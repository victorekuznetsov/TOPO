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83EBC" w14:textId="174C74F4" w:rsidR="00F66ECE" w:rsidRPr="00494ECB" w:rsidRDefault="00F66ECE" w:rsidP="00F66ECE">
      <w:pPr>
        <w:rPr>
          <w:rFonts w:ascii="Arial" w:hAnsi="Arial" w:cs="Arial"/>
          <w:lang w:val="en-US" w:eastAsia="ru-RU"/>
        </w:rPr>
      </w:pPr>
      <w:bookmarkStart w:id="0" w:name="_Toc352939869"/>
      <w:bookmarkStart w:id="1" w:name="_Ref353369916"/>
      <w:bookmarkStart w:id="2" w:name="_Toc357586935"/>
      <w:bookmarkStart w:id="3" w:name="_Toc359333746"/>
      <w:bookmarkStart w:id="4" w:name="_GoBack"/>
      <w:bookmarkEnd w:id="4"/>
    </w:p>
    <w:p w14:paraId="781B8264" w14:textId="77777777" w:rsidR="00F66ECE" w:rsidRPr="00F94454" w:rsidRDefault="00F66ECE" w:rsidP="00F66ECE">
      <w:pPr>
        <w:rPr>
          <w:rFonts w:ascii="Arial" w:hAnsi="Arial" w:cs="Arial"/>
          <w:lang w:eastAsia="ru-RU"/>
        </w:rPr>
      </w:pPr>
    </w:p>
    <w:p w14:paraId="52663D33" w14:textId="77777777" w:rsidR="00F66ECE" w:rsidRPr="00F94454" w:rsidRDefault="00F66ECE" w:rsidP="00F66ECE">
      <w:pPr>
        <w:rPr>
          <w:rFonts w:ascii="Arial" w:hAnsi="Arial" w:cs="Arial"/>
          <w:lang w:eastAsia="ru-RU"/>
        </w:rPr>
      </w:pPr>
    </w:p>
    <w:p w14:paraId="3746A592" w14:textId="77777777" w:rsidR="00F66ECE" w:rsidRPr="00F94454" w:rsidRDefault="00F66ECE" w:rsidP="00F66ECE">
      <w:pPr>
        <w:rPr>
          <w:rFonts w:ascii="Arial" w:hAnsi="Arial" w:cs="Arial"/>
          <w:lang w:eastAsia="ru-RU"/>
        </w:rPr>
      </w:pPr>
    </w:p>
    <w:p w14:paraId="2C4A95ED" w14:textId="77777777" w:rsidR="00F66ECE" w:rsidRPr="00F94454" w:rsidRDefault="00F66ECE" w:rsidP="00F66ECE">
      <w:pPr>
        <w:rPr>
          <w:rFonts w:ascii="Arial" w:hAnsi="Arial" w:cs="Arial"/>
          <w:lang w:eastAsia="ru-RU"/>
        </w:rPr>
      </w:pPr>
    </w:p>
    <w:p w14:paraId="44666E4D" w14:textId="77777777" w:rsidR="00F66ECE" w:rsidRPr="009936BB" w:rsidRDefault="00F66ECE" w:rsidP="00F66ECE">
      <w:pPr>
        <w:rPr>
          <w:rFonts w:ascii="Arial" w:hAnsi="Arial" w:cs="Arial"/>
          <w:lang w:val="en-US" w:eastAsia="ru-RU"/>
        </w:rPr>
      </w:pPr>
    </w:p>
    <w:p w14:paraId="28A26B92" w14:textId="77777777" w:rsidR="00F66ECE" w:rsidRPr="00F94454" w:rsidRDefault="00F66ECE" w:rsidP="00F66ECE">
      <w:pPr>
        <w:rPr>
          <w:rFonts w:ascii="Arial" w:hAnsi="Arial" w:cs="Arial"/>
          <w:lang w:eastAsia="ru-RU"/>
        </w:rPr>
      </w:pPr>
    </w:p>
    <w:p w14:paraId="7A059395" w14:textId="77777777" w:rsidR="00193343" w:rsidRPr="00F94454" w:rsidRDefault="00193343" w:rsidP="00F66ECE">
      <w:pPr>
        <w:rPr>
          <w:rFonts w:ascii="Arial" w:hAnsi="Arial" w:cs="Arial"/>
          <w:lang w:eastAsia="ru-RU"/>
        </w:rPr>
      </w:pPr>
    </w:p>
    <w:p w14:paraId="42FBA946" w14:textId="77777777" w:rsidR="00193343" w:rsidRPr="00F94454" w:rsidRDefault="00193343" w:rsidP="00F66ECE">
      <w:pPr>
        <w:rPr>
          <w:rFonts w:ascii="Arial" w:hAnsi="Arial" w:cs="Arial"/>
          <w:lang w:eastAsia="ru-RU"/>
        </w:rPr>
      </w:pPr>
    </w:p>
    <w:p w14:paraId="4B99BCDE" w14:textId="77777777" w:rsidR="00193343" w:rsidRPr="009936BB" w:rsidRDefault="00193343" w:rsidP="00F66ECE">
      <w:pPr>
        <w:rPr>
          <w:rFonts w:ascii="Arial" w:hAnsi="Arial" w:cs="Arial"/>
          <w:lang w:val="en-US" w:eastAsia="ru-RU"/>
        </w:rPr>
      </w:pPr>
    </w:p>
    <w:p w14:paraId="63EF73B4" w14:textId="77777777" w:rsidR="00193343" w:rsidRPr="00F94454" w:rsidRDefault="00193343" w:rsidP="00F66ECE">
      <w:pPr>
        <w:rPr>
          <w:rFonts w:ascii="Arial" w:hAnsi="Arial" w:cs="Arial"/>
          <w:lang w:eastAsia="ru-RU"/>
        </w:rPr>
      </w:pPr>
    </w:p>
    <w:p w14:paraId="74369F2C" w14:textId="77777777" w:rsidR="00193343" w:rsidRPr="009936BB" w:rsidRDefault="00193343" w:rsidP="00F66ECE">
      <w:pPr>
        <w:rPr>
          <w:rFonts w:ascii="Arial" w:hAnsi="Arial" w:cs="Arial"/>
          <w:lang w:val="en-US" w:eastAsia="ru-RU"/>
        </w:rPr>
      </w:pPr>
    </w:p>
    <w:p w14:paraId="6E855291" w14:textId="77777777" w:rsidR="00F66ECE" w:rsidRPr="00F94454" w:rsidRDefault="00F66ECE" w:rsidP="00F66ECE">
      <w:pPr>
        <w:rPr>
          <w:rFonts w:ascii="Arial" w:hAnsi="Arial" w:cs="Arial"/>
          <w:lang w:eastAsia="ru-RU"/>
        </w:rPr>
      </w:pPr>
    </w:p>
    <w:p w14:paraId="0BBD80FC" w14:textId="444E6B0B" w:rsidR="00F66ECE" w:rsidRPr="00F94454" w:rsidRDefault="00F66ECE" w:rsidP="00CD470D">
      <w:pPr>
        <w:rPr>
          <w:rFonts w:ascii="Arial" w:hAnsi="Arial" w:cs="Arial"/>
          <w:lang w:eastAsia="ru-RU"/>
        </w:rPr>
      </w:pPr>
    </w:p>
    <w:p w14:paraId="000A0437" w14:textId="77777777" w:rsidR="00F66ECE" w:rsidRDefault="00D000BA" w:rsidP="007A6F0E">
      <w:pPr>
        <w:jc w:val="center"/>
        <w:rPr>
          <w:rFonts w:ascii="Arial" w:hAnsi="Arial" w:cs="Arial"/>
          <w:b/>
          <w:sz w:val="32"/>
          <w:szCs w:val="32"/>
        </w:rPr>
      </w:pPr>
      <w:r w:rsidRPr="00F94454">
        <w:rPr>
          <w:rFonts w:ascii="Arial" w:hAnsi="Arial" w:cs="Arial"/>
          <w:b/>
          <w:sz w:val="32"/>
          <w:szCs w:val="32"/>
        </w:rPr>
        <w:t>КОНЦЕПТУАЛЬНЫЙ ДИЗАЙН</w:t>
      </w:r>
    </w:p>
    <w:p w14:paraId="1B505C18" w14:textId="77777777" w:rsidR="00916FAB" w:rsidRPr="00F94454" w:rsidRDefault="00916FAB" w:rsidP="007A6F0E">
      <w:pPr>
        <w:jc w:val="center"/>
        <w:rPr>
          <w:rFonts w:ascii="Arial" w:hAnsi="Arial" w:cs="Arial"/>
          <w:b/>
          <w:sz w:val="32"/>
          <w:szCs w:val="32"/>
        </w:rPr>
      </w:pPr>
    </w:p>
    <w:p w14:paraId="74E9BB57" w14:textId="77777777" w:rsidR="00EC00D2" w:rsidRDefault="00A42C61" w:rsidP="00EA3237">
      <w:pPr>
        <w:jc w:val="center"/>
        <w:rPr>
          <w:rFonts w:ascii="Arial" w:hAnsi="Arial" w:cs="Arial"/>
          <w:bCs/>
          <w:kern w:val="32"/>
          <w:sz w:val="32"/>
          <w:szCs w:val="32"/>
        </w:rPr>
      </w:pPr>
      <w:r>
        <w:rPr>
          <w:rFonts w:ascii="Arial" w:hAnsi="Arial" w:cs="Arial"/>
          <w:bCs/>
          <w:kern w:val="32"/>
          <w:sz w:val="32"/>
          <w:szCs w:val="32"/>
        </w:rPr>
        <w:t>ТОиР</w:t>
      </w:r>
    </w:p>
    <w:p w14:paraId="45C4F00B" w14:textId="77777777" w:rsidR="00EC00D2" w:rsidRDefault="00EC00D2" w:rsidP="00EA3237">
      <w:pPr>
        <w:jc w:val="center"/>
        <w:rPr>
          <w:rFonts w:ascii="Arial" w:hAnsi="Arial" w:cs="Arial"/>
          <w:bCs/>
          <w:kern w:val="32"/>
          <w:sz w:val="32"/>
          <w:szCs w:val="32"/>
        </w:rPr>
      </w:pPr>
    </w:p>
    <w:p w14:paraId="2F399E27" w14:textId="77777777" w:rsidR="000F6264" w:rsidRDefault="00A42C61" w:rsidP="00EA3237">
      <w:pPr>
        <w:jc w:val="center"/>
        <w:rPr>
          <w:rFonts w:ascii="Arial" w:hAnsi="Arial" w:cs="Arial"/>
          <w:bCs/>
          <w:kern w:val="32"/>
          <w:sz w:val="32"/>
          <w:szCs w:val="32"/>
        </w:rPr>
      </w:pPr>
      <w:r w:rsidRPr="00A42C61">
        <w:rPr>
          <w:rFonts w:ascii="Arial" w:hAnsi="Arial" w:cs="Arial"/>
          <w:bCs/>
          <w:kern w:val="32"/>
          <w:sz w:val="32"/>
          <w:szCs w:val="32"/>
        </w:rPr>
        <w:t>Формирование и управление бюджетами ТОиР</w:t>
      </w:r>
    </w:p>
    <w:p w14:paraId="507514EF" w14:textId="77777777" w:rsidR="00916FAB" w:rsidRDefault="00916FAB" w:rsidP="00EA3237">
      <w:pPr>
        <w:jc w:val="center"/>
        <w:rPr>
          <w:rFonts w:ascii="Arial" w:hAnsi="Arial" w:cs="Arial"/>
          <w:bCs/>
          <w:kern w:val="32"/>
          <w:sz w:val="32"/>
          <w:szCs w:val="32"/>
        </w:rPr>
      </w:pPr>
    </w:p>
    <w:p w14:paraId="36B0FBB4" w14:textId="65A48A23" w:rsidR="00916FAB" w:rsidRPr="00A42C61" w:rsidRDefault="00713013" w:rsidP="00EA3237">
      <w:pPr>
        <w:jc w:val="center"/>
        <w:rPr>
          <w:rFonts w:ascii="Arial" w:hAnsi="Arial" w:cs="Arial"/>
          <w:sz w:val="32"/>
          <w:szCs w:val="32"/>
        </w:rPr>
      </w:pPr>
      <w:r>
        <w:rPr>
          <w:rFonts w:ascii="Arial" w:hAnsi="Arial" w:cs="Arial"/>
          <w:sz w:val="32"/>
          <w:szCs w:val="32"/>
          <w:lang w:val="en-US"/>
        </w:rPr>
        <w:t>ERP</w:t>
      </w:r>
      <w:r w:rsidR="00494ECB">
        <w:rPr>
          <w:rFonts w:ascii="Arial" w:hAnsi="Arial" w:cs="Arial"/>
          <w:sz w:val="32"/>
          <w:szCs w:val="32"/>
        </w:rPr>
        <w:t>.13.9.</w:t>
      </w:r>
      <w:r w:rsidRPr="00494ECB">
        <w:rPr>
          <w:rFonts w:ascii="Arial" w:hAnsi="Arial" w:cs="Arial"/>
          <w:sz w:val="32"/>
          <w:szCs w:val="32"/>
        </w:rPr>
        <w:t>2.</w:t>
      </w:r>
      <w:r w:rsidR="00A42C61" w:rsidRPr="00A42C61">
        <w:rPr>
          <w:rFonts w:ascii="Arial" w:hAnsi="Arial" w:cs="Arial"/>
          <w:sz w:val="32"/>
          <w:szCs w:val="32"/>
        </w:rPr>
        <w:t>51</w:t>
      </w:r>
    </w:p>
    <w:p w14:paraId="3EB4EAED" w14:textId="77777777" w:rsidR="00916FAB" w:rsidRPr="00A42C61" w:rsidRDefault="00916FAB" w:rsidP="00EA3237">
      <w:pPr>
        <w:jc w:val="center"/>
        <w:rPr>
          <w:rFonts w:ascii="Arial" w:hAnsi="Arial" w:cs="Arial"/>
          <w:sz w:val="32"/>
          <w:szCs w:val="32"/>
        </w:rPr>
      </w:pPr>
    </w:p>
    <w:p w14:paraId="3DA56B54" w14:textId="77777777" w:rsidR="00916FAB" w:rsidRPr="00A42C61" w:rsidRDefault="00916FAB" w:rsidP="00EA3237">
      <w:pPr>
        <w:jc w:val="center"/>
        <w:rPr>
          <w:rFonts w:ascii="Arial" w:hAnsi="Arial" w:cs="Arial"/>
          <w:sz w:val="32"/>
          <w:szCs w:val="32"/>
        </w:rPr>
      </w:pPr>
    </w:p>
    <w:p w14:paraId="0E133835" w14:textId="435D0038" w:rsidR="00916FAB" w:rsidRPr="00EC00D2" w:rsidRDefault="00916FAB" w:rsidP="00EA3237">
      <w:pPr>
        <w:jc w:val="center"/>
        <w:rPr>
          <w:rFonts w:ascii="Arial" w:hAnsi="Arial" w:cs="Arial"/>
          <w:sz w:val="32"/>
          <w:szCs w:val="32"/>
        </w:rPr>
      </w:pPr>
      <w:r w:rsidRPr="00916FAB">
        <w:rPr>
          <w:rFonts w:ascii="Arial" w:eastAsiaTheme="majorEastAsia" w:hAnsi="Arial" w:cs="Arial"/>
          <w:caps/>
          <w:spacing w:val="-10"/>
          <w:kern w:val="28"/>
          <w:sz w:val="28"/>
          <w:szCs w:val="32"/>
          <w:lang w:eastAsia="ru-RU"/>
        </w:rPr>
        <w:t>31710</w:t>
      </w:r>
      <w:r w:rsidR="00474FB8">
        <w:rPr>
          <w:rFonts w:ascii="Arial" w:eastAsiaTheme="majorEastAsia" w:hAnsi="Arial" w:cs="Arial"/>
          <w:caps/>
          <w:spacing w:val="-10"/>
          <w:kern w:val="28"/>
          <w:sz w:val="28"/>
          <w:szCs w:val="32"/>
          <w:lang w:eastAsia="ru-RU"/>
        </w:rPr>
        <w:t>2</w:t>
      </w:r>
      <w:r w:rsidRPr="00916FAB">
        <w:rPr>
          <w:rFonts w:ascii="Arial" w:eastAsiaTheme="majorEastAsia" w:hAnsi="Arial" w:cs="Arial"/>
          <w:caps/>
          <w:spacing w:val="-10"/>
          <w:kern w:val="28"/>
          <w:sz w:val="28"/>
          <w:szCs w:val="32"/>
          <w:lang w:eastAsia="ru-RU"/>
        </w:rPr>
        <w:t xml:space="preserve">. </w:t>
      </w:r>
      <w:r w:rsidR="00474FB8">
        <w:rPr>
          <w:rFonts w:ascii="Arial" w:eastAsiaTheme="majorEastAsia" w:hAnsi="Arial" w:cs="Arial"/>
          <w:caps/>
          <w:spacing w:val="-10"/>
          <w:kern w:val="28"/>
          <w:sz w:val="28"/>
          <w:szCs w:val="32"/>
          <w:lang w:eastAsia="ru-RU"/>
        </w:rPr>
        <w:t>Внедрение пилота и стабилизация решения</w:t>
      </w:r>
    </w:p>
    <w:p w14:paraId="125FEFB2" w14:textId="77777777" w:rsidR="000F6264" w:rsidRPr="00F94454" w:rsidRDefault="000F6264" w:rsidP="000F6264">
      <w:pPr>
        <w:jc w:val="center"/>
        <w:rPr>
          <w:rFonts w:ascii="Arial" w:hAnsi="Arial" w:cs="Arial"/>
          <w:sz w:val="32"/>
          <w:szCs w:val="32"/>
        </w:rPr>
      </w:pPr>
    </w:p>
    <w:p w14:paraId="057B3A1D" w14:textId="77777777" w:rsidR="00F66ECE" w:rsidRPr="00F94454" w:rsidRDefault="00F66ECE" w:rsidP="00CD470D">
      <w:pPr>
        <w:rPr>
          <w:rFonts w:ascii="Arial" w:hAnsi="Arial" w:cs="Arial"/>
        </w:rPr>
      </w:pPr>
    </w:p>
    <w:p w14:paraId="637111B9" w14:textId="77777777" w:rsidR="002E67E7" w:rsidRPr="00F94454" w:rsidRDefault="002E67E7" w:rsidP="00175B15">
      <w:pPr>
        <w:tabs>
          <w:tab w:val="left" w:pos="3285"/>
        </w:tabs>
        <w:jc w:val="center"/>
        <w:rPr>
          <w:rFonts w:ascii="Arial" w:hAnsi="Arial" w:cs="Arial"/>
          <w:lang w:eastAsia="ru-RU"/>
        </w:rPr>
      </w:pPr>
    </w:p>
    <w:p w14:paraId="03C1BFFA" w14:textId="77777777" w:rsidR="00FA3F4E" w:rsidRPr="00F94454" w:rsidRDefault="00FA3F4E" w:rsidP="00175B15">
      <w:pPr>
        <w:tabs>
          <w:tab w:val="left" w:pos="3285"/>
        </w:tabs>
        <w:jc w:val="center"/>
        <w:rPr>
          <w:rFonts w:ascii="Arial" w:hAnsi="Arial" w:cs="Arial"/>
          <w:lang w:eastAsia="ru-RU"/>
        </w:rPr>
      </w:pPr>
    </w:p>
    <w:p w14:paraId="3AEE7E29" w14:textId="77777777" w:rsidR="00FA3F4E" w:rsidRPr="00F94454" w:rsidRDefault="00FA3F4E" w:rsidP="00175B15">
      <w:pPr>
        <w:tabs>
          <w:tab w:val="left" w:pos="3285"/>
        </w:tabs>
        <w:jc w:val="center"/>
        <w:rPr>
          <w:rFonts w:ascii="Arial" w:hAnsi="Arial" w:cs="Arial"/>
          <w:lang w:eastAsia="ru-RU"/>
        </w:rPr>
      </w:pPr>
    </w:p>
    <w:p w14:paraId="6A6AC867" w14:textId="77777777" w:rsidR="00193343" w:rsidRPr="00F94454" w:rsidRDefault="00193343" w:rsidP="00175B15">
      <w:pPr>
        <w:tabs>
          <w:tab w:val="left" w:pos="3285"/>
        </w:tabs>
        <w:jc w:val="center"/>
        <w:rPr>
          <w:rFonts w:ascii="Arial" w:hAnsi="Arial" w:cs="Arial"/>
          <w:lang w:eastAsia="ru-RU"/>
        </w:rPr>
      </w:pPr>
    </w:p>
    <w:p w14:paraId="1D970BA2" w14:textId="77777777" w:rsidR="00193343" w:rsidRPr="00F94454" w:rsidRDefault="00193343" w:rsidP="00175B15">
      <w:pPr>
        <w:tabs>
          <w:tab w:val="left" w:pos="3285"/>
        </w:tabs>
        <w:jc w:val="center"/>
        <w:rPr>
          <w:rFonts w:ascii="Arial" w:hAnsi="Arial" w:cs="Arial"/>
          <w:lang w:eastAsia="ru-RU"/>
        </w:rPr>
      </w:pPr>
    </w:p>
    <w:p w14:paraId="46A61520" w14:textId="77777777" w:rsidR="00193343" w:rsidRPr="00F94454" w:rsidRDefault="00193343" w:rsidP="00175B15">
      <w:pPr>
        <w:tabs>
          <w:tab w:val="left" w:pos="3285"/>
        </w:tabs>
        <w:jc w:val="center"/>
        <w:rPr>
          <w:rFonts w:ascii="Arial" w:hAnsi="Arial" w:cs="Arial"/>
          <w:lang w:eastAsia="ru-RU"/>
        </w:rPr>
      </w:pPr>
    </w:p>
    <w:p w14:paraId="6C854D35" w14:textId="77777777" w:rsidR="00FA3F4E" w:rsidRPr="00F94454" w:rsidRDefault="00FA3F4E" w:rsidP="00175B15">
      <w:pPr>
        <w:tabs>
          <w:tab w:val="left" w:pos="3285"/>
        </w:tabs>
        <w:jc w:val="center"/>
        <w:rPr>
          <w:rFonts w:ascii="Arial" w:hAnsi="Arial" w:cs="Arial"/>
          <w:lang w:eastAsia="ru-RU"/>
        </w:rPr>
      </w:pPr>
    </w:p>
    <w:p w14:paraId="50EFC943" w14:textId="77777777" w:rsidR="00FA3F4E" w:rsidRPr="00F94454" w:rsidRDefault="00FA3F4E" w:rsidP="00175B15">
      <w:pPr>
        <w:tabs>
          <w:tab w:val="left" w:pos="3285"/>
        </w:tabs>
        <w:jc w:val="center"/>
        <w:rPr>
          <w:rFonts w:ascii="Arial" w:hAnsi="Arial" w:cs="Arial"/>
          <w:lang w:eastAsia="ru-RU"/>
        </w:rPr>
      </w:pPr>
    </w:p>
    <w:p w14:paraId="1A08F578" w14:textId="77777777" w:rsidR="00FA3F4E" w:rsidRPr="00F94454" w:rsidRDefault="00FA3F4E" w:rsidP="00175B15">
      <w:pPr>
        <w:tabs>
          <w:tab w:val="left" w:pos="3285"/>
        </w:tabs>
        <w:jc w:val="center"/>
        <w:rPr>
          <w:rFonts w:ascii="Arial" w:hAnsi="Arial" w:cs="Arial"/>
          <w:lang w:eastAsia="ru-RU"/>
        </w:rPr>
      </w:pPr>
    </w:p>
    <w:p w14:paraId="64BDC62C" w14:textId="77777777" w:rsidR="00FA3F4E" w:rsidRPr="00F94454" w:rsidRDefault="00FA3F4E" w:rsidP="00175B15">
      <w:pPr>
        <w:tabs>
          <w:tab w:val="left" w:pos="3285"/>
        </w:tabs>
        <w:jc w:val="center"/>
        <w:rPr>
          <w:rFonts w:ascii="Arial" w:hAnsi="Arial" w:cs="Arial"/>
          <w:lang w:eastAsia="ru-RU"/>
        </w:rPr>
      </w:pPr>
    </w:p>
    <w:p w14:paraId="5F686E0F" w14:textId="77777777" w:rsidR="00175B15" w:rsidRPr="00F94454" w:rsidRDefault="00175B15" w:rsidP="00175B15">
      <w:pPr>
        <w:tabs>
          <w:tab w:val="left" w:pos="3285"/>
        </w:tabs>
        <w:jc w:val="center"/>
        <w:rPr>
          <w:rFonts w:ascii="Arial" w:hAnsi="Arial" w:cs="Arial"/>
          <w:lang w:eastAsia="ru-RU"/>
        </w:rPr>
      </w:pPr>
    </w:p>
    <w:p w14:paraId="44531AC1" w14:textId="77777777" w:rsidR="00175B15" w:rsidRPr="00F94454" w:rsidRDefault="00175B15" w:rsidP="00175B15">
      <w:pPr>
        <w:tabs>
          <w:tab w:val="left" w:pos="3285"/>
        </w:tabs>
        <w:jc w:val="center"/>
        <w:rPr>
          <w:rFonts w:ascii="Arial" w:hAnsi="Arial" w:cs="Arial"/>
          <w:lang w:eastAsia="ru-RU"/>
        </w:rPr>
      </w:pPr>
    </w:p>
    <w:p w14:paraId="433627C5" w14:textId="77777777" w:rsidR="00175B15" w:rsidRPr="00F94454" w:rsidRDefault="00175B15" w:rsidP="00175B15">
      <w:pPr>
        <w:tabs>
          <w:tab w:val="left" w:pos="3285"/>
        </w:tabs>
        <w:jc w:val="center"/>
        <w:rPr>
          <w:rFonts w:ascii="Arial" w:hAnsi="Arial" w:cs="Arial"/>
          <w:lang w:eastAsia="ru-RU"/>
        </w:rPr>
      </w:pPr>
    </w:p>
    <w:p w14:paraId="0FA07940" w14:textId="77777777" w:rsidR="00175B15" w:rsidRPr="00F94454" w:rsidRDefault="00175B15" w:rsidP="009F5EA5">
      <w:pPr>
        <w:tabs>
          <w:tab w:val="left" w:pos="3285"/>
        </w:tabs>
        <w:rPr>
          <w:rFonts w:ascii="Arial" w:hAnsi="Arial" w:cs="Arial"/>
          <w:lang w:eastAsia="ru-RU"/>
        </w:rPr>
      </w:pPr>
    </w:p>
    <w:p w14:paraId="1A584712" w14:textId="77777777" w:rsidR="008F456C" w:rsidRPr="00F94454" w:rsidRDefault="008F456C" w:rsidP="009F5EA5">
      <w:pPr>
        <w:tabs>
          <w:tab w:val="left" w:pos="3285"/>
        </w:tabs>
        <w:rPr>
          <w:rFonts w:ascii="Arial" w:hAnsi="Arial" w:cs="Arial"/>
          <w:lang w:eastAsia="ru-RU"/>
        </w:rPr>
      </w:pPr>
    </w:p>
    <w:p w14:paraId="47AB4791" w14:textId="77777777" w:rsidR="008F456C" w:rsidRPr="00F94454" w:rsidRDefault="008F456C" w:rsidP="009F5EA5">
      <w:pPr>
        <w:tabs>
          <w:tab w:val="left" w:pos="3285"/>
        </w:tabs>
        <w:rPr>
          <w:rFonts w:ascii="Arial" w:hAnsi="Arial" w:cs="Arial"/>
          <w:lang w:eastAsia="ru-RU"/>
        </w:rPr>
      </w:pPr>
    </w:p>
    <w:p w14:paraId="10E57133" w14:textId="77777777" w:rsidR="008F456C" w:rsidRPr="00F94454" w:rsidRDefault="008F456C" w:rsidP="009F5EA5">
      <w:pPr>
        <w:tabs>
          <w:tab w:val="left" w:pos="3285"/>
        </w:tabs>
        <w:rPr>
          <w:rFonts w:ascii="Arial" w:hAnsi="Arial" w:cs="Arial"/>
          <w:lang w:eastAsia="ru-RU"/>
        </w:rPr>
      </w:pPr>
    </w:p>
    <w:p w14:paraId="4D347E1B" w14:textId="77777777" w:rsidR="008F456C" w:rsidRPr="00F94454" w:rsidRDefault="008F456C" w:rsidP="009F5EA5">
      <w:pPr>
        <w:tabs>
          <w:tab w:val="left" w:pos="3285"/>
        </w:tabs>
        <w:rPr>
          <w:rFonts w:ascii="Arial" w:hAnsi="Arial" w:cs="Arial"/>
          <w:lang w:eastAsia="ru-RU"/>
        </w:rPr>
      </w:pPr>
    </w:p>
    <w:p w14:paraId="71D69DB5" w14:textId="61DE2D19" w:rsidR="00D12ECC" w:rsidRPr="00916FAB" w:rsidRDefault="00916FAB" w:rsidP="00175B15">
      <w:pPr>
        <w:jc w:val="center"/>
        <w:rPr>
          <w:rFonts w:ascii="Arial" w:hAnsi="Arial" w:cs="Arial"/>
          <w:b/>
          <w:sz w:val="22"/>
        </w:rPr>
      </w:pPr>
      <w:r w:rsidRPr="00916FAB">
        <w:rPr>
          <w:rFonts w:ascii="Arial" w:hAnsi="Arial" w:cs="Arial"/>
          <w:b/>
          <w:sz w:val="22"/>
        </w:rPr>
        <w:t>Москва 20</w:t>
      </w:r>
      <w:r w:rsidR="00474FB8">
        <w:rPr>
          <w:rFonts w:ascii="Arial" w:hAnsi="Arial" w:cs="Arial"/>
          <w:b/>
          <w:sz w:val="22"/>
        </w:rPr>
        <w:t>20</w:t>
      </w:r>
    </w:p>
    <w:p w14:paraId="516D2908" w14:textId="77777777" w:rsidR="00D12ECC" w:rsidRPr="00F94454" w:rsidRDefault="00D12ECC">
      <w:pPr>
        <w:spacing w:after="200" w:line="276" w:lineRule="auto"/>
        <w:jc w:val="left"/>
        <w:rPr>
          <w:rFonts w:ascii="Arial" w:hAnsi="Arial" w:cs="Arial"/>
          <w:b/>
          <w:sz w:val="20"/>
        </w:rPr>
      </w:pPr>
      <w:r w:rsidRPr="00F94454">
        <w:rPr>
          <w:rFonts w:ascii="Arial" w:hAnsi="Arial" w:cs="Arial"/>
          <w:b/>
          <w:sz w:val="20"/>
        </w:rPr>
        <w:br w:type="page"/>
      </w:r>
    </w:p>
    <w:p w14:paraId="63CBF08B" w14:textId="58C0625E" w:rsidR="003701C2" w:rsidRPr="00916FAB" w:rsidRDefault="003701C2" w:rsidP="00916FAB">
      <w:pPr>
        <w:pStyle w:val="a7"/>
        <w:keepNext/>
        <w:spacing w:after="240" w:afterAutospacing="0" w:line="276" w:lineRule="auto"/>
        <w:jc w:val="right"/>
        <w:rPr>
          <w:rFonts w:ascii="Arial" w:hAnsi="Arial" w:cs="Arial"/>
          <w:b/>
          <w:sz w:val="22"/>
        </w:rPr>
      </w:pPr>
      <w:r w:rsidRPr="00916FAB">
        <w:rPr>
          <w:rFonts w:ascii="Arial" w:hAnsi="Arial" w:cs="Arial"/>
          <w:b/>
          <w:sz w:val="22"/>
        </w:rPr>
        <w:lastRenderedPageBreak/>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0614E1">
        <w:rPr>
          <w:rFonts w:ascii="Arial" w:hAnsi="Arial" w:cs="Arial"/>
          <w:b/>
          <w:noProof/>
          <w:sz w:val="22"/>
        </w:rPr>
        <w:t>1</w:t>
      </w:r>
      <w:r w:rsidR="00106AE3" w:rsidRPr="00916FAB">
        <w:rPr>
          <w:rFonts w:ascii="Arial" w:hAnsi="Arial" w:cs="Arial"/>
          <w:b/>
          <w:noProof/>
          <w:sz w:val="22"/>
        </w:rPr>
        <w:fldChar w:fldCharType="end"/>
      </w:r>
      <w:r w:rsidRPr="00916FAB">
        <w:rPr>
          <w:rFonts w:ascii="Arial" w:hAnsi="Arial"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50"/>
        <w:gridCol w:w="1217"/>
        <w:gridCol w:w="5756"/>
        <w:gridCol w:w="2253"/>
      </w:tblGrid>
      <w:tr w:rsidR="00175B15" w:rsidRPr="00F94454" w14:paraId="4F20D853" w14:textId="77777777" w:rsidTr="001669F3">
        <w:trPr>
          <w:cantSplit/>
          <w:trHeight w:val="397"/>
          <w:tblHeader/>
        </w:trPr>
        <w:tc>
          <w:tcPr>
            <w:tcW w:w="467" w:type="pct"/>
            <w:shd w:val="clear" w:color="auto" w:fill="FFC000"/>
            <w:vAlign w:val="center"/>
          </w:tcPr>
          <w:p w14:paraId="21D80021" w14:textId="77777777" w:rsidR="00175B15" w:rsidRPr="00F94454" w:rsidRDefault="00175B15" w:rsidP="00BC56DB">
            <w:pPr>
              <w:jc w:val="center"/>
              <w:rPr>
                <w:rFonts w:ascii="Arial" w:hAnsi="Arial" w:cs="Arial"/>
                <w:b/>
                <w:sz w:val="20"/>
              </w:rPr>
            </w:pPr>
            <w:r w:rsidRPr="00F94454">
              <w:rPr>
                <w:rFonts w:ascii="Arial" w:hAnsi="Arial" w:cs="Arial"/>
                <w:b/>
                <w:sz w:val="20"/>
              </w:rPr>
              <w:t>Версия</w:t>
            </w:r>
          </w:p>
        </w:tc>
        <w:tc>
          <w:tcPr>
            <w:tcW w:w="598" w:type="pct"/>
            <w:shd w:val="clear" w:color="auto" w:fill="FFC000"/>
            <w:vAlign w:val="center"/>
          </w:tcPr>
          <w:p w14:paraId="7689C096"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828" w:type="pct"/>
            <w:shd w:val="clear" w:color="auto" w:fill="FFC000"/>
            <w:vAlign w:val="center"/>
          </w:tcPr>
          <w:p w14:paraId="1DAE2917" w14:textId="77777777" w:rsidR="00175B15" w:rsidRPr="00F94454" w:rsidRDefault="00175B15" w:rsidP="00BC56DB">
            <w:pPr>
              <w:jc w:val="center"/>
              <w:rPr>
                <w:rFonts w:ascii="Arial" w:hAnsi="Arial" w:cs="Arial"/>
                <w:b/>
                <w:sz w:val="20"/>
              </w:rPr>
            </w:pPr>
            <w:r w:rsidRPr="00F94454">
              <w:rPr>
                <w:rFonts w:ascii="Arial" w:hAnsi="Arial" w:cs="Arial"/>
                <w:b/>
                <w:sz w:val="20"/>
              </w:rPr>
              <w:t>Комментарий</w:t>
            </w:r>
          </w:p>
        </w:tc>
        <w:tc>
          <w:tcPr>
            <w:tcW w:w="1107" w:type="pct"/>
            <w:shd w:val="clear" w:color="auto" w:fill="FFC000"/>
            <w:vAlign w:val="center"/>
          </w:tcPr>
          <w:p w14:paraId="3D6B0EBA" w14:textId="77777777" w:rsidR="00175B15" w:rsidRPr="00F94454" w:rsidRDefault="00175B15" w:rsidP="00BC56DB">
            <w:pPr>
              <w:jc w:val="center"/>
              <w:rPr>
                <w:rFonts w:ascii="Arial" w:hAnsi="Arial" w:cs="Arial"/>
                <w:b/>
                <w:sz w:val="20"/>
              </w:rPr>
            </w:pPr>
            <w:r w:rsidRPr="00F94454">
              <w:rPr>
                <w:rFonts w:ascii="Arial" w:hAnsi="Arial" w:cs="Arial"/>
                <w:b/>
                <w:sz w:val="20"/>
              </w:rPr>
              <w:t>Автор</w:t>
            </w:r>
          </w:p>
        </w:tc>
      </w:tr>
      <w:tr w:rsidR="00A42C61" w:rsidRPr="00F94454" w14:paraId="00F42F3B" w14:textId="369D3F80" w:rsidTr="001669F3">
        <w:trPr>
          <w:cantSplit/>
        </w:trPr>
        <w:tc>
          <w:tcPr>
            <w:tcW w:w="467" w:type="pct"/>
          </w:tcPr>
          <w:p w14:paraId="3A17D16D" w14:textId="114AB935" w:rsidR="00A42C61" w:rsidRPr="00EE40DD" w:rsidRDefault="00A42C61" w:rsidP="00A42C61">
            <w:pPr>
              <w:jc w:val="center"/>
              <w:rPr>
                <w:rFonts w:ascii="Arial" w:hAnsi="Arial" w:cs="Arial"/>
                <w:sz w:val="20"/>
                <w:lang w:val="en-US"/>
              </w:rPr>
            </w:pPr>
            <w:r>
              <w:rPr>
                <w:rFonts w:ascii="Arial" w:hAnsi="Arial" w:cs="Arial"/>
                <w:sz w:val="20"/>
              </w:rPr>
              <w:t>0</w:t>
            </w:r>
            <w:r w:rsidR="00EE40DD">
              <w:rPr>
                <w:rFonts w:ascii="Arial" w:hAnsi="Arial" w:cs="Arial"/>
                <w:sz w:val="20"/>
                <w:lang w:val="en-US"/>
              </w:rPr>
              <w:t>.0</w:t>
            </w:r>
          </w:p>
        </w:tc>
        <w:tc>
          <w:tcPr>
            <w:tcW w:w="598" w:type="pct"/>
          </w:tcPr>
          <w:p w14:paraId="3ECA244E" w14:textId="4812832A" w:rsidR="00A42C61" w:rsidRPr="00F94454" w:rsidRDefault="00A42C61" w:rsidP="00A42C61">
            <w:pPr>
              <w:rPr>
                <w:rFonts w:ascii="Arial" w:hAnsi="Arial" w:cs="Arial"/>
                <w:sz w:val="20"/>
              </w:rPr>
            </w:pPr>
            <w:r>
              <w:rPr>
                <w:rFonts w:ascii="Arial" w:hAnsi="Arial" w:cs="Arial"/>
                <w:sz w:val="20"/>
              </w:rPr>
              <w:t>06.06.2018</w:t>
            </w:r>
          </w:p>
        </w:tc>
        <w:tc>
          <w:tcPr>
            <w:tcW w:w="2828" w:type="pct"/>
          </w:tcPr>
          <w:p w14:paraId="6BDF98C7" w14:textId="479D52ED" w:rsidR="00A42C61" w:rsidRPr="00F94454" w:rsidRDefault="00A42C61" w:rsidP="00A42C61">
            <w:pPr>
              <w:rPr>
                <w:rFonts w:ascii="Arial" w:hAnsi="Arial" w:cs="Arial"/>
                <w:sz w:val="20"/>
              </w:rPr>
            </w:pPr>
            <w:r w:rsidRPr="00455007">
              <w:rPr>
                <w:rFonts w:ascii="Arial" w:hAnsi="Arial" w:cs="Arial"/>
                <w:sz w:val="20"/>
              </w:rPr>
              <w:t>Начало разработки документа</w:t>
            </w:r>
          </w:p>
        </w:tc>
        <w:tc>
          <w:tcPr>
            <w:tcW w:w="1107" w:type="pct"/>
          </w:tcPr>
          <w:p w14:paraId="7BF4FF54" w14:textId="79832131" w:rsidR="00A42C61" w:rsidRPr="00F94454" w:rsidRDefault="00A42C61" w:rsidP="00A42C61">
            <w:pPr>
              <w:jc w:val="center"/>
              <w:rPr>
                <w:rFonts w:ascii="Arial" w:hAnsi="Arial" w:cs="Arial"/>
                <w:sz w:val="20"/>
              </w:rPr>
            </w:pPr>
          </w:p>
        </w:tc>
      </w:tr>
      <w:tr w:rsidR="00A42C61" w:rsidRPr="00F94454" w14:paraId="1AD6B2F8" w14:textId="6F91A1B1" w:rsidTr="001669F3">
        <w:trPr>
          <w:cantSplit/>
        </w:trPr>
        <w:tc>
          <w:tcPr>
            <w:tcW w:w="467" w:type="pct"/>
          </w:tcPr>
          <w:p w14:paraId="32C4ABB3" w14:textId="7B0A6934" w:rsidR="00A42C61" w:rsidRPr="00F94454" w:rsidRDefault="00EE40DD" w:rsidP="00A42C61">
            <w:pPr>
              <w:jc w:val="center"/>
              <w:rPr>
                <w:rFonts w:ascii="Arial" w:hAnsi="Arial" w:cs="Arial"/>
                <w:sz w:val="20"/>
              </w:rPr>
            </w:pPr>
            <w:r>
              <w:rPr>
                <w:rFonts w:ascii="Arial" w:hAnsi="Arial" w:cs="Arial"/>
                <w:sz w:val="20"/>
                <w:lang w:val="en-US"/>
              </w:rPr>
              <w:t>0.</w:t>
            </w:r>
            <w:r w:rsidR="00A42C61">
              <w:rPr>
                <w:rFonts w:ascii="Arial" w:hAnsi="Arial" w:cs="Arial"/>
                <w:sz w:val="20"/>
              </w:rPr>
              <w:t>1</w:t>
            </w:r>
          </w:p>
        </w:tc>
        <w:tc>
          <w:tcPr>
            <w:tcW w:w="598" w:type="pct"/>
          </w:tcPr>
          <w:p w14:paraId="3DFBAD86" w14:textId="2621A08B" w:rsidR="00A42C61" w:rsidRPr="00F94454" w:rsidRDefault="00A42C61" w:rsidP="00A42C61">
            <w:pPr>
              <w:rPr>
                <w:rFonts w:ascii="Arial" w:hAnsi="Arial" w:cs="Arial"/>
                <w:sz w:val="20"/>
              </w:rPr>
            </w:pPr>
            <w:r>
              <w:rPr>
                <w:rFonts w:ascii="Arial" w:hAnsi="Arial" w:cs="Arial"/>
                <w:sz w:val="20"/>
              </w:rPr>
              <w:t>14.06.2018</w:t>
            </w:r>
          </w:p>
        </w:tc>
        <w:tc>
          <w:tcPr>
            <w:tcW w:w="2828" w:type="pct"/>
          </w:tcPr>
          <w:p w14:paraId="7B3CB532" w14:textId="17D64041" w:rsidR="00A42C61" w:rsidRPr="00F94454" w:rsidRDefault="00A42C61" w:rsidP="00A42C61">
            <w:pPr>
              <w:rPr>
                <w:rFonts w:ascii="Arial" w:hAnsi="Arial" w:cs="Arial"/>
                <w:sz w:val="20"/>
              </w:rPr>
            </w:pPr>
            <w:r>
              <w:rPr>
                <w:rFonts w:ascii="Arial" w:hAnsi="Arial" w:cs="Arial"/>
                <w:sz w:val="20"/>
              </w:rPr>
              <w:t>Заполнены заголовки структуры разделов документа, части отдельных разделов</w:t>
            </w:r>
          </w:p>
        </w:tc>
        <w:tc>
          <w:tcPr>
            <w:tcW w:w="1107" w:type="pct"/>
          </w:tcPr>
          <w:p w14:paraId="63003AA5" w14:textId="116BCC84" w:rsidR="00A42C61" w:rsidRPr="00F94454" w:rsidRDefault="00A42C61" w:rsidP="00A42C61">
            <w:pPr>
              <w:jc w:val="center"/>
              <w:rPr>
                <w:rFonts w:ascii="Arial" w:hAnsi="Arial" w:cs="Arial"/>
                <w:sz w:val="20"/>
              </w:rPr>
            </w:pPr>
          </w:p>
        </w:tc>
      </w:tr>
      <w:tr w:rsidR="00A42C61" w:rsidRPr="00F94454" w14:paraId="14104EB3" w14:textId="2EA986D0" w:rsidTr="001669F3">
        <w:trPr>
          <w:cantSplit/>
        </w:trPr>
        <w:tc>
          <w:tcPr>
            <w:tcW w:w="467" w:type="pct"/>
          </w:tcPr>
          <w:p w14:paraId="399CA491" w14:textId="7DD6EC65" w:rsidR="00A42C61" w:rsidRPr="00F94454" w:rsidRDefault="00EE40DD" w:rsidP="00A42C61">
            <w:pPr>
              <w:jc w:val="center"/>
              <w:rPr>
                <w:rFonts w:ascii="Arial" w:hAnsi="Arial" w:cs="Arial"/>
                <w:sz w:val="20"/>
              </w:rPr>
            </w:pPr>
            <w:r>
              <w:rPr>
                <w:rFonts w:ascii="Arial" w:hAnsi="Arial" w:cs="Arial"/>
                <w:sz w:val="20"/>
                <w:lang w:val="en-US"/>
              </w:rPr>
              <w:t>0.</w:t>
            </w:r>
            <w:r w:rsidR="007113AA">
              <w:rPr>
                <w:rFonts w:ascii="Arial" w:hAnsi="Arial" w:cs="Arial"/>
                <w:sz w:val="20"/>
              </w:rPr>
              <w:t>2</w:t>
            </w:r>
          </w:p>
        </w:tc>
        <w:tc>
          <w:tcPr>
            <w:tcW w:w="598" w:type="pct"/>
          </w:tcPr>
          <w:p w14:paraId="49622BA9" w14:textId="2F240C4D" w:rsidR="00A42C61" w:rsidRPr="00F94454" w:rsidRDefault="007113AA" w:rsidP="00A42C61">
            <w:pPr>
              <w:rPr>
                <w:rFonts w:ascii="Arial" w:hAnsi="Arial" w:cs="Arial"/>
                <w:sz w:val="20"/>
              </w:rPr>
            </w:pPr>
            <w:r>
              <w:rPr>
                <w:rFonts w:ascii="Arial" w:hAnsi="Arial" w:cs="Arial"/>
                <w:sz w:val="20"/>
              </w:rPr>
              <w:t>09.07.2018</w:t>
            </w:r>
          </w:p>
        </w:tc>
        <w:tc>
          <w:tcPr>
            <w:tcW w:w="2828" w:type="pct"/>
          </w:tcPr>
          <w:p w14:paraId="5631DC31" w14:textId="25ACC2B2" w:rsidR="00A42C61" w:rsidRPr="00F94454" w:rsidRDefault="007113AA" w:rsidP="00A42C61">
            <w:pPr>
              <w:rPr>
                <w:rFonts w:ascii="Arial" w:hAnsi="Arial" w:cs="Arial"/>
                <w:sz w:val="20"/>
              </w:rPr>
            </w:pPr>
            <w:r>
              <w:rPr>
                <w:rFonts w:ascii="Arial" w:hAnsi="Arial" w:cs="Arial"/>
                <w:sz w:val="20"/>
              </w:rPr>
              <w:t>Заполнены разделы 5.1, 5.2.3, 5.10</w:t>
            </w:r>
          </w:p>
        </w:tc>
        <w:tc>
          <w:tcPr>
            <w:tcW w:w="1107" w:type="pct"/>
          </w:tcPr>
          <w:p w14:paraId="51D92FEC" w14:textId="6FB5DB43" w:rsidR="00A42C61" w:rsidRPr="00F94454" w:rsidRDefault="00A42C61" w:rsidP="00A42C61">
            <w:pPr>
              <w:jc w:val="center"/>
              <w:rPr>
                <w:rFonts w:ascii="Arial" w:hAnsi="Arial" w:cs="Arial"/>
                <w:sz w:val="20"/>
              </w:rPr>
            </w:pPr>
          </w:p>
        </w:tc>
      </w:tr>
      <w:tr w:rsidR="007113AA" w:rsidRPr="00F94454" w14:paraId="781752F2" w14:textId="08031360" w:rsidTr="001669F3">
        <w:trPr>
          <w:cantSplit/>
        </w:trPr>
        <w:tc>
          <w:tcPr>
            <w:tcW w:w="467" w:type="pct"/>
          </w:tcPr>
          <w:p w14:paraId="50A7D3F6" w14:textId="06C2EA85" w:rsidR="007113AA" w:rsidRPr="001410A5" w:rsidRDefault="00EE40DD" w:rsidP="00A42C61">
            <w:pPr>
              <w:jc w:val="center"/>
              <w:rPr>
                <w:rFonts w:ascii="Arial" w:hAnsi="Arial" w:cs="Arial"/>
                <w:sz w:val="20"/>
                <w:lang w:val="en-US"/>
              </w:rPr>
            </w:pPr>
            <w:r>
              <w:rPr>
                <w:rFonts w:ascii="Arial" w:hAnsi="Arial" w:cs="Arial"/>
                <w:sz w:val="20"/>
                <w:lang w:val="en-US"/>
              </w:rPr>
              <w:t>0.</w:t>
            </w:r>
            <w:r w:rsidR="001410A5">
              <w:rPr>
                <w:rFonts w:ascii="Arial" w:hAnsi="Arial" w:cs="Arial"/>
                <w:sz w:val="20"/>
                <w:lang w:val="en-US"/>
              </w:rPr>
              <w:t>3</w:t>
            </w:r>
          </w:p>
        </w:tc>
        <w:tc>
          <w:tcPr>
            <w:tcW w:w="598" w:type="pct"/>
          </w:tcPr>
          <w:p w14:paraId="517B6147" w14:textId="175EAF73" w:rsidR="007113AA" w:rsidRPr="001410A5" w:rsidRDefault="001410A5" w:rsidP="00A42C61">
            <w:pPr>
              <w:rPr>
                <w:rFonts w:ascii="Arial" w:hAnsi="Arial" w:cs="Arial"/>
                <w:sz w:val="20"/>
                <w:lang w:val="en-US"/>
              </w:rPr>
            </w:pPr>
            <w:r>
              <w:rPr>
                <w:rFonts w:ascii="Arial" w:hAnsi="Arial" w:cs="Arial"/>
                <w:sz w:val="20"/>
                <w:lang w:val="en-US"/>
              </w:rPr>
              <w:t>19.07.2018</w:t>
            </w:r>
          </w:p>
        </w:tc>
        <w:tc>
          <w:tcPr>
            <w:tcW w:w="2828" w:type="pct"/>
          </w:tcPr>
          <w:p w14:paraId="054FC3A1" w14:textId="66D1EE28" w:rsidR="007113AA" w:rsidRPr="001410A5" w:rsidRDefault="001410A5" w:rsidP="00A42C61">
            <w:pPr>
              <w:rPr>
                <w:rFonts w:ascii="Arial" w:hAnsi="Arial" w:cs="Arial"/>
                <w:sz w:val="20"/>
              </w:rPr>
            </w:pPr>
            <w:r>
              <w:rPr>
                <w:rFonts w:ascii="Arial" w:hAnsi="Arial" w:cs="Arial"/>
                <w:sz w:val="20"/>
              </w:rPr>
              <w:t xml:space="preserve">Уточнён раздел 5.1, вставлен раздел 6, сформировано Приложение </w:t>
            </w:r>
            <w:r w:rsidR="001D0CD9">
              <w:rPr>
                <w:rFonts w:ascii="Arial" w:hAnsi="Arial" w:cs="Arial"/>
                <w:sz w:val="20"/>
              </w:rPr>
              <w:t xml:space="preserve">1, </w:t>
            </w:r>
            <w:r>
              <w:rPr>
                <w:rFonts w:ascii="Arial" w:hAnsi="Arial" w:cs="Arial"/>
                <w:sz w:val="20"/>
              </w:rPr>
              <w:t>3</w:t>
            </w:r>
          </w:p>
        </w:tc>
        <w:tc>
          <w:tcPr>
            <w:tcW w:w="1107" w:type="pct"/>
          </w:tcPr>
          <w:p w14:paraId="60109B01" w14:textId="1EAA581D" w:rsidR="007113AA" w:rsidRPr="00F94454" w:rsidRDefault="007113AA" w:rsidP="00A42C61">
            <w:pPr>
              <w:jc w:val="center"/>
              <w:rPr>
                <w:rFonts w:ascii="Arial" w:hAnsi="Arial" w:cs="Arial"/>
                <w:sz w:val="20"/>
              </w:rPr>
            </w:pPr>
          </w:p>
        </w:tc>
      </w:tr>
      <w:tr w:rsidR="001410A5" w:rsidRPr="00F94454" w14:paraId="56714935" w14:textId="2B1723B9" w:rsidTr="001669F3">
        <w:trPr>
          <w:cantSplit/>
        </w:trPr>
        <w:tc>
          <w:tcPr>
            <w:tcW w:w="467" w:type="pct"/>
          </w:tcPr>
          <w:p w14:paraId="31D60919" w14:textId="6FF3E160" w:rsidR="001410A5" w:rsidRPr="00F94454" w:rsidRDefault="00EE40DD" w:rsidP="00A42C61">
            <w:pPr>
              <w:jc w:val="center"/>
              <w:rPr>
                <w:rFonts w:ascii="Arial" w:hAnsi="Arial" w:cs="Arial"/>
                <w:sz w:val="20"/>
              </w:rPr>
            </w:pPr>
            <w:r>
              <w:rPr>
                <w:rFonts w:ascii="Arial" w:hAnsi="Arial" w:cs="Arial"/>
                <w:sz w:val="20"/>
                <w:lang w:val="en-US"/>
              </w:rPr>
              <w:t>0.</w:t>
            </w:r>
            <w:r w:rsidR="00685CCF">
              <w:rPr>
                <w:rFonts w:ascii="Arial" w:hAnsi="Arial" w:cs="Arial"/>
                <w:sz w:val="20"/>
              </w:rPr>
              <w:t>4</w:t>
            </w:r>
          </w:p>
        </w:tc>
        <w:tc>
          <w:tcPr>
            <w:tcW w:w="598" w:type="pct"/>
          </w:tcPr>
          <w:p w14:paraId="7B27CF3B" w14:textId="52934788" w:rsidR="001410A5" w:rsidRPr="00F94454" w:rsidRDefault="00685CCF" w:rsidP="00A42C61">
            <w:pPr>
              <w:rPr>
                <w:rFonts w:ascii="Arial" w:hAnsi="Arial" w:cs="Arial"/>
                <w:sz w:val="20"/>
              </w:rPr>
            </w:pPr>
            <w:r>
              <w:rPr>
                <w:rFonts w:ascii="Arial" w:hAnsi="Arial" w:cs="Arial"/>
                <w:sz w:val="20"/>
              </w:rPr>
              <w:t>1.08.2018</w:t>
            </w:r>
          </w:p>
        </w:tc>
        <w:tc>
          <w:tcPr>
            <w:tcW w:w="2828" w:type="pct"/>
          </w:tcPr>
          <w:p w14:paraId="414611C1" w14:textId="6EA26814" w:rsidR="001410A5" w:rsidRPr="00685CCF" w:rsidRDefault="00685CCF" w:rsidP="00A42C61">
            <w:pPr>
              <w:rPr>
                <w:rFonts w:ascii="Arial" w:hAnsi="Arial" w:cs="Arial"/>
                <w:sz w:val="20"/>
              </w:rPr>
            </w:pPr>
            <w:r>
              <w:rPr>
                <w:rFonts w:ascii="Arial" w:hAnsi="Arial" w:cs="Arial"/>
                <w:sz w:val="20"/>
              </w:rPr>
              <w:t xml:space="preserve">Заполнены разделы </w:t>
            </w:r>
            <w:r w:rsidRPr="00685CCF">
              <w:rPr>
                <w:rFonts w:ascii="Arial" w:hAnsi="Arial" w:cs="Arial"/>
                <w:sz w:val="20"/>
              </w:rPr>
              <w:t>5.2.2</w:t>
            </w:r>
            <w:r>
              <w:rPr>
                <w:rFonts w:ascii="Arial" w:hAnsi="Arial" w:cs="Arial"/>
                <w:sz w:val="20"/>
              </w:rPr>
              <w:t xml:space="preserve">, </w:t>
            </w:r>
            <w:r w:rsidRPr="00685CCF">
              <w:rPr>
                <w:rFonts w:ascii="Arial" w:hAnsi="Arial" w:cs="Arial"/>
                <w:sz w:val="20"/>
              </w:rPr>
              <w:t>5.2.4</w:t>
            </w:r>
            <w:r w:rsidR="006A4099">
              <w:rPr>
                <w:rFonts w:ascii="Arial" w:hAnsi="Arial" w:cs="Arial"/>
                <w:sz w:val="20"/>
              </w:rPr>
              <w:t>; сформировано Приложение 2, 4, КП1</w:t>
            </w:r>
          </w:p>
        </w:tc>
        <w:tc>
          <w:tcPr>
            <w:tcW w:w="1107" w:type="pct"/>
          </w:tcPr>
          <w:p w14:paraId="3823F4C0" w14:textId="677FC0DF" w:rsidR="001410A5" w:rsidRPr="00F94454" w:rsidRDefault="001410A5" w:rsidP="00A42C61">
            <w:pPr>
              <w:jc w:val="center"/>
              <w:rPr>
                <w:rFonts w:ascii="Arial" w:hAnsi="Arial" w:cs="Arial"/>
                <w:sz w:val="20"/>
              </w:rPr>
            </w:pPr>
          </w:p>
        </w:tc>
      </w:tr>
      <w:tr w:rsidR="0078544F" w:rsidRPr="00F94454" w14:paraId="0F721CC9" w14:textId="218D259C" w:rsidTr="001669F3">
        <w:trPr>
          <w:cantSplit/>
        </w:trPr>
        <w:tc>
          <w:tcPr>
            <w:tcW w:w="467" w:type="pct"/>
          </w:tcPr>
          <w:p w14:paraId="53125FD4" w14:textId="0374B8FF" w:rsidR="0078544F" w:rsidRDefault="00EE40DD" w:rsidP="00A42C61">
            <w:pPr>
              <w:jc w:val="center"/>
              <w:rPr>
                <w:rFonts w:ascii="Arial" w:hAnsi="Arial" w:cs="Arial"/>
                <w:sz w:val="20"/>
              </w:rPr>
            </w:pPr>
            <w:r>
              <w:rPr>
                <w:rFonts w:ascii="Arial" w:hAnsi="Arial" w:cs="Arial"/>
                <w:sz w:val="20"/>
                <w:lang w:val="en-US"/>
              </w:rPr>
              <w:t>0.</w:t>
            </w:r>
            <w:r w:rsidR="0078544F">
              <w:rPr>
                <w:rFonts w:ascii="Arial" w:hAnsi="Arial" w:cs="Arial"/>
                <w:sz w:val="20"/>
              </w:rPr>
              <w:t>5</w:t>
            </w:r>
          </w:p>
        </w:tc>
        <w:tc>
          <w:tcPr>
            <w:tcW w:w="598" w:type="pct"/>
          </w:tcPr>
          <w:p w14:paraId="02F31F3C" w14:textId="2FE9B766" w:rsidR="0078544F" w:rsidRDefault="0078544F" w:rsidP="00A42C61">
            <w:pPr>
              <w:rPr>
                <w:rFonts w:ascii="Arial" w:hAnsi="Arial" w:cs="Arial"/>
                <w:sz w:val="20"/>
              </w:rPr>
            </w:pPr>
            <w:r>
              <w:rPr>
                <w:rFonts w:ascii="Arial" w:hAnsi="Arial" w:cs="Arial"/>
                <w:sz w:val="20"/>
              </w:rPr>
              <w:t>6.08.2018</w:t>
            </w:r>
          </w:p>
        </w:tc>
        <w:tc>
          <w:tcPr>
            <w:tcW w:w="2828" w:type="pct"/>
          </w:tcPr>
          <w:p w14:paraId="440204C2" w14:textId="53FB3847" w:rsidR="0078544F" w:rsidRPr="0078544F" w:rsidRDefault="0078544F" w:rsidP="00A42C61">
            <w:pPr>
              <w:rPr>
                <w:rFonts w:ascii="Arial" w:hAnsi="Arial" w:cs="Arial"/>
                <w:sz w:val="20"/>
              </w:rPr>
            </w:pPr>
            <w:r>
              <w:rPr>
                <w:rFonts w:ascii="Arial" w:hAnsi="Arial" w:cs="Arial"/>
                <w:sz w:val="20"/>
              </w:rPr>
              <w:t>Заполнены разделы 5.2.1, 7</w:t>
            </w:r>
          </w:p>
        </w:tc>
        <w:tc>
          <w:tcPr>
            <w:tcW w:w="1107" w:type="pct"/>
          </w:tcPr>
          <w:p w14:paraId="1C7D56A8" w14:textId="67AAE12B" w:rsidR="0078544F" w:rsidRPr="00F94454" w:rsidRDefault="0078544F" w:rsidP="00A42C61">
            <w:pPr>
              <w:jc w:val="center"/>
              <w:rPr>
                <w:rFonts w:ascii="Arial" w:hAnsi="Arial" w:cs="Arial"/>
                <w:sz w:val="20"/>
              </w:rPr>
            </w:pPr>
          </w:p>
        </w:tc>
      </w:tr>
      <w:tr w:rsidR="00B744C0" w:rsidRPr="00F94454" w14:paraId="3595A882" w14:textId="4DB0AD82" w:rsidTr="001669F3">
        <w:trPr>
          <w:cantSplit/>
        </w:trPr>
        <w:tc>
          <w:tcPr>
            <w:tcW w:w="467" w:type="pct"/>
          </w:tcPr>
          <w:p w14:paraId="27C715E0" w14:textId="3EE8963B" w:rsidR="00B744C0" w:rsidRDefault="00B744C0" w:rsidP="00A42C61">
            <w:pPr>
              <w:jc w:val="center"/>
              <w:rPr>
                <w:rFonts w:ascii="Arial" w:hAnsi="Arial" w:cs="Arial"/>
                <w:sz w:val="20"/>
                <w:lang w:val="en-US"/>
              </w:rPr>
            </w:pPr>
            <w:r>
              <w:rPr>
                <w:rFonts w:ascii="Arial" w:hAnsi="Arial" w:cs="Arial"/>
                <w:sz w:val="20"/>
                <w:lang w:val="en-US"/>
              </w:rPr>
              <w:t>0.6</w:t>
            </w:r>
          </w:p>
        </w:tc>
        <w:tc>
          <w:tcPr>
            <w:tcW w:w="598" w:type="pct"/>
          </w:tcPr>
          <w:p w14:paraId="1B9EF776" w14:textId="30C274C8" w:rsidR="00B744C0" w:rsidRPr="00B744C0" w:rsidRDefault="00B744C0" w:rsidP="00A42C61">
            <w:pPr>
              <w:rPr>
                <w:rFonts w:ascii="Arial" w:hAnsi="Arial" w:cs="Arial"/>
                <w:sz w:val="20"/>
                <w:lang w:val="en-US"/>
              </w:rPr>
            </w:pPr>
            <w:r>
              <w:rPr>
                <w:rFonts w:ascii="Arial" w:hAnsi="Arial" w:cs="Arial"/>
                <w:sz w:val="20"/>
                <w:lang w:val="en-US"/>
              </w:rPr>
              <w:t>8.08.2018</w:t>
            </w:r>
          </w:p>
        </w:tc>
        <w:tc>
          <w:tcPr>
            <w:tcW w:w="2828" w:type="pct"/>
          </w:tcPr>
          <w:p w14:paraId="3C882F7A" w14:textId="6B9521BE" w:rsidR="00B744C0" w:rsidRDefault="00B744C0" w:rsidP="00A42C61">
            <w:pPr>
              <w:rPr>
                <w:rFonts w:ascii="Arial" w:hAnsi="Arial" w:cs="Arial"/>
                <w:sz w:val="20"/>
              </w:rPr>
            </w:pPr>
            <w:r>
              <w:rPr>
                <w:rFonts w:ascii="Arial" w:hAnsi="Arial" w:cs="Arial"/>
                <w:sz w:val="20"/>
              </w:rPr>
              <w:t>Заполнен</w:t>
            </w:r>
            <w:r w:rsidR="009E2BC9">
              <w:rPr>
                <w:rFonts w:ascii="Arial" w:hAnsi="Arial" w:cs="Arial"/>
                <w:sz w:val="20"/>
              </w:rPr>
              <w:t>ы</w:t>
            </w:r>
            <w:r>
              <w:rPr>
                <w:rFonts w:ascii="Arial" w:hAnsi="Arial" w:cs="Arial"/>
                <w:sz w:val="20"/>
              </w:rPr>
              <w:t xml:space="preserve"> разделы 5.3, 5.5, 5.8, 5.9</w:t>
            </w:r>
          </w:p>
        </w:tc>
        <w:tc>
          <w:tcPr>
            <w:tcW w:w="1107" w:type="pct"/>
          </w:tcPr>
          <w:p w14:paraId="4F922B58" w14:textId="533C5C60" w:rsidR="00B744C0" w:rsidRPr="00F94454" w:rsidRDefault="00B744C0" w:rsidP="00A42C61">
            <w:pPr>
              <w:jc w:val="center"/>
              <w:rPr>
                <w:rFonts w:ascii="Arial" w:hAnsi="Arial" w:cs="Arial"/>
                <w:sz w:val="20"/>
              </w:rPr>
            </w:pPr>
          </w:p>
        </w:tc>
      </w:tr>
      <w:tr w:rsidR="009E2BC9" w:rsidRPr="00F94454" w14:paraId="0AFA3505" w14:textId="4057BA93" w:rsidTr="001669F3">
        <w:trPr>
          <w:cantSplit/>
        </w:trPr>
        <w:tc>
          <w:tcPr>
            <w:tcW w:w="467" w:type="pct"/>
          </w:tcPr>
          <w:p w14:paraId="496E5F63" w14:textId="473B988F" w:rsidR="009E2BC9" w:rsidRPr="009936BB" w:rsidRDefault="009E2BC9" w:rsidP="00A42C61">
            <w:pPr>
              <w:jc w:val="center"/>
              <w:rPr>
                <w:rFonts w:ascii="Arial" w:hAnsi="Arial" w:cs="Arial"/>
                <w:sz w:val="20"/>
              </w:rPr>
            </w:pPr>
            <w:r>
              <w:rPr>
                <w:rFonts w:ascii="Arial" w:hAnsi="Arial" w:cs="Arial"/>
                <w:sz w:val="20"/>
              </w:rPr>
              <w:t>0.7</w:t>
            </w:r>
          </w:p>
        </w:tc>
        <w:tc>
          <w:tcPr>
            <w:tcW w:w="598" w:type="pct"/>
          </w:tcPr>
          <w:p w14:paraId="2A4E42D7" w14:textId="640584B7" w:rsidR="009E2BC9" w:rsidRPr="009936BB" w:rsidRDefault="009E2BC9" w:rsidP="00A42C61">
            <w:pPr>
              <w:rPr>
                <w:rFonts w:ascii="Arial" w:hAnsi="Arial" w:cs="Arial"/>
                <w:sz w:val="20"/>
              </w:rPr>
            </w:pPr>
            <w:r>
              <w:rPr>
                <w:rFonts w:ascii="Arial" w:hAnsi="Arial" w:cs="Arial"/>
                <w:sz w:val="20"/>
              </w:rPr>
              <w:t>15.08.2018</w:t>
            </w:r>
          </w:p>
        </w:tc>
        <w:tc>
          <w:tcPr>
            <w:tcW w:w="2828" w:type="pct"/>
          </w:tcPr>
          <w:p w14:paraId="1766FED6" w14:textId="0B6B3C01" w:rsidR="009E2BC9" w:rsidRDefault="009E2BC9" w:rsidP="00A42C61">
            <w:pPr>
              <w:rPr>
                <w:rFonts w:ascii="Arial" w:hAnsi="Arial" w:cs="Arial"/>
                <w:sz w:val="20"/>
              </w:rPr>
            </w:pPr>
            <w:r>
              <w:rPr>
                <w:rFonts w:ascii="Arial" w:hAnsi="Arial" w:cs="Arial"/>
                <w:sz w:val="20"/>
              </w:rPr>
              <w:t>Исправления по замечаниям внутреннего контроля</w:t>
            </w:r>
          </w:p>
        </w:tc>
        <w:tc>
          <w:tcPr>
            <w:tcW w:w="1107" w:type="pct"/>
          </w:tcPr>
          <w:p w14:paraId="654B0B37" w14:textId="2BE9B87F" w:rsidR="009E2BC9" w:rsidRPr="00F94454" w:rsidRDefault="009E2BC9" w:rsidP="00A42C61">
            <w:pPr>
              <w:jc w:val="center"/>
              <w:rPr>
                <w:rFonts w:ascii="Arial" w:hAnsi="Arial" w:cs="Arial"/>
                <w:sz w:val="20"/>
              </w:rPr>
            </w:pPr>
          </w:p>
        </w:tc>
      </w:tr>
      <w:tr w:rsidR="00D91A35" w:rsidRPr="00844151" w14:paraId="13B389AE" w14:textId="560A3B45" w:rsidTr="001669F3">
        <w:trPr>
          <w:cantSplit/>
        </w:trPr>
        <w:tc>
          <w:tcPr>
            <w:tcW w:w="467" w:type="pct"/>
          </w:tcPr>
          <w:p w14:paraId="1E2E3870" w14:textId="009D7C76" w:rsidR="00D91A35" w:rsidRPr="00844151" w:rsidRDefault="00D91A35" w:rsidP="00A42C61">
            <w:pPr>
              <w:jc w:val="center"/>
              <w:rPr>
                <w:rFonts w:ascii="Arial" w:hAnsi="Arial" w:cs="Arial"/>
                <w:sz w:val="20"/>
              </w:rPr>
            </w:pPr>
            <w:r w:rsidRPr="00844151">
              <w:rPr>
                <w:rFonts w:ascii="Arial" w:hAnsi="Arial" w:cs="Arial"/>
                <w:sz w:val="20"/>
              </w:rPr>
              <w:t>0.8</w:t>
            </w:r>
          </w:p>
        </w:tc>
        <w:tc>
          <w:tcPr>
            <w:tcW w:w="598" w:type="pct"/>
          </w:tcPr>
          <w:p w14:paraId="6E37E94A" w14:textId="550D8040" w:rsidR="00D91A35" w:rsidRPr="00844151" w:rsidRDefault="00D91A35" w:rsidP="009936BB">
            <w:pPr>
              <w:jc w:val="center"/>
              <w:rPr>
                <w:rFonts w:ascii="Arial" w:hAnsi="Arial" w:cs="Arial"/>
                <w:sz w:val="20"/>
              </w:rPr>
            </w:pPr>
            <w:r w:rsidRPr="00844151">
              <w:rPr>
                <w:rFonts w:ascii="Arial" w:hAnsi="Arial" w:cs="Arial"/>
                <w:sz w:val="20"/>
              </w:rPr>
              <w:t>2</w:t>
            </w:r>
            <w:r w:rsidR="00844151" w:rsidRPr="009936BB">
              <w:rPr>
                <w:rFonts w:ascii="Arial" w:hAnsi="Arial" w:cs="Arial"/>
                <w:sz w:val="20"/>
              </w:rPr>
              <w:t>8</w:t>
            </w:r>
            <w:r w:rsidRPr="00844151">
              <w:rPr>
                <w:rFonts w:ascii="Arial" w:hAnsi="Arial" w:cs="Arial"/>
                <w:sz w:val="20"/>
              </w:rPr>
              <w:t>.08.2018</w:t>
            </w:r>
          </w:p>
        </w:tc>
        <w:tc>
          <w:tcPr>
            <w:tcW w:w="2828" w:type="pct"/>
          </w:tcPr>
          <w:p w14:paraId="71FDBC75" w14:textId="0A41410D" w:rsidR="00D91A35" w:rsidRDefault="00D91A35" w:rsidP="009936BB">
            <w:pPr>
              <w:jc w:val="left"/>
              <w:rPr>
                <w:rFonts w:ascii="Arial" w:hAnsi="Arial" w:cs="Arial"/>
                <w:sz w:val="20"/>
              </w:rPr>
            </w:pPr>
            <w:r w:rsidRPr="00844151">
              <w:rPr>
                <w:rFonts w:ascii="Arial" w:hAnsi="Arial" w:cs="Arial"/>
                <w:sz w:val="20"/>
              </w:rPr>
              <w:t>Исправления по замечаниям к Методике и первой итерации проверки бизнес-экспертами</w:t>
            </w:r>
          </w:p>
        </w:tc>
        <w:tc>
          <w:tcPr>
            <w:tcW w:w="1107" w:type="pct"/>
          </w:tcPr>
          <w:p w14:paraId="2E33C905" w14:textId="04694860" w:rsidR="00D91A35" w:rsidRPr="00F94454" w:rsidRDefault="00D91A35" w:rsidP="00A42C61">
            <w:pPr>
              <w:jc w:val="center"/>
              <w:rPr>
                <w:rFonts w:ascii="Arial" w:hAnsi="Arial" w:cs="Arial"/>
                <w:sz w:val="20"/>
              </w:rPr>
            </w:pPr>
          </w:p>
        </w:tc>
      </w:tr>
      <w:tr w:rsidR="00D34453" w:rsidRPr="00844151" w14:paraId="5F9401FA" w14:textId="7FE765D4" w:rsidTr="001669F3">
        <w:trPr>
          <w:cantSplit/>
        </w:trPr>
        <w:tc>
          <w:tcPr>
            <w:tcW w:w="467" w:type="pct"/>
          </w:tcPr>
          <w:p w14:paraId="7775B0AC" w14:textId="03FE30CC" w:rsidR="00D34453" w:rsidRPr="00844151" w:rsidRDefault="00D34453" w:rsidP="00A42C61">
            <w:pPr>
              <w:jc w:val="center"/>
              <w:rPr>
                <w:rFonts w:ascii="Arial" w:hAnsi="Arial" w:cs="Arial"/>
                <w:sz w:val="20"/>
              </w:rPr>
            </w:pPr>
            <w:r>
              <w:rPr>
                <w:rFonts w:ascii="Arial" w:hAnsi="Arial" w:cs="Arial"/>
                <w:sz w:val="20"/>
              </w:rPr>
              <w:t>0.9</w:t>
            </w:r>
          </w:p>
        </w:tc>
        <w:tc>
          <w:tcPr>
            <w:tcW w:w="598" w:type="pct"/>
          </w:tcPr>
          <w:p w14:paraId="7907B88F" w14:textId="5D5CFB9B" w:rsidR="00D34453" w:rsidRPr="00844151" w:rsidRDefault="00D34453">
            <w:pPr>
              <w:jc w:val="center"/>
              <w:rPr>
                <w:rFonts w:ascii="Arial" w:hAnsi="Arial" w:cs="Arial"/>
                <w:sz w:val="20"/>
              </w:rPr>
            </w:pPr>
            <w:r>
              <w:rPr>
                <w:rFonts w:ascii="Arial" w:hAnsi="Arial" w:cs="Arial"/>
                <w:sz w:val="20"/>
              </w:rPr>
              <w:t>0</w:t>
            </w:r>
            <w:r w:rsidR="003952F2">
              <w:rPr>
                <w:rFonts w:ascii="Arial" w:hAnsi="Arial" w:cs="Arial"/>
                <w:sz w:val="20"/>
              </w:rPr>
              <w:t>7</w:t>
            </w:r>
            <w:r>
              <w:rPr>
                <w:rFonts w:ascii="Arial" w:hAnsi="Arial" w:cs="Arial"/>
                <w:sz w:val="20"/>
              </w:rPr>
              <w:t>.09.2018</w:t>
            </w:r>
          </w:p>
        </w:tc>
        <w:tc>
          <w:tcPr>
            <w:tcW w:w="2828" w:type="pct"/>
          </w:tcPr>
          <w:p w14:paraId="38402C61" w14:textId="62B27914" w:rsidR="00D34453" w:rsidRPr="00844151" w:rsidRDefault="00D34453">
            <w:pPr>
              <w:jc w:val="left"/>
              <w:rPr>
                <w:rFonts w:ascii="Arial" w:hAnsi="Arial" w:cs="Arial"/>
                <w:sz w:val="20"/>
              </w:rPr>
            </w:pPr>
            <w:r>
              <w:rPr>
                <w:rFonts w:ascii="Arial" w:hAnsi="Arial" w:cs="Arial"/>
                <w:sz w:val="20"/>
              </w:rPr>
              <w:t>Исправления по актуализированным в соответствии с методиками (</w:t>
            </w:r>
            <w:r w:rsidR="002E6C85">
              <w:rPr>
                <w:rFonts w:ascii="Arial" w:hAnsi="Arial" w:cs="Arial"/>
                <w:sz w:val="20"/>
              </w:rPr>
              <w:t>ERP.13.9_10_100_PM</w:t>
            </w:r>
            <w:r>
              <w:rPr>
                <w:rFonts w:ascii="Arial" w:hAnsi="Arial" w:cs="Arial"/>
                <w:sz w:val="20"/>
              </w:rPr>
              <w:t xml:space="preserve"> и </w:t>
            </w:r>
            <w:r w:rsidR="002E6C85">
              <w:rPr>
                <w:rFonts w:ascii="Arial" w:hAnsi="Arial" w:cs="Arial"/>
                <w:sz w:val="20"/>
              </w:rPr>
              <w:t>ERP.13.9_10_101_PM</w:t>
            </w:r>
            <w:r>
              <w:rPr>
                <w:rFonts w:ascii="Arial" w:hAnsi="Arial" w:cs="Arial"/>
                <w:sz w:val="20"/>
              </w:rPr>
              <w:t>) схемам процессов.</w:t>
            </w:r>
          </w:p>
        </w:tc>
        <w:tc>
          <w:tcPr>
            <w:tcW w:w="1107" w:type="pct"/>
          </w:tcPr>
          <w:p w14:paraId="10F34468" w14:textId="508B0263" w:rsidR="00D34453" w:rsidRPr="00F94454" w:rsidRDefault="00D34453" w:rsidP="00A42C61">
            <w:pPr>
              <w:jc w:val="center"/>
              <w:rPr>
                <w:rFonts w:ascii="Arial" w:hAnsi="Arial" w:cs="Arial"/>
                <w:sz w:val="20"/>
              </w:rPr>
            </w:pPr>
          </w:p>
        </w:tc>
      </w:tr>
      <w:tr w:rsidR="002D35B7" w:rsidRPr="00844151" w14:paraId="234D0AC3" w14:textId="3B4842F1" w:rsidTr="001669F3">
        <w:trPr>
          <w:cantSplit/>
        </w:trPr>
        <w:tc>
          <w:tcPr>
            <w:tcW w:w="467" w:type="pct"/>
          </w:tcPr>
          <w:p w14:paraId="7C524E08" w14:textId="4E5B81D2" w:rsidR="002D35B7" w:rsidRPr="009936BB" w:rsidRDefault="00536DBE" w:rsidP="00A42C61">
            <w:pPr>
              <w:jc w:val="center"/>
              <w:rPr>
                <w:rFonts w:ascii="Arial" w:hAnsi="Arial" w:cs="Arial"/>
                <w:sz w:val="20"/>
                <w:lang w:val="en-US"/>
              </w:rPr>
            </w:pPr>
            <w:r>
              <w:rPr>
                <w:rFonts w:ascii="Arial" w:hAnsi="Arial" w:cs="Arial"/>
                <w:sz w:val="20"/>
              </w:rPr>
              <w:t>2</w:t>
            </w:r>
            <w:r w:rsidR="002D35B7">
              <w:rPr>
                <w:rFonts w:ascii="Arial" w:hAnsi="Arial" w:cs="Arial"/>
                <w:sz w:val="20"/>
                <w:lang w:val="en-US"/>
              </w:rPr>
              <w:t>.0</w:t>
            </w:r>
          </w:p>
        </w:tc>
        <w:tc>
          <w:tcPr>
            <w:tcW w:w="598" w:type="pct"/>
          </w:tcPr>
          <w:p w14:paraId="7C887A45" w14:textId="6B5ABAA7" w:rsidR="002D35B7" w:rsidRPr="009936BB" w:rsidRDefault="007E4A35">
            <w:pPr>
              <w:jc w:val="center"/>
              <w:rPr>
                <w:rFonts w:ascii="Arial" w:hAnsi="Arial" w:cs="Arial"/>
                <w:sz w:val="20"/>
                <w:lang w:val="en-US"/>
              </w:rPr>
            </w:pPr>
            <w:r>
              <w:rPr>
                <w:rFonts w:ascii="Arial" w:hAnsi="Arial" w:cs="Arial"/>
                <w:sz w:val="20"/>
                <w:lang w:val="en-US"/>
              </w:rPr>
              <w:t>10</w:t>
            </w:r>
            <w:r w:rsidR="002D35B7">
              <w:rPr>
                <w:rFonts w:ascii="Arial" w:hAnsi="Arial" w:cs="Arial"/>
                <w:sz w:val="20"/>
                <w:lang w:val="en-US"/>
              </w:rPr>
              <w:t>.09.20</w:t>
            </w:r>
            <w:r>
              <w:rPr>
                <w:rFonts w:ascii="Arial" w:hAnsi="Arial" w:cs="Arial"/>
                <w:sz w:val="20"/>
                <w:lang w:val="en-US"/>
              </w:rPr>
              <w:t>18</w:t>
            </w:r>
          </w:p>
        </w:tc>
        <w:tc>
          <w:tcPr>
            <w:tcW w:w="2828" w:type="pct"/>
          </w:tcPr>
          <w:p w14:paraId="1AC7A287" w14:textId="56175FB9" w:rsidR="002D35B7" w:rsidRPr="007E4A35" w:rsidRDefault="007E4A35">
            <w:pPr>
              <w:jc w:val="left"/>
              <w:rPr>
                <w:rFonts w:ascii="Arial" w:hAnsi="Arial" w:cs="Arial"/>
                <w:sz w:val="20"/>
              </w:rPr>
            </w:pPr>
            <w:r>
              <w:rPr>
                <w:rFonts w:ascii="Arial" w:hAnsi="Arial" w:cs="Arial"/>
                <w:sz w:val="20"/>
              </w:rPr>
              <w:t>Подготовленная версия КД для выгрузки в СЭД</w:t>
            </w:r>
          </w:p>
        </w:tc>
        <w:tc>
          <w:tcPr>
            <w:tcW w:w="1107" w:type="pct"/>
          </w:tcPr>
          <w:p w14:paraId="77B2D973" w14:textId="59C02495" w:rsidR="002D35B7" w:rsidRPr="00F94454" w:rsidRDefault="002D35B7" w:rsidP="00A42C61">
            <w:pPr>
              <w:jc w:val="center"/>
              <w:rPr>
                <w:rFonts w:ascii="Arial" w:hAnsi="Arial" w:cs="Arial"/>
                <w:sz w:val="20"/>
              </w:rPr>
            </w:pPr>
          </w:p>
        </w:tc>
      </w:tr>
      <w:tr w:rsidR="007E4A35" w:rsidRPr="00844151" w14:paraId="0EFF8E5E" w14:textId="3D5F49F5" w:rsidTr="001669F3">
        <w:trPr>
          <w:cantSplit/>
        </w:trPr>
        <w:tc>
          <w:tcPr>
            <w:tcW w:w="467" w:type="pct"/>
          </w:tcPr>
          <w:p w14:paraId="23218BCB" w14:textId="1C685815" w:rsidR="007E4A35" w:rsidRPr="009936BB" w:rsidRDefault="00536DBE" w:rsidP="00A42C61">
            <w:pPr>
              <w:jc w:val="center"/>
              <w:rPr>
                <w:rFonts w:ascii="Arial" w:hAnsi="Arial" w:cs="Arial"/>
                <w:sz w:val="20"/>
              </w:rPr>
            </w:pPr>
            <w:r>
              <w:rPr>
                <w:rFonts w:ascii="Arial" w:hAnsi="Arial" w:cs="Arial"/>
                <w:sz w:val="20"/>
              </w:rPr>
              <w:t>2</w:t>
            </w:r>
            <w:r w:rsidR="007E4A35">
              <w:rPr>
                <w:rFonts w:ascii="Arial" w:hAnsi="Arial" w:cs="Arial"/>
                <w:sz w:val="20"/>
              </w:rPr>
              <w:t>.1</w:t>
            </w:r>
          </w:p>
        </w:tc>
        <w:tc>
          <w:tcPr>
            <w:tcW w:w="598" w:type="pct"/>
          </w:tcPr>
          <w:p w14:paraId="58FCB449" w14:textId="5160BB79" w:rsidR="007E4A35" w:rsidRPr="009936BB" w:rsidRDefault="001142F0">
            <w:pPr>
              <w:jc w:val="center"/>
              <w:rPr>
                <w:rFonts w:ascii="Arial" w:hAnsi="Arial" w:cs="Arial"/>
                <w:sz w:val="20"/>
              </w:rPr>
            </w:pPr>
            <w:r>
              <w:rPr>
                <w:rFonts w:ascii="Arial" w:hAnsi="Arial" w:cs="Arial"/>
                <w:sz w:val="20"/>
                <w:lang w:val="en-US"/>
              </w:rPr>
              <w:t>28</w:t>
            </w:r>
            <w:r w:rsidR="007E4A35">
              <w:rPr>
                <w:rFonts w:ascii="Arial" w:hAnsi="Arial" w:cs="Arial"/>
                <w:sz w:val="20"/>
              </w:rPr>
              <w:t>.09.2018</w:t>
            </w:r>
          </w:p>
        </w:tc>
        <w:tc>
          <w:tcPr>
            <w:tcW w:w="2828" w:type="pct"/>
          </w:tcPr>
          <w:p w14:paraId="719D4C4A" w14:textId="35A139F8" w:rsidR="007E4A35" w:rsidRPr="00CC4123" w:rsidRDefault="001142F0">
            <w:pPr>
              <w:jc w:val="left"/>
              <w:rPr>
                <w:rFonts w:ascii="Arial" w:hAnsi="Arial" w:cs="Arial"/>
                <w:sz w:val="20"/>
              </w:rPr>
            </w:pPr>
            <w:r>
              <w:rPr>
                <w:rFonts w:ascii="Arial" w:hAnsi="Arial" w:cs="Arial"/>
                <w:sz w:val="20"/>
              </w:rPr>
              <w:t>В</w:t>
            </w:r>
            <w:r w:rsidR="00A27BFC">
              <w:rPr>
                <w:rFonts w:ascii="Arial" w:hAnsi="Arial" w:cs="Arial"/>
                <w:sz w:val="20"/>
              </w:rPr>
              <w:t>несены исправления по замечаниям, полученным в ходе первого этапа согласования в СЭД</w:t>
            </w:r>
            <w:r>
              <w:rPr>
                <w:rFonts w:ascii="Arial" w:hAnsi="Arial" w:cs="Arial"/>
                <w:sz w:val="20"/>
              </w:rPr>
              <w:t xml:space="preserve">. </w:t>
            </w:r>
            <w:r w:rsidR="00153A79">
              <w:rPr>
                <w:rFonts w:ascii="Arial" w:hAnsi="Arial" w:cs="Arial"/>
                <w:sz w:val="20"/>
              </w:rPr>
              <w:t>С</w:t>
            </w:r>
            <w:r w:rsidR="00942A35">
              <w:rPr>
                <w:rFonts w:ascii="Arial" w:hAnsi="Arial" w:cs="Arial"/>
                <w:sz w:val="20"/>
              </w:rPr>
              <w:t>к</w:t>
            </w:r>
            <w:r w:rsidR="00153A79">
              <w:rPr>
                <w:rFonts w:ascii="Arial" w:hAnsi="Arial" w:cs="Arial"/>
                <w:sz w:val="20"/>
              </w:rPr>
              <w:t xml:space="preserve">орректированы схемы процессов. Переписан раздел 5.2.4. </w:t>
            </w:r>
            <w:r>
              <w:rPr>
                <w:rFonts w:ascii="Arial" w:hAnsi="Arial" w:cs="Arial"/>
                <w:sz w:val="20"/>
              </w:rPr>
              <w:t>Скорректированы: приложение ПР1-6, список согласующих,</w:t>
            </w:r>
            <w:r w:rsidRPr="00604FB6">
              <w:rPr>
                <w:rFonts w:ascii="Arial" w:hAnsi="Arial" w:cs="Arial"/>
                <w:sz w:val="20"/>
              </w:rPr>
              <w:t xml:space="preserve"> </w:t>
            </w:r>
            <w:r>
              <w:rPr>
                <w:rFonts w:ascii="Arial" w:hAnsi="Arial" w:cs="Arial"/>
                <w:sz w:val="20"/>
              </w:rPr>
              <w:t>таблицы раздела 7;</w:t>
            </w:r>
          </w:p>
        </w:tc>
        <w:tc>
          <w:tcPr>
            <w:tcW w:w="1107" w:type="pct"/>
          </w:tcPr>
          <w:p w14:paraId="3A84AD77" w14:textId="125AB85C" w:rsidR="007E4A35" w:rsidRPr="00F94454" w:rsidRDefault="007E4A35" w:rsidP="00A42C61">
            <w:pPr>
              <w:jc w:val="center"/>
              <w:rPr>
                <w:rFonts w:ascii="Arial" w:hAnsi="Arial" w:cs="Arial"/>
                <w:sz w:val="20"/>
              </w:rPr>
            </w:pPr>
          </w:p>
        </w:tc>
      </w:tr>
      <w:tr w:rsidR="00B40B5F" w:rsidRPr="00844151" w14:paraId="2E65F178" w14:textId="6151A85F" w:rsidTr="001669F3">
        <w:trPr>
          <w:cantSplit/>
        </w:trPr>
        <w:tc>
          <w:tcPr>
            <w:tcW w:w="467" w:type="pct"/>
          </w:tcPr>
          <w:p w14:paraId="1CC2011A" w14:textId="0BA5201D" w:rsidR="00B40B5F" w:rsidRDefault="00B40B5F" w:rsidP="00A42C61">
            <w:pPr>
              <w:jc w:val="center"/>
              <w:rPr>
                <w:rFonts w:ascii="Arial" w:hAnsi="Arial" w:cs="Arial"/>
                <w:sz w:val="20"/>
              </w:rPr>
            </w:pPr>
            <w:r>
              <w:rPr>
                <w:rFonts w:ascii="Arial" w:hAnsi="Arial" w:cs="Arial"/>
                <w:sz w:val="20"/>
              </w:rPr>
              <w:t>2.2</w:t>
            </w:r>
          </w:p>
        </w:tc>
        <w:tc>
          <w:tcPr>
            <w:tcW w:w="598" w:type="pct"/>
          </w:tcPr>
          <w:p w14:paraId="59B11098" w14:textId="6369D67D" w:rsidR="00B40B5F" w:rsidRPr="009936BB" w:rsidRDefault="00B40B5F">
            <w:pPr>
              <w:jc w:val="center"/>
              <w:rPr>
                <w:rFonts w:ascii="Arial" w:hAnsi="Arial" w:cs="Arial"/>
                <w:sz w:val="20"/>
              </w:rPr>
            </w:pPr>
            <w:r>
              <w:rPr>
                <w:rFonts w:ascii="Arial" w:hAnsi="Arial" w:cs="Arial"/>
                <w:sz w:val="20"/>
              </w:rPr>
              <w:t>16.10.2018</w:t>
            </w:r>
          </w:p>
        </w:tc>
        <w:tc>
          <w:tcPr>
            <w:tcW w:w="2828" w:type="pct"/>
          </w:tcPr>
          <w:p w14:paraId="560ECA1B" w14:textId="50C59C28" w:rsidR="00B40B5F" w:rsidRDefault="00483421">
            <w:pPr>
              <w:jc w:val="left"/>
              <w:rPr>
                <w:rFonts w:ascii="Arial" w:hAnsi="Arial" w:cs="Arial"/>
                <w:sz w:val="20"/>
              </w:rPr>
            </w:pPr>
            <w:r>
              <w:rPr>
                <w:rFonts w:ascii="Arial" w:hAnsi="Arial" w:cs="Arial"/>
                <w:sz w:val="20"/>
              </w:rPr>
              <w:t xml:space="preserve">Даны ответы на замечания </w:t>
            </w:r>
            <w:r w:rsidRPr="00483421">
              <w:rPr>
                <w:rFonts w:ascii="Arial" w:hAnsi="Arial" w:cs="Arial"/>
                <w:sz w:val="20"/>
              </w:rPr>
              <w:t>Мытник Ю.В.</w:t>
            </w:r>
          </w:p>
          <w:p w14:paraId="78D6825D" w14:textId="2A6EB92B" w:rsidR="00AB2D15" w:rsidRDefault="00AB2D15">
            <w:pPr>
              <w:jc w:val="left"/>
              <w:rPr>
                <w:rFonts w:ascii="Arial" w:hAnsi="Arial" w:cs="Arial"/>
                <w:sz w:val="20"/>
              </w:rPr>
            </w:pPr>
            <w:r>
              <w:rPr>
                <w:rFonts w:ascii="Arial" w:hAnsi="Arial" w:cs="Arial"/>
                <w:sz w:val="20"/>
              </w:rPr>
              <w:t xml:space="preserve">Внесены исправления в процесс ПП-07.06.03 по замечаниям </w:t>
            </w:r>
            <w:r w:rsidRPr="00AB2D15">
              <w:rPr>
                <w:rFonts w:ascii="Arial" w:hAnsi="Arial" w:cs="Arial"/>
                <w:sz w:val="20"/>
              </w:rPr>
              <w:t>Загребин</w:t>
            </w:r>
            <w:r>
              <w:rPr>
                <w:rFonts w:ascii="Arial" w:hAnsi="Arial" w:cs="Arial"/>
                <w:sz w:val="20"/>
              </w:rPr>
              <w:t>а</w:t>
            </w:r>
            <w:r w:rsidRPr="00AB2D15">
              <w:rPr>
                <w:rFonts w:ascii="Arial" w:hAnsi="Arial" w:cs="Arial"/>
                <w:sz w:val="20"/>
              </w:rPr>
              <w:t xml:space="preserve"> В.В.</w:t>
            </w:r>
          </w:p>
        </w:tc>
        <w:tc>
          <w:tcPr>
            <w:tcW w:w="1107" w:type="pct"/>
          </w:tcPr>
          <w:p w14:paraId="5854203F" w14:textId="74C26961" w:rsidR="00B40B5F" w:rsidRPr="00F94454" w:rsidRDefault="00B40B5F" w:rsidP="00A42C61">
            <w:pPr>
              <w:jc w:val="center"/>
              <w:rPr>
                <w:rFonts w:ascii="Arial" w:hAnsi="Arial" w:cs="Arial"/>
                <w:sz w:val="20"/>
              </w:rPr>
            </w:pPr>
          </w:p>
        </w:tc>
      </w:tr>
      <w:tr w:rsidR="000F1C41" w:rsidRPr="00844151" w14:paraId="0EBF506D" w14:textId="0AA90325" w:rsidTr="001669F3">
        <w:trPr>
          <w:cantSplit/>
        </w:trPr>
        <w:tc>
          <w:tcPr>
            <w:tcW w:w="467" w:type="pct"/>
          </w:tcPr>
          <w:p w14:paraId="55A9C32D" w14:textId="14B5215A" w:rsidR="000F1C41" w:rsidRDefault="000F1C41" w:rsidP="00A42C61">
            <w:pPr>
              <w:jc w:val="center"/>
              <w:rPr>
                <w:rFonts w:ascii="Arial" w:hAnsi="Arial" w:cs="Arial"/>
                <w:sz w:val="20"/>
              </w:rPr>
            </w:pPr>
            <w:r>
              <w:rPr>
                <w:rFonts w:ascii="Arial" w:hAnsi="Arial" w:cs="Arial"/>
                <w:sz w:val="20"/>
              </w:rPr>
              <w:t>2.3</w:t>
            </w:r>
          </w:p>
        </w:tc>
        <w:tc>
          <w:tcPr>
            <w:tcW w:w="598" w:type="pct"/>
          </w:tcPr>
          <w:p w14:paraId="6CB17867" w14:textId="03CD2F33" w:rsidR="000F1C41" w:rsidRDefault="000F1C41">
            <w:pPr>
              <w:jc w:val="center"/>
              <w:rPr>
                <w:rFonts w:ascii="Arial" w:hAnsi="Arial" w:cs="Arial"/>
                <w:sz w:val="20"/>
              </w:rPr>
            </w:pPr>
            <w:r>
              <w:rPr>
                <w:rFonts w:ascii="Arial" w:hAnsi="Arial" w:cs="Arial"/>
                <w:sz w:val="20"/>
              </w:rPr>
              <w:t>18.10.2018</w:t>
            </w:r>
          </w:p>
        </w:tc>
        <w:tc>
          <w:tcPr>
            <w:tcW w:w="2828" w:type="pct"/>
          </w:tcPr>
          <w:p w14:paraId="6F64E633" w14:textId="122F0516" w:rsidR="000F1C41" w:rsidRDefault="000F1C41">
            <w:pPr>
              <w:jc w:val="left"/>
              <w:rPr>
                <w:rFonts w:ascii="Arial" w:hAnsi="Arial" w:cs="Arial"/>
                <w:sz w:val="20"/>
              </w:rPr>
            </w:pPr>
            <w:r>
              <w:rPr>
                <w:rFonts w:ascii="Arial" w:hAnsi="Arial" w:cs="Arial"/>
                <w:sz w:val="20"/>
              </w:rPr>
              <w:t xml:space="preserve">Внесены исправления по письму </w:t>
            </w:r>
            <w:r w:rsidRPr="000F1C41">
              <w:rPr>
                <w:rFonts w:ascii="Arial" w:hAnsi="Arial" w:cs="Arial"/>
                <w:sz w:val="20"/>
              </w:rPr>
              <w:t>Наговицын</w:t>
            </w:r>
            <w:r>
              <w:rPr>
                <w:rFonts w:ascii="Arial" w:hAnsi="Arial" w:cs="Arial"/>
                <w:sz w:val="20"/>
              </w:rPr>
              <w:t>а</w:t>
            </w:r>
            <w:r w:rsidRPr="000F1C41">
              <w:rPr>
                <w:rFonts w:ascii="Arial" w:hAnsi="Arial" w:cs="Arial"/>
                <w:sz w:val="20"/>
              </w:rPr>
              <w:t xml:space="preserve"> Иван</w:t>
            </w:r>
            <w:r>
              <w:rPr>
                <w:rFonts w:ascii="Arial" w:hAnsi="Arial" w:cs="Arial"/>
                <w:sz w:val="20"/>
              </w:rPr>
              <w:t>а от 18.10.2018</w:t>
            </w:r>
          </w:p>
        </w:tc>
        <w:tc>
          <w:tcPr>
            <w:tcW w:w="1107" w:type="pct"/>
          </w:tcPr>
          <w:p w14:paraId="0CE02A31" w14:textId="30E2DF9B" w:rsidR="000F1C41" w:rsidRPr="00F94454" w:rsidRDefault="000F1C41" w:rsidP="00A42C61">
            <w:pPr>
              <w:jc w:val="center"/>
              <w:rPr>
                <w:rFonts w:ascii="Arial" w:hAnsi="Arial" w:cs="Arial"/>
                <w:sz w:val="20"/>
              </w:rPr>
            </w:pPr>
          </w:p>
        </w:tc>
      </w:tr>
      <w:tr w:rsidR="001A7220" w:rsidRPr="00844151" w14:paraId="3F852C9E" w14:textId="77777777" w:rsidTr="001669F3">
        <w:trPr>
          <w:cantSplit/>
        </w:trPr>
        <w:tc>
          <w:tcPr>
            <w:tcW w:w="467" w:type="pct"/>
          </w:tcPr>
          <w:p w14:paraId="3DE18514" w14:textId="66A51627" w:rsidR="001A7220" w:rsidRDefault="001A7220" w:rsidP="001A7220">
            <w:pPr>
              <w:jc w:val="center"/>
              <w:rPr>
                <w:rFonts w:ascii="Arial" w:hAnsi="Arial" w:cs="Arial"/>
                <w:sz w:val="20"/>
              </w:rPr>
            </w:pPr>
            <w:r>
              <w:rPr>
                <w:rFonts w:ascii="Arial" w:hAnsi="Arial" w:cs="Arial"/>
                <w:sz w:val="20"/>
                <w:lang w:val="en-US"/>
              </w:rPr>
              <w:t>2.4</w:t>
            </w:r>
          </w:p>
        </w:tc>
        <w:tc>
          <w:tcPr>
            <w:tcW w:w="598" w:type="pct"/>
          </w:tcPr>
          <w:p w14:paraId="0FBB2C81" w14:textId="664FB27A" w:rsidR="001A7220" w:rsidRDefault="001A7220" w:rsidP="001A7220">
            <w:pPr>
              <w:jc w:val="center"/>
              <w:rPr>
                <w:rFonts w:ascii="Arial" w:hAnsi="Arial" w:cs="Arial"/>
                <w:sz w:val="20"/>
              </w:rPr>
            </w:pPr>
            <w:r>
              <w:rPr>
                <w:rFonts w:ascii="Arial" w:hAnsi="Arial" w:cs="Arial"/>
                <w:sz w:val="20"/>
                <w:lang w:val="en-US"/>
              </w:rPr>
              <w:t>30.09.2019</w:t>
            </w:r>
          </w:p>
        </w:tc>
        <w:tc>
          <w:tcPr>
            <w:tcW w:w="2828" w:type="pct"/>
          </w:tcPr>
          <w:p w14:paraId="1A7EEA22" w14:textId="77777777" w:rsidR="001A7220" w:rsidRPr="00BF7FC6" w:rsidRDefault="001A7220" w:rsidP="001A7220">
            <w:pPr>
              <w:pStyle w:val="af9"/>
              <w:numPr>
                <w:ilvl w:val="0"/>
                <w:numId w:val="120"/>
              </w:numPr>
              <w:ind w:left="258" w:hanging="320"/>
              <w:jc w:val="left"/>
              <w:rPr>
                <w:rFonts w:ascii="Arial" w:hAnsi="Arial" w:cs="Arial"/>
                <w:sz w:val="20"/>
              </w:rPr>
            </w:pPr>
            <w:r w:rsidRPr="00BF7FC6">
              <w:rPr>
                <w:rFonts w:ascii="Arial" w:hAnsi="Arial" w:cs="Arial"/>
                <w:sz w:val="20"/>
              </w:rPr>
              <w:t>Раздел 5.1.1. Скорректированы перечни: входящих событий процесса, документов, участников. Дополнено содержание табл. 6.</w:t>
            </w:r>
          </w:p>
          <w:p w14:paraId="11E8DED7" w14:textId="77777777" w:rsidR="001A7220" w:rsidRPr="00BF7FC6" w:rsidRDefault="001A7220" w:rsidP="001A7220">
            <w:pPr>
              <w:pStyle w:val="af9"/>
              <w:numPr>
                <w:ilvl w:val="0"/>
                <w:numId w:val="120"/>
              </w:numPr>
              <w:ind w:left="258" w:hanging="320"/>
              <w:jc w:val="left"/>
              <w:rPr>
                <w:rFonts w:ascii="Arial" w:hAnsi="Arial" w:cs="Arial"/>
                <w:sz w:val="20"/>
              </w:rPr>
            </w:pPr>
            <w:r w:rsidRPr="00BF7FC6">
              <w:rPr>
                <w:rFonts w:ascii="Arial" w:hAnsi="Arial" w:cs="Arial"/>
                <w:sz w:val="20"/>
              </w:rPr>
              <w:t>Раздел 5.1.2. Скорректированы перечни: входящих событий процесса, документов, участников. Дополнено содержание табл. 7.</w:t>
            </w:r>
          </w:p>
          <w:p w14:paraId="2DB99255" w14:textId="77777777" w:rsidR="001A7220" w:rsidRPr="00BF7FC6" w:rsidRDefault="001A7220" w:rsidP="001A7220">
            <w:pPr>
              <w:pStyle w:val="af9"/>
              <w:numPr>
                <w:ilvl w:val="0"/>
                <w:numId w:val="120"/>
              </w:numPr>
              <w:ind w:left="258" w:hanging="320"/>
              <w:jc w:val="left"/>
              <w:rPr>
                <w:rFonts w:ascii="Arial" w:hAnsi="Arial" w:cs="Arial"/>
                <w:sz w:val="20"/>
              </w:rPr>
            </w:pPr>
            <w:r w:rsidRPr="00BF7FC6">
              <w:rPr>
                <w:rFonts w:ascii="Arial" w:hAnsi="Arial" w:cs="Arial"/>
                <w:sz w:val="20"/>
              </w:rPr>
              <w:t>Раздел 5.1.3. Скорректирован перечень участников. Дополнено содержание табл. 8.</w:t>
            </w:r>
          </w:p>
          <w:p w14:paraId="432F9182" w14:textId="77777777" w:rsidR="001A7220" w:rsidRPr="00BF7FC6" w:rsidRDefault="001A7220" w:rsidP="001A7220">
            <w:pPr>
              <w:pStyle w:val="af9"/>
              <w:numPr>
                <w:ilvl w:val="0"/>
                <w:numId w:val="120"/>
              </w:numPr>
              <w:ind w:left="258" w:hanging="320"/>
              <w:jc w:val="left"/>
              <w:rPr>
                <w:rFonts w:ascii="Arial" w:hAnsi="Arial" w:cs="Arial"/>
                <w:sz w:val="20"/>
              </w:rPr>
            </w:pPr>
            <w:r w:rsidRPr="00BF7FC6">
              <w:rPr>
                <w:rFonts w:ascii="Arial" w:hAnsi="Arial" w:cs="Arial"/>
                <w:sz w:val="20"/>
              </w:rPr>
              <w:t>Раздел 5.1.4. Скорректирован перечень участников. Дополнено содержание табл. 9.</w:t>
            </w:r>
          </w:p>
          <w:p w14:paraId="12EDFEC6" w14:textId="77777777" w:rsidR="001A7220" w:rsidRPr="00BF7FC6" w:rsidRDefault="001A7220" w:rsidP="001A7220">
            <w:pPr>
              <w:pStyle w:val="af9"/>
              <w:numPr>
                <w:ilvl w:val="0"/>
                <w:numId w:val="120"/>
              </w:numPr>
              <w:ind w:left="258" w:hanging="320"/>
              <w:jc w:val="left"/>
              <w:rPr>
                <w:rFonts w:ascii="Arial" w:hAnsi="Arial" w:cs="Arial"/>
                <w:sz w:val="20"/>
              </w:rPr>
            </w:pPr>
            <w:r w:rsidRPr="00BF7FC6">
              <w:rPr>
                <w:rFonts w:ascii="Arial" w:hAnsi="Arial" w:cs="Arial"/>
                <w:sz w:val="20"/>
              </w:rPr>
              <w:t>Добавлен пункт 5.2.1.12 - процесс ПП-07.02.01-ERP, описание шага 125</w:t>
            </w:r>
          </w:p>
          <w:p w14:paraId="4F539D8A" w14:textId="77777777" w:rsidR="001A7220" w:rsidRPr="00BF7FC6" w:rsidRDefault="001A7220" w:rsidP="001A7220">
            <w:pPr>
              <w:pStyle w:val="af9"/>
              <w:numPr>
                <w:ilvl w:val="0"/>
                <w:numId w:val="120"/>
              </w:numPr>
              <w:ind w:left="258" w:hanging="320"/>
              <w:jc w:val="left"/>
              <w:rPr>
                <w:rFonts w:ascii="Arial" w:hAnsi="Arial" w:cs="Arial"/>
                <w:sz w:val="20"/>
              </w:rPr>
            </w:pPr>
            <w:r w:rsidRPr="00BF7FC6">
              <w:rPr>
                <w:rFonts w:ascii="Arial" w:hAnsi="Arial" w:cs="Arial"/>
                <w:sz w:val="20"/>
              </w:rPr>
              <w:t>Добавлен пункт 5.2.2.3 - процесс ПП-07.02.02-ERP, описание шага 25</w:t>
            </w:r>
          </w:p>
          <w:p w14:paraId="55CF8608" w14:textId="77777777" w:rsidR="001A7220" w:rsidRPr="00BF7FC6" w:rsidRDefault="001A7220" w:rsidP="001A7220">
            <w:pPr>
              <w:pStyle w:val="af9"/>
              <w:numPr>
                <w:ilvl w:val="0"/>
                <w:numId w:val="120"/>
              </w:numPr>
              <w:ind w:left="258" w:hanging="320"/>
              <w:jc w:val="left"/>
              <w:rPr>
                <w:rFonts w:ascii="Arial" w:hAnsi="Arial" w:cs="Arial"/>
                <w:sz w:val="20"/>
              </w:rPr>
            </w:pPr>
            <w:r w:rsidRPr="00BF7FC6">
              <w:rPr>
                <w:rFonts w:ascii="Arial" w:hAnsi="Arial" w:cs="Arial"/>
                <w:sz w:val="20"/>
              </w:rPr>
              <w:t>Добавлены пункты в процесс ПП-07.06.03-ERP:</w:t>
            </w:r>
          </w:p>
          <w:p w14:paraId="1555C503" w14:textId="77777777" w:rsidR="001A7220" w:rsidRPr="00722193" w:rsidRDefault="001A7220" w:rsidP="001A7220">
            <w:pPr>
              <w:ind w:left="258"/>
              <w:jc w:val="left"/>
              <w:rPr>
                <w:rFonts w:ascii="Arial" w:hAnsi="Arial" w:cs="Arial"/>
                <w:sz w:val="20"/>
              </w:rPr>
            </w:pPr>
            <w:r w:rsidRPr="00722193">
              <w:rPr>
                <w:rFonts w:ascii="Arial" w:hAnsi="Arial" w:cs="Arial"/>
                <w:sz w:val="20"/>
              </w:rPr>
              <w:t>5.2.3.11 - описание шага 81;</w:t>
            </w:r>
          </w:p>
          <w:p w14:paraId="1673D158" w14:textId="77777777" w:rsidR="001A7220" w:rsidRPr="00722193" w:rsidRDefault="001A7220" w:rsidP="001A7220">
            <w:pPr>
              <w:ind w:left="258"/>
              <w:jc w:val="left"/>
              <w:rPr>
                <w:rFonts w:ascii="Arial" w:hAnsi="Arial" w:cs="Arial"/>
                <w:sz w:val="20"/>
              </w:rPr>
            </w:pPr>
            <w:r w:rsidRPr="00722193">
              <w:rPr>
                <w:rFonts w:ascii="Arial" w:hAnsi="Arial" w:cs="Arial"/>
                <w:sz w:val="20"/>
              </w:rPr>
              <w:t>5.2.3.12 - описание шага 82;</w:t>
            </w:r>
          </w:p>
          <w:p w14:paraId="7432DADB" w14:textId="77777777" w:rsidR="001A7220" w:rsidRPr="00722193" w:rsidRDefault="001A7220" w:rsidP="001A7220">
            <w:pPr>
              <w:ind w:left="258"/>
              <w:jc w:val="left"/>
              <w:rPr>
                <w:rFonts w:ascii="Arial" w:hAnsi="Arial" w:cs="Arial"/>
                <w:sz w:val="20"/>
              </w:rPr>
            </w:pPr>
            <w:r w:rsidRPr="00722193">
              <w:rPr>
                <w:rFonts w:ascii="Arial" w:hAnsi="Arial" w:cs="Arial"/>
                <w:sz w:val="20"/>
              </w:rPr>
              <w:t>5.2.3.13 - описание шага 83;</w:t>
            </w:r>
          </w:p>
          <w:p w14:paraId="5E03051C" w14:textId="77777777" w:rsidR="001A7220" w:rsidRPr="00722193" w:rsidRDefault="001A7220" w:rsidP="001A7220">
            <w:pPr>
              <w:ind w:left="258"/>
              <w:jc w:val="left"/>
              <w:rPr>
                <w:rFonts w:ascii="Arial" w:hAnsi="Arial" w:cs="Arial"/>
                <w:sz w:val="20"/>
              </w:rPr>
            </w:pPr>
            <w:r w:rsidRPr="00722193">
              <w:rPr>
                <w:rFonts w:ascii="Arial" w:hAnsi="Arial" w:cs="Arial"/>
                <w:sz w:val="20"/>
              </w:rPr>
              <w:t>5.2.3.14 - описание шага 84;</w:t>
            </w:r>
          </w:p>
          <w:p w14:paraId="34E7DF42" w14:textId="77777777" w:rsidR="001A7220" w:rsidRPr="00722193" w:rsidRDefault="001A7220" w:rsidP="001A7220">
            <w:pPr>
              <w:ind w:left="258"/>
              <w:jc w:val="left"/>
              <w:rPr>
                <w:rFonts w:ascii="Arial" w:hAnsi="Arial" w:cs="Arial"/>
                <w:sz w:val="20"/>
              </w:rPr>
            </w:pPr>
            <w:r w:rsidRPr="00722193">
              <w:rPr>
                <w:rFonts w:ascii="Arial" w:hAnsi="Arial" w:cs="Arial"/>
                <w:sz w:val="20"/>
              </w:rPr>
              <w:t>5.2.3.19 - описание шага 118.</w:t>
            </w:r>
          </w:p>
          <w:p w14:paraId="3E6CC9E2" w14:textId="77777777" w:rsidR="001A7220" w:rsidRPr="00722193" w:rsidRDefault="001A7220" w:rsidP="001A7220">
            <w:pPr>
              <w:ind w:left="258"/>
              <w:jc w:val="left"/>
              <w:rPr>
                <w:rFonts w:ascii="Arial" w:hAnsi="Arial" w:cs="Arial"/>
                <w:sz w:val="20"/>
              </w:rPr>
            </w:pPr>
            <w:r w:rsidRPr="00722193">
              <w:rPr>
                <w:rFonts w:ascii="Arial" w:hAnsi="Arial" w:cs="Arial"/>
                <w:sz w:val="20"/>
              </w:rPr>
              <w:t>Удалён раздел 5.2.3.18 - описание удалённого шага 60.</w:t>
            </w:r>
          </w:p>
          <w:p w14:paraId="1AA71B58" w14:textId="6E89B3F2" w:rsidR="001A7220" w:rsidRDefault="001A7220" w:rsidP="001A7220">
            <w:pPr>
              <w:jc w:val="left"/>
              <w:rPr>
                <w:rFonts w:ascii="Arial" w:hAnsi="Arial" w:cs="Arial"/>
                <w:sz w:val="20"/>
              </w:rPr>
            </w:pPr>
            <w:r w:rsidRPr="00BF7FC6">
              <w:rPr>
                <w:rFonts w:ascii="Arial" w:hAnsi="Arial" w:cs="Arial"/>
                <w:sz w:val="20"/>
              </w:rPr>
              <w:t>По тексту КД роль Планировщик бюджета УА БЕ ГОК заменена на Планировщик бюджета УА БЕ Управление.</w:t>
            </w:r>
          </w:p>
        </w:tc>
        <w:tc>
          <w:tcPr>
            <w:tcW w:w="1107" w:type="pct"/>
          </w:tcPr>
          <w:p w14:paraId="17D0C794" w14:textId="77777777" w:rsidR="001A7220" w:rsidRPr="00F94454" w:rsidRDefault="001A7220" w:rsidP="001A7220">
            <w:pPr>
              <w:jc w:val="center"/>
              <w:rPr>
                <w:rFonts w:ascii="Arial" w:hAnsi="Arial" w:cs="Arial"/>
                <w:sz w:val="20"/>
              </w:rPr>
            </w:pPr>
          </w:p>
        </w:tc>
      </w:tr>
      <w:tr w:rsidR="001A7220" w:rsidRPr="00844151" w14:paraId="525B47A8" w14:textId="77777777" w:rsidTr="001669F3">
        <w:trPr>
          <w:cantSplit/>
        </w:trPr>
        <w:tc>
          <w:tcPr>
            <w:tcW w:w="467" w:type="pct"/>
          </w:tcPr>
          <w:p w14:paraId="30F848E1" w14:textId="02F2EC5A" w:rsidR="001A7220" w:rsidRPr="00494ECB" w:rsidRDefault="001A7220" w:rsidP="001A7220">
            <w:pPr>
              <w:jc w:val="center"/>
              <w:rPr>
                <w:rFonts w:ascii="Arial" w:hAnsi="Arial" w:cs="Arial"/>
                <w:sz w:val="20"/>
                <w:lang w:val="en-US"/>
              </w:rPr>
            </w:pPr>
            <w:r>
              <w:rPr>
                <w:rFonts w:ascii="Arial" w:hAnsi="Arial" w:cs="Arial"/>
                <w:sz w:val="20"/>
                <w:lang w:val="en-US"/>
              </w:rPr>
              <w:t>3.0</w:t>
            </w:r>
          </w:p>
        </w:tc>
        <w:tc>
          <w:tcPr>
            <w:tcW w:w="598" w:type="pct"/>
          </w:tcPr>
          <w:p w14:paraId="4010BE13" w14:textId="23B02169" w:rsidR="001A7220" w:rsidRPr="00494ECB" w:rsidRDefault="001A7220" w:rsidP="001A7220">
            <w:pPr>
              <w:jc w:val="center"/>
              <w:rPr>
                <w:rFonts w:ascii="Arial" w:hAnsi="Arial" w:cs="Arial"/>
                <w:sz w:val="20"/>
                <w:lang w:val="en-US"/>
              </w:rPr>
            </w:pPr>
            <w:r>
              <w:rPr>
                <w:rFonts w:ascii="Arial" w:hAnsi="Arial" w:cs="Arial"/>
                <w:sz w:val="20"/>
                <w:lang w:val="en-US"/>
              </w:rPr>
              <w:t>10.04.2020</w:t>
            </w:r>
          </w:p>
        </w:tc>
        <w:tc>
          <w:tcPr>
            <w:tcW w:w="2828" w:type="pct"/>
          </w:tcPr>
          <w:p w14:paraId="5D58ACAD" w14:textId="2521BE91" w:rsidR="001A7220" w:rsidRPr="0088717F" w:rsidRDefault="001A7220" w:rsidP="001A7220">
            <w:pPr>
              <w:jc w:val="left"/>
              <w:rPr>
                <w:rFonts w:ascii="Arial" w:hAnsi="Arial" w:cs="Arial"/>
                <w:sz w:val="20"/>
              </w:rPr>
            </w:pPr>
            <w:r>
              <w:rPr>
                <w:rFonts w:ascii="Arial" w:hAnsi="Arial" w:cs="Arial"/>
                <w:sz w:val="20"/>
                <w:lang w:val="en-US"/>
              </w:rPr>
              <w:t>Актуализация</w:t>
            </w:r>
            <w:r>
              <w:rPr>
                <w:rFonts w:ascii="Arial" w:hAnsi="Arial" w:cs="Arial"/>
                <w:sz w:val="20"/>
              </w:rPr>
              <w:t xml:space="preserve"> документа</w:t>
            </w:r>
          </w:p>
        </w:tc>
        <w:tc>
          <w:tcPr>
            <w:tcW w:w="1107" w:type="pct"/>
          </w:tcPr>
          <w:p w14:paraId="2DE55785" w14:textId="1A987A73" w:rsidR="001A7220" w:rsidRPr="00F94454" w:rsidRDefault="001A7220" w:rsidP="001A7220">
            <w:pPr>
              <w:jc w:val="center"/>
              <w:rPr>
                <w:rFonts w:ascii="Arial" w:hAnsi="Arial" w:cs="Arial"/>
                <w:sz w:val="20"/>
              </w:rPr>
            </w:pPr>
            <w:r>
              <w:rPr>
                <w:rFonts w:ascii="Arial" w:hAnsi="Arial" w:cs="Arial"/>
                <w:sz w:val="20"/>
              </w:rPr>
              <w:t>Попова Д.Н.</w:t>
            </w:r>
          </w:p>
        </w:tc>
      </w:tr>
      <w:tr w:rsidR="003164A4" w:rsidRPr="00844151" w14:paraId="4E55EF03" w14:textId="77777777" w:rsidTr="001669F3">
        <w:trPr>
          <w:cantSplit/>
        </w:trPr>
        <w:tc>
          <w:tcPr>
            <w:tcW w:w="467" w:type="pct"/>
          </w:tcPr>
          <w:p w14:paraId="057F94E1" w14:textId="51BF130A" w:rsidR="003164A4" w:rsidRDefault="003164A4" w:rsidP="003164A4">
            <w:pPr>
              <w:jc w:val="center"/>
              <w:rPr>
                <w:rFonts w:ascii="Arial" w:hAnsi="Arial" w:cs="Arial"/>
                <w:sz w:val="20"/>
                <w:lang w:val="en-US"/>
              </w:rPr>
            </w:pPr>
            <w:r>
              <w:rPr>
                <w:rFonts w:ascii="Arial" w:hAnsi="Arial" w:cs="Arial"/>
                <w:sz w:val="20"/>
                <w:lang w:val="en-US"/>
              </w:rPr>
              <w:t>4.0</w:t>
            </w:r>
          </w:p>
        </w:tc>
        <w:tc>
          <w:tcPr>
            <w:tcW w:w="598" w:type="pct"/>
          </w:tcPr>
          <w:p w14:paraId="0A7F1D3C" w14:textId="7A310673" w:rsidR="003164A4" w:rsidRDefault="003164A4" w:rsidP="003164A4">
            <w:pPr>
              <w:jc w:val="center"/>
              <w:rPr>
                <w:rFonts w:ascii="Arial" w:hAnsi="Arial" w:cs="Arial"/>
                <w:sz w:val="20"/>
                <w:lang w:val="en-US"/>
              </w:rPr>
            </w:pPr>
            <w:r>
              <w:rPr>
                <w:rFonts w:ascii="Arial" w:hAnsi="Arial" w:cs="Arial"/>
                <w:sz w:val="20"/>
                <w:lang w:val="en-US"/>
              </w:rPr>
              <w:t>10.03.202</w:t>
            </w:r>
            <w:r w:rsidR="00C15F73">
              <w:rPr>
                <w:rFonts w:ascii="Arial" w:hAnsi="Arial" w:cs="Arial"/>
                <w:sz w:val="20"/>
              </w:rPr>
              <w:t>1</w:t>
            </w:r>
          </w:p>
        </w:tc>
        <w:tc>
          <w:tcPr>
            <w:tcW w:w="2828" w:type="pct"/>
          </w:tcPr>
          <w:p w14:paraId="499141B1" w14:textId="4BA53CEB" w:rsidR="003164A4" w:rsidRDefault="003164A4" w:rsidP="003164A4">
            <w:pPr>
              <w:jc w:val="left"/>
              <w:rPr>
                <w:rFonts w:ascii="Arial" w:hAnsi="Arial" w:cs="Arial"/>
                <w:sz w:val="20"/>
                <w:lang w:val="en-US"/>
              </w:rPr>
            </w:pPr>
            <w:r>
              <w:rPr>
                <w:rFonts w:ascii="Arial" w:hAnsi="Arial" w:cs="Arial"/>
                <w:sz w:val="20"/>
                <w:lang w:val="en-US"/>
              </w:rPr>
              <w:t>Актуализация</w:t>
            </w:r>
            <w:r>
              <w:rPr>
                <w:rFonts w:ascii="Arial" w:hAnsi="Arial" w:cs="Arial"/>
                <w:sz w:val="20"/>
              </w:rPr>
              <w:t xml:space="preserve"> документа</w:t>
            </w:r>
          </w:p>
        </w:tc>
        <w:tc>
          <w:tcPr>
            <w:tcW w:w="1107" w:type="pct"/>
          </w:tcPr>
          <w:p w14:paraId="6491F44C" w14:textId="1D1EED9F" w:rsidR="003164A4" w:rsidRDefault="003164A4" w:rsidP="003164A4">
            <w:pPr>
              <w:jc w:val="center"/>
              <w:rPr>
                <w:rFonts w:ascii="Arial" w:hAnsi="Arial" w:cs="Arial"/>
                <w:sz w:val="20"/>
              </w:rPr>
            </w:pPr>
            <w:r>
              <w:rPr>
                <w:rFonts w:ascii="Arial" w:hAnsi="Arial" w:cs="Arial"/>
                <w:sz w:val="20"/>
              </w:rPr>
              <w:t>Попова Д.Н.</w:t>
            </w:r>
          </w:p>
        </w:tc>
      </w:tr>
      <w:tr w:rsidR="00C15F73" w:rsidRPr="00844151" w14:paraId="74ABD66A" w14:textId="77777777" w:rsidTr="001669F3">
        <w:trPr>
          <w:cantSplit/>
          <w:ins w:id="5" w:author="Попова Дарья" w:date="2021-07-16T10:33:00Z"/>
        </w:trPr>
        <w:tc>
          <w:tcPr>
            <w:tcW w:w="467" w:type="pct"/>
          </w:tcPr>
          <w:p w14:paraId="1DA5F3E5" w14:textId="7F4DA0A2" w:rsidR="00C15F73" w:rsidRPr="00C15F73" w:rsidRDefault="00C15F73" w:rsidP="003164A4">
            <w:pPr>
              <w:jc w:val="center"/>
              <w:rPr>
                <w:ins w:id="6" w:author="Попова Дарья" w:date="2021-07-16T10:33:00Z"/>
                <w:rFonts w:ascii="Arial" w:hAnsi="Arial" w:cs="Arial"/>
                <w:sz w:val="20"/>
                <w:rPrChange w:id="7" w:author="Попова Дарья" w:date="2021-07-16T10:33:00Z">
                  <w:rPr>
                    <w:ins w:id="8" w:author="Попова Дарья" w:date="2021-07-16T10:33:00Z"/>
                    <w:rFonts w:ascii="Arial" w:hAnsi="Arial" w:cs="Arial"/>
                    <w:sz w:val="20"/>
                    <w:lang w:val="en-US"/>
                  </w:rPr>
                </w:rPrChange>
              </w:rPr>
            </w:pPr>
            <w:ins w:id="9" w:author="Попова Дарья" w:date="2021-07-16T10:33:00Z">
              <w:r>
                <w:rPr>
                  <w:rFonts w:ascii="Arial" w:hAnsi="Arial" w:cs="Arial"/>
                  <w:sz w:val="20"/>
                </w:rPr>
                <w:lastRenderedPageBreak/>
                <w:t>5.0</w:t>
              </w:r>
            </w:ins>
          </w:p>
        </w:tc>
        <w:tc>
          <w:tcPr>
            <w:tcW w:w="598" w:type="pct"/>
          </w:tcPr>
          <w:p w14:paraId="028A5DF4" w14:textId="2D26F432" w:rsidR="00C15F73" w:rsidRPr="00C15F73" w:rsidRDefault="00C15F73" w:rsidP="003164A4">
            <w:pPr>
              <w:jc w:val="center"/>
              <w:rPr>
                <w:ins w:id="10" w:author="Попова Дарья" w:date="2021-07-16T10:33:00Z"/>
                <w:rFonts w:ascii="Arial" w:hAnsi="Arial" w:cs="Arial"/>
                <w:sz w:val="20"/>
                <w:rPrChange w:id="11" w:author="Попова Дарья" w:date="2021-07-16T10:33:00Z">
                  <w:rPr>
                    <w:ins w:id="12" w:author="Попова Дарья" w:date="2021-07-16T10:33:00Z"/>
                    <w:rFonts w:ascii="Arial" w:hAnsi="Arial" w:cs="Arial"/>
                    <w:sz w:val="20"/>
                    <w:lang w:val="en-US"/>
                  </w:rPr>
                </w:rPrChange>
              </w:rPr>
            </w:pPr>
            <w:ins w:id="13" w:author="Попова Дарья" w:date="2021-07-16T10:33:00Z">
              <w:r>
                <w:rPr>
                  <w:rFonts w:ascii="Arial" w:hAnsi="Arial" w:cs="Arial"/>
                  <w:sz w:val="20"/>
                </w:rPr>
                <w:t>15.07.2021</w:t>
              </w:r>
            </w:ins>
          </w:p>
        </w:tc>
        <w:tc>
          <w:tcPr>
            <w:tcW w:w="2828" w:type="pct"/>
          </w:tcPr>
          <w:p w14:paraId="1143113E" w14:textId="0CD38A78" w:rsidR="00C15F73" w:rsidRPr="00C15F73" w:rsidRDefault="00C15F73" w:rsidP="003164A4">
            <w:pPr>
              <w:jc w:val="left"/>
              <w:rPr>
                <w:ins w:id="14" w:author="Попова Дарья" w:date="2021-07-16T10:33:00Z"/>
                <w:rFonts w:ascii="Arial" w:hAnsi="Arial" w:cs="Arial"/>
                <w:sz w:val="20"/>
                <w:rPrChange w:id="15" w:author="Попова Дарья" w:date="2021-07-16T10:33:00Z">
                  <w:rPr>
                    <w:ins w:id="16" w:author="Попова Дарья" w:date="2021-07-16T10:33:00Z"/>
                    <w:rFonts w:ascii="Arial" w:hAnsi="Arial" w:cs="Arial"/>
                    <w:sz w:val="20"/>
                    <w:lang w:val="en-US"/>
                  </w:rPr>
                </w:rPrChange>
              </w:rPr>
            </w:pPr>
            <w:ins w:id="17" w:author="Попова Дарья" w:date="2021-07-16T10:33:00Z">
              <w:r w:rsidRPr="0039551F">
                <w:rPr>
                  <w:rFonts w:ascii="Arial" w:hAnsi="Arial" w:cs="Arial"/>
                  <w:sz w:val="20"/>
                </w:rPr>
                <w:t xml:space="preserve">Актуализация документа по </w:t>
              </w:r>
            </w:ins>
            <w:ins w:id="18" w:author="Попова Дарья" w:date="2021-07-16T10:34:00Z">
              <w:r w:rsidRPr="0039551F">
                <w:rPr>
                  <w:rFonts w:ascii="Arial" w:hAnsi="Arial" w:cs="Arial"/>
                  <w:sz w:val="20"/>
                </w:rPr>
                <w:t>бизнес-</w:t>
              </w:r>
            </w:ins>
            <w:ins w:id="19" w:author="Попова Дарья" w:date="2021-07-16T10:33:00Z">
              <w:r w:rsidRPr="0039551F">
                <w:rPr>
                  <w:rFonts w:ascii="Arial" w:hAnsi="Arial" w:cs="Arial"/>
                  <w:sz w:val="20"/>
                </w:rPr>
                <w:t xml:space="preserve">процессу </w:t>
              </w:r>
            </w:ins>
            <w:ins w:id="20" w:author="Попова Дарья" w:date="2021-07-16T10:37:00Z">
              <w:r w:rsidRPr="0039551F">
                <w:rPr>
                  <w:rFonts w:ascii="Arial" w:hAnsi="Arial" w:cs="Arial"/>
                  <w:sz w:val="20"/>
                  <w:rPrChange w:id="21" w:author="Попова Дарья Николаевна (Подрядчик. ООО БерингПойнт)" w:date="2021-09-15T15:09:00Z">
                    <w:rPr/>
                  </w:rPrChange>
                </w:rPr>
                <w:t>ПП-07.02.01-</w:t>
              </w:r>
              <w:r w:rsidRPr="00C15F73">
                <w:rPr>
                  <w:rFonts w:ascii="Arial" w:hAnsi="Arial" w:cs="Arial"/>
                  <w:sz w:val="20"/>
                  <w:lang w:val="en-US"/>
                  <w:rPrChange w:id="22" w:author="Попова Дарья" w:date="2021-07-16T10:37:00Z">
                    <w:rPr/>
                  </w:rPrChange>
                </w:rPr>
                <w:t>ERP</w:t>
              </w:r>
              <w:r w:rsidRPr="0039551F">
                <w:rPr>
                  <w:rFonts w:ascii="Arial" w:hAnsi="Arial" w:cs="Arial"/>
                  <w:sz w:val="20"/>
                  <w:rPrChange w:id="23" w:author="Попова Дарья Николаевна (Подрядчик. ООО БерингПойнт)" w:date="2021-09-15T15:09:00Z">
                    <w:rPr/>
                  </w:rPrChange>
                </w:rPr>
                <w:t xml:space="preserve"> «Долгосрочное планирование воздействий на производственные активы (мастер-план от 3-х до 10 лет)</w:t>
              </w:r>
            </w:ins>
          </w:p>
        </w:tc>
        <w:tc>
          <w:tcPr>
            <w:tcW w:w="1107" w:type="pct"/>
          </w:tcPr>
          <w:p w14:paraId="54F92275" w14:textId="0491FF2E" w:rsidR="00C15F73" w:rsidRDefault="00C15F73" w:rsidP="003164A4">
            <w:pPr>
              <w:jc w:val="center"/>
              <w:rPr>
                <w:ins w:id="24" w:author="Попова Дарья" w:date="2021-07-16T10:33:00Z"/>
                <w:rFonts w:ascii="Arial" w:hAnsi="Arial" w:cs="Arial"/>
                <w:sz w:val="20"/>
              </w:rPr>
            </w:pPr>
            <w:ins w:id="25" w:author="Попова Дарья" w:date="2021-07-16T10:37:00Z">
              <w:r>
                <w:rPr>
                  <w:rFonts w:ascii="Arial" w:hAnsi="Arial" w:cs="Arial"/>
                  <w:sz w:val="20"/>
                </w:rPr>
                <w:t>Попова Д.Н.</w:t>
              </w:r>
            </w:ins>
          </w:p>
        </w:tc>
      </w:tr>
    </w:tbl>
    <w:p w14:paraId="3BD0B3D8" w14:textId="5ADC5456" w:rsidR="00354BEF" w:rsidRPr="00916FAB" w:rsidRDefault="00354BEF"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0614E1">
        <w:rPr>
          <w:rFonts w:ascii="Arial" w:hAnsi="Arial" w:cs="Arial"/>
          <w:b/>
          <w:noProof/>
          <w:sz w:val="22"/>
        </w:rPr>
        <w:t>2</w:t>
      </w:r>
      <w:r w:rsidR="00106AE3" w:rsidRPr="00916FAB">
        <w:rPr>
          <w:rFonts w:ascii="Arial" w:hAnsi="Arial" w:cs="Arial"/>
          <w:b/>
          <w:sz w:val="22"/>
        </w:rPr>
        <w:fldChar w:fldCharType="end"/>
      </w:r>
      <w:r w:rsidRPr="00916FAB">
        <w:rPr>
          <w:rFonts w:ascii="Arial" w:hAnsi="Arial"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94454" w14:paraId="7D5CA0B6" w14:textId="77777777" w:rsidTr="009355EA">
        <w:trPr>
          <w:cantSplit/>
          <w:trHeight w:val="397"/>
          <w:tblHeader/>
        </w:trPr>
        <w:tc>
          <w:tcPr>
            <w:tcW w:w="2500" w:type="pct"/>
            <w:shd w:val="clear" w:color="auto" w:fill="FFC000"/>
            <w:vAlign w:val="center"/>
          </w:tcPr>
          <w:p w14:paraId="509033B1" w14:textId="77777777" w:rsidR="00175B15" w:rsidRPr="00F94454" w:rsidRDefault="00175B15" w:rsidP="00BC56D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471BFF6B" w14:textId="77777777" w:rsidR="00175B15" w:rsidRPr="00F94454" w:rsidRDefault="00175B15" w:rsidP="00BC56DB">
            <w:pPr>
              <w:jc w:val="center"/>
              <w:rPr>
                <w:rFonts w:ascii="Arial" w:hAnsi="Arial" w:cs="Arial"/>
                <w:b/>
                <w:sz w:val="20"/>
              </w:rPr>
            </w:pPr>
            <w:r w:rsidRPr="00F94454">
              <w:rPr>
                <w:rFonts w:ascii="Arial" w:hAnsi="Arial" w:cs="Arial"/>
                <w:b/>
                <w:sz w:val="20"/>
              </w:rPr>
              <w:t>Номер версии /</w:t>
            </w:r>
            <w:r w:rsidR="00354BEF" w:rsidRPr="00F94454">
              <w:rPr>
                <w:rFonts w:ascii="Arial" w:hAnsi="Arial" w:cs="Arial"/>
                <w:b/>
                <w:sz w:val="20"/>
              </w:rPr>
              <w:t xml:space="preserve"> и</w:t>
            </w:r>
            <w:r w:rsidRPr="00F94454">
              <w:rPr>
                <w:rFonts w:ascii="Arial" w:hAnsi="Arial" w:cs="Arial"/>
                <w:b/>
                <w:sz w:val="20"/>
              </w:rPr>
              <w:t>мя файла</w:t>
            </w:r>
          </w:p>
        </w:tc>
        <w:tc>
          <w:tcPr>
            <w:tcW w:w="958" w:type="pct"/>
            <w:shd w:val="clear" w:color="auto" w:fill="FFC000"/>
            <w:vAlign w:val="center"/>
          </w:tcPr>
          <w:p w14:paraId="182277DA"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r>
      <w:tr w:rsidR="00A42C61" w:rsidRPr="00F94454" w14:paraId="55510CCE" w14:textId="77777777" w:rsidTr="00927CCC">
        <w:trPr>
          <w:cantSplit/>
        </w:trPr>
        <w:tc>
          <w:tcPr>
            <w:tcW w:w="2500" w:type="pct"/>
          </w:tcPr>
          <w:p w14:paraId="658E60FF" w14:textId="77777777" w:rsidR="00A42C61" w:rsidRPr="00F94454" w:rsidRDefault="00A42C61" w:rsidP="00A42C61">
            <w:pPr>
              <w:rPr>
                <w:rFonts w:ascii="Arial" w:hAnsi="Arial" w:cs="Arial"/>
                <w:sz w:val="20"/>
              </w:rPr>
            </w:pPr>
            <w:r w:rsidRPr="007E4830">
              <w:rPr>
                <w:rFonts w:ascii="Arial" w:hAnsi="Arial" w:cs="Arial"/>
                <w:sz w:val="20"/>
              </w:rPr>
              <w:t>КД Управление ос</w:t>
            </w:r>
            <w:r>
              <w:rPr>
                <w:rFonts w:ascii="Arial" w:hAnsi="Arial" w:cs="Arial"/>
                <w:sz w:val="20"/>
              </w:rPr>
              <w:t xml:space="preserve">новными данными по направлению </w:t>
            </w:r>
            <w:r w:rsidRPr="007E4830">
              <w:rPr>
                <w:rFonts w:ascii="Arial" w:hAnsi="Arial" w:cs="Arial"/>
                <w:sz w:val="20"/>
                <w:lang w:val="en-US"/>
              </w:rPr>
              <w:t>ТОиР</w:t>
            </w:r>
          </w:p>
        </w:tc>
        <w:tc>
          <w:tcPr>
            <w:tcW w:w="1542" w:type="pct"/>
          </w:tcPr>
          <w:p w14:paraId="222C12A5" w14:textId="77777777" w:rsidR="00A42C61" w:rsidRPr="00F94454" w:rsidRDefault="00A42C61" w:rsidP="00A42C61">
            <w:pPr>
              <w:jc w:val="center"/>
              <w:rPr>
                <w:rFonts w:ascii="Arial" w:hAnsi="Arial" w:cs="Arial"/>
                <w:sz w:val="20"/>
              </w:rPr>
            </w:pPr>
          </w:p>
        </w:tc>
        <w:tc>
          <w:tcPr>
            <w:tcW w:w="958" w:type="pct"/>
          </w:tcPr>
          <w:p w14:paraId="0FD40F06" w14:textId="77777777" w:rsidR="00A42C61" w:rsidRPr="00F94454" w:rsidRDefault="00A42C61" w:rsidP="00A42C61">
            <w:pPr>
              <w:jc w:val="center"/>
              <w:rPr>
                <w:rFonts w:ascii="Arial" w:hAnsi="Arial" w:cs="Arial"/>
                <w:sz w:val="20"/>
              </w:rPr>
            </w:pPr>
          </w:p>
        </w:tc>
      </w:tr>
      <w:tr w:rsidR="00A42C61" w:rsidRPr="00F94454" w14:paraId="19D8EA98" w14:textId="77777777" w:rsidTr="00927CCC">
        <w:trPr>
          <w:cantSplit/>
        </w:trPr>
        <w:tc>
          <w:tcPr>
            <w:tcW w:w="2500" w:type="pct"/>
          </w:tcPr>
          <w:p w14:paraId="21651A72" w14:textId="77777777" w:rsidR="00A42C61" w:rsidRPr="00F94454" w:rsidRDefault="00A42C61" w:rsidP="00A42C61">
            <w:pPr>
              <w:rPr>
                <w:rFonts w:ascii="Arial" w:hAnsi="Arial" w:cs="Arial"/>
                <w:sz w:val="20"/>
              </w:rPr>
            </w:pPr>
            <w:r w:rsidRPr="007E4830">
              <w:rPr>
                <w:rFonts w:ascii="Arial" w:hAnsi="Arial" w:cs="Arial"/>
                <w:sz w:val="20"/>
              </w:rPr>
              <w:t>КД Управление портфелем ПА</w:t>
            </w:r>
          </w:p>
        </w:tc>
        <w:tc>
          <w:tcPr>
            <w:tcW w:w="1542" w:type="pct"/>
          </w:tcPr>
          <w:p w14:paraId="3EB45890" w14:textId="77777777" w:rsidR="00A42C61" w:rsidRPr="00F94454" w:rsidRDefault="00A42C61" w:rsidP="00A42C61">
            <w:pPr>
              <w:jc w:val="center"/>
              <w:rPr>
                <w:rFonts w:ascii="Arial" w:hAnsi="Arial" w:cs="Arial"/>
                <w:sz w:val="20"/>
              </w:rPr>
            </w:pPr>
          </w:p>
        </w:tc>
        <w:tc>
          <w:tcPr>
            <w:tcW w:w="958" w:type="pct"/>
          </w:tcPr>
          <w:p w14:paraId="27B65B4A" w14:textId="77777777" w:rsidR="00A42C61" w:rsidRPr="00F94454" w:rsidRDefault="00A42C61" w:rsidP="00A42C61">
            <w:pPr>
              <w:jc w:val="center"/>
              <w:rPr>
                <w:rFonts w:ascii="Arial" w:hAnsi="Arial" w:cs="Arial"/>
                <w:sz w:val="20"/>
              </w:rPr>
            </w:pPr>
          </w:p>
        </w:tc>
      </w:tr>
      <w:tr w:rsidR="00A42C61" w:rsidRPr="00F94454" w14:paraId="67D345AD" w14:textId="77777777" w:rsidTr="00927CCC">
        <w:trPr>
          <w:cantSplit/>
        </w:trPr>
        <w:tc>
          <w:tcPr>
            <w:tcW w:w="2500" w:type="pct"/>
          </w:tcPr>
          <w:p w14:paraId="31AC925A" w14:textId="77777777" w:rsidR="00A42C61" w:rsidRPr="00F94454" w:rsidRDefault="00A42C61" w:rsidP="00A42C61">
            <w:pPr>
              <w:rPr>
                <w:rFonts w:ascii="Arial" w:hAnsi="Arial" w:cs="Arial"/>
                <w:sz w:val="20"/>
              </w:rPr>
            </w:pPr>
            <w:r w:rsidRPr="007E4830">
              <w:rPr>
                <w:rFonts w:ascii="Arial" w:hAnsi="Arial" w:cs="Arial"/>
                <w:sz w:val="20"/>
              </w:rPr>
              <w:t>КД Годовое планирование воздействий на ПА</w:t>
            </w:r>
          </w:p>
        </w:tc>
        <w:tc>
          <w:tcPr>
            <w:tcW w:w="1542" w:type="pct"/>
          </w:tcPr>
          <w:p w14:paraId="447744F6" w14:textId="77777777" w:rsidR="00A42C61" w:rsidRPr="00F94454" w:rsidRDefault="00A42C61" w:rsidP="00A42C61">
            <w:pPr>
              <w:jc w:val="center"/>
              <w:rPr>
                <w:rFonts w:ascii="Arial" w:hAnsi="Arial" w:cs="Arial"/>
                <w:sz w:val="20"/>
              </w:rPr>
            </w:pPr>
          </w:p>
        </w:tc>
        <w:tc>
          <w:tcPr>
            <w:tcW w:w="958" w:type="pct"/>
          </w:tcPr>
          <w:p w14:paraId="2E9D6909" w14:textId="77777777" w:rsidR="00A42C61" w:rsidRPr="00F94454" w:rsidRDefault="00A42C61" w:rsidP="00A42C61">
            <w:pPr>
              <w:jc w:val="center"/>
              <w:rPr>
                <w:rFonts w:ascii="Arial" w:hAnsi="Arial" w:cs="Arial"/>
                <w:sz w:val="20"/>
              </w:rPr>
            </w:pPr>
          </w:p>
        </w:tc>
      </w:tr>
      <w:tr w:rsidR="00A42C61" w:rsidRPr="00F94454" w14:paraId="3F438CC9" w14:textId="77777777" w:rsidTr="00927CCC">
        <w:trPr>
          <w:cantSplit/>
        </w:trPr>
        <w:tc>
          <w:tcPr>
            <w:tcW w:w="2500" w:type="pct"/>
          </w:tcPr>
          <w:p w14:paraId="2F24DBA9" w14:textId="77777777" w:rsidR="00A42C61" w:rsidRPr="00F94454" w:rsidRDefault="00A42C61" w:rsidP="00A42C61">
            <w:pPr>
              <w:rPr>
                <w:rFonts w:ascii="Arial" w:hAnsi="Arial" w:cs="Arial"/>
                <w:sz w:val="20"/>
              </w:rPr>
            </w:pPr>
            <w:r w:rsidRPr="007E4830">
              <w:rPr>
                <w:rFonts w:ascii="Arial" w:hAnsi="Arial" w:cs="Arial"/>
                <w:sz w:val="20"/>
              </w:rPr>
              <w:t>КД Планирование остановочных ремонтов</w:t>
            </w:r>
          </w:p>
        </w:tc>
        <w:tc>
          <w:tcPr>
            <w:tcW w:w="1542" w:type="pct"/>
          </w:tcPr>
          <w:p w14:paraId="340BA5C2" w14:textId="77777777" w:rsidR="00A42C61" w:rsidRPr="00F94454" w:rsidRDefault="00A42C61" w:rsidP="00A42C61">
            <w:pPr>
              <w:jc w:val="center"/>
              <w:rPr>
                <w:rFonts w:ascii="Arial" w:hAnsi="Arial" w:cs="Arial"/>
                <w:sz w:val="20"/>
              </w:rPr>
            </w:pPr>
          </w:p>
        </w:tc>
        <w:tc>
          <w:tcPr>
            <w:tcW w:w="958" w:type="pct"/>
          </w:tcPr>
          <w:p w14:paraId="3DE2C244" w14:textId="77777777" w:rsidR="00A42C61" w:rsidRPr="00F94454" w:rsidRDefault="00A42C61" w:rsidP="00A42C61">
            <w:pPr>
              <w:jc w:val="center"/>
              <w:rPr>
                <w:rFonts w:ascii="Arial" w:hAnsi="Arial" w:cs="Arial"/>
                <w:sz w:val="20"/>
              </w:rPr>
            </w:pPr>
          </w:p>
        </w:tc>
      </w:tr>
      <w:tr w:rsidR="00A42C61" w:rsidRPr="00F94454" w14:paraId="28C3FBC5" w14:textId="77777777" w:rsidTr="00927CCC">
        <w:trPr>
          <w:cantSplit/>
        </w:trPr>
        <w:tc>
          <w:tcPr>
            <w:tcW w:w="2500" w:type="pct"/>
          </w:tcPr>
          <w:p w14:paraId="1D7CCBF2" w14:textId="77777777" w:rsidR="00A42C61" w:rsidRPr="00F94454" w:rsidRDefault="00A42C61" w:rsidP="00A42C61">
            <w:pPr>
              <w:rPr>
                <w:rFonts w:ascii="Arial" w:hAnsi="Arial" w:cs="Arial"/>
                <w:sz w:val="20"/>
              </w:rPr>
            </w:pPr>
            <w:r w:rsidRPr="007E4830">
              <w:rPr>
                <w:rFonts w:ascii="Arial" w:hAnsi="Arial" w:cs="Arial"/>
                <w:sz w:val="20"/>
              </w:rPr>
              <w:t>КД Оперативное планирование мероприятий ТОиР</w:t>
            </w:r>
          </w:p>
        </w:tc>
        <w:tc>
          <w:tcPr>
            <w:tcW w:w="1542" w:type="pct"/>
          </w:tcPr>
          <w:p w14:paraId="57A8BCFB" w14:textId="77777777" w:rsidR="00A42C61" w:rsidRPr="00F94454" w:rsidRDefault="00A42C61" w:rsidP="00A42C61">
            <w:pPr>
              <w:jc w:val="center"/>
              <w:rPr>
                <w:rFonts w:ascii="Arial" w:hAnsi="Arial" w:cs="Arial"/>
                <w:sz w:val="20"/>
              </w:rPr>
            </w:pPr>
          </w:p>
        </w:tc>
        <w:tc>
          <w:tcPr>
            <w:tcW w:w="958" w:type="pct"/>
          </w:tcPr>
          <w:p w14:paraId="7F66E09E" w14:textId="77777777" w:rsidR="00A42C61" w:rsidRPr="00F94454" w:rsidRDefault="00A42C61" w:rsidP="00A42C61">
            <w:pPr>
              <w:jc w:val="center"/>
              <w:rPr>
                <w:rFonts w:ascii="Arial" w:hAnsi="Arial" w:cs="Arial"/>
                <w:sz w:val="20"/>
              </w:rPr>
            </w:pPr>
          </w:p>
        </w:tc>
      </w:tr>
      <w:tr w:rsidR="00A42C61" w:rsidRPr="00F94454" w14:paraId="13E08146" w14:textId="77777777" w:rsidTr="00927CCC">
        <w:trPr>
          <w:cantSplit/>
        </w:trPr>
        <w:tc>
          <w:tcPr>
            <w:tcW w:w="2500" w:type="pct"/>
          </w:tcPr>
          <w:p w14:paraId="019E7D7A" w14:textId="77777777" w:rsidR="00A42C61" w:rsidRPr="00F94454" w:rsidRDefault="00A42C61" w:rsidP="00A42C61">
            <w:pPr>
              <w:rPr>
                <w:rFonts w:ascii="Arial" w:hAnsi="Arial" w:cs="Arial"/>
                <w:sz w:val="20"/>
              </w:rPr>
            </w:pPr>
            <w:r w:rsidRPr="007E4830">
              <w:rPr>
                <w:rFonts w:ascii="Arial" w:hAnsi="Arial" w:cs="Arial"/>
                <w:sz w:val="20"/>
              </w:rPr>
              <w:t>КД Выполнение и фактический учет работ</w:t>
            </w:r>
          </w:p>
        </w:tc>
        <w:tc>
          <w:tcPr>
            <w:tcW w:w="1542" w:type="pct"/>
          </w:tcPr>
          <w:p w14:paraId="38405AAE" w14:textId="77777777" w:rsidR="00A42C61" w:rsidRPr="00F94454" w:rsidRDefault="00A42C61" w:rsidP="00A42C61">
            <w:pPr>
              <w:jc w:val="center"/>
              <w:rPr>
                <w:rFonts w:ascii="Arial" w:hAnsi="Arial" w:cs="Arial"/>
                <w:sz w:val="20"/>
              </w:rPr>
            </w:pPr>
          </w:p>
        </w:tc>
        <w:tc>
          <w:tcPr>
            <w:tcW w:w="958" w:type="pct"/>
          </w:tcPr>
          <w:p w14:paraId="17E3A93F" w14:textId="77777777" w:rsidR="00A42C61" w:rsidRPr="00F94454" w:rsidRDefault="00A42C61" w:rsidP="00A42C61">
            <w:pPr>
              <w:jc w:val="center"/>
              <w:rPr>
                <w:rFonts w:ascii="Arial" w:hAnsi="Arial" w:cs="Arial"/>
                <w:sz w:val="20"/>
              </w:rPr>
            </w:pPr>
          </w:p>
        </w:tc>
      </w:tr>
      <w:tr w:rsidR="00A42C61" w:rsidRPr="00F94454" w14:paraId="782E02C5" w14:textId="77777777" w:rsidTr="00927CCC">
        <w:trPr>
          <w:cantSplit/>
        </w:trPr>
        <w:tc>
          <w:tcPr>
            <w:tcW w:w="2500" w:type="pct"/>
          </w:tcPr>
          <w:p w14:paraId="26CC146D" w14:textId="77777777" w:rsidR="00A42C61" w:rsidRPr="00F94454" w:rsidRDefault="00A42C61" w:rsidP="00A42C61">
            <w:pPr>
              <w:rPr>
                <w:rFonts w:ascii="Arial" w:hAnsi="Arial" w:cs="Arial"/>
                <w:sz w:val="20"/>
              </w:rPr>
            </w:pPr>
            <w:r w:rsidRPr="007E4830">
              <w:rPr>
                <w:rFonts w:ascii="Arial" w:hAnsi="Arial" w:cs="Arial"/>
                <w:sz w:val="20"/>
              </w:rPr>
              <w:t>КД Мониторинг и оценка технического состояния ПА</w:t>
            </w:r>
          </w:p>
        </w:tc>
        <w:tc>
          <w:tcPr>
            <w:tcW w:w="1542" w:type="pct"/>
          </w:tcPr>
          <w:p w14:paraId="7E3863B3" w14:textId="77777777" w:rsidR="00A42C61" w:rsidRPr="00F94454" w:rsidRDefault="00A42C61" w:rsidP="00A42C61">
            <w:pPr>
              <w:jc w:val="center"/>
              <w:rPr>
                <w:rFonts w:ascii="Arial" w:hAnsi="Arial" w:cs="Arial"/>
                <w:sz w:val="20"/>
              </w:rPr>
            </w:pPr>
          </w:p>
        </w:tc>
        <w:tc>
          <w:tcPr>
            <w:tcW w:w="958" w:type="pct"/>
          </w:tcPr>
          <w:p w14:paraId="5455BC84" w14:textId="77777777" w:rsidR="00A42C61" w:rsidRPr="00F94454" w:rsidRDefault="00A42C61" w:rsidP="00A42C61">
            <w:pPr>
              <w:jc w:val="center"/>
              <w:rPr>
                <w:rFonts w:ascii="Arial" w:hAnsi="Arial" w:cs="Arial"/>
                <w:sz w:val="20"/>
              </w:rPr>
            </w:pPr>
          </w:p>
        </w:tc>
      </w:tr>
      <w:tr w:rsidR="00A42C61" w:rsidRPr="00F94454" w14:paraId="7BD88186" w14:textId="77777777" w:rsidTr="00927CCC">
        <w:trPr>
          <w:cantSplit/>
        </w:trPr>
        <w:tc>
          <w:tcPr>
            <w:tcW w:w="2500" w:type="pct"/>
          </w:tcPr>
          <w:p w14:paraId="182D3236" w14:textId="77777777" w:rsidR="00A42C61" w:rsidRPr="00F94454" w:rsidRDefault="00A42C61" w:rsidP="00A42C61">
            <w:pPr>
              <w:rPr>
                <w:rFonts w:ascii="Arial" w:hAnsi="Arial" w:cs="Arial"/>
                <w:sz w:val="20"/>
              </w:rPr>
            </w:pPr>
            <w:r w:rsidRPr="007E4830">
              <w:rPr>
                <w:rFonts w:ascii="Arial" w:hAnsi="Arial" w:cs="Arial"/>
                <w:sz w:val="20"/>
              </w:rPr>
              <w:t>КД Ресурсное обеспечение ТОиР</w:t>
            </w:r>
          </w:p>
        </w:tc>
        <w:tc>
          <w:tcPr>
            <w:tcW w:w="1542" w:type="pct"/>
          </w:tcPr>
          <w:p w14:paraId="18EBF1CC" w14:textId="77777777" w:rsidR="00A42C61" w:rsidRPr="00F94454" w:rsidRDefault="00A42C61" w:rsidP="00A42C61">
            <w:pPr>
              <w:jc w:val="center"/>
              <w:rPr>
                <w:rFonts w:ascii="Arial" w:hAnsi="Arial" w:cs="Arial"/>
                <w:sz w:val="20"/>
              </w:rPr>
            </w:pPr>
          </w:p>
        </w:tc>
        <w:tc>
          <w:tcPr>
            <w:tcW w:w="958" w:type="pct"/>
          </w:tcPr>
          <w:p w14:paraId="2EA7F115" w14:textId="77777777" w:rsidR="00A42C61" w:rsidRPr="00F94454" w:rsidRDefault="00A42C61" w:rsidP="00A42C61">
            <w:pPr>
              <w:jc w:val="center"/>
              <w:rPr>
                <w:rFonts w:ascii="Arial" w:hAnsi="Arial" w:cs="Arial"/>
                <w:sz w:val="20"/>
              </w:rPr>
            </w:pPr>
          </w:p>
        </w:tc>
      </w:tr>
      <w:tr w:rsidR="00A42C61" w:rsidRPr="00F94454" w14:paraId="1FE870CC" w14:textId="77777777" w:rsidTr="00927CCC">
        <w:trPr>
          <w:cantSplit/>
        </w:trPr>
        <w:tc>
          <w:tcPr>
            <w:tcW w:w="2500" w:type="pct"/>
          </w:tcPr>
          <w:p w14:paraId="3BEDFC26" w14:textId="77777777" w:rsidR="00A42C61" w:rsidRPr="00F94454" w:rsidRDefault="00A42C61" w:rsidP="00A42C61">
            <w:pPr>
              <w:rPr>
                <w:rFonts w:ascii="Arial" w:hAnsi="Arial" w:cs="Arial"/>
                <w:sz w:val="20"/>
              </w:rPr>
            </w:pPr>
            <w:r w:rsidRPr="007E4830">
              <w:rPr>
                <w:rFonts w:ascii="Arial" w:hAnsi="Arial" w:cs="Arial"/>
                <w:sz w:val="20"/>
              </w:rPr>
              <w:t>Альбом форм по направлению ТОиР</w:t>
            </w:r>
          </w:p>
        </w:tc>
        <w:tc>
          <w:tcPr>
            <w:tcW w:w="1542" w:type="pct"/>
          </w:tcPr>
          <w:p w14:paraId="33EF0B0F" w14:textId="77777777" w:rsidR="00A42C61" w:rsidRPr="00F94454" w:rsidRDefault="00A42C61" w:rsidP="00A42C61">
            <w:pPr>
              <w:jc w:val="center"/>
              <w:rPr>
                <w:rFonts w:ascii="Arial" w:hAnsi="Arial" w:cs="Arial"/>
                <w:sz w:val="20"/>
              </w:rPr>
            </w:pPr>
          </w:p>
        </w:tc>
        <w:tc>
          <w:tcPr>
            <w:tcW w:w="958" w:type="pct"/>
          </w:tcPr>
          <w:p w14:paraId="7487FC56" w14:textId="77777777" w:rsidR="00A42C61" w:rsidRPr="00F94454" w:rsidRDefault="00A42C61" w:rsidP="00A42C61">
            <w:pPr>
              <w:jc w:val="center"/>
              <w:rPr>
                <w:rFonts w:ascii="Arial" w:hAnsi="Arial" w:cs="Arial"/>
                <w:sz w:val="20"/>
              </w:rPr>
            </w:pPr>
          </w:p>
        </w:tc>
      </w:tr>
      <w:tr w:rsidR="00A42C61" w:rsidRPr="00F94454" w14:paraId="03C99D9E" w14:textId="77777777" w:rsidTr="00927CCC">
        <w:trPr>
          <w:cantSplit/>
        </w:trPr>
        <w:tc>
          <w:tcPr>
            <w:tcW w:w="2500" w:type="pct"/>
          </w:tcPr>
          <w:p w14:paraId="333BF7D6" w14:textId="2375003C" w:rsidR="00A42C61" w:rsidRPr="00F94454" w:rsidRDefault="007B615B">
            <w:pPr>
              <w:rPr>
                <w:rFonts w:ascii="Arial" w:hAnsi="Arial" w:cs="Arial"/>
                <w:sz w:val="20"/>
              </w:rPr>
            </w:pPr>
            <w:r w:rsidRPr="007B615B">
              <w:rPr>
                <w:rFonts w:ascii="Arial" w:hAnsi="Arial" w:cs="Arial"/>
                <w:sz w:val="20"/>
              </w:rPr>
              <w:t xml:space="preserve">Методика планирования (долгосрочного, годового, месячного, недельного) и учета работ по </w:t>
            </w:r>
            <w:r w:rsidR="005302F1">
              <w:rPr>
                <w:rFonts w:ascii="Arial" w:hAnsi="Arial" w:cs="Arial"/>
                <w:sz w:val="20"/>
              </w:rPr>
              <w:t>ТОиР</w:t>
            </w:r>
            <w:r w:rsidRPr="007B615B">
              <w:rPr>
                <w:rFonts w:ascii="Arial" w:hAnsi="Arial" w:cs="Arial"/>
                <w:sz w:val="20"/>
              </w:rPr>
              <w:t>,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p>
        </w:tc>
        <w:tc>
          <w:tcPr>
            <w:tcW w:w="1542" w:type="pct"/>
          </w:tcPr>
          <w:p w14:paraId="1E9F8949" w14:textId="77777777" w:rsidR="00A42C61" w:rsidRPr="00F94454" w:rsidRDefault="00A42C61" w:rsidP="00A42C61">
            <w:pPr>
              <w:jc w:val="center"/>
              <w:rPr>
                <w:rFonts w:ascii="Arial" w:hAnsi="Arial" w:cs="Arial"/>
                <w:sz w:val="20"/>
              </w:rPr>
            </w:pPr>
          </w:p>
        </w:tc>
        <w:tc>
          <w:tcPr>
            <w:tcW w:w="958" w:type="pct"/>
          </w:tcPr>
          <w:p w14:paraId="6962865D" w14:textId="77777777" w:rsidR="00A42C61" w:rsidRPr="00F94454" w:rsidRDefault="00A42C61" w:rsidP="00A42C61">
            <w:pPr>
              <w:jc w:val="center"/>
              <w:rPr>
                <w:rFonts w:ascii="Arial" w:hAnsi="Arial" w:cs="Arial"/>
                <w:sz w:val="20"/>
              </w:rPr>
            </w:pPr>
          </w:p>
        </w:tc>
      </w:tr>
      <w:tr w:rsidR="007B615B" w:rsidRPr="00F94454" w14:paraId="1E1F91B5" w14:textId="77777777" w:rsidTr="00927CCC">
        <w:trPr>
          <w:cantSplit/>
        </w:trPr>
        <w:tc>
          <w:tcPr>
            <w:tcW w:w="2500" w:type="pct"/>
          </w:tcPr>
          <w:p w14:paraId="185CDB9E" w14:textId="4E0B84C9" w:rsidR="007B615B" w:rsidRPr="007B615B" w:rsidRDefault="007B615B" w:rsidP="00A42C61">
            <w:pPr>
              <w:rPr>
                <w:rFonts w:ascii="Arial" w:hAnsi="Arial" w:cs="Arial"/>
                <w:sz w:val="20"/>
              </w:rPr>
            </w:pPr>
            <w:r w:rsidRPr="007B615B">
              <w:rPr>
                <w:rFonts w:ascii="Arial" w:hAnsi="Arial" w:cs="Arial"/>
                <w:sz w:val="20"/>
              </w:rPr>
              <w:t>Методика планирования и контроля факта затрат на поддержание производственных активов (с учетом капитализации затрат на ремонт основных средств)</w:t>
            </w:r>
          </w:p>
        </w:tc>
        <w:tc>
          <w:tcPr>
            <w:tcW w:w="1542" w:type="pct"/>
          </w:tcPr>
          <w:p w14:paraId="3D61F2A6" w14:textId="77777777" w:rsidR="007B615B" w:rsidRPr="00F94454" w:rsidRDefault="007B615B" w:rsidP="00A42C61">
            <w:pPr>
              <w:jc w:val="center"/>
              <w:rPr>
                <w:rFonts w:ascii="Arial" w:hAnsi="Arial" w:cs="Arial"/>
                <w:sz w:val="20"/>
              </w:rPr>
            </w:pPr>
          </w:p>
        </w:tc>
        <w:tc>
          <w:tcPr>
            <w:tcW w:w="958" w:type="pct"/>
          </w:tcPr>
          <w:p w14:paraId="71A69142" w14:textId="77777777" w:rsidR="007B615B" w:rsidRPr="00F94454" w:rsidRDefault="007B615B" w:rsidP="00A42C61">
            <w:pPr>
              <w:jc w:val="center"/>
              <w:rPr>
                <w:rFonts w:ascii="Arial" w:hAnsi="Arial" w:cs="Arial"/>
                <w:sz w:val="20"/>
              </w:rPr>
            </w:pPr>
          </w:p>
        </w:tc>
      </w:tr>
      <w:tr w:rsidR="009D5557" w:rsidRPr="00F94454" w14:paraId="00F1B0DD" w14:textId="77777777" w:rsidTr="00927CCC">
        <w:trPr>
          <w:cantSplit/>
        </w:trPr>
        <w:tc>
          <w:tcPr>
            <w:tcW w:w="2500" w:type="pct"/>
          </w:tcPr>
          <w:p w14:paraId="4A23E6EB" w14:textId="6FCF2763" w:rsidR="009D5557" w:rsidRPr="007B615B" w:rsidRDefault="009D5557" w:rsidP="009D5557">
            <w:pPr>
              <w:rPr>
                <w:rFonts w:ascii="Arial" w:hAnsi="Arial" w:cs="Arial"/>
                <w:sz w:val="20"/>
              </w:rPr>
            </w:pPr>
            <w:r>
              <w:rPr>
                <w:rFonts w:ascii="Arial" w:hAnsi="Arial" w:cs="Arial"/>
                <w:sz w:val="20"/>
              </w:rPr>
              <w:t>Соглашение об интеграции (межсистемная интеграция) АСКБ – S/4 HANA</w:t>
            </w:r>
          </w:p>
        </w:tc>
        <w:tc>
          <w:tcPr>
            <w:tcW w:w="1542" w:type="pct"/>
          </w:tcPr>
          <w:p w14:paraId="5E5EB35D" w14:textId="77777777" w:rsidR="009D5557" w:rsidRPr="00F94454" w:rsidRDefault="009D5557" w:rsidP="00A42C61">
            <w:pPr>
              <w:jc w:val="center"/>
              <w:rPr>
                <w:rFonts w:ascii="Arial" w:hAnsi="Arial" w:cs="Arial"/>
                <w:sz w:val="20"/>
              </w:rPr>
            </w:pPr>
          </w:p>
        </w:tc>
        <w:tc>
          <w:tcPr>
            <w:tcW w:w="958" w:type="pct"/>
          </w:tcPr>
          <w:p w14:paraId="7213E97F" w14:textId="77777777" w:rsidR="009D5557" w:rsidRPr="00F94454" w:rsidRDefault="009D5557" w:rsidP="00A42C61">
            <w:pPr>
              <w:jc w:val="center"/>
              <w:rPr>
                <w:rFonts w:ascii="Arial" w:hAnsi="Arial" w:cs="Arial"/>
                <w:sz w:val="20"/>
              </w:rPr>
            </w:pPr>
          </w:p>
        </w:tc>
      </w:tr>
    </w:tbl>
    <w:p w14:paraId="68B0653A" w14:textId="0DE1CE87" w:rsidR="00B81641" w:rsidRPr="00916FAB" w:rsidRDefault="00B81641"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0614E1">
        <w:rPr>
          <w:rFonts w:ascii="Arial" w:hAnsi="Arial" w:cs="Arial"/>
          <w:b/>
          <w:noProof/>
          <w:sz w:val="22"/>
        </w:rPr>
        <w:t>3</w:t>
      </w:r>
      <w:r w:rsidR="00106AE3" w:rsidRPr="00916FAB">
        <w:rPr>
          <w:rFonts w:ascii="Arial" w:hAnsi="Arial" w:cs="Arial"/>
          <w:b/>
          <w:sz w:val="22"/>
        </w:rPr>
        <w:fldChar w:fldCharType="end"/>
      </w:r>
      <w:r w:rsidRPr="00916FAB">
        <w:rPr>
          <w:rFonts w:ascii="Arial" w:hAnsi="Arial" w:cs="Arial"/>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F94454" w14:paraId="23FFB5D9" w14:textId="77777777" w:rsidTr="009355EA">
        <w:trPr>
          <w:cantSplit/>
          <w:trHeight w:val="397"/>
          <w:tblHeader/>
        </w:trPr>
        <w:tc>
          <w:tcPr>
            <w:tcW w:w="2500" w:type="pct"/>
            <w:shd w:val="clear" w:color="auto" w:fill="FFC000"/>
            <w:vAlign w:val="center"/>
          </w:tcPr>
          <w:p w14:paraId="52285010" w14:textId="77777777" w:rsidR="00175B15" w:rsidRPr="00F94454" w:rsidRDefault="00175B15" w:rsidP="00BC56DB">
            <w:pPr>
              <w:jc w:val="center"/>
              <w:rPr>
                <w:rFonts w:ascii="Arial" w:hAnsi="Arial" w:cs="Arial"/>
                <w:b/>
                <w:sz w:val="20"/>
              </w:rPr>
            </w:pPr>
            <w:r w:rsidRPr="00F94454">
              <w:rPr>
                <w:rFonts w:ascii="Arial" w:hAnsi="Arial" w:cs="Arial"/>
                <w:b/>
                <w:sz w:val="20"/>
              </w:rPr>
              <w:t>Название документа</w:t>
            </w:r>
          </w:p>
        </w:tc>
        <w:tc>
          <w:tcPr>
            <w:tcW w:w="1542" w:type="pct"/>
            <w:shd w:val="clear" w:color="auto" w:fill="FFC000"/>
            <w:vAlign w:val="center"/>
          </w:tcPr>
          <w:p w14:paraId="6F946886" w14:textId="77777777" w:rsidR="00175B15" w:rsidRPr="00F94454" w:rsidRDefault="00175B15" w:rsidP="00BC56DB">
            <w:pPr>
              <w:jc w:val="center"/>
              <w:rPr>
                <w:rFonts w:ascii="Arial" w:hAnsi="Arial" w:cs="Arial"/>
                <w:b/>
                <w:sz w:val="20"/>
              </w:rPr>
            </w:pPr>
            <w:r w:rsidRPr="00F94454">
              <w:rPr>
                <w:rFonts w:ascii="Arial" w:hAnsi="Arial" w:cs="Arial"/>
                <w:b/>
                <w:sz w:val="20"/>
              </w:rPr>
              <w:t>Номер версии /</w:t>
            </w:r>
            <w:r w:rsidR="00E6247B" w:rsidRPr="00F94454">
              <w:rPr>
                <w:rFonts w:ascii="Arial" w:hAnsi="Arial" w:cs="Arial"/>
                <w:b/>
                <w:sz w:val="20"/>
              </w:rPr>
              <w:t xml:space="preserve"> и</w:t>
            </w:r>
            <w:r w:rsidRPr="00F94454">
              <w:rPr>
                <w:rFonts w:ascii="Arial" w:hAnsi="Arial" w:cs="Arial"/>
                <w:b/>
                <w:sz w:val="20"/>
              </w:rPr>
              <w:t>мя файла</w:t>
            </w:r>
          </w:p>
        </w:tc>
        <w:tc>
          <w:tcPr>
            <w:tcW w:w="958" w:type="pct"/>
            <w:shd w:val="clear" w:color="auto" w:fill="FFC000"/>
            <w:vAlign w:val="center"/>
          </w:tcPr>
          <w:p w14:paraId="2B7AE068"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r>
      <w:tr w:rsidR="00175B15" w:rsidRPr="00F94454" w14:paraId="33F46193" w14:textId="77777777" w:rsidTr="00927CCC">
        <w:trPr>
          <w:cantSplit/>
        </w:trPr>
        <w:tc>
          <w:tcPr>
            <w:tcW w:w="2500" w:type="pct"/>
          </w:tcPr>
          <w:p w14:paraId="23F004EC" w14:textId="77777777" w:rsidR="00175B15" w:rsidRPr="00F94454" w:rsidRDefault="00175B15" w:rsidP="00B778C7">
            <w:pPr>
              <w:rPr>
                <w:rFonts w:ascii="Arial" w:hAnsi="Arial" w:cs="Arial"/>
                <w:sz w:val="20"/>
              </w:rPr>
            </w:pPr>
          </w:p>
        </w:tc>
        <w:tc>
          <w:tcPr>
            <w:tcW w:w="1542" w:type="pct"/>
          </w:tcPr>
          <w:p w14:paraId="49F9A953" w14:textId="77777777" w:rsidR="00175B15" w:rsidRPr="00F94454" w:rsidRDefault="00175B15" w:rsidP="00B778C7">
            <w:pPr>
              <w:jc w:val="center"/>
              <w:rPr>
                <w:rFonts w:ascii="Arial" w:hAnsi="Arial" w:cs="Arial"/>
                <w:sz w:val="20"/>
              </w:rPr>
            </w:pPr>
          </w:p>
        </w:tc>
        <w:tc>
          <w:tcPr>
            <w:tcW w:w="958" w:type="pct"/>
          </w:tcPr>
          <w:p w14:paraId="09E1BBF5" w14:textId="77777777" w:rsidR="00175B15" w:rsidRPr="00F94454" w:rsidRDefault="00175B15" w:rsidP="00B778C7">
            <w:pPr>
              <w:jc w:val="center"/>
              <w:rPr>
                <w:rFonts w:ascii="Arial" w:hAnsi="Arial" w:cs="Arial"/>
                <w:sz w:val="20"/>
              </w:rPr>
            </w:pPr>
          </w:p>
        </w:tc>
      </w:tr>
      <w:tr w:rsidR="00B81641" w:rsidRPr="00F94454" w14:paraId="1B8CB4F8" w14:textId="77777777" w:rsidTr="00927CCC">
        <w:trPr>
          <w:cantSplit/>
        </w:trPr>
        <w:tc>
          <w:tcPr>
            <w:tcW w:w="2500" w:type="pct"/>
          </w:tcPr>
          <w:p w14:paraId="41500763" w14:textId="77777777" w:rsidR="00B81641" w:rsidRPr="00F94454" w:rsidRDefault="00B81641" w:rsidP="00B778C7">
            <w:pPr>
              <w:rPr>
                <w:rFonts w:ascii="Arial" w:hAnsi="Arial" w:cs="Arial"/>
                <w:sz w:val="20"/>
              </w:rPr>
            </w:pPr>
          </w:p>
        </w:tc>
        <w:tc>
          <w:tcPr>
            <w:tcW w:w="1542" w:type="pct"/>
          </w:tcPr>
          <w:p w14:paraId="363849A4" w14:textId="77777777" w:rsidR="00B81641" w:rsidRPr="00F94454" w:rsidRDefault="00B81641" w:rsidP="00B778C7">
            <w:pPr>
              <w:jc w:val="center"/>
              <w:rPr>
                <w:rFonts w:ascii="Arial" w:hAnsi="Arial" w:cs="Arial"/>
                <w:sz w:val="20"/>
              </w:rPr>
            </w:pPr>
          </w:p>
        </w:tc>
        <w:tc>
          <w:tcPr>
            <w:tcW w:w="958" w:type="pct"/>
          </w:tcPr>
          <w:p w14:paraId="286DE8E7" w14:textId="77777777" w:rsidR="00B81641" w:rsidRPr="00F94454" w:rsidRDefault="00B81641" w:rsidP="00B778C7">
            <w:pPr>
              <w:jc w:val="center"/>
              <w:rPr>
                <w:rFonts w:ascii="Arial" w:hAnsi="Arial" w:cs="Arial"/>
                <w:sz w:val="20"/>
              </w:rPr>
            </w:pPr>
          </w:p>
        </w:tc>
      </w:tr>
      <w:tr w:rsidR="00B81641" w:rsidRPr="00F94454" w14:paraId="0E2AD296" w14:textId="77777777" w:rsidTr="00927CCC">
        <w:trPr>
          <w:cantSplit/>
        </w:trPr>
        <w:tc>
          <w:tcPr>
            <w:tcW w:w="2500" w:type="pct"/>
          </w:tcPr>
          <w:p w14:paraId="000759C7" w14:textId="77777777" w:rsidR="00B81641" w:rsidRPr="00F94454" w:rsidRDefault="00B81641" w:rsidP="00B778C7">
            <w:pPr>
              <w:rPr>
                <w:rFonts w:ascii="Arial" w:hAnsi="Arial" w:cs="Arial"/>
                <w:sz w:val="20"/>
              </w:rPr>
            </w:pPr>
          </w:p>
        </w:tc>
        <w:tc>
          <w:tcPr>
            <w:tcW w:w="1542" w:type="pct"/>
          </w:tcPr>
          <w:p w14:paraId="350BC5F1" w14:textId="77777777" w:rsidR="00B81641" w:rsidRPr="00F94454" w:rsidRDefault="00B81641" w:rsidP="00B778C7">
            <w:pPr>
              <w:jc w:val="center"/>
              <w:rPr>
                <w:rFonts w:ascii="Arial" w:hAnsi="Arial" w:cs="Arial"/>
                <w:sz w:val="20"/>
              </w:rPr>
            </w:pPr>
          </w:p>
        </w:tc>
        <w:tc>
          <w:tcPr>
            <w:tcW w:w="958" w:type="pct"/>
          </w:tcPr>
          <w:p w14:paraId="1FB56D32" w14:textId="77777777" w:rsidR="00B81641" w:rsidRPr="00F94454" w:rsidRDefault="00B81641" w:rsidP="00B778C7">
            <w:pPr>
              <w:jc w:val="center"/>
              <w:rPr>
                <w:rFonts w:ascii="Arial" w:hAnsi="Arial" w:cs="Arial"/>
                <w:sz w:val="20"/>
              </w:rPr>
            </w:pPr>
          </w:p>
        </w:tc>
      </w:tr>
    </w:tbl>
    <w:p w14:paraId="1A8C940D" w14:textId="77777777" w:rsidR="0033013D" w:rsidRPr="00F94454" w:rsidRDefault="0033013D">
      <w:pPr>
        <w:spacing w:after="200" w:line="276" w:lineRule="auto"/>
        <w:jc w:val="left"/>
        <w:rPr>
          <w:rFonts w:ascii="Arial" w:eastAsia="Calibri" w:hAnsi="Arial" w:cs="Arial"/>
          <w:szCs w:val="24"/>
          <w:lang w:eastAsia="ru-RU"/>
        </w:rPr>
      </w:pPr>
      <w:r w:rsidRPr="00F94454">
        <w:rPr>
          <w:rFonts w:ascii="Arial" w:hAnsi="Arial" w:cs="Arial"/>
        </w:rPr>
        <w:br w:type="page"/>
      </w:r>
    </w:p>
    <w:p w14:paraId="1E18864D" w14:textId="58D83408" w:rsidR="009355EA" w:rsidRPr="009355EA" w:rsidRDefault="009355EA" w:rsidP="009355EA">
      <w:pPr>
        <w:pStyle w:val="a7"/>
        <w:keepNext/>
        <w:spacing w:after="240" w:afterAutospacing="0" w:line="276" w:lineRule="auto"/>
        <w:jc w:val="left"/>
        <w:rPr>
          <w:rFonts w:ascii="Arial" w:hAnsi="Arial" w:cs="Arial"/>
          <w:b/>
          <w:sz w:val="22"/>
        </w:rPr>
      </w:pPr>
      <w:bookmarkStart w:id="26" w:name="_Toc392078586"/>
      <w:bookmarkStart w:id="27" w:name="_Toc392838968"/>
      <w:bookmarkStart w:id="28" w:name="_Toc393208389"/>
      <w:r w:rsidRPr="009355EA">
        <w:rPr>
          <w:rFonts w:ascii="Arial" w:hAnsi="Arial" w:cs="Arial"/>
          <w:b/>
          <w:sz w:val="28"/>
        </w:rPr>
        <w:lastRenderedPageBreak/>
        <w:t>ЛИСТ СОГЛАСОВАНИЯ</w:t>
      </w:r>
      <w:bookmarkEnd w:id="26"/>
      <w:bookmarkEnd w:id="27"/>
      <w:bookmarkEnd w:id="28"/>
    </w:p>
    <w:p w14:paraId="2DE4E7B4" w14:textId="29600E7F" w:rsidR="00E0149C" w:rsidRPr="00916FAB" w:rsidRDefault="00E0149C"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0614E1">
        <w:rPr>
          <w:rFonts w:ascii="Arial" w:hAnsi="Arial" w:cs="Arial"/>
          <w:b/>
          <w:noProof/>
          <w:sz w:val="22"/>
        </w:rPr>
        <w:t>4</w:t>
      </w:r>
      <w:r w:rsidR="00106AE3" w:rsidRPr="00916FAB">
        <w:rPr>
          <w:rFonts w:ascii="Arial" w:hAnsi="Arial" w:cs="Arial"/>
          <w:b/>
          <w:sz w:val="22"/>
        </w:rPr>
        <w:fldChar w:fldCharType="end"/>
      </w:r>
      <w:r w:rsidRPr="00916FAB">
        <w:rPr>
          <w:rFonts w:ascii="Arial" w:hAnsi="Arial" w:cs="Arial"/>
          <w:b/>
          <w:sz w:val="22"/>
        </w:rPr>
        <w:t xml:space="preserve">. Документ </w:t>
      </w:r>
      <w:r w:rsidR="001669F3" w:rsidRPr="00916FAB">
        <w:rPr>
          <w:rFonts w:ascii="Arial" w:hAnsi="Arial" w:cs="Arial"/>
          <w:b/>
          <w:sz w:val="22"/>
        </w:rPr>
        <w:t>утверждён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F94454" w14:paraId="0E635127" w14:textId="77777777" w:rsidTr="009355EA">
        <w:trPr>
          <w:cantSplit/>
          <w:trHeight w:val="397"/>
          <w:tblHeader/>
        </w:trPr>
        <w:tc>
          <w:tcPr>
            <w:tcW w:w="3936" w:type="dxa"/>
            <w:shd w:val="clear" w:color="auto" w:fill="FFC000"/>
            <w:vAlign w:val="center"/>
          </w:tcPr>
          <w:p w14:paraId="4199B2EA" w14:textId="77777777" w:rsidR="00175B15" w:rsidRPr="00F94454" w:rsidRDefault="00175B15" w:rsidP="00BC56DB">
            <w:pPr>
              <w:jc w:val="center"/>
              <w:rPr>
                <w:rFonts w:ascii="Arial" w:hAnsi="Arial" w:cs="Arial"/>
                <w:b/>
                <w:sz w:val="20"/>
              </w:rPr>
            </w:pPr>
            <w:r w:rsidRPr="00F94454">
              <w:rPr>
                <w:rFonts w:ascii="Arial" w:hAnsi="Arial" w:cs="Arial"/>
                <w:b/>
                <w:sz w:val="20"/>
              </w:rPr>
              <w:t>Кто утвердил</w:t>
            </w:r>
          </w:p>
        </w:tc>
        <w:tc>
          <w:tcPr>
            <w:tcW w:w="2693" w:type="dxa"/>
            <w:shd w:val="clear" w:color="auto" w:fill="FFC000"/>
            <w:vAlign w:val="center"/>
          </w:tcPr>
          <w:p w14:paraId="4071A2A2" w14:textId="77777777" w:rsidR="00175B15" w:rsidRPr="00F94454" w:rsidRDefault="00175B15" w:rsidP="00BC56D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627902B5"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5769BC22" w14:textId="77777777" w:rsidR="00175B15" w:rsidRPr="00F94454" w:rsidRDefault="00175B15" w:rsidP="00BC56DB">
            <w:pPr>
              <w:jc w:val="center"/>
              <w:rPr>
                <w:rFonts w:ascii="Arial" w:hAnsi="Arial" w:cs="Arial"/>
                <w:b/>
                <w:sz w:val="20"/>
              </w:rPr>
            </w:pPr>
            <w:r w:rsidRPr="00F94454">
              <w:rPr>
                <w:rFonts w:ascii="Arial" w:hAnsi="Arial" w:cs="Arial"/>
                <w:b/>
                <w:sz w:val="20"/>
              </w:rPr>
              <w:t>Подпись</w:t>
            </w:r>
          </w:p>
        </w:tc>
      </w:tr>
      <w:tr w:rsidR="00175B15" w:rsidRPr="00F94454" w14:paraId="5446A3B2" w14:textId="77777777" w:rsidTr="009355EA">
        <w:trPr>
          <w:cantSplit/>
          <w:trHeight w:val="51"/>
        </w:trPr>
        <w:tc>
          <w:tcPr>
            <w:tcW w:w="3936" w:type="dxa"/>
          </w:tcPr>
          <w:p w14:paraId="132CEEC2" w14:textId="3ADFDE33" w:rsidR="00175B15" w:rsidRPr="00F94454" w:rsidRDefault="001A2810" w:rsidP="00A66844">
            <w:pPr>
              <w:jc w:val="left"/>
              <w:rPr>
                <w:rFonts w:ascii="Arial" w:hAnsi="Arial" w:cs="Arial"/>
                <w:sz w:val="20"/>
              </w:rPr>
            </w:pPr>
            <w:r w:rsidRPr="00F94454">
              <w:rPr>
                <w:rFonts w:ascii="Arial" w:hAnsi="Arial" w:cs="Arial"/>
                <w:sz w:val="20"/>
              </w:rPr>
              <w:t>Вице-президент по трансформации бизнеса</w:t>
            </w:r>
            <w:ins w:id="29" w:author="Попова Дарья Николаевна (Подрядчик. ООО БерингПойнт)" w:date="2021-09-24T16:49:00Z">
              <w:r w:rsidR="00262A36">
                <w:rPr>
                  <w:rFonts w:ascii="Arial" w:hAnsi="Arial" w:cs="Arial"/>
                  <w:sz w:val="20"/>
                </w:rPr>
                <w:t xml:space="preserve"> и информатизации</w:t>
              </w:r>
            </w:ins>
          </w:p>
        </w:tc>
        <w:tc>
          <w:tcPr>
            <w:tcW w:w="2693" w:type="dxa"/>
          </w:tcPr>
          <w:p w14:paraId="3DD034AF" w14:textId="77777777" w:rsidR="00175B15" w:rsidRPr="00F94454" w:rsidRDefault="001A2810" w:rsidP="008708BD">
            <w:pPr>
              <w:jc w:val="center"/>
              <w:rPr>
                <w:rFonts w:ascii="Arial" w:hAnsi="Arial" w:cs="Arial"/>
                <w:sz w:val="20"/>
              </w:rPr>
            </w:pPr>
            <w:r w:rsidRPr="00F94454">
              <w:rPr>
                <w:rFonts w:ascii="Arial" w:hAnsi="Arial" w:cs="Arial"/>
                <w:sz w:val="20"/>
              </w:rPr>
              <w:t>Бондаренко</w:t>
            </w:r>
            <w:r w:rsidR="001669F3">
              <w:rPr>
                <w:rFonts w:ascii="Arial" w:hAnsi="Arial" w:cs="Arial"/>
                <w:sz w:val="20"/>
              </w:rPr>
              <w:t xml:space="preserve"> </w:t>
            </w:r>
            <w:r w:rsidR="001669F3" w:rsidRPr="00F94454">
              <w:rPr>
                <w:rFonts w:ascii="Arial" w:hAnsi="Arial" w:cs="Arial"/>
                <w:sz w:val="20"/>
              </w:rPr>
              <w:t>Л.Г.</w:t>
            </w:r>
          </w:p>
        </w:tc>
        <w:tc>
          <w:tcPr>
            <w:tcW w:w="1395" w:type="dxa"/>
          </w:tcPr>
          <w:p w14:paraId="7781FDDB" w14:textId="77777777" w:rsidR="00175B15" w:rsidRPr="00F94454" w:rsidRDefault="00175B15" w:rsidP="008708BD">
            <w:pPr>
              <w:jc w:val="center"/>
              <w:rPr>
                <w:rFonts w:ascii="Arial" w:hAnsi="Arial" w:cs="Arial"/>
                <w:sz w:val="20"/>
              </w:rPr>
            </w:pPr>
          </w:p>
        </w:tc>
        <w:tc>
          <w:tcPr>
            <w:tcW w:w="2167" w:type="dxa"/>
          </w:tcPr>
          <w:p w14:paraId="50F4A40F" w14:textId="77777777" w:rsidR="00175B15" w:rsidRPr="00F94454" w:rsidRDefault="00175B15" w:rsidP="008708BD">
            <w:pPr>
              <w:jc w:val="center"/>
              <w:rPr>
                <w:rFonts w:ascii="Arial" w:hAnsi="Arial" w:cs="Arial"/>
                <w:sz w:val="20"/>
              </w:rPr>
            </w:pPr>
          </w:p>
        </w:tc>
      </w:tr>
      <w:tr w:rsidR="00EE40DD" w:rsidRPr="00F94454" w14:paraId="2937467D" w14:textId="77777777" w:rsidTr="009355EA">
        <w:trPr>
          <w:cantSplit/>
          <w:trHeight w:val="51"/>
        </w:trPr>
        <w:tc>
          <w:tcPr>
            <w:tcW w:w="3936" w:type="dxa"/>
          </w:tcPr>
          <w:p w14:paraId="3502D21C" w14:textId="77777777" w:rsidR="00EE40DD" w:rsidRPr="00F94454" w:rsidRDefault="00EE40DD" w:rsidP="00A66844">
            <w:pPr>
              <w:jc w:val="left"/>
              <w:rPr>
                <w:rFonts w:ascii="Arial" w:hAnsi="Arial" w:cs="Arial"/>
                <w:sz w:val="20"/>
              </w:rPr>
            </w:pPr>
          </w:p>
        </w:tc>
        <w:tc>
          <w:tcPr>
            <w:tcW w:w="2693" w:type="dxa"/>
          </w:tcPr>
          <w:p w14:paraId="48434BF8" w14:textId="77777777" w:rsidR="00EE40DD" w:rsidRPr="00F94454" w:rsidRDefault="00EE40DD" w:rsidP="008708BD">
            <w:pPr>
              <w:jc w:val="center"/>
              <w:rPr>
                <w:rFonts w:ascii="Arial" w:hAnsi="Arial" w:cs="Arial"/>
                <w:sz w:val="20"/>
              </w:rPr>
            </w:pPr>
          </w:p>
        </w:tc>
        <w:tc>
          <w:tcPr>
            <w:tcW w:w="1395" w:type="dxa"/>
          </w:tcPr>
          <w:p w14:paraId="58C65417" w14:textId="77777777" w:rsidR="00EE40DD" w:rsidRPr="00F94454" w:rsidRDefault="00EE40DD" w:rsidP="008708BD">
            <w:pPr>
              <w:jc w:val="center"/>
              <w:rPr>
                <w:rFonts w:ascii="Arial" w:hAnsi="Arial" w:cs="Arial"/>
                <w:sz w:val="20"/>
              </w:rPr>
            </w:pPr>
          </w:p>
        </w:tc>
        <w:tc>
          <w:tcPr>
            <w:tcW w:w="2167" w:type="dxa"/>
          </w:tcPr>
          <w:p w14:paraId="4B94DEE1" w14:textId="77777777" w:rsidR="00EE40DD" w:rsidRPr="00F94454" w:rsidRDefault="00EE40DD" w:rsidP="008708BD">
            <w:pPr>
              <w:jc w:val="center"/>
              <w:rPr>
                <w:rFonts w:ascii="Arial" w:hAnsi="Arial" w:cs="Arial"/>
                <w:sz w:val="20"/>
              </w:rPr>
            </w:pPr>
          </w:p>
        </w:tc>
      </w:tr>
    </w:tbl>
    <w:p w14:paraId="489800B4" w14:textId="2787408E" w:rsidR="00E0149C" w:rsidRPr="00916FAB" w:rsidRDefault="00E0149C"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00106AE3" w:rsidRPr="00916FAB">
        <w:rPr>
          <w:rFonts w:ascii="Arial" w:hAnsi="Arial" w:cs="Arial"/>
          <w:b/>
          <w:sz w:val="22"/>
        </w:rPr>
        <w:fldChar w:fldCharType="begin"/>
      </w:r>
      <w:r w:rsidR="00106AE3" w:rsidRPr="00916FAB">
        <w:rPr>
          <w:rFonts w:ascii="Arial" w:hAnsi="Arial" w:cs="Arial"/>
          <w:b/>
          <w:sz w:val="22"/>
        </w:rPr>
        <w:instrText xml:space="preserve"> SEQ Таблица \* ARABIC </w:instrText>
      </w:r>
      <w:r w:rsidR="00106AE3" w:rsidRPr="00916FAB">
        <w:rPr>
          <w:rFonts w:ascii="Arial" w:hAnsi="Arial" w:cs="Arial"/>
          <w:b/>
          <w:sz w:val="22"/>
        </w:rPr>
        <w:fldChar w:fldCharType="separate"/>
      </w:r>
      <w:r w:rsidR="000614E1">
        <w:rPr>
          <w:rFonts w:ascii="Arial" w:hAnsi="Arial" w:cs="Arial"/>
          <w:b/>
          <w:noProof/>
          <w:sz w:val="22"/>
        </w:rPr>
        <w:t>5</w:t>
      </w:r>
      <w:r w:rsidR="00106AE3" w:rsidRPr="00916FAB">
        <w:rPr>
          <w:rFonts w:ascii="Arial" w:hAnsi="Arial" w:cs="Arial"/>
          <w:b/>
          <w:sz w:val="22"/>
        </w:rPr>
        <w:fldChar w:fldCharType="end"/>
      </w:r>
      <w:r w:rsidRPr="00916FAB">
        <w:rPr>
          <w:rFonts w:ascii="Arial" w:hAnsi="Arial"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F94454" w14:paraId="0C651470" w14:textId="77777777" w:rsidTr="009355EA">
        <w:trPr>
          <w:cantSplit/>
          <w:trHeight w:val="397"/>
          <w:tblHeader/>
        </w:trPr>
        <w:tc>
          <w:tcPr>
            <w:tcW w:w="4077" w:type="dxa"/>
            <w:shd w:val="clear" w:color="auto" w:fill="FFC000"/>
            <w:vAlign w:val="center"/>
          </w:tcPr>
          <w:p w14:paraId="0A5FC453" w14:textId="77777777" w:rsidR="00175B15" w:rsidRPr="00F94454" w:rsidRDefault="00175B15" w:rsidP="00BC56DB">
            <w:pPr>
              <w:jc w:val="center"/>
              <w:rPr>
                <w:rFonts w:ascii="Arial" w:hAnsi="Arial" w:cs="Arial"/>
                <w:b/>
                <w:sz w:val="20"/>
              </w:rPr>
            </w:pPr>
            <w:r w:rsidRPr="00F94454">
              <w:rPr>
                <w:rFonts w:ascii="Arial" w:hAnsi="Arial" w:cs="Arial"/>
                <w:b/>
                <w:sz w:val="20"/>
              </w:rPr>
              <w:t>Дополнительные визы</w:t>
            </w:r>
          </w:p>
        </w:tc>
        <w:tc>
          <w:tcPr>
            <w:tcW w:w="2552" w:type="dxa"/>
            <w:shd w:val="clear" w:color="auto" w:fill="FFC000"/>
            <w:vAlign w:val="center"/>
          </w:tcPr>
          <w:p w14:paraId="16FB49D8" w14:textId="77777777" w:rsidR="00175B15" w:rsidRPr="00F94454" w:rsidRDefault="00175B15" w:rsidP="00BC56DB">
            <w:pPr>
              <w:jc w:val="center"/>
              <w:rPr>
                <w:rFonts w:ascii="Arial" w:hAnsi="Arial" w:cs="Arial"/>
                <w:b/>
                <w:sz w:val="20"/>
              </w:rPr>
            </w:pPr>
            <w:r w:rsidRPr="00F94454">
              <w:rPr>
                <w:rFonts w:ascii="Arial" w:hAnsi="Arial" w:cs="Arial"/>
                <w:b/>
                <w:sz w:val="20"/>
              </w:rPr>
              <w:t>ФИО</w:t>
            </w:r>
          </w:p>
        </w:tc>
        <w:tc>
          <w:tcPr>
            <w:tcW w:w="1395" w:type="dxa"/>
            <w:shd w:val="clear" w:color="auto" w:fill="FFC000"/>
            <w:vAlign w:val="center"/>
          </w:tcPr>
          <w:p w14:paraId="414CA4F5" w14:textId="77777777" w:rsidR="00175B15" w:rsidRPr="00F94454" w:rsidRDefault="00175B15" w:rsidP="00BC56DB">
            <w:pPr>
              <w:jc w:val="center"/>
              <w:rPr>
                <w:rFonts w:ascii="Arial" w:hAnsi="Arial" w:cs="Arial"/>
                <w:b/>
                <w:sz w:val="20"/>
              </w:rPr>
            </w:pPr>
            <w:r w:rsidRPr="00F94454">
              <w:rPr>
                <w:rFonts w:ascii="Arial" w:hAnsi="Arial" w:cs="Arial"/>
                <w:b/>
                <w:sz w:val="20"/>
              </w:rPr>
              <w:t>Дата</w:t>
            </w:r>
          </w:p>
        </w:tc>
        <w:tc>
          <w:tcPr>
            <w:tcW w:w="2167" w:type="dxa"/>
            <w:shd w:val="clear" w:color="auto" w:fill="FFC000"/>
            <w:vAlign w:val="center"/>
          </w:tcPr>
          <w:p w14:paraId="34611B67" w14:textId="77777777" w:rsidR="00175B15" w:rsidRPr="00F94454" w:rsidRDefault="00175B15" w:rsidP="00BC56DB">
            <w:pPr>
              <w:jc w:val="center"/>
              <w:rPr>
                <w:rFonts w:ascii="Arial" w:hAnsi="Arial" w:cs="Arial"/>
                <w:b/>
                <w:sz w:val="20"/>
              </w:rPr>
            </w:pPr>
            <w:r w:rsidRPr="00F94454">
              <w:rPr>
                <w:rFonts w:ascii="Arial" w:hAnsi="Arial" w:cs="Arial"/>
                <w:b/>
                <w:sz w:val="20"/>
              </w:rPr>
              <w:t>Подпись</w:t>
            </w:r>
          </w:p>
        </w:tc>
      </w:tr>
      <w:tr w:rsidR="005215E6" w:rsidRPr="00F94454" w:rsidDel="00547D80" w14:paraId="67408DE0" w14:textId="4266A5BD" w:rsidTr="009355EA">
        <w:trPr>
          <w:cantSplit/>
          <w:del w:id="30" w:author="Попова Дарья Николаевна (Подрядчик. ООО БерингПойнт)" w:date="2021-09-27T10:51:00Z"/>
        </w:trPr>
        <w:tc>
          <w:tcPr>
            <w:tcW w:w="4077" w:type="dxa"/>
          </w:tcPr>
          <w:p w14:paraId="1CCDD43F" w14:textId="1FCD9DE4" w:rsidR="005215E6" w:rsidRPr="00F94454" w:rsidDel="00547D80" w:rsidRDefault="005215E6" w:rsidP="005215E6">
            <w:pPr>
              <w:jc w:val="left"/>
              <w:rPr>
                <w:del w:id="31" w:author="Попова Дарья Николаевна (Подрядчик. ООО БерингПойнт)" w:date="2021-09-27T10:51:00Z"/>
                <w:rFonts w:ascii="Arial" w:hAnsi="Arial" w:cs="Arial"/>
                <w:sz w:val="20"/>
              </w:rPr>
            </w:pPr>
            <w:commentRangeStart w:id="32"/>
            <w:del w:id="33" w:author="Попова Дарья Николаевна (Подрядчик. ООО БерингПойнт)" w:date="2021-09-27T10:51:00Z">
              <w:r w:rsidRPr="005215E6" w:rsidDel="00547D80">
                <w:rPr>
                  <w:rFonts w:ascii="Arial" w:hAnsi="Arial" w:cs="Arial"/>
                  <w:sz w:val="20"/>
                </w:rPr>
                <w:delText>Вице-президент по производству и технической политике блока по производству и технической политике</w:delText>
              </w:r>
            </w:del>
          </w:p>
        </w:tc>
        <w:tc>
          <w:tcPr>
            <w:tcW w:w="2552" w:type="dxa"/>
          </w:tcPr>
          <w:p w14:paraId="1F543A46" w14:textId="59AE5E86" w:rsidR="005215E6" w:rsidRPr="00F94454" w:rsidDel="00547D80" w:rsidRDefault="005215E6" w:rsidP="005215E6">
            <w:pPr>
              <w:jc w:val="center"/>
              <w:rPr>
                <w:del w:id="34" w:author="Попова Дарья Николаевна (Подрядчик. ООО БерингПойнт)" w:date="2021-09-27T10:51:00Z"/>
                <w:rFonts w:ascii="Arial" w:hAnsi="Arial" w:cs="Arial"/>
                <w:sz w:val="20"/>
              </w:rPr>
            </w:pPr>
            <w:del w:id="35" w:author="Попова Дарья Николаевна (Подрядчик. ООО БерингПойнт)" w:date="2021-09-27T10:51:00Z">
              <w:r w:rsidRPr="005215E6" w:rsidDel="00547D80">
                <w:rPr>
                  <w:rFonts w:ascii="Arial" w:hAnsi="Arial" w:cs="Arial"/>
                  <w:sz w:val="20"/>
                </w:rPr>
                <w:delText>Крылов А.М.</w:delText>
              </w:r>
            </w:del>
          </w:p>
        </w:tc>
        <w:commentRangeEnd w:id="32"/>
        <w:tc>
          <w:tcPr>
            <w:tcW w:w="1395" w:type="dxa"/>
          </w:tcPr>
          <w:p w14:paraId="7D4C4A8B" w14:textId="2079C6D6" w:rsidR="005215E6" w:rsidRPr="00F94454" w:rsidDel="00547D80" w:rsidRDefault="00BF3011" w:rsidP="005215E6">
            <w:pPr>
              <w:jc w:val="center"/>
              <w:rPr>
                <w:del w:id="36" w:author="Попова Дарья Николаевна (Подрядчик. ООО БерингПойнт)" w:date="2021-09-27T10:51:00Z"/>
                <w:rFonts w:ascii="Arial" w:hAnsi="Arial" w:cs="Arial"/>
                <w:sz w:val="20"/>
              </w:rPr>
            </w:pPr>
            <w:del w:id="37" w:author="Попова Дарья Николаевна (Подрядчик. ООО БерингПойнт)" w:date="2021-09-27T10:51:00Z">
              <w:r w:rsidDel="00547D80">
                <w:rPr>
                  <w:rStyle w:val="aff4"/>
                </w:rPr>
                <w:commentReference w:id="32"/>
              </w:r>
            </w:del>
          </w:p>
        </w:tc>
        <w:tc>
          <w:tcPr>
            <w:tcW w:w="2167" w:type="dxa"/>
          </w:tcPr>
          <w:p w14:paraId="72D4C2C2" w14:textId="7ACDC0B4" w:rsidR="005215E6" w:rsidRPr="00F94454" w:rsidDel="00547D80" w:rsidRDefault="005215E6" w:rsidP="005215E6">
            <w:pPr>
              <w:jc w:val="center"/>
              <w:rPr>
                <w:del w:id="38" w:author="Попова Дарья Николаевна (Подрядчик. ООО БерингПойнт)" w:date="2021-09-27T10:51:00Z"/>
                <w:rFonts w:ascii="Arial" w:hAnsi="Arial" w:cs="Arial"/>
                <w:sz w:val="20"/>
              </w:rPr>
            </w:pPr>
          </w:p>
        </w:tc>
      </w:tr>
      <w:tr w:rsidR="005215E6" w:rsidRPr="00F94454" w14:paraId="34B6FFF7" w14:textId="77777777" w:rsidTr="009355EA">
        <w:trPr>
          <w:cantSplit/>
        </w:trPr>
        <w:tc>
          <w:tcPr>
            <w:tcW w:w="4077" w:type="dxa"/>
          </w:tcPr>
          <w:p w14:paraId="328FBEE4" w14:textId="55DED29A" w:rsidR="005215E6" w:rsidRPr="00F94454" w:rsidRDefault="005215E6" w:rsidP="005215E6">
            <w:pPr>
              <w:jc w:val="left"/>
              <w:rPr>
                <w:rFonts w:ascii="Arial" w:hAnsi="Arial" w:cs="Arial"/>
                <w:sz w:val="20"/>
              </w:rPr>
            </w:pPr>
            <w:r w:rsidRPr="005215E6">
              <w:rPr>
                <w:rFonts w:ascii="Arial" w:hAnsi="Arial" w:cs="Arial"/>
                <w:sz w:val="20"/>
              </w:rPr>
              <w:t>Вице-президент по трансформации бизнеса</w:t>
            </w:r>
            <w:ins w:id="39" w:author="Попова Дарья Николаевна (Подрядчик. ООО БерингПойнт)" w:date="2021-09-24T15:48:00Z">
              <w:r w:rsidR="001377A7">
                <w:rPr>
                  <w:rFonts w:ascii="Arial" w:hAnsi="Arial" w:cs="Arial"/>
                  <w:sz w:val="20"/>
                </w:rPr>
                <w:t xml:space="preserve"> и информатизации</w:t>
              </w:r>
            </w:ins>
          </w:p>
        </w:tc>
        <w:tc>
          <w:tcPr>
            <w:tcW w:w="2552" w:type="dxa"/>
          </w:tcPr>
          <w:p w14:paraId="4F9AF59D" w14:textId="77777777" w:rsidR="005215E6" w:rsidRPr="00F94454" w:rsidRDefault="005215E6" w:rsidP="005215E6">
            <w:pPr>
              <w:jc w:val="center"/>
              <w:rPr>
                <w:rFonts w:ascii="Arial" w:hAnsi="Arial" w:cs="Arial"/>
                <w:sz w:val="20"/>
              </w:rPr>
            </w:pPr>
            <w:r w:rsidRPr="005215E6">
              <w:rPr>
                <w:rFonts w:ascii="Arial" w:hAnsi="Arial" w:cs="Arial"/>
                <w:sz w:val="20"/>
              </w:rPr>
              <w:t>Бондаренко Л.Г.</w:t>
            </w:r>
          </w:p>
        </w:tc>
        <w:tc>
          <w:tcPr>
            <w:tcW w:w="1395" w:type="dxa"/>
          </w:tcPr>
          <w:p w14:paraId="06CD5823" w14:textId="77777777" w:rsidR="005215E6" w:rsidRPr="00F94454" w:rsidRDefault="005215E6" w:rsidP="005215E6">
            <w:pPr>
              <w:jc w:val="center"/>
              <w:rPr>
                <w:rFonts w:ascii="Arial" w:hAnsi="Arial" w:cs="Arial"/>
                <w:sz w:val="20"/>
              </w:rPr>
            </w:pPr>
          </w:p>
        </w:tc>
        <w:tc>
          <w:tcPr>
            <w:tcW w:w="2167" w:type="dxa"/>
          </w:tcPr>
          <w:p w14:paraId="0EBAF0DD" w14:textId="77777777" w:rsidR="005215E6" w:rsidRPr="00F94454" w:rsidRDefault="005215E6" w:rsidP="005215E6">
            <w:pPr>
              <w:jc w:val="center"/>
              <w:rPr>
                <w:rFonts w:ascii="Arial" w:hAnsi="Arial" w:cs="Arial"/>
                <w:sz w:val="20"/>
              </w:rPr>
            </w:pPr>
          </w:p>
        </w:tc>
      </w:tr>
      <w:tr w:rsidR="00156E09" w:rsidRPr="00F94454" w14:paraId="37BEDF96" w14:textId="77777777" w:rsidTr="00E001F7">
        <w:trPr>
          <w:cantSplit/>
          <w:ins w:id="40" w:author="Попова Дарья Николаевна (Подрядчик. ООО БерингПойнт)" w:date="2021-09-27T11:39:00Z"/>
        </w:trPr>
        <w:tc>
          <w:tcPr>
            <w:tcW w:w="4077" w:type="dxa"/>
          </w:tcPr>
          <w:p w14:paraId="04ACE756" w14:textId="77777777" w:rsidR="00156E09" w:rsidRPr="005215E6" w:rsidRDefault="00156E09" w:rsidP="00E001F7">
            <w:pPr>
              <w:jc w:val="left"/>
              <w:rPr>
                <w:ins w:id="41" w:author="Попова Дарья Николаевна (Подрядчик. ООО БерингПойнт)" w:date="2021-09-27T11:39:00Z"/>
                <w:rFonts w:ascii="Arial" w:hAnsi="Arial" w:cs="Arial"/>
                <w:sz w:val="20"/>
              </w:rPr>
            </w:pPr>
            <w:ins w:id="42" w:author="Попова Дарья Николаевна (Подрядчик. ООО БерингПойнт)" w:date="2021-09-27T11:39:00Z">
              <w:r>
                <w:rPr>
                  <w:rFonts w:ascii="Arial" w:hAnsi="Arial" w:cs="Arial"/>
                  <w:sz w:val="20"/>
                </w:rPr>
                <w:t>Помощник вице-президента по трансформации бизнеса и информатизации</w:t>
              </w:r>
            </w:ins>
          </w:p>
        </w:tc>
        <w:tc>
          <w:tcPr>
            <w:tcW w:w="2552" w:type="dxa"/>
          </w:tcPr>
          <w:p w14:paraId="78338BE8" w14:textId="77777777" w:rsidR="00156E09" w:rsidRPr="005215E6" w:rsidRDefault="00156E09" w:rsidP="00E001F7">
            <w:pPr>
              <w:jc w:val="center"/>
              <w:rPr>
                <w:ins w:id="43" w:author="Попова Дарья Николаевна (Подрядчик. ООО БерингПойнт)" w:date="2021-09-27T11:39:00Z"/>
                <w:rFonts w:ascii="Arial" w:hAnsi="Arial" w:cs="Arial"/>
                <w:sz w:val="20"/>
              </w:rPr>
            </w:pPr>
            <w:ins w:id="44" w:author="Попова Дарья Николаевна (Подрядчик. ООО БерингПойнт)" w:date="2021-09-27T11:39:00Z">
              <w:r>
                <w:rPr>
                  <w:rFonts w:ascii="Arial" w:hAnsi="Arial" w:cs="Arial"/>
                  <w:sz w:val="20"/>
                </w:rPr>
                <w:t>Мишукова Е.Б.</w:t>
              </w:r>
            </w:ins>
          </w:p>
        </w:tc>
        <w:tc>
          <w:tcPr>
            <w:tcW w:w="1395" w:type="dxa"/>
          </w:tcPr>
          <w:p w14:paraId="6C8B2FED" w14:textId="77777777" w:rsidR="00156E09" w:rsidRDefault="00156E09" w:rsidP="00E001F7">
            <w:pPr>
              <w:jc w:val="center"/>
              <w:rPr>
                <w:ins w:id="45" w:author="Попова Дарья Николаевна (Подрядчик. ООО БерингПойнт)" w:date="2021-09-27T11:39:00Z"/>
                <w:rStyle w:val="aff4"/>
              </w:rPr>
            </w:pPr>
          </w:p>
        </w:tc>
        <w:tc>
          <w:tcPr>
            <w:tcW w:w="2167" w:type="dxa"/>
          </w:tcPr>
          <w:p w14:paraId="32BA7FA0" w14:textId="77777777" w:rsidR="00156E09" w:rsidRPr="00F94454" w:rsidRDefault="00156E09" w:rsidP="00E001F7">
            <w:pPr>
              <w:jc w:val="center"/>
              <w:rPr>
                <w:ins w:id="46" w:author="Попова Дарья Николаевна (Подрядчик. ООО БерингПойнт)" w:date="2021-09-27T11:39:00Z"/>
                <w:rFonts w:ascii="Arial" w:hAnsi="Arial" w:cs="Arial"/>
                <w:sz w:val="20"/>
              </w:rPr>
            </w:pPr>
          </w:p>
        </w:tc>
      </w:tr>
      <w:tr w:rsidR="005215E6" w:rsidRPr="00F94454" w14:paraId="6A4DEEAA" w14:textId="77777777" w:rsidTr="009355EA">
        <w:trPr>
          <w:cantSplit/>
        </w:trPr>
        <w:tc>
          <w:tcPr>
            <w:tcW w:w="4077" w:type="dxa"/>
          </w:tcPr>
          <w:p w14:paraId="6B866A9D" w14:textId="31DBBFFA" w:rsidR="005215E6" w:rsidRPr="00F94454" w:rsidRDefault="005215E6">
            <w:pPr>
              <w:jc w:val="left"/>
              <w:rPr>
                <w:rFonts w:ascii="Arial" w:hAnsi="Arial" w:cs="Arial"/>
                <w:sz w:val="20"/>
              </w:rPr>
            </w:pPr>
            <w:del w:id="47" w:author="Попова Дарья Николаевна (Подрядчик. ООО БерингПойнт)" w:date="2021-09-24T15:51:00Z">
              <w:r w:rsidRPr="005215E6" w:rsidDel="001377A7">
                <w:rPr>
                  <w:rFonts w:ascii="Arial" w:hAnsi="Arial" w:cs="Arial"/>
                  <w:sz w:val="20"/>
                </w:rPr>
                <w:delText xml:space="preserve">Технический </w:delText>
              </w:r>
            </w:del>
            <w:ins w:id="48" w:author="Попова Дарья Николаевна (Подрядчик. ООО БерингПойнт)" w:date="2021-09-24T15:51:00Z">
              <w:r w:rsidR="001377A7">
                <w:rPr>
                  <w:rFonts w:ascii="Arial" w:hAnsi="Arial" w:cs="Arial"/>
                  <w:sz w:val="20"/>
                </w:rPr>
                <w:t>Д</w:t>
              </w:r>
            </w:ins>
            <w:del w:id="49" w:author="Попова Дарья Николаевна (Подрядчик. ООО БерингПойнт)" w:date="2021-09-24T15:51:00Z">
              <w:r w:rsidRPr="005215E6" w:rsidDel="001377A7">
                <w:rPr>
                  <w:rFonts w:ascii="Arial" w:hAnsi="Arial" w:cs="Arial"/>
                  <w:sz w:val="20"/>
                </w:rPr>
                <w:delText>д</w:delText>
              </w:r>
            </w:del>
            <w:r w:rsidRPr="005215E6">
              <w:rPr>
                <w:rFonts w:ascii="Arial" w:hAnsi="Arial" w:cs="Arial"/>
                <w:sz w:val="20"/>
              </w:rPr>
              <w:t xml:space="preserve">иректор </w:t>
            </w:r>
            <w:del w:id="50" w:author="Попова Дарья Николаевна (Подрядчик. ООО БерингПойнт)" w:date="2021-09-24T15:52:00Z">
              <w:r w:rsidRPr="005215E6" w:rsidDel="001377A7">
                <w:rPr>
                  <w:rFonts w:ascii="Arial" w:hAnsi="Arial" w:cs="Arial"/>
                  <w:sz w:val="20"/>
                </w:rPr>
                <w:delText xml:space="preserve">блока по производству и </w:delText>
              </w:r>
            </w:del>
            <w:r w:rsidRPr="005215E6">
              <w:rPr>
                <w:rFonts w:ascii="Arial" w:hAnsi="Arial" w:cs="Arial"/>
                <w:sz w:val="20"/>
              </w:rPr>
              <w:t>техническо</w:t>
            </w:r>
            <w:ins w:id="51" w:author="Попова Дарья Николаевна (Подрядчик. ООО БерингПойнт)" w:date="2021-09-24T15:52:00Z">
              <w:r w:rsidR="001377A7">
                <w:rPr>
                  <w:rFonts w:ascii="Arial" w:hAnsi="Arial" w:cs="Arial"/>
                  <w:sz w:val="20"/>
                </w:rPr>
                <w:t>го</w:t>
              </w:r>
            </w:ins>
            <w:del w:id="52" w:author="Попова Дарья Николаевна (Подрядчик. ООО БерингПойнт)" w:date="2021-09-24T15:52:00Z">
              <w:r w:rsidRPr="005215E6" w:rsidDel="001377A7">
                <w:rPr>
                  <w:rFonts w:ascii="Arial" w:hAnsi="Arial" w:cs="Arial"/>
                  <w:sz w:val="20"/>
                </w:rPr>
                <w:delText>й</w:delText>
              </w:r>
            </w:del>
            <w:r w:rsidRPr="005215E6">
              <w:rPr>
                <w:rFonts w:ascii="Arial" w:hAnsi="Arial" w:cs="Arial"/>
                <w:sz w:val="20"/>
              </w:rPr>
              <w:t xml:space="preserve"> </w:t>
            </w:r>
            <w:del w:id="53" w:author="Попова Дарья Николаевна (Подрядчик. ООО БерингПойнт)" w:date="2021-09-24T15:52:00Z">
              <w:r w:rsidRPr="005215E6" w:rsidDel="001377A7">
                <w:rPr>
                  <w:rFonts w:ascii="Arial" w:hAnsi="Arial" w:cs="Arial"/>
                  <w:sz w:val="20"/>
                </w:rPr>
                <w:delText>политике</w:delText>
              </w:r>
            </w:del>
            <w:ins w:id="54" w:author="Попова Дарья Николаевна (Подрядчик. ООО БерингПойнт)" w:date="2021-09-24T15:52:00Z">
              <w:r w:rsidR="001377A7">
                <w:rPr>
                  <w:rFonts w:ascii="Arial" w:hAnsi="Arial" w:cs="Arial"/>
                  <w:sz w:val="20"/>
                </w:rPr>
                <w:t>департамента</w:t>
              </w:r>
            </w:ins>
          </w:p>
        </w:tc>
        <w:tc>
          <w:tcPr>
            <w:tcW w:w="2552" w:type="dxa"/>
          </w:tcPr>
          <w:p w14:paraId="1EB4F89B" w14:textId="77777777" w:rsidR="005215E6" w:rsidRPr="00F94454" w:rsidRDefault="005215E6" w:rsidP="005215E6">
            <w:pPr>
              <w:jc w:val="center"/>
              <w:rPr>
                <w:rFonts w:ascii="Arial" w:hAnsi="Arial" w:cs="Arial"/>
                <w:sz w:val="20"/>
              </w:rPr>
            </w:pPr>
            <w:r w:rsidRPr="005215E6">
              <w:rPr>
                <w:rFonts w:ascii="Arial" w:hAnsi="Arial" w:cs="Arial"/>
                <w:sz w:val="20"/>
              </w:rPr>
              <w:t>Белоглазов К.В.</w:t>
            </w:r>
          </w:p>
        </w:tc>
        <w:tc>
          <w:tcPr>
            <w:tcW w:w="1395" w:type="dxa"/>
          </w:tcPr>
          <w:p w14:paraId="1FB2179F" w14:textId="77777777" w:rsidR="005215E6" w:rsidRPr="00F94454" w:rsidRDefault="005215E6" w:rsidP="005215E6">
            <w:pPr>
              <w:jc w:val="center"/>
              <w:rPr>
                <w:rFonts w:ascii="Arial" w:hAnsi="Arial" w:cs="Arial"/>
                <w:sz w:val="20"/>
              </w:rPr>
            </w:pPr>
          </w:p>
        </w:tc>
        <w:tc>
          <w:tcPr>
            <w:tcW w:w="2167" w:type="dxa"/>
          </w:tcPr>
          <w:p w14:paraId="0E40E2EA" w14:textId="77777777" w:rsidR="005215E6" w:rsidRPr="00F94454" w:rsidRDefault="005215E6" w:rsidP="005215E6">
            <w:pPr>
              <w:jc w:val="center"/>
              <w:rPr>
                <w:rFonts w:ascii="Arial" w:hAnsi="Arial" w:cs="Arial"/>
                <w:sz w:val="20"/>
              </w:rPr>
            </w:pPr>
          </w:p>
        </w:tc>
      </w:tr>
      <w:tr w:rsidR="005215E6" w:rsidRPr="00F94454" w:rsidDel="00547D80" w14:paraId="41667198" w14:textId="6D09FBE4" w:rsidTr="009355EA">
        <w:trPr>
          <w:cantSplit/>
          <w:del w:id="55" w:author="Попова Дарья Николаевна (Подрядчик. ООО БерингПойнт)" w:date="2021-09-27T10:53:00Z"/>
        </w:trPr>
        <w:tc>
          <w:tcPr>
            <w:tcW w:w="4077" w:type="dxa"/>
          </w:tcPr>
          <w:p w14:paraId="4AC9F0C9" w14:textId="2E3F5E70" w:rsidR="005215E6" w:rsidRPr="00F94454" w:rsidDel="00547D80" w:rsidRDefault="005215E6" w:rsidP="005215E6">
            <w:pPr>
              <w:jc w:val="left"/>
              <w:rPr>
                <w:del w:id="56" w:author="Попова Дарья Николаевна (Подрядчик. ООО БерингПойнт)" w:date="2021-09-27T10:53:00Z"/>
                <w:rFonts w:ascii="Arial" w:hAnsi="Arial" w:cs="Arial"/>
                <w:sz w:val="20"/>
              </w:rPr>
            </w:pPr>
            <w:commentRangeStart w:id="57"/>
            <w:del w:id="58" w:author="Попова Дарья Николаевна (Подрядчик. ООО БерингПойнт)" w:date="2021-09-27T10:53:00Z">
              <w:r w:rsidRPr="005215E6" w:rsidDel="00547D80">
                <w:rPr>
                  <w:rFonts w:ascii="Arial" w:hAnsi="Arial" w:cs="Arial"/>
                  <w:sz w:val="20"/>
                </w:rPr>
                <w:delText>Директор департамента планирования, управления запасами и развития МТС</w:delText>
              </w:r>
            </w:del>
          </w:p>
        </w:tc>
        <w:tc>
          <w:tcPr>
            <w:tcW w:w="2552" w:type="dxa"/>
          </w:tcPr>
          <w:p w14:paraId="4027209E" w14:textId="119F7CAE" w:rsidR="005215E6" w:rsidRPr="00F94454" w:rsidDel="00547D80" w:rsidRDefault="005215E6" w:rsidP="005215E6">
            <w:pPr>
              <w:jc w:val="center"/>
              <w:rPr>
                <w:del w:id="59" w:author="Попова Дарья Николаевна (Подрядчик. ООО БерингПойнт)" w:date="2021-09-27T10:53:00Z"/>
                <w:rFonts w:ascii="Arial" w:hAnsi="Arial" w:cs="Arial"/>
                <w:sz w:val="20"/>
              </w:rPr>
            </w:pPr>
            <w:del w:id="60" w:author="Попова Дарья Николаевна (Подрядчик. ООО БерингПойнт)" w:date="2021-09-27T10:53:00Z">
              <w:r w:rsidRPr="005215E6" w:rsidDel="00547D80">
                <w:rPr>
                  <w:rFonts w:ascii="Arial" w:hAnsi="Arial" w:cs="Arial"/>
                  <w:sz w:val="20"/>
                </w:rPr>
                <w:delText>Братцева Ю.С.</w:delText>
              </w:r>
            </w:del>
          </w:p>
        </w:tc>
        <w:commentRangeEnd w:id="57"/>
        <w:tc>
          <w:tcPr>
            <w:tcW w:w="1395" w:type="dxa"/>
          </w:tcPr>
          <w:p w14:paraId="381B1FD2" w14:textId="5370CF95" w:rsidR="005215E6" w:rsidRPr="00F94454" w:rsidDel="00547D80" w:rsidRDefault="00BF3011" w:rsidP="005215E6">
            <w:pPr>
              <w:jc w:val="center"/>
              <w:rPr>
                <w:del w:id="61" w:author="Попова Дарья Николаевна (Подрядчик. ООО БерингПойнт)" w:date="2021-09-27T10:53:00Z"/>
                <w:rFonts w:ascii="Arial" w:hAnsi="Arial" w:cs="Arial"/>
                <w:sz w:val="20"/>
              </w:rPr>
            </w:pPr>
            <w:del w:id="62" w:author="Попова Дарья Николаевна (Подрядчик. ООО БерингПойнт)" w:date="2021-09-27T10:53:00Z">
              <w:r w:rsidDel="00547D80">
                <w:rPr>
                  <w:rStyle w:val="aff4"/>
                </w:rPr>
                <w:commentReference w:id="57"/>
              </w:r>
            </w:del>
          </w:p>
        </w:tc>
        <w:tc>
          <w:tcPr>
            <w:tcW w:w="2167" w:type="dxa"/>
          </w:tcPr>
          <w:p w14:paraId="03A08DA4" w14:textId="29D860E5" w:rsidR="005215E6" w:rsidRPr="00F94454" w:rsidDel="00547D80" w:rsidRDefault="005215E6" w:rsidP="005215E6">
            <w:pPr>
              <w:jc w:val="center"/>
              <w:rPr>
                <w:del w:id="63" w:author="Попова Дарья Николаевна (Подрядчик. ООО БерингПойнт)" w:date="2021-09-27T10:53:00Z"/>
                <w:rFonts w:ascii="Arial" w:hAnsi="Arial" w:cs="Arial"/>
                <w:sz w:val="20"/>
              </w:rPr>
            </w:pPr>
          </w:p>
        </w:tc>
      </w:tr>
      <w:tr w:rsidR="005215E6" w:rsidRPr="00F94454" w:rsidDel="00547D80" w14:paraId="31B65906" w14:textId="1E80DF5E" w:rsidTr="009355EA">
        <w:trPr>
          <w:cantSplit/>
          <w:del w:id="64" w:author="Попова Дарья Николаевна (Подрядчик. ООО БерингПойнт)" w:date="2021-09-27T10:53:00Z"/>
        </w:trPr>
        <w:tc>
          <w:tcPr>
            <w:tcW w:w="4077" w:type="dxa"/>
          </w:tcPr>
          <w:p w14:paraId="1220A3B9" w14:textId="2D5E69CD" w:rsidR="005215E6" w:rsidRPr="00F94454" w:rsidDel="00547D80" w:rsidRDefault="005215E6">
            <w:pPr>
              <w:jc w:val="left"/>
              <w:rPr>
                <w:del w:id="65" w:author="Попова Дарья Николаевна (Подрядчик. ООО БерингПойнт)" w:date="2021-09-27T10:53:00Z"/>
                <w:rFonts w:ascii="Arial" w:hAnsi="Arial" w:cs="Arial"/>
                <w:sz w:val="20"/>
              </w:rPr>
            </w:pPr>
            <w:commentRangeStart w:id="66"/>
            <w:del w:id="67" w:author="Попова Дарья Николаевна (Подрядчик. ООО БерингПойнт)" w:date="2021-09-27T10:53:00Z">
              <w:r w:rsidRPr="005215E6" w:rsidDel="00547D80">
                <w:rPr>
                  <w:rFonts w:ascii="Arial" w:hAnsi="Arial" w:cs="Arial"/>
                  <w:sz w:val="20"/>
                </w:rPr>
                <w:delText xml:space="preserve">Директор департамента </w:delText>
              </w:r>
            </w:del>
            <w:del w:id="68" w:author="Попова Дарья Николаевна (Подрядчик. ООО БерингПойнт)" w:date="2021-09-24T15:59:00Z">
              <w:r w:rsidRPr="005215E6" w:rsidDel="00142FD5">
                <w:rPr>
                  <w:rFonts w:ascii="Arial" w:hAnsi="Arial" w:cs="Arial"/>
                  <w:sz w:val="20"/>
                </w:rPr>
                <w:delText>методологии и управления контролем корп. программ</w:delText>
              </w:r>
            </w:del>
          </w:p>
        </w:tc>
        <w:tc>
          <w:tcPr>
            <w:tcW w:w="2552" w:type="dxa"/>
          </w:tcPr>
          <w:p w14:paraId="093598F9" w14:textId="16814050" w:rsidR="005215E6" w:rsidRPr="00F94454" w:rsidDel="00547D80" w:rsidRDefault="005215E6" w:rsidP="005215E6">
            <w:pPr>
              <w:jc w:val="center"/>
              <w:rPr>
                <w:del w:id="69" w:author="Попова Дарья Николаевна (Подрядчик. ООО БерингПойнт)" w:date="2021-09-27T10:53:00Z"/>
                <w:rFonts w:ascii="Arial" w:hAnsi="Arial" w:cs="Arial"/>
                <w:sz w:val="20"/>
              </w:rPr>
            </w:pPr>
            <w:del w:id="70" w:author="Попова Дарья Николаевна (Подрядчик. ООО БерингПойнт)" w:date="2021-09-27T10:53:00Z">
              <w:r w:rsidRPr="005215E6" w:rsidDel="00547D80">
                <w:rPr>
                  <w:rFonts w:ascii="Arial" w:hAnsi="Arial" w:cs="Arial"/>
                  <w:sz w:val="20"/>
                </w:rPr>
                <w:delText>Арифулин Д.Р.</w:delText>
              </w:r>
            </w:del>
          </w:p>
        </w:tc>
        <w:commentRangeEnd w:id="66"/>
        <w:tc>
          <w:tcPr>
            <w:tcW w:w="1395" w:type="dxa"/>
          </w:tcPr>
          <w:p w14:paraId="683A34BD" w14:textId="76CC1A98" w:rsidR="005215E6" w:rsidRPr="00F94454" w:rsidDel="00547D80" w:rsidRDefault="00BF3011" w:rsidP="005215E6">
            <w:pPr>
              <w:jc w:val="center"/>
              <w:rPr>
                <w:del w:id="71" w:author="Попова Дарья Николаевна (Подрядчик. ООО БерингПойнт)" w:date="2021-09-27T10:53:00Z"/>
                <w:rFonts w:ascii="Arial" w:hAnsi="Arial" w:cs="Arial"/>
                <w:sz w:val="20"/>
              </w:rPr>
            </w:pPr>
            <w:del w:id="72" w:author="Попова Дарья Николаевна (Подрядчик. ООО БерингПойнт)" w:date="2021-09-27T10:53:00Z">
              <w:r w:rsidDel="00547D80">
                <w:rPr>
                  <w:rStyle w:val="aff4"/>
                </w:rPr>
                <w:commentReference w:id="66"/>
              </w:r>
            </w:del>
          </w:p>
        </w:tc>
        <w:tc>
          <w:tcPr>
            <w:tcW w:w="2167" w:type="dxa"/>
          </w:tcPr>
          <w:p w14:paraId="1C061DEA" w14:textId="0F252173" w:rsidR="005215E6" w:rsidRPr="00F94454" w:rsidDel="00547D80" w:rsidRDefault="005215E6" w:rsidP="005215E6">
            <w:pPr>
              <w:jc w:val="center"/>
              <w:rPr>
                <w:del w:id="73" w:author="Попова Дарья Николаевна (Подрядчик. ООО БерингПойнт)" w:date="2021-09-27T10:53:00Z"/>
                <w:rFonts w:ascii="Arial" w:hAnsi="Arial" w:cs="Arial"/>
                <w:sz w:val="20"/>
              </w:rPr>
            </w:pPr>
          </w:p>
        </w:tc>
      </w:tr>
      <w:tr w:rsidR="00156E09" w:rsidRPr="00F94454" w14:paraId="1483373A" w14:textId="77777777" w:rsidTr="00E001F7">
        <w:trPr>
          <w:cantSplit/>
          <w:ins w:id="74" w:author="Попова Дарья Николаевна (Подрядчик. ООО БерингПойнт)" w:date="2021-09-27T11:39:00Z"/>
        </w:trPr>
        <w:tc>
          <w:tcPr>
            <w:tcW w:w="4077" w:type="dxa"/>
          </w:tcPr>
          <w:p w14:paraId="580FD982" w14:textId="77777777" w:rsidR="00156E09" w:rsidRPr="00F94454" w:rsidRDefault="00156E09" w:rsidP="00E001F7">
            <w:pPr>
              <w:jc w:val="left"/>
              <w:rPr>
                <w:ins w:id="75" w:author="Попова Дарья Николаевна (Подрядчик. ООО БерингПойнт)" w:date="2021-09-27T11:39:00Z"/>
                <w:rFonts w:ascii="Arial" w:hAnsi="Arial" w:cs="Arial"/>
                <w:sz w:val="20"/>
              </w:rPr>
            </w:pPr>
            <w:ins w:id="76" w:author="Попова Дарья Николаевна (Подрядчик. ООО БерингПойнт)" w:date="2021-09-27T11:39:00Z">
              <w:r>
                <w:rPr>
                  <w:rFonts w:ascii="Arial" w:hAnsi="Arial" w:cs="Arial"/>
                  <w:sz w:val="20"/>
                </w:rPr>
                <w:t>Директор департамента информационной безопасности</w:t>
              </w:r>
            </w:ins>
          </w:p>
        </w:tc>
        <w:tc>
          <w:tcPr>
            <w:tcW w:w="2552" w:type="dxa"/>
          </w:tcPr>
          <w:p w14:paraId="73184231" w14:textId="77777777" w:rsidR="00156E09" w:rsidRPr="00F94454" w:rsidRDefault="00156E09" w:rsidP="00E001F7">
            <w:pPr>
              <w:jc w:val="center"/>
              <w:rPr>
                <w:ins w:id="77" w:author="Попова Дарья Николаевна (Подрядчик. ООО БерингПойнт)" w:date="2021-09-27T11:39:00Z"/>
                <w:rFonts w:ascii="Arial" w:hAnsi="Arial" w:cs="Arial"/>
                <w:sz w:val="20"/>
              </w:rPr>
            </w:pPr>
            <w:ins w:id="78" w:author="Попова Дарья Николаевна (Подрядчик. ООО БерингПойнт)" w:date="2021-09-27T11:39:00Z">
              <w:r w:rsidRPr="005215E6">
                <w:rPr>
                  <w:rFonts w:ascii="Arial" w:hAnsi="Arial" w:cs="Arial"/>
                  <w:sz w:val="20"/>
                </w:rPr>
                <w:t>Епихов А.А.</w:t>
              </w:r>
            </w:ins>
          </w:p>
        </w:tc>
        <w:tc>
          <w:tcPr>
            <w:tcW w:w="1395" w:type="dxa"/>
          </w:tcPr>
          <w:p w14:paraId="04B03635" w14:textId="77777777" w:rsidR="00156E09" w:rsidRPr="00F94454" w:rsidRDefault="00156E09" w:rsidP="00E001F7">
            <w:pPr>
              <w:jc w:val="center"/>
              <w:rPr>
                <w:ins w:id="79" w:author="Попова Дарья Николаевна (Подрядчик. ООО БерингПойнт)" w:date="2021-09-27T11:39:00Z"/>
                <w:rFonts w:ascii="Arial" w:hAnsi="Arial" w:cs="Arial"/>
                <w:sz w:val="20"/>
              </w:rPr>
            </w:pPr>
          </w:p>
        </w:tc>
        <w:tc>
          <w:tcPr>
            <w:tcW w:w="2167" w:type="dxa"/>
          </w:tcPr>
          <w:p w14:paraId="771C5203" w14:textId="77777777" w:rsidR="00156E09" w:rsidRPr="00F94454" w:rsidRDefault="00156E09" w:rsidP="00E001F7">
            <w:pPr>
              <w:jc w:val="center"/>
              <w:rPr>
                <w:ins w:id="80" w:author="Попова Дарья Николаевна (Подрядчик. ООО БерингПойнт)" w:date="2021-09-27T11:39:00Z"/>
                <w:rFonts w:ascii="Arial" w:hAnsi="Arial" w:cs="Arial"/>
                <w:sz w:val="20"/>
              </w:rPr>
            </w:pPr>
          </w:p>
        </w:tc>
      </w:tr>
      <w:tr w:rsidR="00156E09" w:rsidRPr="00F94454" w14:paraId="14BF4AC2" w14:textId="77777777" w:rsidTr="00E001F7">
        <w:trPr>
          <w:cantSplit/>
          <w:ins w:id="81" w:author="Попова Дарья Николаевна (Подрядчик. ООО БерингПойнт)" w:date="2021-09-27T11:39:00Z"/>
        </w:trPr>
        <w:tc>
          <w:tcPr>
            <w:tcW w:w="4077" w:type="dxa"/>
          </w:tcPr>
          <w:p w14:paraId="08EA628C" w14:textId="77777777" w:rsidR="00156E09" w:rsidRPr="00F94454" w:rsidRDefault="00156E09" w:rsidP="00E001F7">
            <w:pPr>
              <w:jc w:val="left"/>
              <w:rPr>
                <w:ins w:id="82" w:author="Попова Дарья Николаевна (Подрядчик. ООО БерингПойнт)" w:date="2021-09-27T11:39:00Z"/>
                <w:rFonts w:ascii="Arial" w:hAnsi="Arial" w:cs="Arial"/>
                <w:sz w:val="20"/>
              </w:rPr>
            </w:pPr>
            <w:ins w:id="83" w:author="Попова Дарья Николаевна (Подрядчик. ООО БерингПойнт)" w:date="2021-09-27T11:39:00Z">
              <w:r>
                <w:rPr>
                  <w:rFonts w:ascii="Arial" w:hAnsi="Arial" w:cs="Arial"/>
                  <w:sz w:val="20"/>
                </w:rPr>
                <w:t>Директор департамента развития и поддержки Бизнес-приложений</w:t>
              </w:r>
              <w:r w:rsidRPr="005215E6">
                <w:rPr>
                  <w:rFonts w:ascii="Arial" w:hAnsi="Arial" w:cs="Arial"/>
                  <w:sz w:val="20"/>
                </w:rPr>
                <w:t xml:space="preserve"> </w:t>
              </w:r>
            </w:ins>
          </w:p>
        </w:tc>
        <w:tc>
          <w:tcPr>
            <w:tcW w:w="2552" w:type="dxa"/>
          </w:tcPr>
          <w:p w14:paraId="22D34A5C" w14:textId="77777777" w:rsidR="00156E09" w:rsidRPr="00F94454" w:rsidRDefault="00156E09" w:rsidP="00E001F7">
            <w:pPr>
              <w:jc w:val="center"/>
              <w:rPr>
                <w:ins w:id="84" w:author="Попова Дарья Николаевна (Подрядчик. ООО БерингПойнт)" w:date="2021-09-27T11:39:00Z"/>
                <w:rFonts w:ascii="Arial" w:hAnsi="Arial" w:cs="Arial"/>
                <w:sz w:val="20"/>
              </w:rPr>
            </w:pPr>
            <w:ins w:id="85" w:author="Попова Дарья Николаевна (Подрядчик. ООО БерингПойнт)" w:date="2021-09-27T11:39:00Z">
              <w:r w:rsidRPr="005215E6">
                <w:rPr>
                  <w:rFonts w:ascii="Arial" w:hAnsi="Arial" w:cs="Arial"/>
                  <w:sz w:val="20"/>
                </w:rPr>
                <w:t>Рындин Е.Б.</w:t>
              </w:r>
            </w:ins>
          </w:p>
        </w:tc>
        <w:tc>
          <w:tcPr>
            <w:tcW w:w="1395" w:type="dxa"/>
          </w:tcPr>
          <w:p w14:paraId="1ED8796D" w14:textId="77777777" w:rsidR="00156E09" w:rsidRPr="00F94454" w:rsidRDefault="00156E09" w:rsidP="00E001F7">
            <w:pPr>
              <w:jc w:val="center"/>
              <w:rPr>
                <w:ins w:id="86" w:author="Попова Дарья Николаевна (Подрядчик. ООО БерингПойнт)" w:date="2021-09-27T11:39:00Z"/>
                <w:rFonts w:ascii="Arial" w:hAnsi="Arial" w:cs="Arial"/>
                <w:sz w:val="20"/>
              </w:rPr>
            </w:pPr>
          </w:p>
        </w:tc>
        <w:tc>
          <w:tcPr>
            <w:tcW w:w="2167" w:type="dxa"/>
          </w:tcPr>
          <w:p w14:paraId="71B70171" w14:textId="77777777" w:rsidR="00156E09" w:rsidRPr="00F94454" w:rsidRDefault="00156E09" w:rsidP="00E001F7">
            <w:pPr>
              <w:jc w:val="center"/>
              <w:rPr>
                <w:ins w:id="87" w:author="Попова Дарья Николаевна (Подрядчик. ООО БерингПойнт)" w:date="2021-09-27T11:39:00Z"/>
                <w:rFonts w:ascii="Arial" w:hAnsi="Arial" w:cs="Arial"/>
                <w:sz w:val="20"/>
              </w:rPr>
            </w:pPr>
          </w:p>
        </w:tc>
      </w:tr>
      <w:tr w:rsidR="00156E09" w:rsidRPr="00F94454" w14:paraId="57FEB406" w14:textId="77777777" w:rsidTr="00E001F7">
        <w:trPr>
          <w:cantSplit/>
          <w:ins w:id="88" w:author="Попова Дарья Николаевна (Подрядчик. ООО БерингПойнт)" w:date="2021-09-27T11:40:00Z"/>
        </w:trPr>
        <w:tc>
          <w:tcPr>
            <w:tcW w:w="4077" w:type="dxa"/>
          </w:tcPr>
          <w:p w14:paraId="05171B69" w14:textId="4761D74A" w:rsidR="00156E09" w:rsidRPr="00F94454" w:rsidRDefault="00156E09" w:rsidP="00E001F7">
            <w:pPr>
              <w:jc w:val="left"/>
              <w:rPr>
                <w:ins w:id="89" w:author="Попова Дарья Николаевна (Подрядчик. ООО БерингПойнт)" w:date="2021-09-27T11:40:00Z"/>
                <w:rFonts w:ascii="Arial" w:hAnsi="Arial" w:cs="Arial"/>
                <w:sz w:val="20"/>
              </w:rPr>
            </w:pPr>
            <w:ins w:id="90" w:author="Попова Дарья Николаевна (Подрядчик. ООО БерингПойнт)" w:date="2021-09-27T11:40:00Z">
              <w:r>
                <w:rPr>
                  <w:rFonts w:ascii="Arial" w:hAnsi="Arial" w:cs="Arial"/>
                  <w:sz w:val="20"/>
                </w:rPr>
                <w:t>Директор департамента развития и поддержки ИТ</w:t>
              </w:r>
            </w:ins>
          </w:p>
        </w:tc>
        <w:tc>
          <w:tcPr>
            <w:tcW w:w="2552" w:type="dxa"/>
          </w:tcPr>
          <w:p w14:paraId="6283473C" w14:textId="77777777" w:rsidR="00156E09" w:rsidRPr="00F94454" w:rsidRDefault="00156E09" w:rsidP="00E001F7">
            <w:pPr>
              <w:jc w:val="center"/>
              <w:rPr>
                <w:ins w:id="91" w:author="Попова Дарья Николаевна (Подрядчик. ООО БерингПойнт)" w:date="2021-09-27T11:40:00Z"/>
                <w:rFonts w:ascii="Arial" w:hAnsi="Arial" w:cs="Arial"/>
                <w:sz w:val="20"/>
              </w:rPr>
            </w:pPr>
            <w:ins w:id="92" w:author="Попова Дарья Николаевна (Подрядчик. ООО БерингПойнт)" w:date="2021-09-27T11:40:00Z">
              <w:r>
                <w:rPr>
                  <w:rFonts w:ascii="Arial" w:hAnsi="Arial" w:cs="Arial"/>
                  <w:sz w:val="20"/>
                </w:rPr>
                <w:t>Семёнов С.Н.</w:t>
              </w:r>
            </w:ins>
          </w:p>
        </w:tc>
        <w:tc>
          <w:tcPr>
            <w:tcW w:w="1395" w:type="dxa"/>
          </w:tcPr>
          <w:p w14:paraId="6150BC8F" w14:textId="77777777" w:rsidR="00156E09" w:rsidRPr="00F94454" w:rsidRDefault="00156E09" w:rsidP="00E001F7">
            <w:pPr>
              <w:jc w:val="center"/>
              <w:rPr>
                <w:ins w:id="93" w:author="Попова Дарья Николаевна (Подрядчик. ООО БерингПойнт)" w:date="2021-09-27T11:40:00Z"/>
                <w:rFonts w:ascii="Arial" w:hAnsi="Arial" w:cs="Arial"/>
                <w:sz w:val="20"/>
              </w:rPr>
            </w:pPr>
          </w:p>
        </w:tc>
        <w:tc>
          <w:tcPr>
            <w:tcW w:w="2167" w:type="dxa"/>
          </w:tcPr>
          <w:p w14:paraId="715EAC23" w14:textId="77777777" w:rsidR="00156E09" w:rsidRPr="00F94454" w:rsidRDefault="00156E09" w:rsidP="00E001F7">
            <w:pPr>
              <w:jc w:val="center"/>
              <w:rPr>
                <w:ins w:id="94" w:author="Попова Дарья Николаевна (Подрядчик. ООО БерингПойнт)" w:date="2021-09-27T11:40:00Z"/>
                <w:rFonts w:ascii="Arial" w:hAnsi="Arial" w:cs="Arial"/>
                <w:sz w:val="20"/>
              </w:rPr>
            </w:pPr>
          </w:p>
        </w:tc>
      </w:tr>
      <w:tr w:rsidR="00BE3A65" w:rsidRPr="00F94454" w14:paraId="3A58B8CC" w14:textId="77777777" w:rsidTr="00E001F7">
        <w:trPr>
          <w:cantSplit/>
          <w:ins w:id="95" w:author="Попова Дарья Николаевна (Подрядчик. ООО БерингПойнт)" w:date="2021-09-27T11:46:00Z"/>
        </w:trPr>
        <w:tc>
          <w:tcPr>
            <w:tcW w:w="4077" w:type="dxa"/>
          </w:tcPr>
          <w:p w14:paraId="5FDD5FE0" w14:textId="77777777" w:rsidR="00BE3A65" w:rsidRPr="00F94454" w:rsidRDefault="00BE3A65" w:rsidP="00E001F7">
            <w:pPr>
              <w:jc w:val="left"/>
              <w:rPr>
                <w:ins w:id="96" w:author="Попова Дарья Николаевна (Подрядчик. ООО БерингПойнт)" w:date="2021-09-27T11:46:00Z"/>
                <w:rFonts w:ascii="Arial" w:hAnsi="Arial" w:cs="Arial"/>
                <w:sz w:val="20"/>
              </w:rPr>
            </w:pPr>
            <w:ins w:id="97" w:author="Попова Дарья Николаевна (Подрядчик. ООО БерингПойнт)" w:date="2021-09-27T11:46:00Z">
              <w:r w:rsidRPr="005215E6">
                <w:rPr>
                  <w:rFonts w:ascii="Arial" w:hAnsi="Arial" w:cs="Arial"/>
                  <w:sz w:val="20"/>
                </w:rPr>
                <w:t>Директор по внедрению интегрированной системы управления АО "Полюс Красноярск" (Красноярск)</w:t>
              </w:r>
            </w:ins>
          </w:p>
        </w:tc>
        <w:tc>
          <w:tcPr>
            <w:tcW w:w="2552" w:type="dxa"/>
          </w:tcPr>
          <w:p w14:paraId="4AB40524" w14:textId="77777777" w:rsidR="00BE3A65" w:rsidRPr="00F94454" w:rsidRDefault="00BE3A65" w:rsidP="00E001F7">
            <w:pPr>
              <w:jc w:val="center"/>
              <w:rPr>
                <w:ins w:id="98" w:author="Попова Дарья Николаевна (Подрядчик. ООО БерингПойнт)" w:date="2021-09-27T11:46:00Z"/>
                <w:rFonts w:ascii="Arial" w:hAnsi="Arial" w:cs="Arial"/>
                <w:sz w:val="20"/>
              </w:rPr>
            </w:pPr>
            <w:ins w:id="99" w:author="Попова Дарья Николаевна (Подрядчик. ООО БерингПойнт)" w:date="2021-09-27T11:46:00Z">
              <w:r>
                <w:rPr>
                  <w:rFonts w:ascii="Arial" w:hAnsi="Arial" w:cs="Arial"/>
                  <w:sz w:val="20"/>
                </w:rPr>
                <w:t>Балуев К.С.</w:t>
              </w:r>
            </w:ins>
          </w:p>
        </w:tc>
        <w:tc>
          <w:tcPr>
            <w:tcW w:w="1395" w:type="dxa"/>
          </w:tcPr>
          <w:p w14:paraId="77361E13" w14:textId="77777777" w:rsidR="00BE3A65" w:rsidRPr="00F94454" w:rsidRDefault="00BE3A65" w:rsidP="00E001F7">
            <w:pPr>
              <w:jc w:val="center"/>
              <w:rPr>
                <w:ins w:id="100" w:author="Попова Дарья Николаевна (Подрядчик. ООО БерингПойнт)" w:date="2021-09-27T11:46:00Z"/>
                <w:rFonts w:ascii="Arial" w:hAnsi="Arial" w:cs="Arial"/>
                <w:sz w:val="20"/>
              </w:rPr>
            </w:pPr>
          </w:p>
        </w:tc>
        <w:tc>
          <w:tcPr>
            <w:tcW w:w="2167" w:type="dxa"/>
          </w:tcPr>
          <w:p w14:paraId="722CC399" w14:textId="77777777" w:rsidR="00BE3A65" w:rsidRPr="00F94454" w:rsidRDefault="00BE3A65" w:rsidP="00E001F7">
            <w:pPr>
              <w:jc w:val="center"/>
              <w:rPr>
                <w:ins w:id="101" w:author="Попова Дарья Николаевна (Подрядчик. ООО БерингПойнт)" w:date="2021-09-27T11:46:00Z"/>
                <w:rFonts w:ascii="Arial" w:hAnsi="Arial" w:cs="Arial"/>
                <w:sz w:val="20"/>
              </w:rPr>
            </w:pPr>
          </w:p>
        </w:tc>
      </w:tr>
      <w:tr w:rsidR="00156E09" w:rsidRPr="00F94454" w14:paraId="432A73BC" w14:textId="77777777" w:rsidTr="00E001F7">
        <w:trPr>
          <w:cantSplit/>
          <w:ins w:id="102" w:author="Попова Дарья Николаевна (Подрядчик. ООО БерингПойнт)" w:date="2021-09-27T11:41:00Z"/>
        </w:trPr>
        <w:tc>
          <w:tcPr>
            <w:tcW w:w="4077" w:type="dxa"/>
          </w:tcPr>
          <w:p w14:paraId="78CCCFFC" w14:textId="77777777" w:rsidR="00156E09" w:rsidRPr="005215E6" w:rsidRDefault="00156E09" w:rsidP="00E001F7">
            <w:pPr>
              <w:jc w:val="left"/>
              <w:rPr>
                <w:ins w:id="103" w:author="Попова Дарья Николаевна (Подрядчик. ООО БерингПойнт)" w:date="2021-09-27T11:41:00Z"/>
                <w:rFonts w:ascii="Arial" w:hAnsi="Arial" w:cs="Arial"/>
                <w:sz w:val="20"/>
              </w:rPr>
            </w:pPr>
            <w:ins w:id="104" w:author="Попова Дарья Николаевна (Подрядчик. ООО БерингПойнт)" w:date="2021-09-27T11:41:00Z">
              <w:r>
                <w:rPr>
                  <w:rFonts w:ascii="Arial" w:hAnsi="Arial" w:cs="Arial"/>
                  <w:sz w:val="20"/>
                </w:rPr>
                <w:t>Начальник отдела</w:t>
              </w:r>
            </w:ins>
          </w:p>
        </w:tc>
        <w:tc>
          <w:tcPr>
            <w:tcW w:w="2552" w:type="dxa"/>
          </w:tcPr>
          <w:p w14:paraId="6453EBE2" w14:textId="77777777" w:rsidR="00156E09" w:rsidRPr="005215E6" w:rsidRDefault="00156E09" w:rsidP="00E001F7">
            <w:pPr>
              <w:jc w:val="center"/>
              <w:rPr>
                <w:ins w:id="105" w:author="Попова Дарья Николаевна (Подрядчик. ООО БерингПойнт)" w:date="2021-09-27T11:41:00Z"/>
                <w:rFonts w:ascii="Arial" w:hAnsi="Arial" w:cs="Arial"/>
                <w:sz w:val="20"/>
              </w:rPr>
            </w:pPr>
            <w:ins w:id="106" w:author="Попова Дарья Николаевна (Подрядчик. ООО БерингПойнт)" w:date="2021-09-27T11:41:00Z">
              <w:r>
                <w:rPr>
                  <w:rFonts w:ascii="Arial" w:hAnsi="Arial" w:cs="Arial"/>
                  <w:sz w:val="20"/>
                </w:rPr>
                <w:t>Никитин А.В.</w:t>
              </w:r>
            </w:ins>
          </w:p>
        </w:tc>
        <w:tc>
          <w:tcPr>
            <w:tcW w:w="1395" w:type="dxa"/>
          </w:tcPr>
          <w:p w14:paraId="028D2854" w14:textId="77777777" w:rsidR="00156E09" w:rsidRPr="00F94454" w:rsidRDefault="00156E09" w:rsidP="00E001F7">
            <w:pPr>
              <w:jc w:val="center"/>
              <w:rPr>
                <w:ins w:id="107" w:author="Попова Дарья Николаевна (Подрядчик. ООО БерингПойнт)" w:date="2021-09-27T11:41:00Z"/>
                <w:rFonts w:ascii="Arial" w:hAnsi="Arial" w:cs="Arial"/>
                <w:sz w:val="20"/>
              </w:rPr>
            </w:pPr>
          </w:p>
        </w:tc>
        <w:tc>
          <w:tcPr>
            <w:tcW w:w="2167" w:type="dxa"/>
          </w:tcPr>
          <w:p w14:paraId="7C50CF37" w14:textId="77777777" w:rsidR="00156E09" w:rsidRPr="00F94454" w:rsidRDefault="00156E09" w:rsidP="00E001F7">
            <w:pPr>
              <w:jc w:val="center"/>
              <w:rPr>
                <w:ins w:id="108" w:author="Попова Дарья Николаевна (Подрядчик. ООО БерингПойнт)" w:date="2021-09-27T11:41:00Z"/>
                <w:rFonts w:ascii="Arial" w:hAnsi="Arial" w:cs="Arial"/>
                <w:sz w:val="20"/>
              </w:rPr>
            </w:pPr>
          </w:p>
        </w:tc>
      </w:tr>
      <w:tr w:rsidR="00156E09" w:rsidRPr="00F94454" w14:paraId="24314A91" w14:textId="77777777" w:rsidTr="00E001F7">
        <w:trPr>
          <w:cantSplit/>
          <w:ins w:id="109" w:author="Попова Дарья Николаевна (Подрядчик. ООО БерингПойнт)" w:date="2021-09-27T11:41:00Z"/>
        </w:trPr>
        <w:tc>
          <w:tcPr>
            <w:tcW w:w="4077" w:type="dxa"/>
          </w:tcPr>
          <w:p w14:paraId="4EA6BC5A" w14:textId="77777777" w:rsidR="00156E09" w:rsidRDefault="00156E09" w:rsidP="00E001F7">
            <w:pPr>
              <w:jc w:val="left"/>
              <w:rPr>
                <w:ins w:id="110" w:author="Попова Дарья Николаевна (Подрядчик. ООО БерингПойнт)" w:date="2021-09-27T11:41:00Z"/>
                <w:rFonts w:ascii="Arial" w:hAnsi="Arial" w:cs="Arial"/>
                <w:sz w:val="20"/>
              </w:rPr>
            </w:pPr>
            <w:ins w:id="111" w:author="Попова Дарья Николаевна (Подрядчик. ООО БерингПойнт)" w:date="2021-09-27T11:41:00Z">
              <w:r>
                <w:rPr>
                  <w:rFonts w:ascii="Arial" w:hAnsi="Arial" w:cs="Arial"/>
                  <w:sz w:val="20"/>
                </w:rPr>
                <w:t>Руководитель группы по архитектуре процессов технического обслуживания и ремонта оборудования</w:t>
              </w:r>
            </w:ins>
          </w:p>
        </w:tc>
        <w:tc>
          <w:tcPr>
            <w:tcW w:w="2552" w:type="dxa"/>
          </w:tcPr>
          <w:p w14:paraId="6D94A65A" w14:textId="77777777" w:rsidR="00156E09" w:rsidRDefault="00156E09" w:rsidP="00E001F7">
            <w:pPr>
              <w:jc w:val="center"/>
              <w:rPr>
                <w:ins w:id="112" w:author="Попова Дарья Николаевна (Подрядчик. ООО БерингПойнт)" w:date="2021-09-27T11:41:00Z"/>
                <w:rFonts w:ascii="Arial" w:hAnsi="Arial" w:cs="Arial"/>
                <w:sz w:val="20"/>
              </w:rPr>
            </w:pPr>
            <w:ins w:id="113" w:author="Попова Дарья Николаевна (Подрядчик. ООО БерингПойнт)" w:date="2021-09-27T11:41:00Z">
              <w:r>
                <w:rPr>
                  <w:rFonts w:ascii="Arial" w:hAnsi="Arial" w:cs="Arial"/>
                  <w:sz w:val="20"/>
                </w:rPr>
                <w:t>Аблаков А.Б.</w:t>
              </w:r>
            </w:ins>
          </w:p>
        </w:tc>
        <w:tc>
          <w:tcPr>
            <w:tcW w:w="1395" w:type="dxa"/>
          </w:tcPr>
          <w:p w14:paraId="7ABECCD8" w14:textId="77777777" w:rsidR="00156E09" w:rsidRPr="00F94454" w:rsidRDefault="00156E09" w:rsidP="00E001F7">
            <w:pPr>
              <w:jc w:val="center"/>
              <w:rPr>
                <w:ins w:id="114" w:author="Попова Дарья Николаевна (Подрядчик. ООО БерингПойнт)" w:date="2021-09-27T11:41:00Z"/>
                <w:rFonts w:ascii="Arial" w:hAnsi="Arial" w:cs="Arial"/>
                <w:sz w:val="20"/>
              </w:rPr>
            </w:pPr>
          </w:p>
        </w:tc>
        <w:tc>
          <w:tcPr>
            <w:tcW w:w="2167" w:type="dxa"/>
          </w:tcPr>
          <w:p w14:paraId="04C567F1" w14:textId="77777777" w:rsidR="00156E09" w:rsidRDefault="00156E09" w:rsidP="00E001F7">
            <w:pPr>
              <w:jc w:val="center"/>
              <w:rPr>
                <w:ins w:id="115" w:author="Попова Дарья Николаевна (Подрядчик. ООО БерингПойнт)" w:date="2021-09-27T11:41:00Z"/>
                <w:rFonts w:ascii="Arial" w:hAnsi="Arial" w:cs="Arial"/>
                <w:sz w:val="20"/>
              </w:rPr>
            </w:pPr>
          </w:p>
        </w:tc>
      </w:tr>
      <w:tr w:rsidR="00547D80" w:rsidRPr="00F94454" w14:paraId="16EFBB08" w14:textId="77777777" w:rsidTr="009355EA">
        <w:trPr>
          <w:cantSplit/>
          <w:ins w:id="116" w:author="Попова Дарья Николаевна (Подрядчик. ООО БерингПойнт)" w:date="2021-09-27T10:53:00Z"/>
        </w:trPr>
        <w:tc>
          <w:tcPr>
            <w:tcW w:w="4077" w:type="dxa"/>
          </w:tcPr>
          <w:p w14:paraId="344D458C" w14:textId="51805D48" w:rsidR="00547D80" w:rsidRDefault="0031258D">
            <w:pPr>
              <w:jc w:val="left"/>
              <w:rPr>
                <w:ins w:id="117" w:author="Попова Дарья Николаевна (Подрядчик. ООО БерингПойнт)" w:date="2021-09-27T10:53:00Z"/>
                <w:rFonts w:ascii="Arial" w:hAnsi="Arial" w:cs="Arial"/>
                <w:sz w:val="20"/>
              </w:rPr>
            </w:pPr>
            <w:ins w:id="118" w:author="Попова Дарья Николаевна (Подрядчик. ООО БерингПойнт)" w:date="2021-09-27T11:17:00Z">
              <w:r>
                <w:rPr>
                  <w:rFonts w:ascii="Arial" w:hAnsi="Arial" w:cs="Arial"/>
                  <w:sz w:val="20"/>
                </w:rPr>
                <w:t>Руководитель группы по развитию бизнес-процессов контроля и управления рисками</w:t>
              </w:r>
            </w:ins>
          </w:p>
        </w:tc>
        <w:tc>
          <w:tcPr>
            <w:tcW w:w="2552" w:type="dxa"/>
          </w:tcPr>
          <w:p w14:paraId="1371E3D4" w14:textId="476F926D" w:rsidR="00547D80" w:rsidRPr="005215E6" w:rsidRDefault="00547D80" w:rsidP="005215E6">
            <w:pPr>
              <w:jc w:val="center"/>
              <w:rPr>
                <w:ins w:id="119" w:author="Попова Дарья Николаевна (Подрядчик. ООО БерингПойнт)" w:date="2021-09-27T10:53:00Z"/>
                <w:rFonts w:ascii="Arial" w:hAnsi="Arial" w:cs="Arial"/>
                <w:sz w:val="20"/>
              </w:rPr>
            </w:pPr>
            <w:ins w:id="120" w:author="Попова Дарья Николаевна (Подрядчик. ООО БерингПойнт)" w:date="2021-09-27T10:53:00Z">
              <w:r>
                <w:rPr>
                  <w:rFonts w:ascii="Arial" w:hAnsi="Arial" w:cs="Arial"/>
                  <w:sz w:val="20"/>
                </w:rPr>
                <w:t>Глухова А.В.</w:t>
              </w:r>
            </w:ins>
          </w:p>
        </w:tc>
        <w:tc>
          <w:tcPr>
            <w:tcW w:w="1395" w:type="dxa"/>
          </w:tcPr>
          <w:p w14:paraId="133DF8EF" w14:textId="77777777" w:rsidR="00547D80" w:rsidRDefault="00547D80" w:rsidP="005215E6">
            <w:pPr>
              <w:jc w:val="center"/>
              <w:rPr>
                <w:ins w:id="121" w:author="Попова Дарья Николаевна (Подрядчик. ООО БерингПойнт)" w:date="2021-09-27T10:53:00Z"/>
                <w:rStyle w:val="aff4"/>
              </w:rPr>
            </w:pPr>
          </w:p>
        </w:tc>
        <w:tc>
          <w:tcPr>
            <w:tcW w:w="2167" w:type="dxa"/>
          </w:tcPr>
          <w:p w14:paraId="4B83B626" w14:textId="77777777" w:rsidR="00547D80" w:rsidRDefault="00547D80" w:rsidP="005215E6">
            <w:pPr>
              <w:jc w:val="center"/>
              <w:rPr>
                <w:ins w:id="122" w:author="Попова Дарья Николаевна (Подрядчик. ООО БерингПойнт)" w:date="2021-09-27T10:53:00Z"/>
                <w:rFonts w:ascii="Arial" w:hAnsi="Arial" w:cs="Arial"/>
                <w:sz w:val="20"/>
              </w:rPr>
            </w:pPr>
          </w:p>
        </w:tc>
      </w:tr>
      <w:tr w:rsidR="005215E6" w:rsidRPr="00F94454" w:rsidDel="00156E09" w14:paraId="77D50064" w14:textId="2C5835AF" w:rsidTr="009355EA">
        <w:trPr>
          <w:cantSplit/>
          <w:del w:id="123" w:author="Попова Дарья Николаевна (Подрядчик. ООО БерингПойнт)" w:date="2021-09-27T11:39:00Z"/>
        </w:trPr>
        <w:tc>
          <w:tcPr>
            <w:tcW w:w="4077" w:type="dxa"/>
          </w:tcPr>
          <w:p w14:paraId="3B820BCE" w14:textId="335AC3F3" w:rsidR="005215E6" w:rsidRPr="00F94454" w:rsidDel="00156E09" w:rsidRDefault="005215E6" w:rsidP="005215E6">
            <w:pPr>
              <w:jc w:val="left"/>
              <w:rPr>
                <w:del w:id="124" w:author="Попова Дарья Николаевна (Подрядчик. ООО БерингПойнт)" w:date="2021-09-27T11:39:00Z"/>
                <w:rFonts w:ascii="Arial" w:hAnsi="Arial" w:cs="Arial"/>
                <w:sz w:val="20"/>
              </w:rPr>
            </w:pPr>
            <w:del w:id="125" w:author="Попова Дарья Николаевна (Подрядчик. ООО БерингПойнт)" w:date="2021-09-24T16:04:00Z">
              <w:r w:rsidRPr="005215E6" w:rsidDel="00A23870">
                <w:rPr>
                  <w:rFonts w:ascii="Arial" w:hAnsi="Arial" w:cs="Arial"/>
                  <w:sz w:val="20"/>
                </w:rPr>
                <w:delText>Начальник управления информационной безопасности</w:delText>
              </w:r>
            </w:del>
          </w:p>
        </w:tc>
        <w:tc>
          <w:tcPr>
            <w:tcW w:w="2552" w:type="dxa"/>
          </w:tcPr>
          <w:p w14:paraId="070BA266" w14:textId="198ECA82" w:rsidR="005215E6" w:rsidRPr="00F94454" w:rsidDel="00156E09" w:rsidRDefault="005215E6" w:rsidP="005215E6">
            <w:pPr>
              <w:jc w:val="center"/>
              <w:rPr>
                <w:del w:id="126" w:author="Попова Дарья Николаевна (Подрядчик. ООО БерингПойнт)" w:date="2021-09-27T11:39:00Z"/>
                <w:rFonts w:ascii="Arial" w:hAnsi="Arial" w:cs="Arial"/>
                <w:sz w:val="20"/>
              </w:rPr>
            </w:pPr>
            <w:del w:id="127" w:author="Попова Дарья Николаевна (Подрядчик. ООО БерингПойнт)" w:date="2021-09-27T11:39:00Z">
              <w:r w:rsidRPr="005215E6" w:rsidDel="00156E09">
                <w:rPr>
                  <w:rFonts w:ascii="Arial" w:hAnsi="Arial" w:cs="Arial"/>
                  <w:sz w:val="20"/>
                </w:rPr>
                <w:delText>Епихов А.А.</w:delText>
              </w:r>
            </w:del>
          </w:p>
        </w:tc>
        <w:tc>
          <w:tcPr>
            <w:tcW w:w="1395" w:type="dxa"/>
          </w:tcPr>
          <w:p w14:paraId="6461DE3F" w14:textId="15FBA9BB" w:rsidR="005215E6" w:rsidRPr="00F94454" w:rsidDel="00156E09" w:rsidRDefault="005215E6" w:rsidP="005215E6">
            <w:pPr>
              <w:jc w:val="center"/>
              <w:rPr>
                <w:del w:id="128" w:author="Попова Дарья Николаевна (Подрядчик. ООО БерингПойнт)" w:date="2021-09-27T11:39:00Z"/>
                <w:rFonts w:ascii="Arial" w:hAnsi="Arial" w:cs="Arial"/>
                <w:sz w:val="20"/>
              </w:rPr>
            </w:pPr>
          </w:p>
        </w:tc>
        <w:tc>
          <w:tcPr>
            <w:tcW w:w="2167" w:type="dxa"/>
          </w:tcPr>
          <w:p w14:paraId="199803C3" w14:textId="72AB2FDD" w:rsidR="005215E6" w:rsidRPr="00F94454" w:rsidDel="00156E09" w:rsidRDefault="005215E6" w:rsidP="005215E6">
            <w:pPr>
              <w:jc w:val="center"/>
              <w:rPr>
                <w:del w:id="129" w:author="Попова Дарья Николаевна (Подрядчик. ООО БерингПойнт)" w:date="2021-09-27T11:39:00Z"/>
                <w:rFonts w:ascii="Arial" w:hAnsi="Arial" w:cs="Arial"/>
                <w:sz w:val="20"/>
              </w:rPr>
            </w:pPr>
          </w:p>
        </w:tc>
      </w:tr>
      <w:tr w:rsidR="005215E6" w:rsidRPr="00F94454" w:rsidDel="00156E09" w14:paraId="09CB6197" w14:textId="5EF7CFE4" w:rsidTr="009355EA">
        <w:trPr>
          <w:cantSplit/>
          <w:del w:id="130" w:author="Попова Дарья Николаевна (Подрядчик. ООО БерингПойнт)" w:date="2021-09-27T11:39:00Z"/>
        </w:trPr>
        <w:tc>
          <w:tcPr>
            <w:tcW w:w="4077" w:type="dxa"/>
          </w:tcPr>
          <w:p w14:paraId="417CF124" w14:textId="20639767" w:rsidR="005215E6" w:rsidRPr="00F94454" w:rsidDel="00156E09" w:rsidRDefault="005215E6" w:rsidP="005215E6">
            <w:pPr>
              <w:jc w:val="left"/>
              <w:rPr>
                <w:del w:id="131" w:author="Попова Дарья Николаевна (Подрядчик. ООО БерингПойнт)" w:date="2021-09-27T11:39:00Z"/>
                <w:rFonts w:ascii="Arial" w:hAnsi="Arial" w:cs="Arial"/>
                <w:sz w:val="20"/>
              </w:rPr>
            </w:pPr>
            <w:del w:id="132" w:author="Попова Дарья Николаевна (Подрядчик. ООО БерингПойнт)" w:date="2021-09-24T16:05:00Z">
              <w:r w:rsidRPr="005215E6" w:rsidDel="00A23870">
                <w:rPr>
                  <w:rFonts w:ascii="Arial" w:hAnsi="Arial" w:cs="Arial"/>
                  <w:sz w:val="20"/>
                </w:rPr>
                <w:delText>Проектный офис программы по внедрению интегрированной системы управления Руководитель программы</w:delText>
              </w:r>
            </w:del>
            <w:del w:id="133" w:author="Попова Дарья Николаевна (Подрядчик. ООО БерингПойнт)" w:date="2021-09-27T11:39:00Z">
              <w:r w:rsidRPr="005215E6" w:rsidDel="00156E09">
                <w:rPr>
                  <w:rFonts w:ascii="Arial" w:hAnsi="Arial" w:cs="Arial"/>
                  <w:sz w:val="20"/>
                </w:rPr>
                <w:delText xml:space="preserve"> </w:delText>
              </w:r>
            </w:del>
          </w:p>
        </w:tc>
        <w:tc>
          <w:tcPr>
            <w:tcW w:w="2552" w:type="dxa"/>
          </w:tcPr>
          <w:p w14:paraId="713BD2CF" w14:textId="7B2D5B9C" w:rsidR="005215E6" w:rsidRPr="00F94454" w:rsidDel="00156E09" w:rsidRDefault="005215E6" w:rsidP="005215E6">
            <w:pPr>
              <w:jc w:val="center"/>
              <w:rPr>
                <w:del w:id="134" w:author="Попова Дарья Николаевна (Подрядчик. ООО БерингПойнт)" w:date="2021-09-27T11:39:00Z"/>
                <w:rFonts w:ascii="Arial" w:hAnsi="Arial" w:cs="Arial"/>
                <w:sz w:val="20"/>
              </w:rPr>
            </w:pPr>
            <w:del w:id="135" w:author="Попова Дарья Николаевна (Подрядчик. ООО БерингПойнт)" w:date="2021-09-27T11:39:00Z">
              <w:r w:rsidRPr="005215E6" w:rsidDel="00156E09">
                <w:rPr>
                  <w:rFonts w:ascii="Arial" w:hAnsi="Arial" w:cs="Arial"/>
                  <w:sz w:val="20"/>
                </w:rPr>
                <w:delText>Рындин Е.Б.</w:delText>
              </w:r>
            </w:del>
          </w:p>
        </w:tc>
        <w:tc>
          <w:tcPr>
            <w:tcW w:w="1395" w:type="dxa"/>
          </w:tcPr>
          <w:p w14:paraId="1F133C26" w14:textId="16205F3E" w:rsidR="005215E6" w:rsidRPr="00F94454" w:rsidDel="00156E09" w:rsidRDefault="005215E6" w:rsidP="005215E6">
            <w:pPr>
              <w:jc w:val="center"/>
              <w:rPr>
                <w:del w:id="136" w:author="Попова Дарья Николаевна (Подрядчик. ООО БерингПойнт)" w:date="2021-09-27T11:39:00Z"/>
                <w:rFonts w:ascii="Arial" w:hAnsi="Arial" w:cs="Arial"/>
                <w:sz w:val="20"/>
              </w:rPr>
            </w:pPr>
          </w:p>
        </w:tc>
        <w:tc>
          <w:tcPr>
            <w:tcW w:w="2167" w:type="dxa"/>
          </w:tcPr>
          <w:p w14:paraId="3FF7357A" w14:textId="72F292D4" w:rsidR="005215E6" w:rsidRPr="00F94454" w:rsidDel="00156E09" w:rsidRDefault="005215E6" w:rsidP="005215E6">
            <w:pPr>
              <w:jc w:val="center"/>
              <w:rPr>
                <w:del w:id="137" w:author="Попова Дарья Николаевна (Подрядчик. ООО БерингПойнт)" w:date="2021-09-27T11:39:00Z"/>
                <w:rFonts w:ascii="Arial" w:hAnsi="Arial" w:cs="Arial"/>
                <w:sz w:val="20"/>
              </w:rPr>
            </w:pPr>
          </w:p>
        </w:tc>
      </w:tr>
      <w:tr w:rsidR="00156E09" w:rsidRPr="00F94454" w14:paraId="4DE6B27A" w14:textId="77777777" w:rsidTr="00E001F7">
        <w:trPr>
          <w:cantSplit/>
          <w:ins w:id="138" w:author="Попова Дарья Николаевна (Подрядчик. ООО БерингПойнт)" w:date="2021-09-27T11:41:00Z"/>
        </w:trPr>
        <w:tc>
          <w:tcPr>
            <w:tcW w:w="4077" w:type="dxa"/>
          </w:tcPr>
          <w:p w14:paraId="3E63BB22" w14:textId="77777777" w:rsidR="00156E09" w:rsidRPr="00F94454" w:rsidRDefault="00156E09" w:rsidP="00E001F7">
            <w:pPr>
              <w:jc w:val="left"/>
              <w:rPr>
                <w:ins w:id="139" w:author="Попова Дарья Николаевна (Подрядчик. ООО БерингПойнт)" w:date="2021-09-27T11:41:00Z"/>
                <w:rFonts w:ascii="Arial" w:hAnsi="Arial" w:cs="Arial"/>
                <w:sz w:val="20"/>
              </w:rPr>
            </w:pPr>
            <w:ins w:id="140" w:author="Попова Дарья Николаевна (Подрядчик. ООО БерингПойнт)" w:date="2021-09-27T11:41:00Z">
              <w:r w:rsidRPr="005215E6">
                <w:rPr>
                  <w:rFonts w:ascii="Arial" w:hAnsi="Arial" w:cs="Arial"/>
                  <w:sz w:val="20"/>
                </w:rPr>
                <w:t xml:space="preserve">Старший </w:t>
              </w:r>
              <w:r>
                <w:rPr>
                  <w:rFonts w:ascii="Arial" w:hAnsi="Arial" w:cs="Arial"/>
                  <w:sz w:val="20"/>
                </w:rPr>
                <w:t>эксперт</w:t>
              </w:r>
              <w:r w:rsidRPr="005215E6">
                <w:rPr>
                  <w:rFonts w:ascii="Arial" w:hAnsi="Arial" w:cs="Arial"/>
                  <w:sz w:val="20"/>
                </w:rPr>
                <w:t xml:space="preserve"> по ин</w:t>
              </w:r>
              <w:r>
                <w:rPr>
                  <w:rFonts w:ascii="Arial" w:hAnsi="Arial" w:cs="Arial"/>
                  <w:sz w:val="20"/>
                </w:rPr>
                <w:t xml:space="preserve">формационной безопасности </w:t>
              </w:r>
              <w:r>
                <w:rPr>
                  <w:rFonts w:ascii="Arial" w:hAnsi="Arial" w:cs="Arial"/>
                  <w:sz w:val="20"/>
                  <w:lang w:val="en-US"/>
                </w:rPr>
                <w:t>SAP</w:t>
              </w:r>
            </w:ins>
          </w:p>
        </w:tc>
        <w:tc>
          <w:tcPr>
            <w:tcW w:w="2552" w:type="dxa"/>
          </w:tcPr>
          <w:p w14:paraId="130EE47E" w14:textId="77777777" w:rsidR="00156E09" w:rsidRPr="00F94454" w:rsidRDefault="00156E09" w:rsidP="00E001F7">
            <w:pPr>
              <w:jc w:val="center"/>
              <w:rPr>
                <w:ins w:id="141" w:author="Попова Дарья Николаевна (Подрядчик. ООО БерингПойнт)" w:date="2021-09-27T11:41:00Z"/>
                <w:rFonts w:ascii="Arial" w:hAnsi="Arial" w:cs="Arial"/>
                <w:sz w:val="20"/>
              </w:rPr>
            </w:pPr>
            <w:ins w:id="142" w:author="Попова Дарья Николаевна (Подрядчик. ООО БерингПойнт)" w:date="2021-09-27T11:41:00Z">
              <w:r w:rsidRPr="005215E6">
                <w:rPr>
                  <w:rFonts w:ascii="Arial" w:hAnsi="Arial" w:cs="Arial"/>
                  <w:sz w:val="20"/>
                </w:rPr>
                <w:t xml:space="preserve">Кузьмин </w:t>
              </w:r>
              <w:r>
                <w:rPr>
                  <w:rFonts w:ascii="Arial" w:hAnsi="Arial" w:cs="Arial"/>
                  <w:sz w:val="20"/>
                </w:rPr>
                <w:t>Д</w:t>
              </w:r>
              <w:r w:rsidRPr="005215E6">
                <w:rPr>
                  <w:rFonts w:ascii="Arial" w:hAnsi="Arial" w:cs="Arial"/>
                  <w:sz w:val="20"/>
                </w:rPr>
                <w:t>.А.</w:t>
              </w:r>
            </w:ins>
          </w:p>
        </w:tc>
        <w:tc>
          <w:tcPr>
            <w:tcW w:w="1395" w:type="dxa"/>
          </w:tcPr>
          <w:p w14:paraId="3D6060C8" w14:textId="77777777" w:rsidR="00156E09" w:rsidRPr="00F94454" w:rsidRDefault="00156E09" w:rsidP="00E001F7">
            <w:pPr>
              <w:jc w:val="center"/>
              <w:rPr>
                <w:ins w:id="143" w:author="Попова Дарья Николаевна (Подрядчик. ООО БерингПойнт)" w:date="2021-09-27T11:41:00Z"/>
                <w:rFonts w:ascii="Arial" w:hAnsi="Arial" w:cs="Arial"/>
                <w:sz w:val="20"/>
              </w:rPr>
            </w:pPr>
          </w:p>
        </w:tc>
        <w:tc>
          <w:tcPr>
            <w:tcW w:w="2167" w:type="dxa"/>
          </w:tcPr>
          <w:p w14:paraId="356DBC89" w14:textId="77777777" w:rsidR="00156E09" w:rsidRPr="00F94454" w:rsidRDefault="00156E09" w:rsidP="00E001F7">
            <w:pPr>
              <w:jc w:val="center"/>
              <w:rPr>
                <w:ins w:id="144" w:author="Попова Дарья Николаевна (Подрядчик. ООО БерингПойнт)" w:date="2021-09-27T11:41:00Z"/>
                <w:rFonts w:ascii="Arial" w:hAnsi="Arial" w:cs="Arial"/>
                <w:sz w:val="20"/>
              </w:rPr>
            </w:pPr>
          </w:p>
        </w:tc>
      </w:tr>
      <w:tr w:rsidR="005215E6" w:rsidRPr="00F94454" w:rsidDel="00BE3A65" w14:paraId="29F640CC" w14:textId="7602AE15" w:rsidTr="009355EA">
        <w:trPr>
          <w:cantSplit/>
          <w:del w:id="145" w:author="Попова Дарья Николаевна (Подрядчик. ООО БерингПойнт)" w:date="2021-09-27T11:46:00Z"/>
        </w:trPr>
        <w:tc>
          <w:tcPr>
            <w:tcW w:w="4077" w:type="dxa"/>
          </w:tcPr>
          <w:p w14:paraId="5A6B9048" w14:textId="36FBC137" w:rsidR="005215E6" w:rsidRPr="00F94454" w:rsidDel="00BE3A65" w:rsidRDefault="005215E6" w:rsidP="005215E6">
            <w:pPr>
              <w:jc w:val="left"/>
              <w:rPr>
                <w:del w:id="146" w:author="Попова Дарья Николаевна (Подрядчик. ООО БерингПойнт)" w:date="2021-09-27T11:46:00Z"/>
                <w:rFonts w:ascii="Arial" w:hAnsi="Arial" w:cs="Arial"/>
                <w:sz w:val="20"/>
              </w:rPr>
            </w:pPr>
            <w:del w:id="147" w:author="Попова Дарья Николаевна (Подрядчик. ООО БерингПойнт)" w:date="2021-09-27T11:46:00Z">
              <w:r w:rsidRPr="005215E6" w:rsidDel="00BE3A65">
                <w:rPr>
                  <w:rFonts w:ascii="Arial" w:hAnsi="Arial" w:cs="Arial"/>
                  <w:sz w:val="20"/>
                </w:rPr>
                <w:delText>Директор по внедрению интегрированной системы управления АО "Полюс Красноярск" (Красноярск)</w:delText>
              </w:r>
            </w:del>
          </w:p>
        </w:tc>
        <w:tc>
          <w:tcPr>
            <w:tcW w:w="2552" w:type="dxa"/>
          </w:tcPr>
          <w:p w14:paraId="6B8AFD5C" w14:textId="183C926F" w:rsidR="005215E6" w:rsidRPr="00F94454" w:rsidDel="00BE3A65" w:rsidRDefault="005215E6" w:rsidP="005215E6">
            <w:pPr>
              <w:jc w:val="center"/>
              <w:rPr>
                <w:del w:id="148" w:author="Попова Дарья Николаевна (Подрядчик. ООО БерингПойнт)" w:date="2021-09-27T11:46:00Z"/>
                <w:rFonts w:ascii="Arial" w:hAnsi="Arial" w:cs="Arial"/>
                <w:sz w:val="20"/>
              </w:rPr>
            </w:pPr>
            <w:commentRangeStart w:id="149"/>
            <w:del w:id="150" w:author="Попова Дарья Николаевна (Подрядчик. ООО БерингПойнт)" w:date="2021-09-27T10:54:00Z">
              <w:r w:rsidRPr="005215E6" w:rsidDel="00547D80">
                <w:rPr>
                  <w:rFonts w:ascii="Arial" w:hAnsi="Arial" w:cs="Arial"/>
                  <w:sz w:val="20"/>
                </w:rPr>
                <w:delText>Климовских Е.М.</w:delText>
              </w:r>
              <w:commentRangeEnd w:id="149"/>
              <w:r w:rsidR="00C25931" w:rsidDel="00547D80">
                <w:rPr>
                  <w:rStyle w:val="aff4"/>
                </w:rPr>
                <w:commentReference w:id="149"/>
              </w:r>
            </w:del>
          </w:p>
        </w:tc>
        <w:tc>
          <w:tcPr>
            <w:tcW w:w="1395" w:type="dxa"/>
          </w:tcPr>
          <w:p w14:paraId="4E269F24" w14:textId="66CA6A96" w:rsidR="005215E6" w:rsidRPr="00F94454" w:rsidDel="00BE3A65" w:rsidRDefault="005215E6" w:rsidP="005215E6">
            <w:pPr>
              <w:jc w:val="center"/>
              <w:rPr>
                <w:del w:id="151" w:author="Попова Дарья Николаевна (Подрядчик. ООО БерингПойнт)" w:date="2021-09-27T11:46:00Z"/>
                <w:rFonts w:ascii="Arial" w:hAnsi="Arial" w:cs="Arial"/>
                <w:sz w:val="20"/>
              </w:rPr>
            </w:pPr>
          </w:p>
        </w:tc>
        <w:tc>
          <w:tcPr>
            <w:tcW w:w="2167" w:type="dxa"/>
          </w:tcPr>
          <w:p w14:paraId="3AB4177F" w14:textId="7E67FA85" w:rsidR="005215E6" w:rsidRPr="00F94454" w:rsidDel="00BE3A65" w:rsidRDefault="005215E6" w:rsidP="005215E6">
            <w:pPr>
              <w:jc w:val="center"/>
              <w:rPr>
                <w:del w:id="152" w:author="Попова Дарья Николаевна (Подрядчик. ООО БерингПойнт)" w:date="2021-09-27T11:46:00Z"/>
                <w:rFonts w:ascii="Arial" w:hAnsi="Arial" w:cs="Arial"/>
                <w:sz w:val="20"/>
              </w:rPr>
            </w:pPr>
          </w:p>
        </w:tc>
      </w:tr>
      <w:tr w:rsidR="005215E6" w:rsidRPr="00F94454" w:rsidDel="00112CC9" w14:paraId="6368348C" w14:textId="54254A5D" w:rsidTr="009355EA">
        <w:trPr>
          <w:cantSplit/>
          <w:del w:id="153" w:author="Попова Дарья Николаевна (Подрядчик. ООО БерингПойнт)" w:date="2021-09-27T10:57:00Z"/>
        </w:trPr>
        <w:tc>
          <w:tcPr>
            <w:tcW w:w="4077" w:type="dxa"/>
          </w:tcPr>
          <w:p w14:paraId="6720ADE5" w14:textId="2BCE054E" w:rsidR="005215E6" w:rsidRPr="00F94454" w:rsidDel="00112CC9" w:rsidRDefault="005215E6" w:rsidP="005215E6">
            <w:pPr>
              <w:jc w:val="left"/>
              <w:rPr>
                <w:del w:id="154" w:author="Попова Дарья Николаевна (Подрядчик. ООО БерингПойнт)" w:date="2021-09-27T10:57:00Z"/>
                <w:rFonts w:ascii="Arial" w:hAnsi="Arial" w:cs="Arial"/>
                <w:sz w:val="20"/>
              </w:rPr>
            </w:pPr>
            <w:del w:id="155" w:author="Попова Дарья Николаевна (Подрядчик. ООО БерингПойнт)" w:date="2021-09-27T10:57:00Z">
              <w:r w:rsidRPr="005215E6" w:rsidDel="00112CC9">
                <w:rPr>
                  <w:rFonts w:ascii="Arial" w:hAnsi="Arial" w:cs="Arial"/>
                  <w:sz w:val="20"/>
                </w:rPr>
                <w:delText>Директор по внедрению интегрированной системы управления АО "Полюс Красноярск" (Нижний куранах)</w:delText>
              </w:r>
            </w:del>
          </w:p>
        </w:tc>
        <w:tc>
          <w:tcPr>
            <w:tcW w:w="2552" w:type="dxa"/>
          </w:tcPr>
          <w:p w14:paraId="6BBC1796" w14:textId="4E7CDB15" w:rsidR="005215E6" w:rsidRPr="00F94454" w:rsidDel="00112CC9" w:rsidRDefault="005215E6" w:rsidP="005215E6">
            <w:pPr>
              <w:jc w:val="center"/>
              <w:rPr>
                <w:del w:id="156" w:author="Попова Дарья Николаевна (Подрядчик. ООО БерингПойнт)" w:date="2021-09-27T10:57:00Z"/>
                <w:rFonts w:ascii="Arial" w:hAnsi="Arial" w:cs="Arial"/>
                <w:sz w:val="20"/>
              </w:rPr>
            </w:pPr>
            <w:del w:id="157" w:author="Попова Дарья Николаевна (Подрядчик. ООО БерингПойнт)" w:date="2021-09-27T10:57:00Z">
              <w:r w:rsidRPr="005215E6" w:rsidDel="00112CC9">
                <w:rPr>
                  <w:rFonts w:ascii="Arial" w:hAnsi="Arial" w:cs="Arial"/>
                  <w:sz w:val="20"/>
                </w:rPr>
                <w:delText>Валеев Е. Н.</w:delText>
              </w:r>
            </w:del>
          </w:p>
        </w:tc>
        <w:tc>
          <w:tcPr>
            <w:tcW w:w="1395" w:type="dxa"/>
          </w:tcPr>
          <w:p w14:paraId="29E1B6D3" w14:textId="26ED99EF" w:rsidR="005215E6" w:rsidRPr="00F94454" w:rsidDel="00112CC9" w:rsidRDefault="005215E6" w:rsidP="005215E6">
            <w:pPr>
              <w:jc w:val="center"/>
              <w:rPr>
                <w:del w:id="158" w:author="Попова Дарья Николаевна (Подрядчик. ООО БерингПойнт)" w:date="2021-09-27T10:57:00Z"/>
                <w:rFonts w:ascii="Arial" w:hAnsi="Arial" w:cs="Arial"/>
                <w:sz w:val="20"/>
              </w:rPr>
            </w:pPr>
          </w:p>
        </w:tc>
        <w:tc>
          <w:tcPr>
            <w:tcW w:w="2167" w:type="dxa"/>
          </w:tcPr>
          <w:p w14:paraId="532F94B1" w14:textId="04372F7C" w:rsidR="005215E6" w:rsidRPr="00F94454" w:rsidDel="00112CC9" w:rsidRDefault="005215E6" w:rsidP="005215E6">
            <w:pPr>
              <w:jc w:val="center"/>
              <w:rPr>
                <w:del w:id="159" w:author="Попова Дарья Николаевна (Подрядчик. ООО БерингПойнт)" w:date="2021-09-27T10:57:00Z"/>
                <w:rFonts w:ascii="Arial" w:hAnsi="Arial" w:cs="Arial"/>
                <w:sz w:val="20"/>
              </w:rPr>
            </w:pPr>
          </w:p>
        </w:tc>
      </w:tr>
      <w:tr w:rsidR="005215E6" w:rsidRPr="00F94454" w:rsidDel="00547D80" w14:paraId="034316FF" w14:textId="35CB204D" w:rsidTr="009355EA">
        <w:trPr>
          <w:cantSplit/>
          <w:del w:id="160" w:author="Попова Дарья Николаевна (Подрядчик. ООО БерингПойнт)" w:date="2021-09-27T10:55:00Z"/>
        </w:trPr>
        <w:tc>
          <w:tcPr>
            <w:tcW w:w="4077" w:type="dxa"/>
          </w:tcPr>
          <w:p w14:paraId="2FB4CE6E" w14:textId="5D93DCA0" w:rsidR="005215E6" w:rsidRPr="00F94454" w:rsidDel="00547D80" w:rsidRDefault="005215E6" w:rsidP="005215E6">
            <w:pPr>
              <w:jc w:val="left"/>
              <w:rPr>
                <w:del w:id="161" w:author="Попова Дарья Николаевна (Подрядчик. ООО БерингПойнт)" w:date="2021-09-27T10:55:00Z"/>
                <w:rFonts w:ascii="Arial" w:hAnsi="Arial" w:cs="Arial"/>
                <w:sz w:val="20"/>
              </w:rPr>
            </w:pPr>
            <w:commentRangeStart w:id="162"/>
            <w:del w:id="163" w:author="Попова Дарья Николаевна (Подрядчик. ООО БерингПойнт)" w:date="2021-09-27T10:55:00Z">
              <w:r w:rsidRPr="005215E6" w:rsidDel="00547D80">
                <w:rPr>
                  <w:rFonts w:ascii="Arial" w:hAnsi="Arial" w:cs="Arial"/>
                  <w:sz w:val="20"/>
                </w:rPr>
                <w:delText>Директор по внедрению интегрированной системы управления АО "Полюс Вернинское"</w:delText>
              </w:r>
            </w:del>
          </w:p>
        </w:tc>
        <w:tc>
          <w:tcPr>
            <w:tcW w:w="2552" w:type="dxa"/>
          </w:tcPr>
          <w:p w14:paraId="46601732" w14:textId="388A3452" w:rsidR="005215E6" w:rsidRPr="00F94454" w:rsidDel="00547D80" w:rsidRDefault="005215E6" w:rsidP="005215E6">
            <w:pPr>
              <w:jc w:val="center"/>
              <w:rPr>
                <w:del w:id="164" w:author="Попова Дарья Николаевна (Подрядчик. ООО БерингПойнт)" w:date="2021-09-27T10:55:00Z"/>
                <w:rFonts w:ascii="Arial" w:hAnsi="Arial" w:cs="Arial"/>
                <w:sz w:val="20"/>
              </w:rPr>
            </w:pPr>
            <w:del w:id="165" w:author="Попова Дарья Николаевна (Подрядчик. ООО БерингПойнт)" w:date="2021-09-27T10:55:00Z">
              <w:r w:rsidRPr="005215E6" w:rsidDel="00547D80">
                <w:rPr>
                  <w:rFonts w:ascii="Arial" w:hAnsi="Arial" w:cs="Arial"/>
                  <w:sz w:val="20"/>
                </w:rPr>
                <w:delText>Романова В. А.</w:delText>
              </w:r>
            </w:del>
          </w:p>
        </w:tc>
        <w:tc>
          <w:tcPr>
            <w:tcW w:w="1395" w:type="dxa"/>
          </w:tcPr>
          <w:p w14:paraId="6F66ACB5" w14:textId="2906084E" w:rsidR="005215E6" w:rsidRPr="00F94454" w:rsidDel="00547D80" w:rsidRDefault="005215E6" w:rsidP="005215E6">
            <w:pPr>
              <w:jc w:val="center"/>
              <w:rPr>
                <w:del w:id="166" w:author="Попова Дарья Николаевна (Подрядчик. ООО БерингПойнт)" w:date="2021-09-27T10:55:00Z"/>
                <w:rFonts w:ascii="Arial" w:hAnsi="Arial" w:cs="Arial"/>
                <w:sz w:val="20"/>
              </w:rPr>
            </w:pPr>
          </w:p>
        </w:tc>
        <w:tc>
          <w:tcPr>
            <w:tcW w:w="2167" w:type="dxa"/>
          </w:tcPr>
          <w:p w14:paraId="50FC89E6" w14:textId="67795BFE" w:rsidR="005215E6" w:rsidRPr="00F94454" w:rsidDel="00547D80" w:rsidRDefault="005215E6" w:rsidP="005215E6">
            <w:pPr>
              <w:jc w:val="center"/>
              <w:rPr>
                <w:del w:id="167" w:author="Попова Дарья Николаевна (Подрядчик. ООО БерингПойнт)" w:date="2021-09-27T10:55:00Z"/>
                <w:rFonts w:ascii="Arial" w:hAnsi="Arial" w:cs="Arial"/>
                <w:sz w:val="20"/>
              </w:rPr>
            </w:pPr>
          </w:p>
        </w:tc>
      </w:tr>
      <w:tr w:rsidR="005215E6" w:rsidRPr="00F94454" w:rsidDel="00547D80" w14:paraId="0632F033" w14:textId="68C05FED" w:rsidTr="009355EA">
        <w:trPr>
          <w:cantSplit/>
          <w:del w:id="168" w:author="Попова Дарья Николаевна (Подрядчик. ООО БерингПойнт)" w:date="2021-09-27T10:55:00Z"/>
        </w:trPr>
        <w:tc>
          <w:tcPr>
            <w:tcW w:w="4077" w:type="dxa"/>
          </w:tcPr>
          <w:p w14:paraId="3FD5F154" w14:textId="2399E276" w:rsidR="005215E6" w:rsidRPr="00F94454" w:rsidDel="00547D80" w:rsidRDefault="005215E6" w:rsidP="005215E6">
            <w:pPr>
              <w:jc w:val="left"/>
              <w:rPr>
                <w:del w:id="169" w:author="Попова Дарья Николаевна (Подрядчик. ООО БерингПойнт)" w:date="2021-09-27T10:55:00Z"/>
                <w:rFonts w:ascii="Arial" w:hAnsi="Arial" w:cs="Arial"/>
                <w:sz w:val="20"/>
              </w:rPr>
            </w:pPr>
            <w:del w:id="170" w:author="Попова Дарья Николаевна (Подрядчик. ООО БерингПойнт)" w:date="2021-09-27T10:55:00Z">
              <w:r w:rsidRPr="005215E6" w:rsidDel="00547D80">
                <w:rPr>
                  <w:rFonts w:ascii="Arial" w:hAnsi="Arial" w:cs="Arial"/>
                  <w:sz w:val="20"/>
                </w:rPr>
                <w:delText>Директор по внедрению  интегрированной системы управления АО "Полюс Красноярск" (Магадан)</w:delText>
              </w:r>
            </w:del>
          </w:p>
        </w:tc>
        <w:tc>
          <w:tcPr>
            <w:tcW w:w="2552" w:type="dxa"/>
          </w:tcPr>
          <w:p w14:paraId="0D98024E" w14:textId="29FC585C" w:rsidR="005215E6" w:rsidRPr="00F94454" w:rsidDel="00547D80" w:rsidRDefault="005215E6" w:rsidP="005215E6">
            <w:pPr>
              <w:jc w:val="center"/>
              <w:rPr>
                <w:del w:id="171" w:author="Попова Дарья Николаевна (Подрядчик. ООО БерингПойнт)" w:date="2021-09-27T10:55:00Z"/>
                <w:rFonts w:ascii="Arial" w:hAnsi="Arial" w:cs="Arial"/>
                <w:sz w:val="20"/>
              </w:rPr>
            </w:pPr>
            <w:del w:id="172" w:author="Попова Дарья Николаевна (Подрядчик. ООО БерингПойнт)" w:date="2021-09-27T10:55:00Z">
              <w:r w:rsidRPr="005215E6" w:rsidDel="00547D80">
                <w:rPr>
                  <w:rFonts w:ascii="Arial" w:hAnsi="Arial" w:cs="Arial"/>
                  <w:sz w:val="20"/>
                </w:rPr>
                <w:delText>Плешкова Е. Н.</w:delText>
              </w:r>
            </w:del>
          </w:p>
        </w:tc>
        <w:commentRangeEnd w:id="162"/>
        <w:tc>
          <w:tcPr>
            <w:tcW w:w="1395" w:type="dxa"/>
          </w:tcPr>
          <w:p w14:paraId="1B9D2C33" w14:textId="52827CDC" w:rsidR="005215E6" w:rsidRPr="00F94454" w:rsidDel="00547D80" w:rsidRDefault="00BF3011" w:rsidP="005215E6">
            <w:pPr>
              <w:jc w:val="center"/>
              <w:rPr>
                <w:del w:id="173" w:author="Попова Дарья Николаевна (Подрядчик. ООО БерингПойнт)" w:date="2021-09-27T10:55:00Z"/>
                <w:rFonts w:ascii="Arial" w:hAnsi="Arial" w:cs="Arial"/>
                <w:sz w:val="20"/>
              </w:rPr>
            </w:pPr>
            <w:del w:id="174" w:author="Попова Дарья Николаевна (Подрядчик. ООО БерингПойнт)" w:date="2021-09-27T10:55:00Z">
              <w:r w:rsidDel="00547D80">
                <w:rPr>
                  <w:rStyle w:val="aff4"/>
                </w:rPr>
                <w:commentReference w:id="162"/>
              </w:r>
            </w:del>
          </w:p>
        </w:tc>
        <w:tc>
          <w:tcPr>
            <w:tcW w:w="2167" w:type="dxa"/>
          </w:tcPr>
          <w:p w14:paraId="77B56D67" w14:textId="72FCD691" w:rsidR="005215E6" w:rsidRPr="00F94454" w:rsidDel="00547D80" w:rsidRDefault="005215E6" w:rsidP="005215E6">
            <w:pPr>
              <w:jc w:val="center"/>
              <w:rPr>
                <w:del w:id="175" w:author="Попова Дарья Николаевна (Подрядчик. ООО БерингПойнт)" w:date="2021-09-27T10:55:00Z"/>
                <w:rFonts w:ascii="Arial" w:hAnsi="Arial" w:cs="Arial"/>
                <w:sz w:val="20"/>
              </w:rPr>
            </w:pPr>
          </w:p>
        </w:tc>
      </w:tr>
      <w:tr w:rsidR="005215E6" w:rsidRPr="00F94454" w:rsidDel="00112CC9" w14:paraId="246C37F2" w14:textId="2F84F026" w:rsidTr="009355EA">
        <w:trPr>
          <w:cantSplit/>
          <w:del w:id="176" w:author="Попова Дарья Николаевна (Подрядчик. ООО БерингПойнт)" w:date="2021-09-27T10:57:00Z"/>
        </w:trPr>
        <w:tc>
          <w:tcPr>
            <w:tcW w:w="4077" w:type="dxa"/>
          </w:tcPr>
          <w:p w14:paraId="6B3577AB" w14:textId="471B8E17" w:rsidR="005215E6" w:rsidRPr="00F94454" w:rsidDel="00112CC9" w:rsidRDefault="005215E6" w:rsidP="005215E6">
            <w:pPr>
              <w:jc w:val="left"/>
              <w:rPr>
                <w:del w:id="177" w:author="Попова Дарья Николаевна (Подрядчик. ООО БерингПойнт)" w:date="2021-09-27T10:57:00Z"/>
                <w:rFonts w:ascii="Arial" w:hAnsi="Arial" w:cs="Arial"/>
                <w:sz w:val="20"/>
              </w:rPr>
            </w:pPr>
            <w:del w:id="178" w:author="Попова Дарья Николаевна (Подрядчик. ООО БерингПойнт)" w:date="2021-09-27T10:57:00Z">
              <w:r w:rsidRPr="005215E6" w:rsidDel="00112CC9">
                <w:rPr>
                  <w:rFonts w:ascii="Arial" w:hAnsi="Arial" w:cs="Arial"/>
                  <w:sz w:val="20"/>
                </w:rPr>
                <w:delText>Руководитель направления архитектуры информационных систем</w:delText>
              </w:r>
            </w:del>
          </w:p>
        </w:tc>
        <w:tc>
          <w:tcPr>
            <w:tcW w:w="2552" w:type="dxa"/>
          </w:tcPr>
          <w:p w14:paraId="7D3CBC3A" w14:textId="61F252E8" w:rsidR="005215E6" w:rsidRPr="00F94454" w:rsidDel="00112CC9" w:rsidRDefault="005215E6" w:rsidP="005215E6">
            <w:pPr>
              <w:jc w:val="center"/>
              <w:rPr>
                <w:del w:id="179" w:author="Попова Дарья Николаевна (Подрядчик. ООО БерингПойнт)" w:date="2021-09-27T10:57:00Z"/>
                <w:rFonts w:ascii="Arial" w:hAnsi="Arial" w:cs="Arial"/>
                <w:sz w:val="20"/>
              </w:rPr>
            </w:pPr>
            <w:commentRangeStart w:id="180"/>
            <w:del w:id="181" w:author="Попова Дарья Николаевна (Подрядчик. ООО БерингПойнт)" w:date="2021-09-27T10:55:00Z">
              <w:r w:rsidRPr="005215E6" w:rsidDel="00547D80">
                <w:rPr>
                  <w:rFonts w:ascii="Arial" w:hAnsi="Arial" w:cs="Arial"/>
                  <w:sz w:val="20"/>
                </w:rPr>
                <w:delText>Безродний А.В.</w:delText>
              </w:r>
              <w:commentRangeEnd w:id="180"/>
              <w:r w:rsidR="00BF3011" w:rsidDel="00547D80">
                <w:rPr>
                  <w:rStyle w:val="aff4"/>
                </w:rPr>
                <w:commentReference w:id="180"/>
              </w:r>
            </w:del>
          </w:p>
        </w:tc>
        <w:tc>
          <w:tcPr>
            <w:tcW w:w="1395" w:type="dxa"/>
          </w:tcPr>
          <w:p w14:paraId="1E0DE67F" w14:textId="28637CBA" w:rsidR="005215E6" w:rsidRPr="00F94454" w:rsidDel="00112CC9" w:rsidRDefault="005215E6" w:rsidP="005215E6">
            <w:pPr>
              <w:jc w:val="center"/>
              <w:rPr>
                <w:del w:id="182" w:author="Попова Дарья Николаевна (Подрядчик. ООО БерингПойнт)" w:date="2021-09-27T10:57:00Z"/>
                <w:rFonts w:ascii="Arial" w:hAnsi="Arial" w:cs="Arial"/>
                <w:sz w:val="20"/>
              </w:rPr>
            </w:pPr>
          </w:p>
        </w:tc>
        <w:tc>
          <w:tcPr>
            <w:tcW w:w="2167" w:type="dxa"/>
          </w:tcPr>
          <w:p w14:paraId="16505F7F" w14:textId="0BB4BB5F" w:rsidR="005215E6" w:rsidRPr="00F94454" w:rsidDel="00112CC9" w:rsidRDefault="005215E6" w:rsidP="005215E6">
            <w:pPr>
              <w:jc w:val="center"/>
              <w:rPr>
                <w:del w:id="183" w:author="Попова Дарья Николаевна (Подрядчик. ООО БерингПойнт)" w:date="2021-09-27T10:57:00Z"/>
                <w:rFonts w:ascii="Arial" w:hAnsi="Arial" w:cs="Arial"/>
                <w:sz w:val="20"/>
              </w:rPr>
            </w:pPr>
          </w:p>
        </w:tc>
      </w:tr>
      <w:tr w:rsidR="005215E6" w:rsidRPr="00F94454" w:rsidDel="00156E09" w14:paraId="53B5F5D4" w14:textId="73807DE2" w:rsidTr="009355EA">
        <w:trPr>
          <w:cantSplit/>
          <w:del w:id="184" w:author="Попова Дарья Николаевна (Подрядчик. ООО БерингПойнт)" w:date="2021-09-27T11:41:00Z"/>
        </w:trPr>
        <w:tc>
          <w:tcPr>
            <w:tcW w:w="4077" w:type="dxa"/>
          </w:tcPr>
          <w:p w14:paraId="66AB0A37" w14:textId="5F1B3ECD" w:rsidR="005215E6" w:rsidRPr="00F94454" w:rsidDel="00156E09" w:rsidRDefault="005215E6">
            <w:pPr>
              <w:jc w:val="left"/>
              <w:rPr>
                <w:del w:id="185" w:author="Попова Дарья Николаевна (Подрядчик. ООО БерингПойнт)" w:date="2021-09-27T11:41:00Z"/>
                <w:rFonts w:ascii="Arial" w:hAnsi="Arial" w:cs="Arial"/>
                <w:sz w:val="20"/>
              </w:rPr>
            </w:pPr>
            <w:del w:id="186" w:author="Попова Дарья Николаевна (Подрядчик. ООО БерингПойнт)" w:date="2021-09-27T11:41:00Z">
              <w:r w:rsidRPr="005215E6" w:rsidDel="00156E09">
                <w:rPr>
                  <w:rFonts w:ascii="Arial" w:hAnsi="Arial" w:cs="Arial"/>
                  <w:sz w:val="20"/>
                </w:rPr>
                <w:delText xml:space="preserve">Старший </w:delText>
              </w:r>
            </w:del>
            <w:del w:id="187" w:author="Попова Дарья Николаевна (Подрядчик. ООО БерингПойнт)" w:date="2021-09-24T16:29:00Z">
              <w:r w:rsidRPr="005215E6" w:rsidDel="009B3941">
                <w:rPr>
                  <w:rFonts w:ascii="Arial" w:hAnsi="Arial" w:cs="Arial"/>
                  <w:sz w:val="20"/>
                </w:rPr>
                <w:delText>менеджер</w:delText>
              </w:r>
            </w:del>
            <w:del w:id="188" w:author="Попова Дарья Николаевна (Подрядчик. ООО БерингПойнт)" w:date="2021-09-27T11:41:00Z">
              <w:r w:rsidRPr="005215E6" w:rsidDel="00156E09">
                <w:rPr>
                  <w:rFonts w:ascii="Arial" w:hAnsi="Arial" w:cs="Arial"/>
                  <w:sz w:val="20"/>
                </w:rPr>
                <w:delText xml:space="preserve"> по ин</w:delText>
              </w:r>
            </w:del>
            <w:del w:id="189" w:author="Попова Дарья Николаевна (Подрядчик. ООО БерингПойнт)" w:date="2021-09-24T16:30:00Z">
              <w:r w:rsidRPr="005215E6" w:rsidDel="009B3941">
                <w:rPr>
                  <w:rFonts w:ascii="Arial" w:hAnsi="Arial" w:cs="Arial"/>
                  <w:sz w:val="20"/>
                </w:rPr>
                <w:delText>теграции проектов операционного блока</w:delText>
              </w:r>
            </w:del>
          </w:p>
        </w:tc>
        <w:tc>
          <w:tcPr>
            <w:tcW w:w="2552" w:type="dxa"/>
          </w:tcPr>
          <w:p w14:paraId="4AB3CEE0" w14:textId="73160228" w:rsidR="005215E6" w:rsidRPr="00F94454" w:rsidDel="00156E09" w:rsidRDefault="005215E6" w:rsidP="005215E6">
            <w:pPr>
              <w:jc w:val="center"/>
              <w:rPr>
                <w:del w:id="190" w:author="Попова Дарья Николаевна (Подрядчик. ООО БерингПойнт)" w:date="2021-09-27T11:41:00Z"/>
                <w:rFonts w:ascii="Arial" w:hAnsi="Arial" w:cs="Arial"/>
                <w:sz w:val="20"/>
              </w:rPr>
            </w:pPr>
            <w:del w:id="191" w:author="Попова Дарья Николаевна (Подрядчик. ООО БерингПойнт)" w:date="2021-09-27T11:41:00Z">
              <w:r w:rsidRPr="005215E6" w:rsidDel="00156E09">
                <w:rPr>
                  <w:rFonts w:ascii="Arial" w:hAnsi="Arial" w:cs="Arial"/>
                  <w:sz w:val="20"/>
                </w:rPr>
                <w:delText xml:space="preserve">Кузьмин </w:delText>
              </w:r>
            </w:del>
            <w:del w:id="192" w:author="Попова Дарья Николаевна (Подрядчик. ООО БерингПойнт)" w:date="2021-09-24T16:29:00Z">
              <w:r w:rsidRPr="005215E6" w:rsidDel="009B3941">
                <w:rPr>
                  <w:rFonts w:ascii="Arial" w:hAnsi="Arial" w:cs="Arial"/>
                  <w:sz w:val="20"/>
                </w:rPr>
                <w:delText>А</w:delText>
              </w:r>
            </w:del>
            <w:del w:id="193" w:author="Попова Дарья Николаевна (Подрядчик. ООО БерингПойнт)" w:date="2021-09-27T11:41:00Z">
              <w:r w:rsidRPr="005215E6" w:rsidDel="00156E09">
                <w:rPr>
                  <w:rFonts w:ascii="Arial" w:hAnsi="Arial" w:cs="Arial"/>
                  <w:sz w:val="20"/>
                </w:rPr>
                <w:delText>.А.</w:delText>
              </w:r>
            </w:del>
          </w:p>
        </w:tc>
        <w:tc>
          <w:tcPr>
            <w:tcW w:w="1395" w:type="dxa"/>
          </w:tcPr>
          <w:p w14:paraId="6F143A9E" w14:textId="2E5DA5C7" w:rsidR="005215E6" w:rsidRPr="00F94454" w:rsidDel="00156E09" w:rsidRDefault="005215E6" w:rsidP="005215E6">
            <w:pPr>
              <w:jc w:val="center"/>
              <w:rPr>
                <w:del w:id="194" w:author="Попова Дарья Николаевна (Подрядчик. ООО БерингПойнт)" w:date="2021-09-27T11:41:00Z"/>
                <w:rFonts w:ascii="Arial" w:hAnsi="Arial" w:cs="Arial"/>
                <w:sz w:val="20"/>
              </w:rPr>
            </w:pPr>
          </w:p>
        </w:tc>
        <w:tc>
          <w:tcPr>
            <w:tcW w:w="2167" w:type="dxa"/>
          </w:tcPr>
          <w:p w14:paraId="7619B808" w14:textId="59AD96D6" w:rsidR="005215E6" w:rsidRPr="00F94454" w:rsidDel="00156E09" w:rsidRDefault="005215E6" w:rsidP="005215E6">
            <w:pPr>
              <w:jc w:val="center"/>
              <w:rPr>
                <w:del w:id="195" w:author="Попова Дарья Николаевна (Подрядчик. ООО БерингПойнт)" w:date="2021-09-27T11:41:00Z"/>
                <w:rFonts w:ascii="Arial" w:hAnsi="Arial" w:cs="Arial"/>
                <w:sz w:val="20"/>
              </w:rPr>
            </w:pPr>
          </w:p>
        </w:tc>
      </w:tr>
      <w:tr w:rsidR="005215E6" w:rsidRPr="00F94454" w:rsidDel="00547D80" w14:paraId="6B464BCF" w14:textId="03F9BB34" w:rsidTr="009355EA">
        <w:trPr>
          <w:cantSplit/>
          <w:del w:id="196" w:author="Попова Дарья Николаевна (Подрядчик. ООО БерингПойнт)" w:date="2021-09-27T10:55:00Z"/>
        </w:trPr>
        <w:tc>
          <w:tcPr>
            <w:tcW w:w="4077" w:type="dxa"/>
          </w:tcPr>
          <w:p w14:paraId="06A4A7A7" w14:textId="504F42A1" w:rsidR="005215E6" w:rsidRPr="00F94454" w:rsidDel="00547D80" w:rsidRDefault="005215E6">
            <w:pPr>
              <w:jc w:val="left"/>
              <w:rPr>
                <w:del w:id="197" w:author="Попова Дарья Николаевна (Подрядчик. ООО БерингПойнт)" w:date="2021-09-27T10:55:00Z"/>
                <w:rFonts w:ascii="Arial" w:hAnsi="Arial" w:cs="Arial"/>
                <w:sz w:val="20"/>
              </w:rPr>
            </w:pPr>
            <w:commentRangeStart w:id="198"/>
            <w:del w:id="199" w:author="Попова Дарья Николаевна (Подрядчик. ООО БерингПойнт)" w:date="2021-09-24T16:19:00Z">
              <w:r w:rsidRPr="005215E6" w:rsidDel="007A65AB">
                <w:rPr>
                  <w:rFonts w:ascii="Arial" w:hAnsi="Arial" w:cs="Arial"/>
                  <w:sz w:val="20"/>
                </w:rPr>
                <w:delText>Старший менеджер по интеграции проектов корпоративных функций</w:delText>
              </w:r>
            </w:del>
          </w:p>
        </w:tc>
        <w:tc>
          <w:tcPr>
            <w:tcW w:w="2552" w:type="dxa"/>
          </w:tcPr>
          <w:p w14:paraId="75C058C7" w14:textId="6EB93659" w:rsidR="005215E6" w:rsidRPr="00F94454" w:rsidDel="00547D80" w:rsidRDefault="005215E6" w:rsidP="005215E6">
            <w:pPr>
              <w:jc w:val="center"/>
              <w:rPr>
                <w:del w:id="200" w:author="Попова Дарья Николаевна (Подрядчик. ООО БерингПойнт)" w:date="2021-09-27T10:55:00Z"/>
                <w:rFonts w:ascii="Arial" w:hAnsi="Arial" w:cs="Arial"/>
                <w:sz w:val="20"/>
              </w:rPr>
            </w:pPr>
            <w:del w:id="201" w:author="Попова Дарья Николаевна (Подрядчик. ООО БерингПойнт)" w:date="2021-09-27T10:55:00Z">
              <w:r w:rsidRPr="005215E6" w:rsidDel="00547D80">
                <w:rPr>
                  <w:rFonts w:ascii="Arial" w:hAnsi="Arial" w:cs="Arial"/>
                  <w:sz w:val="20"/>
                </w:rPr>
                <w:delText>Тюриков М.Ю.</w:delText>
              </w:r>
            </w:del>
          </w:p>
        </w:tc>
        <w:commentRangeEnd w:id="198"/>
        <w:tc>
          <w:tcPr>
            <w:tcW w:w="1395" w:type="dxa"/>
          </w:tcPr>
          <w:p w14:paraId="6F1AC373" w14:textId="51B4A99E" w:rsidR="005215E6" w:rsidRPr="00F94454" w:rsidDel="00547D80" w:rsidRDefault="00BF3011" w:rsidP="005215E6">
            <w:pPr>
              <w:jc w:val="center"/>
              <w:rPr>
                <w:del w:id="202" w:author="Попова Дарья Николаевна (Подрядчик. ООО БерингПойнт)" w:date="2021-09-27T10:55:00Z"/>
                <w:rFonts w:ascii="Arial" w:hAnsi="Arial" w:cs="Arial"/>
                <w:sz w:val="20"/>
              </w:rPr>
            </w:pPr>
            <w:del w:id="203" w:author="Попова Дарья Николаевна (Подрядчик. ООО БерингПойнт)" w:date="2021-09-27T10:55:00Z">
              <w:r w:rsidDel="00547D80">
                <w:rPr>
                  <w:rStyle w:val="aff4"/>
                </w:rPr>
                <w:commentReference w:id="198"/>
              </w:r>
            </w:del>
          </w:p>
        </w:tc>
        <w:tc>
          <w:tcPr>
            <w:tcW w:w="2167" w:type="dxa"/>
          </w:tcPr>
          <w:p w14:paraId="70C9080A" w14:textId="1ADBF95A" w:rsidR="005215E6" w:rsidRPr="00F94454" w:rsidDel="00547D80" w:rsidRDefault="005215E6" w:rsidP="005215E6">
            <w:pPr>
              <w:jc w:val="center"/>
              <w:rPr>
                <w:del w:id="204" w:author="Попова Дарья Николаевна (Подрядчик. ООО БерингПойнт)" w:date="2021-09-27T10:55:00Z"/>
                <w:rFonts w:ascii="Arial" w:hAnsi="Arial" w:cs="Arial"/>
                <w:sz w:val="20"/>
              </w:rPr>
            </w:pPr>
          </w:p>
        </w:tc>
      </w:tr>
      <w:tr w:rsidR="005215E6" w:rsidRPr="00F94454" w:rsidDel="00547D80" w14:paraId="13391EFC" w14:textId="4B9EFCD4" w:rsidTr="009355EA">
        <w:trPr>
          <w:cantSplit/>
          <w:del w:id="205" w:author="Попова Дарья Николаевна (Подрядчик. ООО БерингПойнт)" w:date="2021-09-27T10:55:00Z"/>
        </w:trPr>
        <w:tc>
          <w:tcPr>
            <w:tcW w:w="4077" w:type="dxa"/>
          </w:tcPr>
          <w:p w14:paraId="02D73EDC" w14:textId="007A5448" w:rsidR="005215E6" w:rsidRPr="00F94454" w:rsidDel="00547D80" w:rsidRDefault="005215E6" w:rsidP="005215E6">
            <w:pPr>
              <w:jc w:val="left"/>
              <w:rPr>
                <w:del w:id="206" w:author="Попова Дарья Николаевна (Подрядчик. ООО БерингПойнт)" w:date="2021-09-27T10:55:00Z"/>
                <w:rFonts w:ascii="Arial" w:hAnsi="Arial" w:cs="Arial"/>
                <w:sz w:val="20"/>
              </w:rPr>
            </w:pPr>
            <w:commentRangeStart w:id="207"/>
            <w:del w:id="208" w:author="Попова Дарья Николаевна (Подрядчик. ООО БерингПойнт)" w:date="2021-09-27T10:55:00Z">
              <w:r w:rsidRPr="005215E6" w:rsidDel="00547D80">
                <w:rPr>
                  <w:rFonts w:ascii="Arial" w:hAnsi="Arial" w:cs="Arial"/>
                  <w:sz w:val="20"/>
                </w:rPr>
                <w:delText>Руководитель группы по технической архитектуре и ИТ-безопасности</w:delText>
              </w:r>
            </w:del>
          </w:p>
        </w:tc>
        <w:tc>
          <w:tcPr>
            <w:tcW w:w="2552" w:type="dxa"/>
          </w:tcPr>
          <w:p w14:paraId="16933EBD" w14:textId="48D0321B" w:rsidR="005215E6" w:rsidRPr="00F94454" w:rsidDel="00547D80" w:rsidRDefault="005215E6" w:rsidP="005215E6">
            <w:pPr>
              <w:jc w:val="center"/>
              <w:rPr>
                <w:del w:id="209" w:author="Попова Дарья Николаевна (Подрядчик. ООО БерингПойнт)" w:date="2021-09-27T10:55:00Z"/>
                <w:rFonts w:ascii="Arial" w:hAnsi="Arial" w:cs="Arial"/>
                <w:sz w:val="20"/>
              </w:rPr>
            </w:pPr>
            <w:del w:id="210" w:author="Попова Дарья Николаевна (Подрядчик. ООО БерингПойнт)" w:date="2021-09-27T10:55:00Z">
              <w:r w:rsidRPr="009B3941" w:rsidDel="00547D80">
                <w:rPr>
                  <w:rFonts w:ascii="Arial" w:hAnsi="Arial" w:cs="Arial"/>
                  <w:sz w:val="20"/>
                  <w:highlight w:val="yellow"/>
                  <w:rPrChange w:id="211" w:author="Попова Дарья Николаевна (Подрядчик. ООО БерингПойнт)" w:date="2021-09-24T16:30:00Z">
                    <w:rPr>
                      <w:rFonts w:ascii="Arial" w:hAnsi="Arial" w:cs="Arial"/>
                      <w:sz w:val="20"/>
                    </w:rPr>
                  </w:rPrChange>
                </w:rPr>
                <w:delText>Волков А. В.</w:delText>
              </w:r>
            </w:del>
          </w:p>
        </w:tc>
        <w:commentRangeEnd w:id="207"/>
        <w:tc>
          <w:tcPr>
            <w:tcW w:w="1395" w:type="dxa"/>
          </w:tcPr>
          <w:p w14:paraId="29DA90B6" w14:textId="20D622E9" w:rsidR="005215E6" w:rsidRPr="00F94454" w:rsidDel="00547D80" w:rsidRDefault="00C25931" w:rsidP="005215E6">
            <w:pPr>
              <w:jc w:val="center"/>
              <w:rPr>
                <w:del w:id="212" w:author="Попова Дарья Николаевна (Подрядчик. ООО БерингПойнт)" w:date="2021-09-27T10:55:00Z"/>
                <w:rFonts w:ascii="Arial" w:hAnsi="Arial" w:cs="Arial"/>
                <w:sz w:val="20"/>
              </w:rPr>
            </w:pPr>
            <w:del w:id="213" w:author="Попова Дарья Николаевна (Подрядчик. ООО БерингПойнт)" w:date="2021-09-27T10:55:00Z">
              <w:r w:rsidDel="00547D80">
                <w:rPr>
                  <w:rStyle w:val="aff4"/>
                </w:rPr>
                <w:commentReference w:id="207"/>
              </w:r>
            </w:del>
          </w:p>
        </w:tc>
        <w:tc>
          <w:tcPr>
            <w:tcW w:w="2167" w:type="dxa"/>
          </w:tcPr>
          <w:p w14:paraId="40EE5B80" w14:textId="5206029C" w:rsidR="005215E6" w:rsidRPr="00F94454" w:rsidDel="00547D80" w:rsidRDefault="005215E6" w:rsidP="005215E6">
            <w:pPr>
              <w:jc w:val="center"/>
              <w:rPr>
                <w:del w:id="214" w:author="Попова Дарья Николаевна (Подрядчик. ООО БерингПойнт)" w:date="2021-09-27T10:55:00Z"/>
                <w:rFonts w:ascii="Arial" w:hAnsi="Arial" w:cs="Arial"/>
                <w:sz w:val="20"/>
              </w:rPr>
            </w:pPr>
          </w:p>
        </w:tc>
      </w:tr>
      <w:tr w:rsidR="005215E6" w:rsidRPr="00F94454" w:rsidDel="00156E09" w14:paraId="633B1D14" w14:textId="7F87E4C0" w:rsidTr="009355EA">
        <w:trPr>
          <w:cantSplit/>
          <w:del w:id="215" w:author="Попова Дарья Николаевна (Подрядчик. ООО БерингПойнт)" w:date="2021-09-27T11:40:00Z"/>
        </w:trPr>
        <w:tc>
          <w:tcPr>
            <w:tcW w:w="4077" w:type="dxa"/>
          </w:tcPr>
          <w:p w14:paraId="11666917" w14:textId="5BECBFEC" w:rsidR="005215E6" w:rsidRPr="00F94454" w:rsidDel="00156E09" w:rsidRDefault="005215E6" w:rsidP="005215E6">
            <w:pPr>
              <w:jc w:val="left"/>
              <w:rPr>
                <w:del w:id="216" w:author="Попова Дарья Николаевна (Подрядчик. ООО БерингПойнт)" w:date="2021-09-27T11:40:00Z"/>
                <w:rFonts w:ascii="Arial" w:hAnsi="Arial" w:cs="Arial"/>
                <w:sz w:val="20"/>
              </w:rPr>
            </w:pPr>
            <w:del w:id="217" w:author="Попова Дарья Николаевна (Подрядчик. ООО БерингПойнт)" w:date="2021-09-27T10:57:00Z">
              <w:r w:rsidRPr="005215E6" w:rsidDel="00112CC9">
                <w:rPr>
                  <w:rFonts w:ascii="Arial" w:hAnsi="Arial" w:cs="Arial"/>
                  <w:sz w:val="20"/>
                </w:rPr>
                <w:delText>Руководитель группы контрол</w:delText>
              </w:r>
            </w:del>
            <w:del w:id="218" w:author="Попова Дарья Николаевна (Подрядчик. ООО БерингПойнт)" w:date="2021-09-24T16:22:00Z">
              <w:r w:rsidRPr="005215E6" w:rsidDel="007A65AB">
                <w:rPr>
                  <w:rFonts w:ascii="Arial" w:hAnsi="Arial" w:cs="Arial"/>
                  <w:sz w:val="20"/>
                </w:rPr>
                <w:delText>и</w:delText>
              </w:r>
            </w:del>
            <w:del w:id="219" w:author="Попова Дарья Николаевна (Подрядчик. ООО БерингПойнт)" w:date="2021-09-27T10:57:00Z">
              <w:r w:rsidRPr="005215E6" w:rsidDel="00112CC9">
                <w:rPr>
                  <w:rFonts w:ascii="Arial" w:hAnsi="Arial" w:cs="Arial"/>
                  <w:sz w:val="20"/>
                </w:rPr>
                <w:delText xml:space="preserve"> и риск</w:delText>
              </w:r>
            </w:del>
            <w:del w:id="220" w:author="Попова Дарья Николаевна (Подрядчик. ООО БерингПойнт)" w:date="2021-09-24T16:26:00Z">
              <w:r w:rsidRPr="005215E6" w:rsidDel="009B3941">
                <w:rPr>
                  <w:rFonts w:ascii="Arial" w:hAnsi="Arial" w:cs="Arial"/>
                  <w:sz w:val="20"/>
                </w:rPr>
                <w:delText>и</w:delText>
              </w:r>
            </w:del>
          </w:p>
        </w:tc>
        <w:tc>
          <w:tcPr>
            <w:tcW w:w="2552" w:type="dxa"/>
          </w:tcPr>
          <w:p w14:paraId="20DA4C08" w14:textId="03681878" w:rsidR="005215E6" w:rsidRPr="00F94454" w:rsidDel="00156E09" w:rsidRDefault="005215E6" w:rsidP="005215E6">
            <w:pPr>
              <w:jc w:val="center"/>
              <w:rPr>
                <w:del w:id="221" w:author="Попова Дарья Николаевна (Подрядчик. ООО БерингПойнт)" w:date="2021-09-27T11:40:00Z"/>
                <w:rFonts w:ascii="Arial" w:hAnsi="Arial" w:cs="Arial"/>
                <w:sz w:val="20"/>
              </w:rPr>
            </w:pPr>
            <w:del w:id="222" w:author="Попова Дарья Николаевна (Подрядчик. ООО БерингПойнт)" w:date="2021-09-27T10:57:00Z">
              <w:r w:rsidRPr="005215E6" w:rsidDel="00112CC9">
                <w:rPr>
                  <w:rFonts w:ascii="Arial" w:hAnsi="Arial" w:cs="Arial"/>
                  <w:sz w:val="20"/>
                </w:rPr>
                <w:delText>Глухова А. В.</w:delText>
              </w:r>
            </w:del>
          </w:p>
        </w:tc>
        <w:tc>
          <w:tcPr>
            <w:tcW w:w="1395" w:type="dxa"/>
          </w:tcPr>
          <w:p w14:paraId="71A39CFB" w14:textId="04CC072F" w:rsidR="005215E6" w:rsidRPr="00F94454" w:rsidDel="00156E09" w:rsidRDefault="005215E6" w:rsidP="005215E6">
            <w:pPr>
              <w:jc w:val="center"/>
              <w:rPr>
                <w:del w:id="223" w:author="Попова Дарья Николаевна (Подрядчик. ООО БерингПойнт)" w:date="2021-09-27T11:40:00Z"/>
                <w:rFonts w:ascii="Arial" w:hAnsi="Arial" w:cs="Arial"/>
                <w:sz w:val="20"/>
              </w:rPr>
            </w:pPr>
          </w:p>
        </w:tc>
        <w:tc>
          <w:tcPr>
            <w:tcW w:w="2167" w:type="dxa"/>
          </w:tcPr>
          <w:p w14:paraId="2CCA2D5D" w14:textId="223C54A4" w:rsidR="005215E6" w:rsidRPr="00F94454" w:rsidDel="00156E09" w:rsidRDefault="005215E6" w:rsidP="005215E6">
            <w:pPr>
              <w:jc w:val="center"/>
              <w:rPr>
                <w:del w:id="224" w:author="Попова Дарья Николаевна (Подрядчик. ООО БерингПойнт)" w:date="2021-09-27T11:40:00Z"/>
                <w:rFonts w:ascii="Arial" w:hAnsi="Arial" w:cs="Arial"/>
                <w:sz w:val="20"/>
              </w:rPr>
            </w:pPr>
          </w:p>
        </w:tc>
      </w:tr>
      <w:tr w:rsidR="005215E6" w:rsidRPr="00F94454" w:rsidDel="00112CC9" w14:paraId="520275D0" w14:textId="4CC284CC" w:rsidTr="009355EA">
        <w:trPr>
          <w:cantSplit/>
          <w:del w:id="225" w:author="Попова Дарья Николаевна (Подрядчик. ООО БерингПойнт)" w:date="2021-09-27T10:56:00Z"/>
        </w:trPr>
        <w:tc>
          <w:tcPr>
            <w:tcW w:w="4077" w:type="dxa"/>
          </w:tcPr>
          <w:p w14:paraId="6DD76F5D" w14:textId="1DA4ADAA" w:rsidR="005215E6" w:rsidRPr="00F94454" w:rsidDel="00112CC9" w:rsidRDefault="005215E6" w:rsidP="005215E6">
            <w:pPr>
              <w:jc w:val="left"/>
              <w:rPr>
                <w:del w:id="226" w:author="Попова Дарья Николаевна (Подрядчик. ООО БерингПойнт)" w:date="2021-09-27T10:56:00Z"/>
                <w:rFonts w:ascii="Arial" w:hAnsi="Arial" w:cs="Arial"/>
                <w:sz w:val="20"/>
              </w:rPr>
            </w:pPr>
            <w:commentRangeStart w:id="227"/>
            <w:del w:id="228" w:author="Попова Дарья Николаевна (Подрядчик. ООО БерингПойнт)" w:date="2021-09-27T10:56:00Z">
              <w:r w:rsidRPr="005215E6" w:rsidDel="00112CC9">
                <w:rPr>
                  <w:rFonts w:ascii="Arial" w:hAnsi="Arial" w:cs="Arial"/>
                  <w:sz w:val="20"/>
                </w:rPr>
                <w:delText>Руководитель программы трансформации системы управления основными фондами</w:delText>
              </w:r>
            </w:del>
          </w:p>
        </w:tc>
        <w:tc>
          <w:tcPr>
            <w:tcW w:w="2552" w:type="dxa"/>
          </w:tcPr>
          <w:p w14:paraId="7CD84096" w14:textId="0F620093" w:rsidR="005215E6" w:rsidRPr="00F94454" w:rsidDel="00112CC9" w:rsidRDefault="005215E6" w:rsidP="005215E6">
            <w:pPr>
              <w:jc w:val="center"/>
              <w:rPr>
                <w:del w:id="229" w:author="Попова Дарья Николаевна (Подрядчик. ООО БерингПойнт)" w:date="2021-09-27T10:56:00Z"/>
                <w:rFonts w:ascii="Arial" w:hAnsi="Arial" w:cs="Arial"/>
                <w:sz w:val="20"/>
              </w:rPr>
            </w:pPr>
            <w:del w:id="230" w:author="Попова Дарья Николаевна (Подрядчик. ООО БерингПойнт)" w:date="2021-09-27T10:56:00Z">
              <w:r w:rsidRPr="005215E6" w:rsidDel="00112CC9">
                <w:rPr>
                  <w:rFonts w:ascii="Arial" w:hAnsi="Arial" w:cs="Arial"/>
                  <w:sz w:val="20"/>
                </w:rPr>
                <w:delText>Загребин В.В.</w:delText>
              </w:r>
            </w:del>
          </w:p>
        </w:tc>
        <w:commentRangeEnd w:id="227"/>
        <w:tc>
          <w:tcPr>
            <w:tcW w:w="1395" w:type="dxa"/>
          </w:tcPr>
          <w:p w14:paraId="0F32B9CC" w14:textId="0F9BB5E9" w:rsidR="005215E6" w:rsidRPr="00F94454" w:rsidDel="00112CC9" w:rsidRDefault="00BF3011" w:rsidP="005215E6">
            <w:pPr>
              <w:jc w:val="center"/>
              <w:rPr>
                <w:del w:id="231" w:author="Попова Дарья Николаевна (Подрядчик. ООО БерингПойнт)" w:date="2021-09-27T10:56:00Z"/>
                <w:rFonts w:ascii="Arial" w:hAnsi="Arial" w:cs="Arial"/>
                <w:sz w:val="20"/>
              </w:rPr>
            </w:pPr>
            <w:del w:id="232" w:author="Попова Дарья Николаевна (Подрядчик. ООО БерингПойнт)" w:date="2021-09-27T10:56:00Z">
              <w:r w:rsidDel="00112CC9">
                <w:rPr>
                  <w:rStyle w:val="aff4"/>
                </w:rPr>
                <w:commentReference w:id="227"/>
              </w:r>
            </w:del>
          </w:p>
        </w:tc>
        <w:tc>
          <w:tcPr>
            <w:tcW w:w="2167" w:type="dxa"/>
          </w:tcPr>
          <w:p w14:paraId="280E91F7" w14:textId="639E58D3" w:rsidR="005215E6" w:rsidRPr="00F94454" w:rsidDel="00112CC9" w:rsidRDefault="005215E6" w:rsidP="005215E6">
            <w:pPr>
              <w:jc w:val="center"/>
              <w:rPr>
                <w:del w:id="233" w:author="Попова Дарья Николаевна (Подрядчик. ООО БерингПойнт)" w:date="2021-09-27T10:56:00Z"/>
                <w:rFonts w:ascii="Arial" w:hAnsi="Arial" w:cs="Arial"/>
                <w:sz w:val="20"/>
              </w:rPr>
            </w:pPr>
          </w:p>
        </w:tc>
      </w:tr>
      <w:tr w:rsidR="005215E6" w:rsidRPr="00F94454" w:rsidDel="00112CC9" w14:paraId="120F1116" w14:textId="53718709" w:rsidTr="009355EA">
        <w:trPr>
          <w:cantSplit/>
          <w:del w:id="234" w:author="Попова Дарья Николаевна (Подрядчик. ООО БерингПойнт)" w:date="2021-09-27T10:56:00Z"/>
        </w:trPr>
        <w:tc>
          <w:tcPr>
            <w:tcW w:w="4077" w:type="dxa"/>
          </w:tcPr>
          <w:p w14:paraId="436E9889" w14:textId="4817FE2C" w:rsidR="005215E6" w:rsidRPr="00592903" w:rsidDel="00112CC9" w:rsidRDefault="007A37E4" w:rsidP="005215E6">
            <w:pPr>
              <w:jc w:val="left"/>
              <w:rPr>
                <w:del w:id="235" w:author="Попова Дарья Николаевна (Подрядчик. ООО БерингПойнт)" w:date="2021-09-27T10:56:00Z"/>
                <w:rFonts w:ascii="Arial" w:hAnsi="Arial" w:cs="Arial"/>
                <w:sz w:val="20"/>
              </w:rPr>
            </w:pPr>
            <w:commentRangeStart w:id="236"/>
            <w:del w:id="237" w:author="Попова Дарья Николаевна (Подрядчик. ООО БерингПойнт)" w:date="2021-09-24T16:36:00Z">
              <w:r w:rsidRPr="007A37E4" w:rsidDel="00592903">
                <w:rPr>
                  <w:rFonts w:ascii="Arial" w:hAnsi="Arial" w:cs="Arial"/>
                  <w:sz w:val="20"/>
                </w:rPr>
                <w:delText xml:space="preserve">Менеджер по методологии управленческого </w:delText>
              </w:r>
              <w:r w:rsidR="009D5557" w:rsidRPr="007A37E4" w:rsidDel="00592903">
                <w:rPr>
                  <w:rFonts w:ascii="Arial" w:hAnsi="Arial" w:cs="Arial"/>
                  <w:sz w:val="20"/>
                </w:rPr>
                <w:delText>учёта</w:delText>
              </w:r>
            </w:del>
          </w:p>
        </w:tc>
        <w:tc>
          <w:tcPr>
            <w:tcW w:w="2552" w:type="dxa"/>
          </w:tcPr>
          <w:p w14:paraId="04DE8FCC" w14:textId="4AA3CE68" w:rsidR="005215E6" w:rsidRPr="00F94454" w:rsidDel="00112CC9" w:rsidRDefault="007A37E4" w:rsidP="005215E6">
            <w:pPr>
              <w:jc w:val="center"/>
              <w:rPr>
                <w:del w:id="238" w:author="Попова Дарья Николаевна (Подрядчик. ООО БерингПойнт)" w:date="2021-09-27T10:56:00Z"/>
                <w:rFonts w:ascii="Arial" w:hAnsi="Arial" w:cs="Arial"/>
                <w:sz w:val="20"/>
              </w:rPr>
            </w:pPr>
            <w:del w:id="239" w:author="Попова Дарья Николаевна (Подрядчик. ООО БерингПойнт)" w:date="2021-09-27T10:56:00Z">
              <w:r w:rsidDel="00112CC9">
                <w:rPr>
                  <w:rFonts w:ascii="Arial" w:hAnsi="Arial" w:cs="Arial"/>
                  <w:sz w:val="20"/>
                </w:rPr>
                <w:delText>Бурдова И.</w:delText>
              </w:r>
              <w:r w:rsidRPr="007A37E4" w:rsidDel="00112CC9">
                <w:rPr>
                  <w:rFonts w:ascii="Arial" w:hAnsi="Arial" w:cs="Arial"/>
                  <w:sz w:val="20"/>
                </w:rPr>
                <w:delText xml:space="preserve"> К</w:delText>
              </w:r>
              <w:r w:rsidDel="00112CC9">
                <w:rPr>
                  <w:rFonts w:ascii="Arial" w:hAnsi="Arial" w:cs="Arial"/>
                  <w:sz w:val="20"/>
                </w:rPr>
                <w:delText>.</w:delText>
              </w:r>
            </w:del>
          </w:p>
        </w:tc>
        <w:tc>
          <w:tcPr>
            <w:tcW w:w="1395" w:type="dxa"/>
          </w:tcPr>
          <w:p w14:paraId="693F3849" w14:textId="093257E8" w:rsidR="005215E6" w:rsidRPr="00F94454" w:rsidDel="00112CC9" w:rsidRDefault="005215E6" w:rsidP="005215E6">
            <w:pPr>
              <w:jc w:val="center"/>
              <w:rPr>
                <w:del w:id="240" w:author="Попова Дарья Николаевна (Подрядчик. ООО БерингПойнт)" w:date="2021-09-27T10:56:00Z"/>
                <w:rFonts w:ascii="Arial" w:hAnsi="Arial" w:cs="Arial"/>
                <w:sz w:val="20"/>
              </w:rPr>
            </w:pPr>
          </w:p>
        </w:tc>
        <w:tc>
          <w:tcPr>
            <w:tcW w:w="2167" w:type="dxa"/>
          </w:tcPr>
          <w:p w14:paraId="395F24AF" w14:textId="6B6316E0" w:rsidR="005215E6" w:rsidRPr="00F94454" w:rsidDel="00112CC9" w:rsidRDefault="005215E6" w:rsidP="005215E6">
            <w:pPr>
              <w:jc w:val="center"/>
              <w:rPr>
                <w:del w:id="241" w:author="Попова Дарья Николаевна (Подрядчик. ООО БерингПойнт)" w:date="2021-09-27T10:56:00Z"/>
                <w:rFonts w:ascii="Arial" w:hAnsi="Arial" w:cs="Arial"/>
                <w:sz w:val="20"/>
              </w:rPr>
            </w:pPr>
          </w:p>
        </w:tc>
      </w:tr>
      <w:tr w:rsidR="005215E6" w:rsidRPr="00F94454" w:rsidDel="00112CC9" w14:paraId="23576805" w14:textId="4269D862" w:rsidTr="009355EA">
        <w:trPr>
          <w:cantSplit/>
          <w:del w:id="242" w:author="Попова Дарья Николаевна (Подрядчик. ООО БерингПойнт)" w:date="2021-09-27T10:56:00Z"/>
        </w:trPr>
        <w:tc>
          <w:tcPr>
            <w:tcW w:w="4077" w:type="dxa"/>
          </w:tcPr>
          <w:p w14:paraId="670F45B7" w14:textId="769D9D34" w:rsidR="005215E6" w:rsidRPr="00F94454" w:rsidDel="00112CC9" w:rsidRDefault="007A37E4" w:rsidP="005215E6">
            <w:pPr>
              <w:jc w:val="left"/>
              <w:rPr>
                <w:del w:id="243" w:author="Попова Дарья Николаевна (Подрядчик. ООО БерингПойнт)" w:date="2021-09-27T10:56:00Z"/>
                <w:rFonts w:ascii="Arial" w:hAnsi="Arial" w:cs="Arial"/>
                <w:sz w:val="20"/>
              </w:rPr>
            </w:pPr>
            <w:del w:id="244" w:author="Попова Дарья Николаевна (Подрядчик. ООО БерингПойнт)" w:date="2021-09-24T16:38:00Z">
              <w:r w:rsidRPr="007A37E4" w:rsidDel="00592903">
                <w:rPr>
                  <w:rFonts w:ascii="Arial" w:hAnsi="Arial" w:cs="Arial"/>
                  <w:sz w:val="20"/>
                </w:rPr>
                <w:delText>Менеджер по</w:delText>
              </w:r>
            </w:del>
            <w:del w:id="245" w:author="Попова Дарья Николаевна (Подрядчик. ООО БерингПойнт)" w:date="2021-09-27T10:56:00Z">
              <w:r w:rsidRPr="007A37E4" w:rsidDel="00112CC9">
                <w:rPr>
                  <w:rFonts w:ascii="Arial" w:hAnsi="Arial" w:cs="Arial"/>
                  <w:sz w:val="20"/>
                </w:rPr>
                <w:delText xml:space="preserve"> методологии управленческого </w:delText>
              </w:r>
              <w:r w:rsidR="009D5557" w:rsidRPr="007A37E4" w:rsidDel="00112CC9">
                <w:rPr>
                  <w:rFonts w:ascii="Arial" w:hAnsi="Arial" w:cs="Arial"/>
                  <w:sz w:val="20"/>
                </w:rPr>
                <w:delText>учёта</w:delText>
              </w:r>
            </w:del>
          </w:p>
        </w:tc>
        <w:tc>
          <w:tcPr>
            <w:tcW w:w="2552" w:type="dxa"/>
          </w:tcPr>
          <w:p w14:paraId="4FF27DAF" w14:textId="3277AA10" w:rsidR="005215E6" w:rsidRPr="00F94454" w:rsidDel="00112CC9" w:rsidRDefault="007A37E4" w:rsidP="005215E6">
            <w:pPr>
              <w:jc w:val="center"/>
              <w:rPr>
                <w:del w:id="246" w:author="Попова Дарья Николаевна (Подрядчик. ООО БерингПойнт)" w:date="2021-09-27T10:56:00Z"/>
                <w:rFonts w:ascii="Arial" w:hAnsi="Arial" w:cs="Arial"/>
                <w:sz w:val="20"/>
              </w:rPr>
            </w:pPr>
            <w:del w:id="247" w:author="Попова Дарья Николаевна (Подрядчик. ООО БерингПойнт)" w:date="2021-09-27T10:56:00Z">
              <w:r w:rsidDel="00112CC9">
                <w:rPr>
                  <w:rFonts w:ascii="Arial" w:hAnsi="Arial" w:cs="Arial"/>
                  <w:sz w:val="20"/>
                </w:rPr>
                <w:delText>Штепина Е.</w:delText>
              </w:r>
              <w:r w:rsidRPr="007A37E4" w:rsidDel="00112CC9">
                <w:rPr>
                  <w:rFonts w:ascii="Arial" w:hAnsi="Arial" w:cs="Arial"/>
                  <w:sz w:val="20"/>
                </w:rPr>
                <w:delText xml:space="preserve"> А</w:delText>
              </w:r>
              <w:r w:rsidDel="00112CC9">
                <w:rPr>
                  <w:rFonts w:ascii="Arial" w:hAnsi="Arial" w:cs="Arial"/>
                  <w:sz w:val="20"/>
                </w:rPr>
                <w:delText>.</w:delText>
              </w:r>
            </w:del>
          </w:p>
        </w:tc>
        <w:tc>
          <w:tcPr>
            <w:tcW w:w="1395" w:type="dxa"/>
          </w:tcPr>
          <w:p w14:paraId="24CC743F" w14:textId="33C3FA89" w:rsidR="005215E6" w:rsidRPr="00F94454" w:rsidDel="00112CC9" w:rsidRDefault="005215E6" w:rsidP="005215E6">
            <w:pPr>
              <w:jc w:val="center"/>
              <w:rPr>
                <w:del w:id="248" w:author="Попова Дарья Николаевна (Подрядчик. ООО БерингПойнт)" w:date="2021-09-27T10:56:00Z"/>
                <w:rFonts w:ascii="Arial" w:hAnsi="Arial" w:cs="Arial"/>
                <w:sz w:val="20"/>
              </w:rPr>
            </w:pPr>
          </w:p>
        </w:tc>
        <w:tc>
          <w:tcPr>
            <w:tcW w:w="2167" w:type="dxa"/>
          </w:tcPr>
          <w:p w14:paraId="52946E46" w14:textId="006F21A1" w:rsidR="005215E6" w:rsidRPr="00F94454" w:rsidDel="00112CC9" w:rsidRDefault="005215E6" w:rsidP="005215E6">
            <w:pPr>
              <w:jc w:val="center"/>
              <w:rPr>
                <w:del w:id="249" w:author="Попова Дарья Николаевна (Подрядчик. ООО БерингПойнт)" w:date="2021-09-27T10:56:00Z"/>
                <w:rFonts w:ascii="Arial" w:hAnsi="Arial" w:cs="Arial"/>
                <w:sz w:val="20"/>
              </w:rPr>
            </w:pPr>
          </w:p>
        </w:tc>
      </w:tr>
      <w:tr w:rsidR="005215E6" w:rsidRPr="00F94454" w:rsidDel="00112CC9" w14:paraId="0EFB4B44" w14:textId="54B58E50" w:rsidTr="009355EA">
        <w:trPr>
          <w:cantSplit/>
          <w:del w:id="250" w:author="Попова Дарья Николаевна (Подрядчик. ООО БерингПойнт)" w:date="2021-09-27T10:56:00Z"/>
        </w:trPr>
        <w:tc>
          <w:tcPr>
            <w:tcW w:w="4077" w:type="dxa"/>
          </w:tcPr>
          <w:p w14:paraId="6B3E5391" w14:textId="7AB3F872" w:rsidR="005215E6" w:rsidRPr="00F94454" w:rsidDel="00112CC9" w:rsidRDefault="007A37E4" w:rsidP="005215E6">
            <w:pPr>
              <w:jc w:val="left"/>
              <w:rPr>
                <w:del w:id="251" w:author="Попова Дарья Николаевна (Подрядчик. ООО БерингПойнт)" w:date="2021-09-27T10:56:00Z"/>
                <w:rFonts w:ascii="Arial" w:hAnsi="Arial" w:cs="Arial"/>
                <w:sz w:val="20"/>
              </w:rPr>
            </w:pPr>
            <w:del w:id="252" w:author="Попова Дарья Николаевна (Подрядчик. ООО БерингПойнт)" w:date="2021-09-27T10:56:00Z">
              <w:r w:rsidRPr="007A37E4" w:rsidDel="00112CC9">
                <w:rPr>
                  <w:rFonts w:ascii="Arial" w:hAnsi="Arial" w:cs="Arial"/>
                  <w:sz w:val="20"/>
                </w:rPr>
                <w:delText>Старший менеджер</w:delText>
              </w:r>
            </w:del>
          </w:p>
        </w:tc>
        <w:tc>
          <w:tcPr>
            <w:tcW w:w="2552" w:type="dxa"/>
          </w:tcPr>
          <w:p w14:paraId="5118D404" w14:textId="2676BC1A" w:rsidR="005215E6" w:rsidRPr="00F94454" w:rsidDel="00112CC9" w:rsidRDefault="007A37E4" w:rsidP="005215E6">
            <w:pPr>
              <w:jc w:val="center"/>
              <w:rPr>
                <w:del w:id="253" w:author="Попова Дарья Николаевна (Подрядчик. ООО БерингПойнт)" w:date="2021-09-27T10:56:00Z"/>
                <w:rFonts w:ascii="Arial" w:hAnsi="Arial" w:cs="Arial"/>
                <w:sz w:val="20"/>
              </w:rPr>
            </w:pPr>
            <w:del w:id="254" w:author="Попова Дарья Николаевна (Подрядчик. ООО БерингПойнт)" w:date="2021-09-27T10:56:00Z">
              <w:r w:rsidRPr="00592903" w:rsidDel="00112CC9">
                <w:rPr>
                  <w:rFonts w:ascii="Arial" w:hAnsi="Arial" w:cs="Arial"/>
                  <w:sz w:val="20"/>
                  <w:highlight w:val="yellow"/>
                  <w:rPrChange w:id="255" w:author="Попова Дарья Николаевна (Подрядчик. ООО БерингПойнт)" w:date="2021-09-24T16:39:00Z">
                    <w:rPr>
                      <w:rFonts w:ascii="Arial" w:hAnsi="Arial" w:cs="Arial"/>
                      <w:sz w:val="20"/>
                    </w:rPr>
                  </w:rPrChange>
                </w:rPr>
                <w:delText>Александрова Е. И.</w:delText>
              </w:r>
            </w:del>
          </w:p>
        </w:tc>
        <w:tc>
          <w:tcPr>
            <w:tcW w:w="1395" w:type="dxa"/>
          </w:tcPr>
          <w:p w14:paraId="408A7E7C" w14:textId="341AE632" w:rsidR="005215E6" w:rsidRPr="00F94454" w:rsidDel="00112CC9" w:rsidRDefault="005215E6" w:rsidP="005215E6">
            <w:pPr>
              <w:jc w:val="center"/>
              <w:rPr>
                <w:del w:id="256" w:author="Попова Дарья Николаевна (Подрядчик. ООО БерингПойнт)" w:date="2021-09-27T10:56:00Z"/>
                <w:rFonts w:ascii="Arial" w:hAnsi="Arial" w:cs="Arial"/>
                <w:sz w:val="20"/>
              </w:rPr>
            </w:pPr>
          </w:p>
        </w:tc>
        <w:tc>
          <w:tcPr>
            <w:tcW w:w="2167" w:type="dxa"/>
          </w:tcPr>
          <w:p w14:paraId="1C233D81" w14:textId="06FDE136" w:rsidR="005215E6" w:rsidRPr="00F94454" w:rsidDel="00112CC9" w:rsidRDefault="005215E6" w:rsidP="005215E6">
            <w:pPr>
              <w:jc w:val="center"/>
              <w:rPr>
                <w:del w:id="257" w:author="Попова Дарья Николаевна (Подрядчик. ООО БерингПойнт)" w:date="2021-09-27T10:56:00Z"/>
                <w:rFonts w:ascii="Arial" w:hAnsi="Arial" w:cs="Arial"/>
                <w:sz w:val="20"/>
              </w:rPr>
            </w:pPr>
          </w:p>
        </w:tc>
      </w:tr>
      <w:tr w:rsidR="005215E6" w:rsidRPr="00F94454" w:rsidDel="00112CC9" w14:paraId="2E7CF42D" w14:textId="172CC045" w:rsidTr="009355EA">
        <w:trPr>
          <w:cantSplit/>
          <w:del w:id="258" w:author="Попова Дарья Николаевна (Подрядчик. ООО БерингПойнт)" w:date="2021-09-27T10:56:00Z"/>
        </w:trPr>
        <w:tc>
          <w:tcPr>
            <w:tcW w:w="4077" w:type="dxa"/>
          </w:tcPr>
          <w:p w14:paraId="59833B88" w14:textId="209274A5" w:rsidR="005215E6" w:rsidRPr="00F94454" w:rsidDel="00112CC9" w:rsidRDefault="007A37E4" w:rsidP="005215E6">
            <w:pPr>
              <w:jc w:val="left"/>
              <w:rPr>
                <w:del w:id="259" w:author="Попова Дарья Николаевна (Подрядчик. ООО БерингПойнт)" w:date="2021-09-27T10:56:00Z"/>
                <w:rFonts w:ascii="Arial" w:hAnsi="Arial" w:cs="Arial"/>
                <w:sz w:val="20"/>
              </w:rPr>
            </w:pPr>
            <w:del w:id="260" w:author="Попова Дарья Николаевна (Подрядчик. ООО БерингПойнт)" w:date="2021-09-27T10:56:00Z">
              <w:r w:rsidRPr="007A37E4" w:rsidDel="00112CC9">
                <w:rPr>
                  <w:rFonts w:ascii="Arial" w:hAnsi="Arial" w:cs="Arial"/>
                  <w:sz w:val="20"/>
                </w:rPr>
                <w:delText>Руководитель направления финансового контроля</w:delText>
              </w:r>
            </w:del>
          </w:p>
        </w:tc>
        <w:tc>
          <w:tcPr>
            <w:tcW w:w="2552" w:type="dxa"/>
          </w:tcPr>
          <w:p w14:paraId="1A8FA35B" w14:textId="2C531F69" w:rsidR="005215E6" w:rsidRPr="00F94454" w:rsidDel="00112CC9" w:rsidRDefault="007A37E4" w:rsidP="005215E6">
            <w:pPr>
              <w:jc w:val="center"/>
              <w:rPr>
                <w:del w:id="261" w:author="Попова Дарья Николаевна (Подрядчик. ООО БерингПойнт)" w:date="2021-09-27T10:56:00Z"/>
                <w:rFonts w:ascii="Arial" w:hAnsi="Arial" w:cs="Arial"/>
                <w:sz w:val="20"/>
              </w:rPr>
            </w:pPr>
            <w:del w:id="262" w:author="Попова Дарья Николаевна (Подрядчик. ООО БерингПойнт)" w:date="2021-09-27T10:56:00Z">
              <w:r w:rsidDel="00112CC9">
                <w:rPr>
                  <w:rFonts w:ascii="Arial" w:hAnsi="Arial" w:cs="Arial"/>
                  <w:sz w:val="20"/>
                </w:rPr>
                <w:delText>Мытник Ю.</w:delText>
              </w:r>
              <w:r w:rsidRPr="007A37E4" w:rsidDel="00112CC9">
                <w:rPr>
                  <w:rFonts w:ascii="Arial" w:hAnsi="Arial" w:cs="Arial"/>
                  <w:sz w:val="20"/>
                </w:rPr>
                <w:delText xml:space="preserve"> В</w:delText>
              </w:r>
              <w:r w:rsidDel="00112CC9">
                <w:rPr>
                  <w:rFonts w:ascii="Arial" w:hAnsi="Arial" w:cs="Arial"/>
                  <w:sz w:val="20"/>
                </w:rPr>
                <w:delText>.</w:delText>
              </w:r>
            </w:del>
          </w:p>
        </w:tc>
        <w:commentRangeEnd w:id="236"/>
        <w:tc>
          <w:tcPr>
            <w:tcW w:w="1395" w:type="dxa"/>
          </w:tcPr>
          <w:p w14:paraId="137A9076" w14:textId="7D801CBC" w:rsidR="005215E6" w:rsidRPr="00F94454" w:rsidDel="00112CC9" w:rsidRDefault="00BF3011" w:rsidP="005215E6">
            <w:pPr>
              <w:jc w:val="center"/>
              <w:rPr>
                <w:del w:id="263" w:author="Попова Дарья Николаевна (Подрядчик. ООО БерингПойнт)" w:date="2021-09-27T10:56:00Z"/>
                <w:rFonts w:ascii="Arial" w:hAnsi="Arial" w:cs="Arial"/>
                <w:sz w:val="20"/>
              </w:rPr>
            </w:pPr>
            <w:del w:id="264" w:author="Попова Дарья Николаевна (Подрядчик. ООО БерингПойнт)" w:date="2021-09-27T10:56:00Z">
              <w:r w:rsidDel="00112CC9">
                <w:rPr>
                  <w:rStyle w:val="aff4"/>
                </w:rPr>
                <w:commentReference w:id="236"/>
              </w:r>
            </w:del>
          </w:p>
        </w:tc>
        <w:tc>
          <w:tcPr>
            <w:tcW w:w="2167" w:type="dxa"/>
          </w:tcPr>
          <w:p w14:paraId="6004AD65" w14:textId="36DB53DB" w:rsidR="005215E6" w:rsidRPr="00F94454" w:rsidDel="00112CC9" w:rsidRDefault="005215E6" w:rsidP="005215E6">
            <w:pPr>
              <w:jc w:val="center"/>
              <w:rPr>
                <w:del w:id="265" w:author="Попова Дарья Николаевна (Подрядчик. ООО БерингПойнт)" w:date="2021-09-27T10:56:00Z"/>
                <w:rFonts w:ascii="Arial" w:hAnsi="Arial" w:cs="Arial"/>
                <w:sz w:val="20"/>
              </w:rPr>
            </w:pPr>
          </w:p>
        </w:tc>
      </w:tr>
    </w:tbl>
    <w:p w14:paraId="0AB03F30" w14:textId="77777777" w:rsidR="001A2810" w:rsidRPr="00EE40DD" w:rsidRDefault="001A2810" w:rsidP="00EE40DD">
      <w:pPr>
        <w:spacing w:after="240" w:line="276" w:lineRule="auto"/>
        <w:ind w:firstLine="567"/>
        <w:rPr>
          <w:rFonts w:ascii="Arial" w:hAnsi="Arial" w:cs="Arial"/>
        </w:rPr>
      </w:pPr>
    </w:p>
    <w:p w14:paraId="2674C9F0" w14:textId="77777777" w:rsidR="00175B15" w:rsidRPr="00EE40DD" w:rsidRDefault="00175B15" w:rsidP="00EE40DD">
      <w:pPr>
        <w:spacing w:after="240" w:line="276" w:lineRule="auto"/>
        <w:ind w:firstLine="567"/>
        <w:rPr>
          <w:rFonts w:ascii="Arial" w:hAnsi="Arial" w:cs="Arial"/>
        </w:rPr>
      </w:pPr>
    </w:p>
    <w:p w14:paraId="6973CA30" w14:textId="77777777" w:rsidR="00E6247B" w:rsidRPr="00F94454" w:rsidRDefault="00E6247B" w:rsidP="00EE40DD">
      <w:pPr>
        <w:spacing w:after="240" w:line="276" w:lineRule="auto"/>
        <w:ind w:firstLine="567"/>
        <w:rPr>
          <w:rFonts w:ascii="Arial" w:hAnsi="Arial" w:cs="Arial"/>
        </w:rPr>
        <w:sectPr w:rsidR="00E6247B" w:rsidRPr="00F94454" w:rsidSect="009355EA">
          <w:headerReference w:type="default" r:id="rId13"/>
          <w:footerReference w:type="default" r:id="rId14"/>
          <w:headerReference w:type="first" r:id="rId15"/>
          <w:footerReference w:type="first" r:id="rId16"/>
          <w:pgSz w:w="11907" w:h="16840" w:code="9"/>
          <w:pgMar w:top="1134" w:right="567" w:bottom="1134" w:left="1134" w:header="737" w:footer="680" w:gutter="0"/>
          <w:cols w:space="708"/>
          <w:titlePg/>
          <w:docGrid w:linePitch="360"/>
        </w:sectPr>
      </w:pPr>
    </w:p>
    <w:bookmarkStart w:id="266" w:name="_Toc512271224" w:displacedByCustomXml="next"/>
    <w:bookmarkStart w:id="267" w:name="_Toc77357530"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sdtContent>
        <w:sdt>
          <w:sdtPr>
            <w:rPr>
              <w:rFonts w:ascii="Times New Roman" w:hAnsi="Times New Roman" w:cs="Times New Roman"/>
              <w:bCs w:val="0"/>
              <w:caps w:val="0"/>
              <w:noProof/>
              <w:kern w:val="0"/>
              <w:sz w:val="24"/>
              <w:szCs w:val="22"/>
            </w:rPr>
            <w:id w:val="-1522545993"/>
            <w:docPartObj>
              <w:docPartGallery w:val="Table of Contents"/>
              <w:docPartUnique/>
            </w:docPartObj>
          </w:sdtPr>
          <w:sdtEndPr>
            <w:rPr>
              <w:rFonts w:ascii="Arial" w:hAnsi="Arial" w:cs="Arial"/>
              <w:sz w:val="20"/>
              <w:szCs w:val="20"/>
            </w:rPr>
          </w:sdtEndPr>
          <w:sdtContent>
            <w:p w14:paraId="1A2070A7" w14:textId="00B08E96" w:rsidR="00B778C7" w:rsidRPr="00F94454" w:rsidRDefault="00B778C7" w:rsidP="009936BB">
              <w:pPr>
                <w:pStyle w:val="1"/>
                <w:numPr>
                  <w:ilvl w:val="0"/>
                  <w:numId w:val="0"/>
                </w:numPr>
                <w:ind w:left="431"/>
              </w:pPr>
              <w:r w:rsidRPr="00F94454">
                <w:t>Оглавление</w:t>
              </w:r>
              <w:bookmarkEnd w:id="267"/>
              <w:bookmarkEnd w:id="266"/>
            </w:p>
            <w:p w14:paraId="796AAB40" w14:textId="77777777" w:rsidR="00B778C7" w:rsidRPr="00F94454" w:rsidRDefault="005450E2" w:rsidP="000F1C41">
              <w:pPr>
                <w:pStyle w:val="13"/>
              </w:pPr>
            </w:p>
          </w:sdtContent>
        </w:sdt>
        <w:p w14:paraId="500148BB" w14:textId="77777777" w:rsidR="000614E1" w:rsidRDefault="00B778C7">
          <w:pPr>
            <w:pStyle w:val="13"/>
            <w:rPr>
              <w:ins w:id="268" w:author="Попова Дарья" w:date="2021-07-16T19:51:00Z"/>
              <w:rFonts w:asciiTheme="minorHAnsi" w:eastAsiaTheme="minorEastAsia" w:hAnsiTheme="minorHAnsi" w:cstheme="minorBidi"/>
              <w:b w:val="0"/>
              <w:sz w:val="22"/>
              <w:szCs w:val="22"/>
              <w:lang w:eastAsia="ru-RU"/>
            </w:rPr>
          </w:pPr>
          <w:r w:rsidRPr="00F94454">
            <w:fldChar w:fldCharType="begin"/>
          </w:r>
          <w:r w:rsidRPr="00F94454">
            <w:instrText xml:space="preserve"> TOC \o "1-3" \h \z \u </w:instrText>
          </w:r>
          <w:r w:rsidRPr="00F94454">
            <w:fldChar w:fldCharType="separate"/>
          </w:r>
          <w:ins w:id="269" w:author="Попова Дарья" w:date="2021-07-16T19:51:00Z">
            <w:r w:rsidR="000614E1" w:rsidRPr="00D1543C">
              <w:rPr>
                <w:rStyle w:val="a8"/>
              </w:rPr>
              <w:fldChar w:fldCharType="begin"/>
            </w:r>
            <w:r w:rsidR="000614E1" w:rsidRPr="00D1543C">
              <w:rPr>
                <w:rStyle w:val="a8"/>
              </w:rPr>
              <w:instrText xml:space="preserve"> </w:instrText>
            </w:r>
            <w:r w:rsidR="000614E1">
              <w:instrText>HYPERLINK \l "_Toc77357530"</w:instrText>
            </w:r>
            <w:r w:rsidR="000614E1" w:rsidRPr="00D1543C">
              <w:rPr>
                <w:rStyle w:val="a8"/>
              </w:rPr>
              <w:instrText xml:space="preserve"> </w:instrText>
            </w:r>
            <w:r w:rsidR="000614E1" w:rsidRPr="00D1543C">
              <w:rPr>
                <w:rStyle w:val="a8"/>
              </w:rPr>
              <w:fldChar w:fldCharType="separate"/>
            </w:r>
            <w:r w:rsidR="000614E1" w:rsidRPr="00D1543C">
              <w:rPr>
                <w:rStyle w:val="a8"/>
              </w:rPr>
              <w:t>Оглавление</w:t>
            </w:r>
            <w:r w:rsidR="000614E1">
              <w:rPr>
                <w:webHidden/>
              </w:rPr>
              <w:tab/>
            </w:r>
            <w:r w:rsidR="000614E1">
              <w:rPr>
                <w:webHidden/>
              </w:rPr>
              <w:fldChar w:fldCharType="begin"/>
            </w:r>
            <w:r w:rsidR="000614E1">
              <w:rPr>
                <w:webHidden/>
              </w:rPr>
              <w:instrText xml:space="preserve"> PAGEREF _Toc77357530 \h </w:instrText>
            </w:r>
          </w:ins>
          <w:r w:rsidR="000614E1">
            <w:rPr>
              <w:webHidden/>
            </w:rPr>
          </w:r>
          <w:r w:rsidR="000614E1">
            <w:rPr>
              <w:webHidden/>
            </w:rPr>
            <w:fldChar w:fldCharType="separate"/>
          </w:r>
          <w:ins w:id="270" w:author="Попова Дарья" w:date="2021-07-16T19:51:00Z">
            <w:r w:rsidR="000614E1">
              <w:rPr>
                <w:webHidden/>
              </w:rPr>
              <w:t>6</w:t>
            </w:r>
            <w:r w:rsidR="000614E1">
              <w:rPr>
                <w:webHidden/>
              </w:rPr>
              <w:fldChar w:fldCharType="end"/>
            </w:r>
            <w:r w:rsidR="000614E1" w:rsidRPr="00D1543C">
              <w:rPr>
                <w:rStyle w:val="a8"/>
              </w:rPr>
              <w:fldChar w:fldCharType="end"/>
            </w:r>
          </w:ins>
        </w:p>
        <w:p w14:paraId="5C500AC5" w14:textId="77777777" w:rsidR="000614E1" w:rsidRDefault="000614E1">
          <w:pPr>
            <w:pStyle w:val="13"/>
            <w:rPr>
              <w:ins w:id="271" w:author="Попова Дарья" w:date="2021-07-16T19:51:00Z"/>
              <w:rFonts w:asciiTheme="minorHAnsi" w:eastAsiaTheme="minorEastAsia" w:hAnsiTheme="minorHAnsi" w:cstheme="minorBidi"/>
              <w:b w:val="0"/>
              <w:sz w:val="22"/>
              <w:szCs w:val="22"/>
              <w:lang w:eastAsia="ru-RU"/>
            </w:rPr>
          </w:pPr>
          <w:ins w:id="272" w:author="Попова Дарья" w:date="2021-07-16T19:51:00Z">
            <w:r w:rsidRPr="00D1543C">
              <w:rPr>
                <w:rStyle w:val="a8"/>
              </w:rPr>
              <w:fldChar w:fldCharType="begin"/>
            </w:r>
            <w:r w:rsidRPr="00D1543C">
              <w:rPr>
                <w:rStyle w:val="a8"/>
              </w:rPr>
              <w:instrText xml:space="preserve"> </w:instrText>
            </w:r>
            <w:r>
              <w:instrText>HYPERLINK \l "_Toc77357531"</w:instrText>
            </w:r>
            <w:r w:rsidRPr="00D1543C">
              <w:rPr>
                <w:rStyle w:val="a8"/>
              </w:rPr>
              <w:instrText xml:space="preserve"> </w:instrText>
            </w:r>
            <w:r w:rsidRPr="00D1543C">
              <w:rPr>
                <w:rStyle w:val="a8"/>
              </w:rPr>
              <w:fldChar w:fldCharType="separate"/>
            </w:r>
            <w:r w:rsidRPr="00D1543C">
              <w:rPr>
                <w:rStyle w:val="a8"/>
              </w:rPr>
              <w:t>1</w:t>
            </w:r>
            <w:r>
              <w:rPr>
                <w:rFonts w:asciiTheme="minorHAnsi" w:eastAsiaTheme="minorEastAsia" w:hAnsiTheme="minorHAnsi" w:cstheme="minorBidi"/>
                <w:b w:val="0"/>
                <w:sz w:val="22"/>
                <w:szCs w:val="22"/>
                <w:lang w:eastAsia="ru-RU"/>
              </w:rPr>
              <w:tab/>
            </w:r>
            <w:r w:rsidRPr="00D1543C">
              <w:rPr>
                <w:rStyle w:val="a8"/>
              </w:rPr>
              <w:t>Глоссарий</w:t>
            </w:r>
            <w:r>
              <w:rPr>
                <w:webHidden/>
              </w:rPr>
              <w:tab/>
            </w:r>
            <w:r>
              <w:rPr>
                <w:webHidden/>
              </w:rPr>
              <w:fldChar w:fldCharType="begin"/>
            </w:r>
            <w:r>
              <w:rPr>
                <w:webHidden/>
              </w:rPr>
              <w:instrText xml:space="preserve"> PAGEREF _Toc77357531 \h </w:instrText>
            </w:r>
          </w:ins>
          <w:r>
            <w:rPr>
              <w:webHidden/>
            </w:rPr>
          </w:r>
          <w:r>
            <w:rPr>
              <w:webHidden/>
            </w:rPr>
            <w:fldChar w:fldCharType="separate"/>
          </w:r>
          <w:ins w:id="273" w:author="Попова Дарья" w:date="2021-07-16T19:51:00Z">
            <w:r>
              <w:rPr>
                <w:webHidden/>
              </w:rPr>
              <w:t>8</w:t>
            </w:r>
            <w:r>
              <w:rPr>
                <w:webHidden/>
              </w:rPr>
              <w:fldChar w:fldCharType="end"/>
            </w:r>
            <w:r w:rsidRPr="00D1543C">
              <w:rPr>
                <w:rStyle w:val="a8"/>
              </w:rPr>
              <w:fldChar w:fldCharType="end"/>
            </w:r>
          </w:ins>
        </w:p>
        <w:p w14:paraId="05BA036F" w14:textId="77777777" w:rsidR="000614E1" w:rsidRDefault="000614E1">
          <w:pPr>
            <w:pStyle w:val="13"/>
            <w:rPr>
              <w:ins w:id="274" w:author="Попова Дарья" w:date="2021-07-16T19:51:00Z"/>
              <w:rFonts w:asciiTheme="minorHAnsi" w:eastAsiaTheme="minorEastAsia" w:hAnsiTheme="minorHAnsi" w:cstheme="minorBidi"/>
              <w:b w:val="0"/>
              <w:sz w:val="22"/>
              <w:szCs w:val="22"/>
              <w:lang w:eastAsia="ru-RU"/>
            </w:rPr>
          </w:pPr>
          <w:ins w:id="275" w:author="Попова Дарья" w:date="2021-07-16T19:51:00Z">
            <w:r w:rsidRPr="00D1543C">
              <w:rPr>
                <w:rStyle w:val="a8"/>
              </w:rPr>
              <w:fldChar w:fldCharType="begin"/>
            </w:r>
            <w:r w:rsidRPr="00D1543C">
              <w:rPr>
                <w:rStyle w:val="a8"/>
              </w:rPr>
              <w:instrText xml:space="preserve"> </w:instrText>
            </w:r>
            <w:r>
              <w:instrText>HYPERLINK \l "_Toc77357532"</w:instrText>
            </w:r>
            <w:r w:rsidRPr="00D1543C">
              <w:rPr>
                <w:rStyle w:val="a8"/>
              </w:rPr>
              <w:instrText xml:space="preserve"> </w:instrText>
            </w:r>
            <w:r w:rsidRPr="00D1543C">
              <w:rPr>
                <w:rStyle w:val="a8"/>
              </w:rPr>
              <w:fldChar w:fldCharType="separate"/>
            </w:r>
            <w:r w:rsidRPr="00D1543C">
              <w:rPr>
                <w:rStyle w:val="a8"/>
              </w:rPr>
              <w:t>2</w:t>
            </w:r>
            <w:r>
              <w:rPr>
                <w:rFonts w:asciiTheme="minorHAnsi" w:eastAsiaTheme="minorEastAsia" w:hAnsiTheme="minorHAnsi" w:cstheme="minorBidi"/>
                <w:b w:val="0"/>
                <w:sz w:val="22"/>
                <w:szCs w:val="22"/>
                <w:lang w:eastAsia="ru-RU"/>
              </w:rPr>
              <w:tab/>
            </w:r>
            <w:r w:rsidRPr="00D1543C">
              <w:rPr>
                <w:rStyle w:val="a8"/>
              </w:rPr>
              <w:t>Назначение документа</w:t>
            </w:r>
            <w:r>
              <w:rPr>
                <w:webHidden/>
              </w:rPr>
              <w:tab/>
            </w:r>
            <w:r>
              <w:rPr>
                <w:webHidden/>
              </w:rPr>
              <w:fldChar w:fldCharType="begin"/>
            </w:r>
            <w:r>
              <w:rPr>
                <w:webHidden/>
              </w:rPr>
              <w:instrText xml:space="preserve"> PAGEREF _Toc77357532 \h </w:instrText>
            </w:r>
          </w:ins>
          <w:r>
            <w:rPr>
              <w:webHidden/>
            </w:rPr>
          </w:r>
          <w:r>
            <w:rPr>
              <w:webHidden/>
            </w:rPr>
            <w:fldChar w:fldCharType="separate"/>
          </w:r>
          <w:ins w:id="276" w:author="Попова Дарья" w:date="2021-07-16T19:51:00Z">
            <w:r>
              <w:rPr>
                <w:webHidden/>
              </w:rPr>
              <w:t>8</w:t>
            </w:r>
            <w:r>
              <w:rPr>
                <w:webHidden/>
              </w:rPr>
              <w:fldChar w:fldCharType="end"/>
            </w:r>
            <w:r w:rsidRPr="00D1543C">
              <w:rPr>
                <w:rStyle w:val="a8"/>
              </w:rPr>
              <w:fldChar w:fldCharType="end"/>
            </w:r>
          </w:ins>
        </w:p>
        <w:p w14:paraId="4C2260F6" w14:textId="77777777" w:rsidR="000614E1" w:rsidRDefault="000614E1">
          <w:pPr>
            <w:pStyle w:val="13"/>
            <w:rPr>
              <w:ins w:id="277" w:author="Попова Дарья" w:date="2021-07-16T19:51:00Z"/>
              <w:rFonts w:asciiTheme="minorHAnsi" w:eastAsiaTheme="minorEastAsia" w:hAnsiTheme="minorHAnsi" w:cstheme="minorBidi"/>
              <w:b w:val="0"/>
              <w:sz w:val="22"/>
              <w:szCs w:val="22"/>
              <w:lang w:eastAsia="ru-RU"/>
            </w:rPr>
          </w:pPr>
          <w:ins w:id="278" w:author="Попова Дарья" w:date="2021-07-16T19:51:00Z">
            <w:r w:rsidRPr="00D1543C">
              <w:rPr>
                <w:rStyle w:val="a8"/>
              </w:rPr>
              <w:fldChar w:fldCharType="begin"/>
            </w:r>
            <w:r w:rsidRPr="00D1543C">
              <w:rPr>
                <w:rStyle w:val="a8"/>
              </w:rPr>
              <w:instrText xml:space="preserve"> </w:instrText>
            </w:r>
            <w:r>
              <w:instrText>HYPERLINK \l "_Toc77357533"</w:instrText>
            </w:r>
            <w:r w:rsidRPr="00D1543C">
              <w:rPr>
                <w:rStyle w:val="a8"/>
              </w:rPr>
              <w:instrText xml:space="preserve"> </w:instrText>
            </w:r>
            <w:r w:rsidRPr="00D1543C">
              <w:rPr>
                <w:rStyle w:val="a8"/>
              </w:rPr>
              <w:fldChar w:fldCharType="separate"/>
            </w:r>
            <w:r w:rsidRPr="00D1543C">
              <w:rPr>
                <w:rStyle w:val="a8"/>
              </w:rPr>
              <w:t>3</w:t>
            </w:r>
            <w:r>
              <w:rPr>
                <w:rFonts w:asciiTheme="minorHAnsi" w:eastAsiaTheme="minorEastAsia" w:hAnsiTheme="minorHAnsi" w:cstheme="minorBidi"/>
                <w:b w:val="0"/>
                <w:sz w:val="22"/>
                <w:szCs w:val="22"/>
                <w:lang w:eastAsia="ru-RU"/>
              </w:rPr>
              <w:tab/>
            </w:r>
            <w:r w:rsidRPr="00D1543C">
              <w:rPr>
                <w:rStyle w:val="a8"/>
              </w:rPr>
              <w:t>Предпосылки успешной реализации</w:t>
            </w:r>
            <w:r>
              <w:rPr>
                <w:webHidden/>
              </w:rPr>
              <w:tab/>
            </w:r>
            <w:r>
              <w:rPr>
                <w:webHidden/>
              </w:rPr>
              <w:fldChar w:fldCharType="begin"/>
            </w:r>
            <w:r>
              <w:rPr>
                <w:webHidden/>
              </w:rPr>
              <w:instrText xml:space="preserve"> PAGEREF _Toc77357533 \h </w:instrText>
            </w:r>
          </w:ins>
          <w:r>
            <w:rPr>
              <w:webHidden/>
            </w:rPr>
          </w:r>
          <w:r>
            <w:rPr>
              <w:webHidden/>
            </w:rPr>
            <w:fldChar w:fldCharType="separate"/>
          </w:r>
          <w:ins w:id="279" w:author="Попова Дарья" w:date="2021-07-16T19:51:00Z">
            <w:r>
              <w:rPr>
                <w:webHidden/>
              </w:rPr>
              <w:t>8</w:t>
            </w:r>
            <w:r>
              <w:rPr>
                <w:webHidden/>
              </w:rPr>
              <w:fldChar w:fldCharType="end"/>
            </w:r>
            <w:r w:rsidRPr="00D1543C">
              <w:rPr>
                <w:rStyle w:val="a8"/>
              </w:rPr>
              <w:fldChar w:fldCharType="end"/>
            </w:r>
          </w:ins>
        </w:p>
        <w:p w14:paraId="5DEE9A94" w14:textId="77777777" w:rsidR="000614E1" w:rsidRDefault="000614E1">
          <w:pPr>
            <w:pStyle w:val="13"/>
            <w:rPr>
              <w:ins w:id="280" w:author="Попова Дарья" w:date="2021-07-16T19:51:00Z"/>
              <w:rFonts w:asciiTheme="minorHAnsi" w:eastAsiaTheme="minorEastAsia" w:hAnsiTheme="minorHAnsi" w:cstheme="minorBidi"/>
              <w:b w:val="0"/>
              <w:sz w:val="22"/>
              <w:szCs w:val="22"/>
              <w:lang w:eastAsia="ru-RU"/>
            </w:rPr>
          </w:pPr>
          <w:ins w:id="281" w:author="Попова Дарья" w:date="2021-07-16T19:51:00Z">
            <w:r w:rsidRPr="00D1543C">
              <w:rPr>
                <w:rStyle w:val="a8"/>
              </w:rPr>
              <w:fldChar w:fldCharType="begin"/>
            </w:r>
            <w:r w:rsidRPr="00D1543C">
              <w:rPr>
                <w:rStyle w:val="a8"/>
              </w:rPr>
              <w:instrText xml:space="preserve"> </w:instrText>
            </w:r>
            <w:r>
              <w:instrText>HYPERLINK \l "_Toc77357534"</w:instrText>
            </w:r>
            <w:r w:rsidRPr="00D1543C">
              <w:rPr>
                <w:rStyle w:val="a8"/>
              </w:rPr>
              <w:instrText xml:space="preserve"> </w:instrText>
            </w:r>
            <w:r w:rsidRPr="00D1543C">
              <w:rPr>
                <w:rStyle w:val="a8"/>
              </w:rPr>
              <w:fldChar w:fldCharType="separate"/>
            </w:r>
            <w:r w:rsidRPr="00D1543C">
              <w:rPr>
                <w:rStyle w:val="a8"/>
                <w:rFonts w:eastAsia="Calibri"/>
              </w:rPr>
              <w:t>4</w:t>
            </w:r>
            <w:r>
              <w:rPr>
                <w:rFonts w:asciiTheme="minorHAnsi" w:eastAsiaTheme="minorEastAsia" w:hAnsiTheme="minorHAnsi" w:cstheme="minorBidi"/>
                <w:b w:val="0"/>
                <w:sz w:val="22"/>
                <w:szCs w:val="22"/>
                <w:lang w:eastAsia="ru-RU"/>
              </w:rPr>
              <w:tab/>
            </w:r>
            <w:r w:rsidRPr="00D1543C">
              <w:rPr>
                <w:rStyle w:val="a8"/>
                <w:rFonts w:eastAsia="Calibri"/>
              </w:rPr>
              <w:t>Бизнес-требования</w:t>
            </w:r>
            <w:r>
              <w:rPr>
                <w:webHidden/>
              </w:rPr>
              <w:tab/>
            </w:r>
            <w:r>
              <w:rPr>
                <w:webHidden/>
              </w:rPr>
              <w:fldChar w:fldCharType="begin"/>
            </w:r>
            <w:r>
              <w:rPr>
                <w:webHidden/>
              </w:rPr>
              <w:instrText xml:space="preserve"> PAGEREF _Toc77357534 \h </w:instrText>
            </w:r>
          </w:ins>
          <w:r>
            <w:rPr>
              <w:webHidden/>
            </w:rPr>
          </w:r>
          <w:r>
            <w:rPr>
              <w:webHidden/>
            </w:rPr>
            <w:fldChar w:fldCharType="separate"/>
          </w:r>
          <w:ins w:id="282" w:author="Попова Дарья" w:date="2021-07-16T19:51:00Z">
            <w:r>
              <w:rPr>
                <w:webHidden/>
              </w:rPr>
              <w:t>10</w:t>
            </w:r>
            <w:r>
              <w:rPr>
                <w:webHidden/>
              </w:rPr>
              <w:fldChar w:fldCharType="end"/>
            </w:r>
            <w:r w:rsidRPr="00D1543C">
              <w:rPr>
                <w:rStyle w:val="a8"/>
              </w:rPr>
              <w:fldChar w:fldCharType="end"/>
            </w:r>
          </w:ins>
        </w:p>
        <w:p w14:paraId="25ACF81C" w14:textId="77777777" w:rsidR="000614E1" w:rsidRDefault="000614E1">
          <w:pPr>
            <w:pStyle w:val="13"/>
            <w:rPr>
              <w:ins w:id="283" w:author="Попова Дарья" w:date="2021-07-16T19:51:00Z"/>
              <w:rFonts w:asciiTheme="minorHAnsi" w:eastAsiaTheme="minorEastAsia" w:hAnsiTheme="minorHAnsi" w:cstheme="minorBidi"/>
              <w:b w:val="0"/>
              <w:sz w:val="22"/>
              <w:szCs w:val="22"/>
              <w:lang w:eastAsia="ru-RU"/>
            </w:rPr>
          </w:pPr>
          <w:ins w:id="284" w:author="Попова Дарья" w:date="2021-07-16T19:51:00Z">
            <w:r w:rsidRPr="00D1543C">
              <w:rPr>
                <w:rStyle w:val="a8"/>
              </w:rPr>
              <w:fldChar w:fldCharType="begin"/>
            </w:r>
            <w:r w:rsidRPr="00D1543C">
              <w:rPr>
                <w:rStyle w:val="a8"/>
              </w:rPr>
              <w:instrText xml:space="preserve"> </w:instrText>
            </w:r>
            <w:r>
              <w:instrText>HYPERLINK \l "_Toc77357535"</w:instrText>
            </w:r>
            <w:r w:rsidRPr="00D1543C">
              <w:rPr>
                <w:rStyle w:val="a8"/>
              </w:rPr>
              <w:instrText xml:space="preserve"> </w:instrText>
            </w:r>
            <w:r w:rsidRPr="00D1543C">
              <w:rPr>
                <w:rStyle w:val="a8"/>
              </w:rPr>
              <w:fldChar w:fldCharType="separate"/>
            </w:r>
            <w:r w:rsidRPr="00D1543C">
              <w:rPr>
                <w:rStyle w:val="a8"/>
                <w:rFonts w:eastAsia="Calibri"/>
              </w:rPr>
              <w:t>5</w:t>
            </w:r>
            <w:r>
              <w:rPr>
                <w:rFonts w:asciiTheme="minorHAnsi" w:eastAsiaTheme="minorEastAsia" w:hAnsiTheme="minorHAnsi" w:cstheme="minorBidi"/>
                <w:b w:val="0"/>
                <w:sz w:val="22"/>
                <w:szCs w:val="22"/>
                <w:lang w:eastAsia="ru-RU"/>
              </w:rPr>
              <w:tab/>
            </w:r>
            <w:r w:rsidRPr="00D1543C">
              <w:rPr>
                <w:rStyle w:val="a8"/>
                <w:rFonts w:eastAsia="Calibri"/>
              </w:rPr>
              <w:t>Реализация бизнес-процессов</w:t>
            </w:r>
            <w:r>
              <w:rPr>
                <w:webHidden/>
              </w:rPr>
              <w:tab/>
            </w:r>
            <w:r>
              <w:rPr>
                <w:webHidden/>
              </w:rPr>
              <w:fldChar w:fldCharType="begin"/>
            </w:r>
            <w:r>
              <w:rPr>
                <w:webHidden/>
              </w:rPr>
              <w:instrText xml:space="preserve"> PAGEREF _Toc77357535 \h </w:instrText>
            </w:r>
          </w:ins>
          <w:r>
            <w:rPr>
              <w:webHidden/>
            </w:rPr>
          </w:r>
          <w:r>
            <w:rPr>
              <w:webHidden/>
            </w:rPr>
            <w:fldChar w:fldCharType="separate"/>
          </w:r>
          <w:ins w:id="285" w:author="Попова Дарья" w:date="2021-07-16T19:51:00Z">
            <w:r>
              <w:rPr>
                <w:webHidden/>
              </w:rPr>
              <w:t>12</w:t>
            </w:r>
            <w:r>
              <w:rPr>
                <w:webHidden/>
              </w:rPr>
              <w:fldChar w:fldCharType="end"/>
            </w:r>
            <w:r w:rsidRPr="00D1543C">
              <w:rPr>
                <w:rStyle w:val="a8"/>
              </w:rPr>
              <w:fldChar w:fldCharType="end"/>
            </w:r>
          </w:ins>
        </w:p>
        <w:p w14:paraId="77B70390" w14:textId="77777777" w:rsidR="000614E1" w:rsidRDefault="000614E1">
          <w:pPr>
            <w:pStyle w:val="23"/>
            <w:rPr>
              <w:ins w:id="286" w:author="Попова Дарья" w:date="2021-07-16T19:51:00Z"/>
              <w:rFonts w:eastAsiaTheme="minorEastAsia" w:cstheme="minorBidi"/>
              <w:b w:val="0"/>
              <w:noProof/>
              <w:lang w:eastAsia="ru-RU"/>
            </w:rPr>
          </w:pPr>
          <w:ins w:id="287"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"_Toc77357536"</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5.1</w:t>
            </w:r>
            <w:r>
              <w:rPr>
                <w:rFonts w:eastAsiaTheme="minorEastAsia" w:cstheme="minorBidi"/>
                <w:b w:val="0"/>
                <w:noProof/>
                <w:lang w:eastAsia="ru-RU"/>
              </w:rPr>
              <w:tab/>
            </w:r>
            <w:r w:rsidRPr="00D1543C">
              <w:rPr>
                <w:rStyle w:val="a8"/>
                <w:rFonts w:eastAsiaTheme="majorEastAsia" w:cstheme="majorBidi"/>
                <w:noProof/>
              </w:rPr>
              <w:t>Описание бизнес-процессов</w:t>
            </w:r>
            <w:r>
              <w:rPr>
                <w:noProof/>
                <w:webHidden/>
              </w:rPr>
              <w:tab/>
            </w:r>
            <w:r>
              <w:rPr>
                <w:noProof/>
                <w:webHidden/>
              </w:rPr>
              <w:fldChar w:fldCharType="begin"/>
            </w:r>
            <w:r>
              <w:rPr>
                <w:noProof/>
                <w:webHidden/>
              </w:rPr>
              <w:instrText xml:space="preserve"> PAGEREF _Toc77357536 \h </w:instrText>
            </w:r>
          </w:ins>
          <w:r>
            <w:rPr>
              <w:noProof/>
              <w:webHidden/>
            </w:rPr>
          </w:r>
          <w:r>
            <w:rPr>
              <w:noProof/>
              <w:webHidden/>
            </w:rPr>
            <w:fldChar w:fldCharType="separate"/>
          </w:r>
          <w:ins w:id="288" w:author="Попова Дарья" w:date="2021-07-16T19:51:00Z">
            <w:r>
              <w:rPr>
                <w:noProof/>
                <w:webHidden/>
              </w:rPr>
              <w:t>12</w:t>
            </w:r>
            <w:r>
              <w:rPr>
                <w:noProof/>
                <w:webHidden/>
              </w:rPr>
              <w:fldChar w:fldCharType="end"/>
            </w:r>
            <w:r w:rsidRPr="00D1543C">
              <w:rPr>
                <w:rStyle w:val="a8"/>
                <w:noProof/>
              </w:rPr>
              <w:fldChar w:fldCharType="end"/>
            </w:r>
          </w:ins>
        </w:p>
        <w:p w14:paraId="4310B0C3" w14:textId="77777777" w:rsidR="000614E1" w:rsidRDefault="000614E1">
          <w:pPr>
            <w:pStyle w:val="32"/>
            <w:rPr>
              <w:ins w:id="289" w:author="Попова Дарья" w:date="2021-07-16T19:51:00Z"/>
              <w:rFonts w:eastAsiaTheme="minorEastAsia" w:cstheme="minorBidi"/>
              <w:noProof/>
              <w:lang w:eastAsia="ru-RU"/>
            </w:rPr>
          </w:pPr>
          <w:ins w:id="290"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"_Toc77357537"</w:instrText>
            </w:r>
            <w:r w:rsidRPr="00D1543C">
              <w:rPr>
                <w:rStyle w:val="a8"/>
                <w:noProof/>
              </w:rPr>
              <w:instrText xml:space="preserve"> </w:instrText>
            </w:r>
            <w:r w:rsidRPr="00D1543C">
              <w:rPr>
                <w:rStyle w:val="a8"/>
                <w:noProof/>
              </w:rPr>
              <w:fldChar w:fldCharType="separate"/>
            </w:r>
            <w:r w:rsidRPr="00D1543C">
              <w:rPr>
                <w:rStyle w:val="a8"/>
                <w:noProof/>
              </w:rPr>
              <w:t>5.1.1</w:t>
            </w:r>
            <w:r>
              <w:rPr>
                <w:rFonts w:eastAsiaTheme="minorEastAsia" w:cstheme="minorBidi"/>
                <w:noProof/>
                <w:lang w:eastAsia="ru-RU"/>
              </w:rPr>
              <w:tab/>
            </w:r>
            <w:r w:rsidRPr="00D1543C">
              <w:rPr>
                <w:rStyle w:val="a8"/>
                <w:noProof/>
              </w:rPr>
              <w:t>Описание бизнес-процесса ПП-07.02.01-ERP «Долгосрочное планирование воздействий на производственные активы (мастер-план от 3-х до 10 лет)»</w:t>
            </w:r>
            <w:r>
              <w:rPr>
                <w:noProof/>
                <w:webHidden/>
              </w:rPr>
              <w:tab/>
            </w:r>
            <w:r>
              <w:rPr>
                <w:noProof/>
                <w:webHidden/>
              </w:rPr>
              <w:fldChar w:fldCharType="begin"/>
            </w:r>
            <w:r>
              <w:rPr>
                <w:noProof/>
                <w:webHidden/>
              </w:rPr>
              <w:instrText xml:space="preserve"> PAGEREF _Toc77357537 \h </w:instrText>
            </w:r>
          </w:ins>
          <w:r>
            <w:rPr>
              <w:noProof/>
              <w:webHidden/>
            </w:rPr>
          </w:r>
          <w:r>
            <w:rPr>
              <w:noProof/>
              <w:webHidden/>
            </w:rPr>
            <w:fldChar w:fldCharType="separate"/>
          </w:r>
          <w:ins w:id="291" w:author="Попова Дарья" w:date="2021-07-16T19:51:00Z">
            <w:r>
              <w:rPr>
                <w:noProof/>
                <w:webHidden/>
              </w:rPr>
              <w:t>12</w:t>
            </w:r>
            <w:r>
              <w:rPr>
                <w:noProof/>
                <w:webHidden/>
              </w:rPr>
              <w:fldChar w:fldCharType="end"/>
            </w:r>
            <w:r w:rsidRPr="00D1543C">
              <w:rPr>
                <w:rStyle w:val="a8"/>
                <w:noProof/>
              </w:rPr>
              <w:fldChar w:fldCharType="end"/>
            </w:r>
          </w:ins>
        </w:p>
        <w:p w14:paraId="7259EFA5" w14:textId="77777777" w:rsidR="000614E1" w:rsidRDefault="000614E1">
          <w:pPr>
            <w:pStyle w:val="32"/>
            <w:rPr>
              <w:ins w:id="292" w:author="Попова Дарья" w:date="2021-07-16T19:51:00Z"/>
              <w:rFonts w:eastAsiaTheme="minorEastAsia" w:cstheme="minorBidi"/>
              <w:noProof/>
              <w:lang w:eastAsia="ru-RU"/>
            </w:rPr>
          </w:pPr>
          <w:ins w:id="293"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"_Toc77357538"</w:instrText>
            </w:r>
            <w:r w:rsidRPr="00D1543C">
              <w:rPr>
                <w:rStyle w:val="a8"/>
                <w:noProof/>
              </w:rPr>
              <w:instrText xml:space="preserve"> </w:instrText>
            </w:r>
            <w:r w:rsidRPr="00D1543C">
              <w:rPr>
                <w:rStyle w:val="a8"/>
                <w:noProof/>
              </w:rPr>
              <w:fldChar w:fldCharType="separate"/>
            </w:r>
            <w:r w:rsidRPr="00D1543C">
              <w:rPr>
                <w:rStyle w:val="a8"/>
                <w:noProof/>
              </w:rPr>
              <w:t>5.1.2</w:t>
            </w:r>
            <w:r>
              <w:rPr>
                <w:rFonts w:eastAsiaTheme="minorEastAsia" w:cstheme="minorBidi"/>
                <w:noProof/>
                <w:lang w:eastAsia="ru-RU"/>
              </w:rPr>
              <w:tab/>
            </w:r>
            <w:r w:rsidRPr="00D1543C">
              <w:rPr>
                <w:rStyle w:val="a8"/>
                <w:noProof/>
              </w:rPr>
              <w:t>Описание бизнес-процесса ПП-07.02.02-ERP «Перспективное среднесрочное планирование воздействий на производственные активы (3-х летний период)»</w:t>
            </w:r>
            <w:r>
              <w:rPr>
                <w:noProof/>
                <w:webHidden/>
              </w:rPr>
              <w:tab/>
            </w:r>
            <w:r>
              <w:rPr>
                <w:noProof/>
                <w:webHidden/>
              </w:rPr>
              <w:fldChar w:fldCharType="begin"/>
            </w:r>
            <w:r>
              <w:rPr>
                <w:noProof/>
                <w:webHidden/>
              </w:rPr>
              <w:instrText xml:space="preserve"> PAGEREF _Toc77357538 \h </w:instrText>
            </w:r>
          </w:ins>
          <w:r>
            <w:rPr>
              <w:noProof/>
              <w:webHidden/>
            </w:rPr>
          </w:r>
          <w:r>
            <w:rPr>
              <w:noProof/>
              <w:webHidden/>
            </w:rPr>
            <w:fldChar w:fldCharType="separate"/>
          </w:r>
          <w:ins w:id="294" w:author="Попова Дарья" w:date="2021-07-16T19:51:00Z">
            <w:r>
              <w:rPr>
                <w:noProof/>
                <w:webHidden/>
              </w:rPr>
              <w:t>16</w:t>
            </w:r>
            <w:r>
              <w:rPr>
                <w:noProof/>
                <w:webHidden/>
              </w:rPr>
              <w:fldChar w:fldCharType="end"/>
            </w:r>
            <w:r w:rsidRPr="00D1543C">
              <w:rPr>
                <w:rStyle w:val="a8"/>
                <w:noProof/>
              </w:rPr>
              <w:fldChar w:fldCharType="end"/>
            </w:r>
          </w:ins>
        </w:p>
        <w:p w14:paraId="7F4B7FBA" w14:textId="77777777" w:rsidR="000614E1" w:rsidRDefault="000614E1">
          <w:pPr>
            <w:pStyle w:val="32"/>
            <w:rPr>
              <w:ins w:id="295" w:author="Попова Дарья" w:date="2021-07-16T19:51:00Z"/>
              <w:rFonts w:eastAsiaTheme="minorEastAsia" w:cstheme="minorBidi"/>
              <w:noProof/>
              <w:lang w:eastAsia="ru-RU"/>
            </w:rPr>
          </w:pPr>
          <w:ins w:id="296"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"_Toc77357539"</w:instrText>
            </w:r>
            <w:r w:rsidRPr="00D1543C">
              <w:rPr>
                <w:rStyle w:val="a8"/>
                <w:noProof/>
              </w:rPr>
              <w:instrText xml:space="preserve"> </w:instrText>
            </w:r>
            <w:r w:rsidRPr="00D1543C">
              <w:rPr>
                <w:rStyle w:val="a8"/>
                <w:noProof/>
              </w:rPr>
              <w:fldChar w:fldCharType="separate"/>
            </w:r>
            <w:r w:rsidRPr="00D1543C">
              <w:rPr>
                <w:rStyle w:val="a8"/>
                <w:noProof/>
              </w:rPr>
              <w:t>5.1.3</w:t>
            </w:r>
            <w:r>
              <w:rPr>
                <w:rFonts w:eastAsiaTheme="minorEastAsia" w:cstheme="minorBidi"/>
                <w:noProof/>
                <w:lang w:eastAsia="ru-RU"/>
              </w:rPr>
              <w:tab/>
            </w:r>
            <w:r w:rsidRPr="00D1543C">
              <w:rPr>
                <w:rStyle w:val="a8"/>
                <w:noProof/>
              </w:rPr>
              <w:t>Описание бизнес-процесса ПП-07.06.03-ERP «Формирование годового бюджета воздействий на производственные активы»</w:t>
            </w:r>
            <w:r>
              <w:rPr>
                <w:noProof/>
                <w:webHidden/>
              </w:rPr>
              <w:tab/>
            </w:r>
            <w:r>
              <w:rPr>
                <w:noProof/>
                <w:webHidden/>
              </w:rPr>
              <w:fldChar w:fldCharType="begin"/>
            </w:r>
            <w:r>
              <w:rPr>
                <w:noProof/>
                <w:webHidden/>
              </w:rPr>
              <w:instrText xml:space="preserve"> PAGEREF _Toc77357539 \h </w:instrText>
            </w:r>
          </w:ins>
          <w:r>
            <w:rPr>
              <w:noProof/>
              <w:webHidden/>
            </w:rPr>
          </w:r>
          <w:r>
            <w:rPr>
              <w:noProof/>
              <w:webHidden/>
            </w:rPr>
            <w:fldChar w:fldCharType="separate"/>
          </w:r>
          <w:ins w:id="297" w:author="Попова Дарья" w:date="2021-07-16T19:51:00Z">
            <w:r>
              <w:rPr>
                <w:noProof/>
                <w:webHidden/>
              </w:rPr>
              <w:t>21</w:t>
            </w:r>
            <w:r>
              <w:rPr>
                <w:noProof/>
                <w:webHidden/>
              </w:rPr>
              <w:fldChar w:fldCharType="end"/>
            </w:r>
            <w:r w:rsidRPr="00D1543C">
              <w:rPr>
                <w:rStyle w:val="a8"/>
                <w:noProof/>
              </w:rPr>
              <w:fldChar w:fldCharType="end"/>
            </w:r>
          </w:ins>
        </w:p>
        <w:p w14:paraId="0E700D44" w14:textId="77777777" w:rsidR="000614E1" w:rsidRDefault="000614E1">
          <w:pPr>
            <w:pStyle w:val="32"/>
            <w:rPr>
              <w:ins w:id="298" w:author="Попова Дарья" w:date="2021-07-16T19:51:00Z"/>
              <w:rFonts w:eastAsiaTheme="minorEastAsia" w:cstheme="minorBidi"/>
              <w:noProof/>
              <w:lang w:eastAsia="ru-RU"/>
            </w:rPr>
          </w:pPr>
          <w:ins w:id="299"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"_Toc77357540"</w:instrText>
            </w:r>
            <w:r w:rsidRPr="00D1543C">
              <w:rPr>
                <w:rStyle w:val="a8"/>
                <w:noProof/>
              </w:rPr>
              <w:instrText xml:space="preserve"> </w:instrText>
            </w:r>
            <w:r w:rsidRPr="00D1543C">
              <w:rPr>
                <w:rStyle w:val="a8"/>
                <w:noProof/>
              </w:rPr>
              <w:fldChar w:fldCharType="separate"/>
            </w:r>
            <w:r w:rsidRPr="00D1543C">
              <w:rPr>
                <w:rStyle w:val="a8"/>
                <w:noProof/>
              </w:rPr>
              <w:t>5.1.4</w:t>
            </w:r>
            <w:r>
              <w:rPr>
                <w:rFonts w:eastAsiaTheme="minorEastAsia" w:cstheme="minorBidi"/>
                <w:noProof/>
                <w:lang w:eastAsia="ru-RU"/>
              </w:rPr>
              <w:tab/>
            </w:r>
            <w:r w:rsidRPr="00D1543C">
              <w:rPr>
                <w:rStyle w:val="a8"/>
                <w:noProof/>
              </w:rPr>
              <w:t>Описание бизнес-процесса ПП-07.06.04-ERP «Исполнение, корректировка и контроль бюджета воздействий на производственные активы»</w:t>
            </w:r>
            <w:r>
              <w:rPr>
                <w:noProof/>
                <w:webHidden/>
              </w:rPr>
              <w:tab/>
            </w:r>
            <w:r>
              <w:rPr>
                <w:noProof/>
                <w:webHidden/>
              </w:rPr>
              <w:fldChar w:fldCharType="begin"/>
            </w:r>
            <w:r>
              <w:rPr>
                <w:noProof/>
                <w:webHidden/>
              </w:rPr>
              <w:instrText xml:space="preserve"> PAGEREF _Toc77357540 \h </w:instrText>
            </w:r>
          </w:ins>
          <w:r>
            <w:rPr>
              <w:noProof/>
              <w:webHidden/>
            </w:rPr>
          </w:r>
          <w:r>
            <w:rPr>
              <w:noProof/>
              <w:webHidden/>
            </w:rPr>
            <w:fldChar w:fldCharType="separate"/>
          </w:r>
          <w:ins w:id="300" w:author="Попова Дарья" w:date="2021-07-16T19:51:00Z">
            <w:r>
              <w:rPr>
                <w:noProof/>
                <w:webHidden/>
              </w:rPr>
              <w:t>26</w:t>
            </w:r>
            <w:r>
              <w:rPr>
                <w:noProof/>
                <w:webHidden/>
              </w:rPr>
              <w:fldChar w:fldCharType="end"/>
            </w:r>
            <w:r w:rsidRPr="00D1543C">
              <w:rPr>
                <w:rStyle w:val="a8"/>
                <w:noProof/>
              </w:rPr>
              <w:fldChar w:fldCharType="end"/>
            </w:r>
          </w:ins>
        </w:p>
        <w:p w14:paraId="7BB9A591" w14:textId="77777777" w:rsidR="000614E1" w:rsidRDefault="000614E1">
          <w:pPr>
            <w:pStyle w:val="23"/>
            <w:rPr>
              <w:ins w:id="301" w:author="Попова Дарья" w:date="2021-07-16T19:51:00Z"/>
              <w:rFonts w:eastAsiaTheme="minorEastAsia" w:cstheme="minorBidi"/>
              <w:b w:val="0"/>
              <w:noProof/>
              <w:lang w:eastAsia="ru-RU"/>
            </w:rPr>
          </w:pPr>
          <w:ins w:id="302"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"_Toc77357541"</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5.2</w:t>
            </w:r>
            <w:r>
              <w:rPr>
                <w:rFonts w:eastAsiaTheme="minorEastAsia" w:cstheme="minorBidi"/>
                <w:b w:val="0"/>
                <w:noProof/>
                <w:lang w:eastAsia="ru-RU"/>
              </w:rPr>
              <w:tab/>
            </w:r>
            <w:r w:rsidRPr="00D1543C">
              <w:rPr>
                <w:rStyle w:val="a8"/>
                <w:rFonts w:eastAsiaTheme="majorEastAsia" w:cstheme="majorBidi"/>
                <w:noProof/>
              </w:rPr>
              <w:t>Описание шагов бизнес-процессов</w:t>
            </w:r>
            <w:r>
              <w:rPr>
                <w:noProof/>
                <w:webHidden/>
              </w:rPr>
              <w:tab/>
            </w:r>
            <w:r>
              <w:rPr>
                <w:noProof/>
                <w:webHidden/>
              </w:rPr>
              <w:fldChar w:fldCharType="begin"/>
            </w:r>
            <w:r>
              <w:rPr>
                <w:noProof/>
                <w:webHidden/>
              </w:rPr>
              <w:instrText xml:space="preserve"> PAGEREF _Toc77357541 \h </w:instrText>
            </w:r>
          </w:ins>
          <w:r>
            <w:rPr>
              <w:noProof/>
              <w:webHidden/>
            </w:rPr>
          </w:r>
          <w:r>
            <w:rPr>
              <w:noProof/>
              <w:webHidden/>
            </w:rPr>
            <w:fldChar w:fldCharType="separate"/>
          </w:r>
          <w:ins w:id="303" w:author="Попова Дарья" w:date="2021-07-16T19:51:00Z">
            <w:r>
              <w:rPr>
                <w:noProof/>
                <w:webHidden/>
              </w:rPr>
              <w:t>30</w:t>
            </w:r>
            <w:r>
              <w:rPr>
                <w:noProof/>
                <w:webHidden/>
              </w:rPr>
              <w:fldChar w:fldCharType="end"/>
            </w:r>
            <w:r w:rsidRPr="00D1543C">
              <w:rPr>
                <w:rStyle w:val="a8"/>
                <w:noProof/>
              </w:rPr>
              <w:fldChar w:fldCharType="end"/>
            </w:r>
          </w:ins>
        </w:p>
        <w:p w14:paraId="1C11B0E7" w14:textId="77777777" w:rsidR="000614E1" w:rsidRDefault="000614E1">
          <w:pPr>
            <w:pStyle w:val="32"/>
            <w:rPr>
              <w:ins w:id="304" w:author="Попова Дарья" w:date="2021-07-16T19:51:00Z"/>
              <w:rFonts w:eastAsiaTheme="minorEastAsia" w:cstheme="minorBidi"/>
              <w:noProof/>
              <w:lang w:eastAsia="ru-RU"/>
            </w:rPr>
          </w:pPr>
          <w:ins w:id="305"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"_Toc77357542"</w:instrText>
            </w:r>
            <w:r w:rsidRPr="00D1543C">
              <w:rPr>
                <w:rStyle w:val="a8"/>
                <w:noProof/>
              </w:rPr>
              <w:instrText xml:space="preserve"> </w:instrText>
            </w:r>
            <w:r w:rsidRPr="00D1543C">
              <w:rPr>
                <w:rStyle w:val="a8"/>
                <w:noProof/>
              </w:rPr>
              <w:fldChar w:fldCharType="separate"/>
            </w:r>
            <w:r w:rsidRPr="00D1543C">
              <w:rPr>
                <w:rStyle w:val="a8"/>
                <w:noProof/>
              </w:rPr>
              <w:t>5.2.1</w:t>
            </w:r>
            <w:r>
              <w:rPr>
                <w:rFonts w:eastAsiaTheme="minorEastAsia" w:cstheme="minorBidi"/>
                <w:noProof/>
                <w:lang w:eastAsia="ru-RU"/>
              </w:rPr>
              <w:tab/>
            </w:r>
            <w:r w:rsidRPr="00D1543C">
              <w:rPr>
                <w:rStyle w:val="a8"/>
                <w:noProof/>
              </w:rPr>
              <w:t>Описание шагов бизнес-процесса ПП-07.02.01-ERP «Долгосрочное планирование воздействий на производственные активы (мастер-план от 3-х до 10 лет)»</w:t>
            </w:r>
            <w:r>
              <w:rPr>
                <w:noProof/>
                <w:webHidden/>
              </w:rPr>
              <w:tab/>
            </w:r>
            <w:r>
              <w:rPr>
                <w:noProof/>
                <w:webHidden/>
              </w:rPr>
              <w:fldChar w:fldCharType="begin"/>
            </w:r>
            <w:r>
              <w:rPr>
                <w:noProof/>
                <w:webHidden/>
              </w:rPr>
              <w:instrText xml:space="preserve"> PAGEREF _Toc77357542 \h </w:instrText>
            </w:r>
          </w:ins>
          <w:r>
            <w:rPr>
              <w:noProof/>
              <w:webHidden/>
            </w:rPr>
          </w:r>
          <w:r>
            <w:rPr>
              <w:noProof/>
              <w:webHidden/>
            </w:rPr>
            <w:fldChar w:fldCharType="separate"/>
          </w:r>
          <w:ins w:id="306" w:author="Попова Дарья" w:date="2021-07-16T19:51:00Z">
            <w:r>
              <w:rPr>
                <w:noProof/>
                <w:webHidden/>
              </w:rPr>
              <w:t>30</w:t>
            </w:r>
            <w:r>
              <w:rPr>
                <w:noProof/>
                <w:webHidden/>
              </w:rPr>
              <w:fldChar w:fldCharType="end"/>
            </w:r>
            <w:r w:rsidRPr="00D1543C">
              <w:rPr>
                <w:rStyle w:val="a8"/>
                <w:noProof/>
              </w:rPr>
              <w:fldChar w:fldCharType="end"/>
            </w:r>
          </w:ins>
        </w:p>
        <w:p w14:paraId="6DBC3FE5" w14:textId="77777777" w:rsidR="000614E1" w:rsidRDefault="000614E1">
          <w:pPr>
            <w:pStyle w:val="32"/>
            <w:rPr>
              <w:ins w:id="307" w:author="Попова Дарья" w:date="2021-07-16T19:51:00Z"/>
              <w:rFonts w:eastAsiaTheme="minorEastAsia" w:cstheme="minorBidi"/>
              <w:noProof/>
              <w:lang w:eastAsia="ru-RU"/>
            </w:rPr>
          </w:pPr>
          <w:ins w:id="308"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"_Toc77357543"</w:instrText>
            </w:r>
            <w:r w:rsidRPr="00D1543C">
              <w:rPr>
                <w:rStyle w:val="a8"/>
                <w:noProof/>
              </w:rPr>
              <w:instrText xml:space="preserve"> </w:instrText>
            </w:r>
            <w:r w:rsidRPr="00D1543C">
              <w:rPr>
                <w:rStyle w:val="a8"/>
                <w:noProof/>
              </w:rPr>
              <w:fldChar w:fldCharType="separate"/>
            </w:r>
            <w:r w:rsidRPr="00D1543C">
              <w:rPr>
                <w:rStyle w:val="a8"/>
                <w:noProof/>
              </w:rPr>
              <w:t>5.2.2</w:t>
            </w:r>
            <w:r>
              <w:rPr>
                <w:rFonts w:eastAsiaTheme="minorEastAsia" w:cstheme="minorBidi"/>
                <w:noProof/>
                <w:lang w:eastAsia="ru-RU"/>
              </w:rPr>
              <w:tab/>
            </w:r>
            <w:r w:rsidRPr="00D1543C">
              <w:rPr>
                <w:rStyle w:val="a8"/>
                <w:noProof/>
              </w:rPr>
              <w:t>Описание шагов бизнес-процесса ПП-07.02.02-ERP «Перспективное среднесрочное планирование воздействий на производственные активы (3-х летний период)»</w:t>
            </w:r>
            <w:r>
              <w:rPr>
                <w:noProof/>
                <w:webHidden/>
              </w:rPr>
              <w:tab/>
            </w:r>
            <w:r>
              <w:rPr>
                <w:noProof/>
                <w:webHidden/>
              </w:rPr>
              <w:fldChar w:fldCharType="begin"/>
            </w:r>
            <w:r>
              <w:rPr>
                <w:noProof/>
                <w:webHidden/>
              </w:rPr>
              <w:instrText xml:space="preserve"> PAGEREF _Toc77357543 \h </w:instrText>
            </w:r>
          </w:ins>
          <w:r>
            <w:rPr>
              <w:noProof/>
              <w:webHidden/>
            </w:rPr>
          </w:r>
          <w:r>
            <w:rPr>
              <w:noProof/>
              <w:webHidden/>
            </w:rPr>
            <w:fldChar w:fldCharType="separate"/>
          </w:r>
          <w:ins w:id="309" w:author="Попова Дарья" w:date="2021-07-16T19:51:00Z">
            <w:r>
              <w:rPr>
                <w:noProof/>
                <w:webHidden/>
              </w:rPr>
              <w:t>39</w:t>
            </w:r>
            <w:r>
              <w:rPr>
                <w:noProof/>
                <w:webHidden/>
              </w:rPr>
              <w:fldChar w:fldCharType="end"/>
            </w:r>
            <w:r w:rsidRPr="00D1543C">
              <w:rPr>
                <w:rStyle w:val="a8"/>
                <w:noProof/>
              </w:rPr>
              <w:fldChar w:fldCharType="end"/>
            </w:r>
          </w:ins>
        </w:p>
        <w:p w14:paraId="69EC13F3" w14:textId="77777777" w:rsidR="000614E1" w:rsidRDefault="000614E1">
          <w:pPr>
            <w:pStyle w:val="32"/>
            <w:rPr>
              <w:ins w:id="310" w:author="Попова Дарья" w:date="2021-07-16T19:51:00Z"/>
              <w:rFonts w:eastAsiaTheme="minorEastAsia" w:cstheme="minorBidi"/>
              <w:noProof/>
              <w:lang w:eastAsia="ru-RU"/>
            </w:rPr>
          </w:pPr>
          <w:ins w:id="311"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"_Toc77357544"</w:instrText>
            </w:r>
            <w:r w:rsidRPr="00D1543C">
              <w:rPr>
                <w:rStyle w:val="a8"/>
                <w:noProof/>
              </w:rPr>
              <w:instrText xml:space="preserve"> </w:instrText>
            </w:r>
            <w:r w:rsidRPr="00D1543C">
              <w:rPr>
                <w:rStyle w:val="a8"/>
                <w:noProof/>
              </w:rPr>
              <w:fldChar w:fldCharType="separate"/>
            </w:r>
            <w:r w:rsidRPr="00D1543C">
              <w:rPr>
                <w:rStyle w:val="a8"/>
                <w:noProof/>
              </w:rPr>
              <w:t>5.2.3</w:t>
            </w:r>
            <w:r>
              <w:rPr>
                <w:rFonts w:eastAsiaTheme="minorEastAsia" w:cstheme="minorBidi"/>
                <w:noProof/>
                <w:lang w:eastAsia="ru-RU"/>
              </w:rPr>
              <w:tab/>
            </w:r>
            <w:r w:rsidRPr="00D1543C">
              <w:rPr>
                <w:rStyle w:val="a8"/>
                <w:noProof/>
              </w:rPr>
              <w:t>Описание шагов бизнес-процесса ПП-07.06.03-ERP «Формирование годового бюджета воздействий на производственные активы»</w:t>
            </w:r>
            <w:r>
              <w:rPr>
                <w:noProof/>
                <w:webHidden/>
              </w:rPr>
              <w:tab/>
            </w:r>
            <w:r>
              <w:rPr>
                <w:noProof/>
                <w:webHidden/>
              </w:rPr>
              <w:fldChar w:fldCharType="begin"/>
            </w:r>
            <w:r>
              <w:rPr>
                <w:noProof/>
                <w:webHidden/>
              </w:rPr>
              <w:instrText xml:space="preserve"> PAGEREF _Toc77357544 \h </w:instrText>
            </w:r>
          </w:ins>
          <w:r>
            <w:rPr>
              <w:noProof/>
              <w:webHidden/>
            </w:rPr>
          </w:r>
          <w:r>
            <w:rPr>
              <w:noProof/>
              <w:webHidden/>
            </w:rPr>
            <w:fldChar w:fldCharType="separate"/>
          </w:r>
          <w:ins w:id="312" w:author="Попова Дарья" w:date="2021-07-16T19:51:00Z">
            <w:r>
              <w:rPr>
                <w:noProof/>
                <w:webHidden/>
              </w:rPr>
              <w:t>47</w:t>
            </w:r>
            <w:r>
              <w:rPr>
                <w:noProof/>
                <w:webHidden/>
              </w:rPr>
              <w:fldChar w:fldCharType="end"/>
            </w:r>
            <w:r w:rsidRPr="00D1543C">
              <w:rPr>
                <w:rStyle w:val="a8"/>
                <w:noProof/>
              </w:rPr>
              <w:fldChar w:fldCharType="end"/>
            </w:r>
          </w:ins>
        </w:p>
        <w:p w14:paraId="20C63083" w14:textId="77777777" w:rsidR="000614E1" w:rsidRDefault="000614E1">
          <w:pPr>
            <w:pStyle w:val="32"/>
            <w:rPr>
              <w:ins w:id="313" w:author="Попова Дарья" w:date="2021-07-16T19:51:00Z"/>
              <w:rFonts w:eastAsiaTheme="minorEastAsia" w:cstheme="minorBidi"/>
              <w:noProof/>
              <w:lang w:eastAsia="ru-RU"/>
            </w:rPr>
          </w:pPr>
          <w:ins w:id="314"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"_Toc77357545"</w:instrText>
            </w:r>
            <w:r w:rsidRPr="00D1543C">
              <w:rPr>
                <w:rStyle w:val="a8"/>
                <w:noProof/>
              </w:rPr>
              <w:instrText xml:space="preserve"> </w:instrText>
            </w:r>
            <w:r w:rsidRPr="00D1543C">
              <w:rPr>
                <w:rStyle w:val="a8"/>
                <w:noProof/>
              </w:rPr>
              <w:fldChar w:fldCharType="separate"/>
            </w:r>
            <w:r w:rsidRPr="00D1543C">
              <w:rPr>
                <w:rStyle w:val="a8"/>
                <w:noProof/>
              </w:rPr>
              <w:t>5.2.4</w:t>
            </w:r>
            <w:r>
              <w:rPr>
                <w:rFonts w:eastAsiaTheme="minorEastAsia" w:cstheme="minorBidi"/>
                <w:noProof/>
                <w:lang w:eastAsia="ru-RU"/>
              </w:rPr>
              <w:tab/>
            </w:r>
            <w:r w:rsidRPr="00D1543C">
              <w:rPr>
                <w:rStyle w:val="a8"/>
                <w:noProof/>
              </w:rPr>
              <w:t>Описание шагов бизнес-процесса ПП-07.06.04-ERP «Исполнение, корректировка и контроль бюджета воздействий на производственные активы»</w:t>
            </w:r>
            <w:r>
              <w:rPr>
                <w:noProof/>
                <w:webHidden/>
              </w:rPr>
              <w:tab/>
            </w:r>
            <w:r>
              <w:rPr>
                <w:noProof/>
                <w:webHidden/>
              </w:rPr>
              <w:fldChar w:fldCharType="begin"/>
            </w:r>
            <w:r>
              <w:rPr>
                <w:noProof/>
                <w:webHidden/>
              </w:rPr>
              <w:instrText xml:space="preserve"> PAGEREF _Toc77357545 \h </w:instrText>
            </w:r>
          </w:ins>
          <w:r>
            <w:rPr>
              <w:noProof/>
              <w:webHidden/>
            </w:rPr>
          </w:r>
          <w:r>
            <w:rPr>
              <w:noProof/>
              <w:webHidden/>
            </w:rPr>
            <w:fldChar w:fldCharType="separate"/>
          </w:r>
          <w:ins w:id="315" w:author="Попова Дарья" w:date="2021-07-16T19:51:00Z">
            <w:r>
              <w:rPr>
                <w:noProof/>
                <w:webHidden/>
              </w:rPr>
              <w:t>60</w:t>
            </w:r>
            <w:r>
              <w:rPr>
                <w:noProof/>
                <w:webHidden/>
              </w:rPr>
              <w:fldChar w:fldCharType="end"/>
            </w:r>
            <w:r w:rsidRPr="00D1543C">
              <w:rPr>
                <w:rStyle w:val="a8"/>
                <w:noProof/>
              </w:rPr>
              <w:fldChar w:fldCharType="end"/>
            </w:r>
          </w:ins>
        </w:p>
        <w:p w14:paraId="6E3FE642" w14:textId="77777777" w:rsidR="000614E1" w:rsidRDefault="000614E1">
          <w:pPr>
            <w:pStyle w:val="23"/>
            <w:rPr>
              <w:ins w:id="316" w:author="Попова Дарья" w:date="2021-07-16T19:51:00Z"/>
              <w:rFonts w:eastAsiaTheme="minorEastAsia" w:cstheme="minorBidi"/>
              <w:b w:val="0"/>
              <w:noProof/>
              <w:lang w:eastAsia="ru-RU"/>
            </w:rPr>
          </w:pPr>
          <w:ins w:id="317"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"_Toc77357546"</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5.3</w:t>
            </w:r>
            <w:r>
              <w:rPr>
                <w:rFonts w:eastAsiaTheme="minorEastAsia" w:cstheme="minorBidi"/>
                <w:b w:val="0"/>
                <w:noProof/>
                <w:lang w:eastAsia="ru-RU"/>
              </w:rPr>
              <w:tab/>
            </w:r>
            <w:r w:rsidRPr="00D1543C">
              <w:rPr>
                <w:rStyle w:val="a8"/>
                <w:rFonts w:eastAsiaTheme="majorEastAsia" w:cstheme="majorBidi"/>
                <w:noProof/>
              </w:rPr>
              <w:t>Роли и полномочия</w:t>
            </w:r>
            <w:r>
              <w:rPr>
                <w:noProof/>
                <w:webHidden/>
              </w:rPr>
              <w:tab/>
            </w:r>
            <w:r>
              <w:rPr>
                <w:noProof/>
                <w:webHidden/>
              </w:rPr>
              <w:fldChar w:fldCharType="begin"/>
            </w:r>
            <w:r>
              <w:rPr>
                <w:noProof/>
                <w:webHidden/>
              </w:rPr>
              <w:instrText xml:space="preserve"> PAGEREF _Toc77357546 \h </w:instrText>
            </w:r>
          </w:ins>
          <w:r>
            <w:rPr>
              <w:noProof/>
              <w:webHidden/>
            </w:rPr>
          </w:r>
          <w:r>
            <w:rPr>
              <w:noProof/>
              <w:webHidden/>
            </w:rPr>
            <w:fldChar w:fldCharType="separate"/>
          </w:r>
          <w:ins w:id="318" w:author="Попова Дарья" w:date="2021-07-16T19:51:00Z">
            <w:r>
              <w:rPr>
                <w:noProof/>
                <w:webHidden/>
              </w:rPr>
              <w:t>67</w:t>
            </w:r>
            <w:r>
              <w:rPr>
                <w:noProof/>
                <w:webHidden/>
              </w:rPr>
              <w:fldChar w:fldCharType="end"/>
            </w:r>
            <w:r w:rsidRPr="00D1543C">
              <w:rPr>
                <w:rStyle w:val="a8"/>
                <w:noProof/>
              </w:rPr>
              <w:fldChar w:fldCharType="end"/>
            </w:r>
          </w:ins>
        </w:p>
        <w:p w14:paraId="2471558F" w14:textId="77777777" w:rsidR="000614E1" w:rsidRDefault="000614E1">
          <w:pPr>
            <w:pStyle w:val="23"/>
            <w:rPr>
              <w:ins w:id="319" w:author="Попова Дарья" w:date="2021-07-16T19:51:00Z"/>
              <w:rFonts w:eastAsiaTheme="minorEastAsia" w:cstheme="minorBidi"/>
              <w:b w:val="0"/>
              <w:noProof/>
              <w:lang w:eastAsia="ru-RU"/>
            </w:rPr>
          </w:pPr>
          <w:ins w:id="320"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"_Toc77357547"</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5.4</w:t>
            </w:r>
            <w:r>
              <w:rPr>
                <w:rFonts w:eastAsiaTheme="minorEastAsia" w:cstheme="minorBidi"/>
                <w:b w:val="0"/>
                <w:noProof/>
                <w:lang w:eastAsia="ru-RU"/>
              </w:rPr>
              <w:tab/>
            </w:r>
            <w:r w:rsidRPr="00D1543C">
              <w:rPr>
                <w:rStyle w:val="a8"/>
                <w:rFonts w:eastAsiaTheme="majorEastAsia" w:cstheme="majorBidi"/>
                <w:noProof/>
              </w:rPr>
              <w:t>Риски и контрольные процедуры</w:t>
            </w:r>
            <w:r>
              <w:rPr>
                <w:noProof/>
                <w:webHidden/>
              </w:rPr>
              <w:tab/>
            </w:r>
            <w:r>
              <w:rPr>
                <w:noProof/>
                <w:webHidden/>
              </w:rPr>
              <w:fldChar w:fldCharType="begin"/>
            </w:r>
            <w:r>
              <w:rPr>
                <w:noProof/>
                <w:webHidden/>
              </w:rPr>
              <w:instrText xml:space="preserve"> PAGEREF _Toc77357547 \h </w:instrText>
            </w:r>
          </w:ins>
          <w:r>
            <w:rPr>
              <w:noProof/>
              <w:webHidden/>
            </w:rPr>
          </w:r>
          <w:r>
            <w:rPr>
              <w:noProof/>
              <w:webHidden/>
            </w:rPr>
            <w:fldChar w:fldCharType="separate"/>
          </w:r>
          <w:ins w:id="321" w:author="Попова Дарья" w:date="2021-07-16T19:51:00Z">
            <w:r>
              <w:rPr>
                <w:noProof/>
                <w:webHidden/>
              </w:rPr>
              <w:t>70</w:t>
            </w:r>
            <w:r>
              <w:rPr>
                <w:noProof/>
                <w:webHidden/>
              </w:rPr>
              <w:fldChar w:fldCharType="end"/>
            </w:r>
            <w:r w:rsidRPr="00D1543C">
              <w:rPr>
                <w:rStyle w:val="a8"/>
                <w:noProof/>
              </w:rPr>
              <w:fldChar w:fldCharType="end"/>
            </w:r>
          </w:ins>
        </w:p>
        <w:p w14:paraId="2AEC11DD" w14:textId="77777777" w:rsidR="000614E1" w:rsidRDefault="000614E1">
          <w:pPr>
            <w:pStyle w:val="32"/>
            <w:rPr>
              <w:ins w:id="322" w:author="Попова Дарья" w:date="2021-07-16T19:51:00Z"/>
              <w:rFonts w:eastAsiaTheme="minorEastAsia" w:cstheme="minorBidi"/>
              <w:noProof/>
              <w:lang w:eastAsia="ru-RU"/>
            </w:rPr>
          </w:pPr>
          <w:ins w:id="323"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"_Toc77357548"</w:instrText>
            </w:r>
            <w:r w:rsidRPr="00D1543C">
              <w:rPr>
                <w:rStyle w:val="a8"/>
                <w:noProof/>
              </w:rPr>
              <w:instrText xml:space="preserve"> </w:instrText>
            </w:r>
            <w:r w:rsidRPr="00D1543C">
              <w:rPr>
                <w:rStyle w:val="a8"/>
                <w:noProof/>
              </w:rPr>
              <w:fldChar w:fldCharType="separate"/>
            </w:r>
            <w:r w:rsidRPr="00D1543C">
              <w:rPr>
                <w:rStyle w:val="a8"/>
                <w:noProof/>
              </w:rPr>
              <w:t>5.4.1</w:t>
            </w:r>
            <w:r>
              <w:rPr>
                <w:rFonts w:eastAsiaTheme="minorEastAsia" w:cstheme="minorBidi"/>
                <w:noProof/>
                <w:lang w:eastAsia="ru-RU"/>
              </w:rPr>
              <w:tab/>
            </w:r>
            <w:r w:rsidRPr="00D1543C">
              <w:rPr>
                <w:rStyle w:val="a8"/>
                <w:noProof/>
              </w:rPr>
              <w:t>Риски и контроли</w:t>
            </w:r>
            <w:r>
              <w:rPr>
                <w:noProof/>
                <w:webHidden/>
              </w:rPr>
              <w:tab/>
            </w:r>
            <w:r>
              <w:rPr>
                <w:noProof/>
                <w:webHidden/>
              </w:rPr>
              <w:fldChar w:fldCharType="begin"/>
            </w:r>
            <w:r>
              <w:rPr>
                <w:noProof/>
                <w:webHidden/>
              </w:rPr>
              <w:instrText xml:space="preserve"> PAGEREF _Toc77357548 \h </w:instrText>
            </w:r>
          </w:ins>
          <w:r>
            <w:rPr>
              <w:noProof/>
              <w:webHidden/>
            </w:rPr>
          </w:r>
          <w:r>
            <w:rPr>
              <w:noProof/>
              <w:webHidden/>
            </w:rPr>
            <w:fldChar w:fldCharType="separate"/>
          </w:r>
          <w:ins w:id="324" w:author="Попова Дарья" w:date="2021-07-16T19:51:00Z">
            <w:r>
              <w:rPr>
                <w:noProof/>
                <w:webHidden/>
              </w:rPr>
              <w:t>70</w:t>
            </w:r>
            <w:r>
              <w:rPr>
                <w:noProof/>
                <w:webHidden/>
              </w:rPr>
              <w:fldChar w:fldCharType="end"/>
            </w:r>
            <w:r w:rsidRPr="00D1543C">
              <w:rPr>
                <w:rStyle w:val="a8"/>
                <w:noProof/>
              </w:rPr>
              <w:fldChar w:fldCharType="end"/>
            </w:r>
          </w:ins>
        </w:p>
        <w:p w14:paraId="3D7606A1" w14:textId="77777777" w:rsidR="000614E1" w:rsidRDefault="000614E1">
          <w:pPr>
            <w:pStyle w:val="32"/>
            <w:rPr>
              <w:ins w:id="325" w:author="Попова Дарья" w:date="2021-07-16T19:51:00Z"/>
              <w:rFonts w:eastAsiaTheme="minorEastAsia" w:cstheme="minorBidi"/>
              <w:noProof/>
              <w:lang w:eastAsia="ru-RU"/>
            </w:rPr>
          </w:pPr>
          <w:ins w:id="326"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"_Toc77357549"</w:instrText>
            </w:r>
            <w:r w:rsidRPr="00D1543C">
              <w:rPr>
                <w:rStyle w:val="a8"/>
                <w:noProof/>
              </w:rPr>
              <w:instrText xml:space="preserve"> </w:instrText>
            </w:r>
            <w:r w:rsidRPr="00D1543C">
              <w:rPr>
                <w:rStyle w:val="a8"/>
                <w:noProof/>
              </w:rPr>
              <w:fldChar w:fldCharType="separate"/>
            </w:r>
            <w:r w:rsidRPr="00D1543C">
              <w:rPr>
                <w:rStyle w:val="a8"/>
                <w:noProof/>
              </w:rPr>
              <w:t>5.4.2</w:t>
            </w:r>
            <w:r>
              <w:rPr>
                <w:rFonts w:eastAsiaTheme="minorEastAsia" w:cstheme="minorBidi"/>
                <w:noProof/>
                <w:lang w:eastAsia="ru-RU"/>
              </w:rPr>
              <w:tab/>
            </w:r>
            <w:r w:rsidRPr="00D1543C">
              <w:rPr>
                <w:rStyle w:val="a8"/>
                <w:noProof/>
              </w:rPr>
              <w:t>Разделение полномочий</w:t>
            </w:r>
            <w:r>
              <w:rPr>
                <w:noProof/>
                <w:webHidden/>
              </w:rPr>
              <w:tab/>
            </w:r>
            <w:r>
              <w:rPr>
                <w:noProof/>
                <w:webHidden/>
              </w:rPr>
              <w:fldChar w:fldCharType="begin"/>
            </w:r>
            <w:r>
              <w:rPr>
                <w:noProof/>
                <w:webHidden/>
              </w:rPr>
              <w:instrText xml:space="preserve"> PAGEREF _Toc77357549 \h </w:instrText>
            </w:r>
          </w:ins>
          <w:r>
            <w:rPr>
              <w:noProof/>
              <w:webHidden/>
            </w:rPr>
          </w:r>
          <w:r>
            <w:rPr>
              <w:noProof/>
              <w:webHidden/>
            </w:rPr>
            <w:fldChar w:fldCharType="separate"/>
          </w:r>
          <w:ins w:id="327" w:author="Попова Дарья" w:date="2021-07-16T19:51:00Z">
            <w:r>
              <w:rPr>
                <w:noProof/>
                <w:webHidden/>
              </w:rPr>
              <w:t>71</w:t>
            </w:r>
            <w:r>
              <w:rPr>
                <w:noProof/>
                <w:webHidden/>
              </w:rPr>
              <w:fldChar w:fldCharType="end"/>
            </w:r>
            <w:r w:rsidRPr="00D1543C">
              <w:rPr>
                <w:rStyle w:val="a8"/>
                <w:noProof/>
              </w:rPr>
              <w:fldChar w:fldCharType="end"/>
            </w:r>
          </w:ins>
        </w:p>
        <w:p w14:paraId="73E922EE" w14:textId="77777777" w:rsidR="000614E1" w:rsidRDefault="000614E1">
          <w:pPr>
            <w:pStyle w:val="23"/>
            <w:rPr>
              <w:ins w:id="328" w:author="Попова Дарья" w:date="2021-07-16T19:51:00Z"/>
              <w:rFonts w:eastAsiaTheme="minorEastAsia" w:cstheme="minorBidi"/>
              <w:b w:val="0"/>
              <w:noProof/>
              <w:lang w:eastAsia="ru-RU"/>
            </w:rPr>
          </w:pPr>
          <w:ins w:id="329"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"_Toc77357550"</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5.5</w:t>
            </w:r>
            <w:r>
              <w:rPr>
                <w:rFonts w:eastAsiaTheme="minorEastAsia" w:cstheme="minorBidi"/>
                <w:b w:val="0"/>
                <w:noProof/>
                <w:lang w:eastAsia="ru-RU"/>
              </w:rPr>
              <w:tab/>
            </w:r>
            <w:r w:rsidRPr="00D1543C">
              <w:rPr>
                <w:rStyle w:val="a8"/>
                <w:rFonts w:eastAsiaTheme="majorEastAsia" w:cstheme="majorBidi"/>
                <w:noProof/>
              </w:rPr>
              <w:t>Интеграционные точки со смежными процессами</w:t>
            </w:r>
            <w:r>
              <w:rPr>
                <w:noProof/>
                <w:webHidden/>
              </w:rPr>
              <w:tab/>
            </w:r>
            <w:r>
              <w:rPr>
                <w:noProof/>
                <w:webHidden/>
              </w:rPr>
              <w:fldChar w:fldCharType="begin"/>
            </w:r>
            <w:r>
              <w:rPr>
                <w:noProof/>
                <w:webHidden/>
              </w:rPr>
              <w:instrText xml:space="preserve"> PAGEREF _Toc77357550 \h </w:instrText>
            </w:r>
          </w:ins>
          <w:r>
            <w:rPr>
              <w:noProof/>
              <w:webHidden/>
            </w:rPr>
          </w:r>
          <w:r>
            <w:rPr>
              <w:noProof/>
              <w:webHidden/>
            </w:rPr>
            <w:fldChar w:fldCharType="separate"/>
          </w:r>
          <w:ins w:id="330" w:author="Попова Дарья" w:date="2021-07-16T19:51:00Z">
            <w:r>
              <w:rPr>
                <w:noProof/>
                <w:webHidden/>
              </w:rPr>
              <w:t>74</w:t>
            </w:r>
            <w:r>
              <w:rPr>
                <w:noProof/>
                <w:webHidden/>
              </w:rPr>
              <w:fldChar w:fldCharType="end"/>
            </w:r>
            <w:r w:rsidRPr="00D1543C">
              <w:rPr>
                <w:rStyle w:val="a8"/>
                <w:noProof/>
              </w:rPr>
              <w:fldChar w:fldCharType="end"/>
            </w:r>
          </w:ins>
        </w:p>
        <w:p w14:paraId="51EDF980" w14:textId="77777777" w:rsidR="000614E1" w:rsidRDefault="000614E1">
          <w:pPr>
            <w:pStyle w:val="23"/>
            <w:rPr>
              <w:ins w:id="331" w:author="Попова Дарья" w:date="2021-07-16T19:51:00Z"/>
              <w:rFonts w:eastAsiaTheme="minorEastAsia" w:cstheme="minorBidi"/>
              <w:b w:val="0"/>
              <w:noProof/>
              <w:lang w:eastAsia="ru-RU"/>
            </w:rPr>
          </w:pPr>
          <w:ins w:id="332"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"_Toc77357551"</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5.6</w:t>
            </w:r>
            <w:r>
              <w:rPr>
                <w:rFonts w:eastAsiaTheme="minorEastAsia" w:cstheme="minorBidi"/>
                <w:b w:val="0"/>
                <w:noProof/>
                <w:lang w:eastAsia="ru-RU"/>
              </w:rPr>
              <w:tab/>
            </w:r>
            <w:r w:rsidRPr="00D1543C">
              <w:rPr>
                <w:rStyle w:val="a8"/>
                <w:rFonts w:eastAsiaTheme="majorEastAsia" w:cstheme="majorBidi"/>
                <w:noProof/>
              </w:rPr>
              <w:t>Основные данные</w:t>
            </w:r>
            <w:r>
              <w:rPr>
                <w:noProof/>
                <w:webHidden/>
              </w:rPr>
              <w:tab/>
            </w:r>
            <w:r>
              <w:rPr>
                <w:noProof/>
                <w:webHidden/>
              </w:rPr>
              <w:fldChar w:fldCharType="begin"/>
            </w:r>
            <w:r>
              <w:rPr>
                <w:noProof/>
                <w:webHidden/>
              </w:rPr>
              <w:instrText xml:space="preserve"> PAGEREF _Toc77357551 \h </w:instrText>
            </w:r>
          </w:ins>
          <w:r>
            <w:rPr>
              <w:noProof/>
              <w:webHidden/>
            </w:rPr>
          </w:r>
          <w:r>
            <w:rPr>
              <w:noProof/>
              <w:webHidden/>
            </w:rPr>
            <w:fldChar w:fldCharType="separate"/>
          </w:r>
          <w:ins w:id="333" w:author="Попова Дарья" w:date="2021-07-16T19:51:00Z">
            <w:r>
              <w:rPr>
                <w:noProof/>
                <w:webHidden/>
              </w:rPr>
              <w:t>83</w:t>
            </w:r>
            <w:r>
              <w:rPr>
                <w:noProof/>
                <w:webHidden/>
              </w:rPr>
              <w:fldChar w:fldCharType="end"/>
            </w:r>
            <w:r w:rsidRPr="00D1543C">
              <w:rPr>
                <w:rStyle w:val="a8"/>
                <w:noProof/>
              </w:rPr>
              <w:fldChar w:fldCharType="end"/>
            </w:r>
          </w:ins>
        </w:p>
        <w:p w14:paraId="318972DA" w14:textId="77777777" w:rsidR="000614E1" w:rsidRDefault="000614E1">
          <w:pPr>
            <w:pStyle w:val="32"/>
            <w:rPr>
              <w:ins w:id="334" w:author="Попова Дарья" w:date="2021-07-16T19:51:00Z"/>
              <w:rFonts w:eastAsiaTheme="minorEastAsia" w:cstheme="minorBidi"/>
              <w:noProof/>
              <w:lang w:eastAsia="ru-RU"/>
            </w:rPr>
          </w:pPr>
          <w:ins w:id="335"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"_Toc77357552"</w:instrText>
            </w:r>
            <w:r w:rsidRPr="00D1543C">
              <w:rPr>
                <w:rStyle w:val="a8"/>
                <w:noProof/>
              </w:rPr>
              <w:instrText xml:space="preserve"> </w:instrText>
            </w:r>
            <w:r w:rsidRPr="00D1543C">
              <w:rPr>
                <w:rStyle w:val="a8"/>
                <w:noProof/>
              </w:rPr>
              <w:fldChar w:fldCharType="separate"/>
            </w:r>
            <w:r w:rsidRPr="00D1543C">
              <w:rPr>
                <w:rStyle w:val="a8"/>
                <w:noProof/>
              </w:rPr>
              <w:t>5.6.1</w:t>
            </w:r>
            <w:r>
              <w:rPr>
                <w:rFonts w:eastAsiaTheme="minorEastAsia" w:cstheme="minorBidi"/>
                <w:noProof/>
                <w:lang w:eastAsia="ru-RU"/>
              </w:rPr>
              <w:tab/>
            </w:r>
            <w:r w:rsidRPr="00D1543C">
              <w:rPr>
                <w:rStyle w:val="a8"/>
                <w:noProof/>
              </w:rPr>
              <w:t>Балансовая единица</w:t>
            </w:r>
            <w:r>
              <w:rPr>
                <w:noProof/>
                <w:webHidden/>
              </w:rPr>
              <w:tab/>
            </w:r>
            <w:r>
              <w:rPr>
                <w:noProof/>
                <w:webHidden/>
              </w:rPr>
              <w:fldChar w:fldCharType="begin"/>
            </w:r>
            <w:r>
              <w:rPr>
                <w:noProof/>
                <w:webHidden/>
              </w:rPr>
              <w:instrText xml:space="preserve"> PAGEREF _Toc77357552 \h </w:instrText>
            </w:r>
          </w:ins>
          <w:r>
            <w:rPr>
              <w:noProof/>
              <w:webHidden/>
            </w:rPr>
          </w:r>
          <w:r>
            <w:rPr>
              <w:noProof/>
              <w:webHidden/>
            </w:rPr>
            <w:fldChar w:fldCharType="separate"/>
          </w:r>
          <w:ins w:id="336" w:author="Попова Дарья" w:date="2021-07-16T19:51:00Z">
            <w:r>
              <w:rPr>
                <w:noProof/>
                <w:webHidden/>
              </w:rPr>
              <w:t>83</w:t>
            </w:r>
            <w:r>
              <w:rPr>
                <w:noProof/>
                <w:webHidden/>
              </w:rPr>
              <w:fldChar w:fldCharType="end"/>
            </w:r>
            <w:r w:rsidRPr="00D1543C">
              <w:rPr>
                <w:rStyle w:val="a8"/>
                <w:noProof/>
              </w:rPr>
              <w:fldChar w:fldCharType="end"/>
            </w:r>
          </w:ins>
        </w:p>
        <w:p w14:paraId="0107D663" w14:textId="77777777" w:rsidR="000614E1" w:rsidRDefault="000614E1">
          <w:pPr>
            <w:pStyle w:val="32"/>
            <w:rPr>
              <w:ins w:id="337" w:author="Попова Дарья" w:date="2021-07-16T19:51:00Z"/>
              <w:rFonts w:eastAsiaTheme="minorEastAsia" w:cstheme="minorBidi"/>
              <w:noProof/>
              <w:lang w:eastAsia="ru-RU"/>
            </w:rPr>
          </w:pPr>
          <w:ins w:id="338"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"_Toc77357553"</w:instrText>
            </w:r>
            <w:r w:rsidRPr="00D1543C">
              <w:rPr>
                <w:rStyle w:val="a8"/>
                <w:noProof/>
              </w:rPr>
              <w:instrText xml:space="preserve"> </w:instrText>
            </w:r>
            <w:r w:rsidRPr="00D1543C">
              <w:rPr>
                <w:rStyle w:val="a8"/>
                <w:noProof/>
              </w:rPr>
              <w:fldChar w:fldCharType="separate"/>
            </w:r>
            <w:r w:rsidRPr="00D1543C">
              <w:rPr>
                <w:rStyle w:val="a8"/>
                <w:noProof/>
              </w:rPr>
              <w:t>5.6.2</w:t>
            </w:r>
            <w:r>
              <w:rPr>
                <w:rFonts w:eastAsiaTheme="minorEastAsia" w:cstheme="minorBidi"/>
                <w:noProof/>
                <w:lang w:eastAsia="ru-RU"/>
              </w:rPr>
              <w:tab/>
            </w:r>
            <w:r w:rsidRPr="00D1543C">
              <w:rPr>
                <w:rStyle w:val="a8"/>
                <w:noProof/>
              </w:rPr>
              <w:t>СПП-элемент</w:t>
            </w:r>
            <w:r>
              <w:rPr>
                <w:noProof/>
                <w:webHidden/>
              </w:rPr>
              <w:tab/>
            </w:r>
            <w:r>
              <w:rPr>
                <w:noProof/>
                <w:webHidden/>
              </w:rPr>
              <w:fldChar w:fldCharType="begin"/>
            </w:r>
            <w:r>
              <w:rPr>
                <w:noProof/>
                <w:webHidden/>
              </w:rPr>
              <w:instrText xml:space="preserve"> PAGEREF _Toc77357553 \h </w:instrText>
            </w:r>
          </w:ins>
          <w:r>
            <w:rPr>
              <w:noProof/>
              <w:webHidden/>
            </w:rPr>
          </w:r>
          <w:r>
            <w:rPr>
              <w:noProof/>
              <w:webHidden/>
            </w:rPr>
            <w:fldChar w:fldCharType="separate"/>
          </w:r>
          <w:ins w:id="339" w:author="Попова Дарья" w:date="2021-07-16T19:51:00Z">
            <w:r>
              <w:rPr>
                <w:noProof/>
                <w:webHidden/>
              </w:rPr>
              <w:t>84</w:t>
            </w:r>
            <w:r>
              <w:rPr>
                <w:noProof/>
                <w:webHidden/>
              </w:rPr>
              <w:fldChar w:fldCharType="end"/>
            </w:r>
            <w:r w:rsidRPr="00D1543C">
              <w:rPr>
                <w:rStyle w:val="a8"/>
                <w:noProof/>
              </w:rPr>
              <w:fldChar w:fldCharType="end"/>
            </w:r>
          </w:ins>
        </w:p>
        <w:p w14:paraId="24B8487E" w14:textId="77777777" w:rsidR="000614E1" w:rsidRDefault="000614E1">
          <w:pPr>
            <w:pStyle w:val="32"/>
            <w:rPr>
              <w:ins w:id="340" w:author="Попова Дарья" w:date="2021-07-16T19:51:00Z"/>
              <w:rFonts w:eastAsiaTheme="minorEastAsia" w:cstheme="minorBidi"/>
              <w:noProof/>
              <w:lang w:eastAsia="ru-RU"/>
            </w:rPr>
          </w:pPr>
          <w:ins w:id="341"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"_Toc77357554"</w:instrText>
            </w:r>
            <w:r w:rsidRPr="00D1543C">
              <w:rPr>
                <w:rStyle w:val="a8"/>
                <w:noProof/>
              </w:rPr>
              <w:instrText xml:space="preserve"> </w:instrText>
            </w:r>
            <w:r w:rsidRPr="00D1543C">
              <w:rPr>
                <w:rStyle w:val="a8"/>
                <w:noProof/>
              </w:rPr>
              <w:fldChar w:fldCharType="separate"/>
            </w:r>
            <w:r w:rsidRPr="00D1543C">
              <w:rPr>
                <w:rStyle w:val="a8"/>
                <w:noProof/>
              </w:rPr>
              <w:t>5.6.3</w:t>
            </w:r>
            <w:r>
              <w:rPr>
                <w:rFonts w:eastAsiaTheme="minorEastAsia" w:cstheme="minorBidi"/>
                <w:noProof/>
                <w:lang w:eastAsia="ru-RU"/>
              </w:rPr>
              <w:tab/>
            </w:r>
            <w:r w:rsidRPr="00D1543C">
              <w:rPr>
                <w:rStyle w:val="a8"/>
                <w:noProof/>
              </w:rPr>
              <w:t>Элемент структуры бюджета</w:t>
            </w:r>
            <w:r>
              <w:rPr>
                <w:noProof/>
                <w:webHidden/>
              </w:rPr>
              <w:tab/>
            </w:r>
            <w:r>
              <w:rPr>
                <w:noProof/>
                <w:webHidden/>
              </w:rPr>
              <w:fldChar w:fldCharType="begin"/>
            </w:r>
            <w:r>
              <w:rPr>
                <w:noProof/>
                <w:webHidden/>
              </w:rPr>
              <w:instrText xml:space="preserve"> PAGEREF _Toc77357554 \h </w:instrText>
            </w:r>
          </w:ins>
          <w:r>
            <w:rPr>
              <w:noProof/>
              <w:webHidden/>
            </w:rPr>
          </w:r>
          <w:r>
            <w:rPr>
              <w:noProof/>
              <w:webHidden/>
            </w:rPr>
            <w:fldChar w:fldCharType="separate"/>
          </w:r>
          <w:ins w:id="342" w:author="Попова Дарья" w:date="2021-07-16T19:51:00Z">
            <w:r>
              <w:rPr>
                <w:noProof/>
                <w:webHidden/>
              </w:rPr>
              <w:t>85</w:t>
            </w:r>
            <w:r>
              <w:rPr>
                <w:noProof/>
                <w:webHidden/>
              </w:rPr>
              <w:fldChar w:fldCharType="end"/>
            </w:r>
            <w:r w:rsidRPr="00D1543C">
              <w:rPr>
                <w:rStyle w:val="a8"/>
                <w:noProof/>
              </w:rPr>
              <w:fldChar w:fldCharType="end"/>
            </w:r>
          </w:ins>
        </w:p>
        <w:p w14:paraId="4CC1C9EA" w14:textId="77777777" w:rsidR="000614E1" w:rsidRDefault="000614E1">
          <w:pPr>
            <w:pStyle w:val="32"/>
            <w:rPr>
              <w:ins w:id="343" w:author="Попова Дарья" w:date="2021-07-16T19:51:00Z"/>
              <w:rFonts w:eastAsiaTheme="minorEastAsia" w:cstheme="minorBidi"/>
              <w:noProof/>
              <w:lang w:eastAsia="ru-RU"/>
            </w:rPr>
          </w:pPr>
          <w:ins w:id="344"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"_Toc77357555"</w:instrText>
            </w:r>
            <w:r w:rsidRPr="00D1543C">
              <w:rPr>
                <w:rStyle w:val="a8"/>
                <w:noProof/>
              </w:rPr>
              <w:instrText xml:space="preserve"> </w:instrText>
            </w:r>
            <w:r w:rsidRPr="00D1543C">
              <w:rPr>
                <w:rStyle w:val="a8"/>
                <w:noProof/>
              </w:rPr>
              <w:fldChar w:fldCharType="separate"/>
            </w:r>
            <w:r w:rsidRPr="00D1543C">
              <w:rPr>
                <w:rStyle w:val="a8"/>
                <w:noProof/>
              </w:rPr>
              <w:t>5.6.4</w:t>
            </w:r>
            <w:r>
              <w:rPr>
                <w:rFonts w:eastAsiaTheme="minorEastAsia" w:cstheme="minorBidi"/>
                <w:noProof/>
                <w:lang w:eastAsia="ru-RU"/>
              </w:rPr>
              <w:tab/>
            </w:r>
            <w:r w:rsidRPr="00D1543C">
              <w:rPr>
                <w:rStyle w:val="a8"/>
                <w:noProof/>
              </w:rPr>
              <w:t>Тип затрат</w:t>
            </w:r>
            <w:r>
              <w:rPr>
                <w:noProof/>
                <w:webHidden/>
              </w:rPr>
              <w:tab/>
            </w:r>
            <w:r>
              <w:rPr>
                <w:noProof/>
                <w:webHidden/>
              </w:rPr>
              <w:fldChar w:fldCharType="begin"/>
            </w:r>
            <w:r>
              <w:rPr>
                <w:noProof/>
                <w:webHidden/>
              </w:rPr>
              <w:instrText xml:space="preserve"> PAGEREF _Toc77357555 \h </w:instrText>
            </w:r>
          </w:ins>
          <w:r>
            <w:rPr>
              <w:noProof/>
              <w:webHidden/>
            </w:rPr>
          </w:r>
          <w:r>
            <w:rPr>
              <w:noProof/>
              <w:webHidden/>
            </w:rPr>
            <w:fldChar w:fldCharType="separate"/>
          </w:r>
          <w:ins w:id="345" w:author="Попова Дарья" w:date="2021-07-16T19:51:00Z">
            <w:r>
              <w:rPr>
                <w:noProof/>
                <w:webHidden/>
              </w:rPr>
              <w:t>86</w:t>
            </w:r>
            <w:r>
              <w:rPr>
                <w:noProof/>
                <w:webHidden/>
              </w:rPr>
              <w:fldChar w:fldCharType="end"/>
            </w:r>
            <w:r w:rsidRPr="00D1543C">
              <w:rPr>
                <w:rStyle w:val="a8"/>
                <w:noProof/>
              </w:rPr>
              <w:fldChar w:fldCharType="end"/>
            </w:r>
          </w:ins>
        </w:p>
        <w:p w14:paraId="416BE791" w14:textId="77777777" w:rsidR="000614E1" w:rsidRDefault="000614E1">
          <w:pPr>
            <w:pStyle w:val="32"/>
            <w:rPr>
              <w:ins w:id="346" w:author="Попова Дарья" w:date="2021-07-16T19:51:00Z"/>
              <w:rFonts w:eastAsiaTheme="minorEastAsia" w:cstheme="minorBidi"/>
              <w:noProof/>
              <w:lang w:eastAsia="ru-RU"/>
            </w:rPr>
          </w:pPr>
          <w:ins w:id="347"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"_Toc77357556"</w:instrText>
            </w:r>
            <w:r w:rsidRPr="00D1543C">
              <w:rPr>
                <w:rStyle w:val="a8"/>
                <w:noProof/>
              </w:rPr>
              <w:instrText xml:space="preserve"> </w:instrText>
            </w:r>
            <w:r w:rsidRPr="00D1543C">
              <w:rPr>
                <w:rStyle w:val="a8"/>
                <w:noProof/>
              </w:rPr>
              <w:fldChar w:fldCharType="separate"/>
            </w:r>
            <w:r w:rsidRPr="00D1543C">
              <w:rPr>
                <w:rStyle w:val="a8"/>
                <w:noProof/>
              </w:rPr>
              <w:t>5.6.5</w:t>
            </w:r>
            <w:r>
              <w:rPr>
                <w:rFonts w:eastAsiaTheme="minorEastAsia" w:cstheme="minorBidi"/>
                <w:noProof/>
                <w:lang w:eastAsia="ru-RU"/>
              </w:rPr>
              <w:tab/>
            </w:r>
            <w:r w:rsidRPr="00D1543C">
              <w:rPr>
                <w:rStyle w:val="a8"/>
                <w:noProof/>
              </w:rPr>
              <w:t>Способ выполнения работ</w:t>
            </w:r>
            <w:r>
              <w:rPr>
                <w:noProof/>
                <w:webHidden/>
              </w:rPr>
              <w:tab/>
            </w:r>
            <w:r>
              <w:rPr>
                <w:noProof/>
                <w:webHidden/>
              </w:rPr>
              <w:fldChar w:fldCharType="begin"/>
            </w:r>
            <w:r>
              <w:rPr>
                <w:noProof/>
                <w:webHidden/>
              </w:rPr>
              <w:instrText xml:space="preserve"> PAGEREF _Toc77357556 \h </w:instrText>
            </w:r>
          </w:ins>
          <w:r>
            <w:rPr>
              <w:noProof/>
              <w:webHidden/>
            </w:rPr>
          </w:r>
          <w:r>
            <w:rPr>
              <w:noProof/>
              <w:webHidden/>
            </w:rPr>
            <w:fldChar w:fldCharType="separate"/>
          </w:r>
          <w:ins w:id="348" w:author="Попова Дарья" w:date="2021-07-16T19:51:00Z">
            <w:r>
              <w:rPr>
                <w:noProof/>
                <w:webHidden/>
              </w:rPr>
              <w:t>87</w:t>
            </w:r>
            <w:r>
              <w:rPr>
                <w:noProof/>
                <w:webHidden/>
              </w:rPr>
              <w:fldChar w:fldCharType="end"/>
            </w:r>
            <w:r w:rsidRPr="00D1543C">
              <w:rPr>
                <w:rStyle w:val="a8"/>
                <w:noProof/>
              </w:rPr>
              <w:fldChar w:fldCharType="end"/>
            </w:r>
          </w:ins>
        </w:p>
        <w:p w14:paraId="639F87D4" w14:textId="77777777" w:rsidR="000614E1" w:rsidRDefault="000614E1">
          <w:pPr>
            <w:pStyle w:val="32"/>
            <w:rPr>
              <w:ins w:id="349" w:author="Попова Дарья" w:date="2021-07-16T19:51:00Z"/>
              <w:rFonts w:eastAsiaTheme="minorEastAsia" w:cstheme="minorBidi"/>
              <w:noProof/>
              <w:lang w:eastAsia="ru-RU"/>
            </w:rPr>
          </w:pPr>
          <w:ins w:id="350"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"_Toc77357557"</w:instrText>
            </w:r>
            <w:r w:rsidRPr="00D1543C">
              <w:rPr>
                <w:rStyle w:val="a8"/>
                <w:noProof/>
              </w:rPr>
              <w:instrText xml:space="preserve"> </w:instrText>
            </w:r>
            <w:r w:rsidRPr="00D1543C">
              <w:rPr>
                <w:rStyle w:val="a8"/>
                <w:noProof/>
              </w:rPr>
              <w:fldChar w:fldCharType="separate"/>
            </w:r>
            <w:r w:rsidRPr="00D1543C">
              <w:rPr>
                <w:rStyle w:val="a8"/>
                <w:noProof/>
              </w:rPr>
              <w:t>5.6.6</w:t>
            </w:r>
            <w:r>
              <w:rPr>
                <w:rFonts w:eastAsiaTheme="minorEastAsia" w:cstheme="minorBidi"/>
                <w:noProof/>
                <w:lang w:eastAsia="ru-RU"/>
              </w:rPr>
              <w:tab/>
            </w:r>
            <w:r w:rsidRPr="00D1543C">
              <w:rPr>
                <w:rStyle w:val="a8"/>
                <w:noProof/>
              </w:rPr>
              <w:t>Вид затрат</w:t>
            </w:r>
            <w:r>
              <w:rPr>
                <w:noProof/>
                <w:webHidden/>
              </w:rPr>
              <w:tab/>
            </w:r>
            <w:r>
              <w:rPr>
                <w:noProof/>
                <w:webHidden/>
              </w:rPr>
              <w:fldChar w:fldCharType="begin"/>
            </w:r>
            <w:r>
              <w:rPr>
                <w:noProof/>
                <w:webHidden/>
              </w:rPr>
              <w:instrText xml:space="preserve"> PAGEREF _Toc77357557 \h </w:instrText>
            </w:r>
          </w:ins>
          <w:r>
            <w:rPr>
              <w:noProof/>
              <w:webHidden/>
            </w:rPr>
          </w:r>
          <w:r>
            <w:rPr>
              <w:noProof/>
              <w:webHidden/>
            </w:rPr>
            <w:fldChar w:fldCharType="separate"/>
          </w:r>
          <w:ins w:id="351" w:author="Попова Дарья" w:date="2021-07-16T19:51:00Z">
            <w:r>
              <w:rPr>
                <w:noProof/>
                <w:webHidden/>
              </w:rPr>
              <w:t>87</w:t>
            </w:r>
            <w:r>
              <w:rPr>
                <w:noProof/>
                <w:webHidden/>
              </w:rPr>
              <w:fldChar w:fldCharType="end"/>
            </w:r>
            <w:r w:rsidRPr="00D1543C">
              <w:rPr>
                <w:rStyle w:val="a8"/>
                <w:noProof/>
              </w:rPr>
              <w:fldChar w:fldCharType="end"/>
            </w:r>
          </w:ins>
        </w:p>
        <w:p w14:paraId="7A2ACE44" w14:textId="77777777" w:rsidR="000614E1" w:rsidRDefault="000614E1">
          <w:pPr>
            <w:pStyle w:val="32"/>
            <w:rPr>
              <w:ins w:id="352" w:author="Попова Дарья" w:date="2021-07-16T19:51:00Z"/>
              <w:rFonts w:eastAsiaTheme="minorEastAsia" w:cstheme="minorBidi"/>
              <w:noProof/>
              <w:lang w:eastAsia="ru-RU"/>
            </w:rPr>
          </w:pPr>
          <w:ins w:id="353"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"_Toc77357558"</w:instrText>
            </w:r>
            <w:r w:rsidRPr="00D1543C">
              <w:rPr>
                <w:rStyle w:val="a8"/>
                <w:noProof/>
              </w:rPr>
              <w:instrText xml:space="preserve"> </w:instrText>
            </w:r>
            <w:r w:rsidRPr="00D1543C">
              <w:rPr>
                <w:rStyle w:val="a8"/>
                <w:noProof/>
              </w:rPr>
              <w:fldChar w:fldCharType="separate"/>
            </w:r>
            <w:r w:rsidRPr="00D1543C">
              <w:rPr>
                <w:rStyle w:val="a8"/>
                <w:noProof/>
              </w:rPr>
              <w:t>5.6.7</w:t>
            </w:r>
            <w:r>
              <w:rPr>
                <w:rFonts w:eastAsiaTheme="minorEastAsia" w:cstheme="minorBidi"/>
                <w:noProof/>
                <w:lang w:eastAsia="ru-RU"/>
              </w:rPr>
              <w:tab/>
            </w:r>
            <w:r w:rsidRPr="00D1543C">
              <w:rPr>
                <w:rStyle w:val="a8"/>
                <w:noProof/>
              </w:rPr>
              <w:t>Поток</w:t>
            </w:r>
            <w:r>
              <w:rPr>
                <w:noProof/>
                <w:webHidden/>
              </w:rPr>
              <w:tab/>
            </w:r>
            <w:r>
              <w:rPr>
                <w:noProof/>
                <w:webHidden/>
              </w:rPr>
              <w:fldChar w:fldCharType="begin"/>
            </w:r>
            <w:r>
              <w:rPr>
                <w:noProof/>
                <w:webHidden/>
              </w:rPr>
              <w:instrText xml:space="preserve"> PAGEREF _Toc77357558 \h </w:instrText>
            </w:r>
          </w:ins>
          <w:r>
            <w:rPr>
              <w:noProof/>
              <w:webHidden/>
            </w:rPr>
          </w:r>
          <w:r>
            <w:rPr>
              <w:noProof/>
              <w:webHidden/>
            </w:rPr>
            <w:fldChar w:fldCharType="separate"/>
          </w:r>
          <w:ins w:id="354" w:author="Попова Дарья" w:date="2021-07-16T19:51:00Z">
            <w:r>
              <w:rPr>
                <w:noProof/>
                <w:webHidden/>
              </w:rPr>
              <w:t>88</w:t>
            </w:r>
            <w:r>
              <w:rPr>
                <w:noProof/>
                <w:webHidden/>
              </w:rPr>
              <w:fldChar w:fldCharType="end"/>
            </w:r>
            <w:r w:rsidRPr="00D1543C">
              <w:rPr>
                <w:rStyle w:val="a8"/>
                <w:noProof/>
              </w:rPr>
              <w:fldChar w:fldCharType="end"/>
            </w:r>
          </w:ins>
        </w:p>
        <w:p w14:paraId="57380961" w14:textId="77777777" w:rsidR="000614E1" w:rsidRDefault="000614E1">
          <w:pPr>
            <w:pStyle w:val="32"/>
            <w:rPr>
              <w:ins w:id="355" w:author="Попова Дарья" w:date="2021-07-16T19:51:00Z"/>
              <w:rFonts w:eastAsiaTheme="minorEastAsia" w:cstheme="minorBidi"/>
              <w:noProof/>
              <w:lang w:eastAsia="ru-RU"/>
            </w:rPr>
          </w:pPr>
          <w:ins w:id="356"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"_Toc77357559"</w:instrText>
            </w:r>
            <w:r w:rsidRPr="00D1543C">
              <w:rPr>
                <w:rStyle w:val="a8"/>
                <w:noProof/>
              </w:rPr>
              <w:instrText xml:space="preserve"> </w:instrText>
            </w:r>
            <w:r w:rsidRPr="00D1543C">
              <w:rPr>
                <w:rStyle w:val="a8"/>
                <w:noProof/>
              </w:rPr>
              <w:fldChar w:fldCharType="separate"/>
            </w:r>
            <w:r w:rsidRPr="00D1543C">
              <w:rPr>
                <w:rStyle w:val="a8"/>
                <w:noProof/>
              </w:rPr>
              <w:t>5.6.8</w:t>
            </w:r>
            <w:r>
              <w:rPr>
                <w:rFonts w:eastAsiaTheme="minorEastAsia" w:cstheme="minorBidi"/>
                <w:noProof/>
                <w:lang w:eastAsia="ru-RU"/>
              </w:rPr>
              <w:tab/>
            </w:r>
            <w:r w:rsidRPr="00D1543C">
              <w:rPr>
                <w:rStyle w:val="a8"/>
                <w:noProof/>
              </w:rPr>
              <w:t>Бюджетная кампания</w:t>
            </w:r>
            <w:r>
              <w:rPr>
                <w:noProof/>
                <w:webHidden/>
              </w:rPr>
              <w:tab/>
            </w:r>
            <w:r>
              <w:rPr>
                <w:noProof/>
                <w:webHidden/>
              </w:rPr>
              <w:fldChar w:fldCharType="begin"/>
            </w:r>
            <w:r>
              <w:rPr>
                <w:noProof/>
                <w:webHidden/>
              </w:rPr>
              <w:instrText xml:space="preserve"> PAGEREF _Toc77357559 \h </w:instrText>
            </w:r>
          </w:ins>
          <w:r>
            <w:rPr>
              <w:noProof/>
              <w:webHidden/>
            </w:rPr>
          </w:r>
          <w:r>
            <w:rPr>
              <w:noProof/>
              <w:webHidden/>
            </w:rPr>
            <w:fldChar w:fldCharType="separate"/>
          </w:r>
          <w:ins w:id="357" w:author="Попова Дарья" w:date="2021-07-16T19:51:00Z">
            <w:r>
              <w:rPr>
                <w:noProof/>
                <w:webHidden/>
              </w:rPr>
              <w:t>89</w:t>
            </w:r>
            <w:r>
              <w:rPr>
                <w:noProof/>
                <w:webHidden/>
              </w:rPr>
              <w:fldChar w:fldCharType="end"/>
            </w:r>
            <w:r w:rsidRPr="00D1543C">
              <w:rPr>
                <w:rStyle w:val="a8"/>
                <w:noProof/>
              </w:rPr>
              <w:fldChar w:fldCharType="end"/>
            </w:r>
          </w:ins>
        </w:p>
        <w:p w14:paraId="1BCC9FB0" w14:textId="77777777" w:rsidR="000614E1" w:rsidRDefault="000614E1">
          <w:pPr>
            <w:pStyle w:val="32"/>
            <w:rPr>
              <w:ins w:id="358" w:author="Попова Дарья" w:date="2021-07-16T19:51:00Z"/>
              <w:rFonts w:eastAsiaTheme="minorEastAsia" w:cstheme="minorBidi"/>
              <w:noProof/>
              <w:lang w:eastAsia="ru-RU"/>
            </w:rPr>
          </w:pPr>
          <w:ins w:id="359"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"_Toc77357560"</w:instrText>
            </w:r>
            <w:r w:rsidRPr="00D1543C">
              <w:rPr>
                <w:rStyle w:val="a8"/>
                <w:noProof/>
              </w:rPr>
              <w:instrText xml:space="preserve"> </w:instrText>
            </w:r>
            <w:r w:rsidRPr="00D1543C">
              <w:rPr>
                <w:rStyle w:val="a8"/>
                <w:noProof/>
              </w:rPr>
              <w:fldChar w:fldCharType="separate"/>
            </w:r>
            <w:r w:rsidRPr="00D1543C">
              <w:rPr>
                <w:rStyle w:val="a8"/>
                <w:noProof/>
              </w:rPr>
              <w:t>5.6.9</w:t>
            </w:r>
            <w:r>
              <w:rPr>
                <w:rFonts w:eastAsiaTheme="minorEastAsia" w:cstheme="minorBidi"/>
                <w:noProof/>
                <w:lang w:eastAsia="ru-RU"/>
              </w:rPr>
              <w:tab/>
            </w:r>
            <w:r w:rsidRPr="00D1543C">
              <w:rPr>
                <w:rStyle w:val="a8"/>
                <w:noProof/>
              </w:rPr>
              <w:t>Период</w:t>
            </w:r>
            <w:r>
              <w:rPr>
                <w:noProof/>
                <w:webHidden/>
              </w:rPr>
              <w:tab/>
            </w:r>
            <w:r>
              <w:rPr>
                <w:noProof/>
                <w:webHidden/>
              </w:rPr>
              <w:fldChar w:fldCharType="begin"/>
            </w:r>
            <w:r>
              <w:rPr>
                <w:noProof/>
                <w:webHidden/>
              </w:rPr>
              <w:instrText xml:space="preserve"> PAGEREF _Toc77357560 \h </w:instrText>
            </w:r>
          </w:ins>
          <w:r>
            <w:rPr>
              <w:noProof/>
              <w:webHidden/>
            </w:rPr>
          </w:r>
          <w:r>
            <w:rPr>
              <w:noProof/>
              <w:webHidden/>
            </w:rPr>
            <w:fldChar w:fldCharType="separate"/>
          </w:r>
          <w:ins w:id="360" w:author="Попова Дарья" w:date="2021-07-16T19:51:00Z">
            <w:r>
              <w:rPr>
                <w:noProof/>
                <w:webHidden/>
              </w:rPr>
              <w:t>89</w:t>
            </w:r>
            <w:r>
              <w:rPr>
                <w:noProof/>
                <w:webHidden/>
              </w:rPr>
              <w:fldChar w:fldCharType="end"/>
            </w:r>
            <w:r w:rsidRPr="00D1543C">
              <w:rPr>
                <w:rStyle w:val="a8"/>
                <w:noProof/>
              </w:rPr>
              <w:fldChar w:fldCharType="end"/>
            </w:r>
          </w:ins>
        </w:p>
        <w:p w14:paraId="1416E76D" w14:textId="77777777" w:rsidR="000614E1" w:rsidRDefault="000614E1">
          <w:pPr>
            <w:pStyle w:val="32"/>
            <w:rPr>
              <w:ins w:id="361" w:author="Попова Дарья" w:date="2021-07-16T19:51:00Z"/>
              <w:rFonts w:eastAsiaTheme="minorEastAsia" w:cstheme="minorBidi"/>
              <w:noProof/>
              <w:lang w:eastAsia="ru-RU"/>
            </w:rPr>
          </w:pPr>
          <w:ins w:id="362"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"_Toc77357561"</w:instrText>
            </w:r>
            <w:r w:rsidRPr="00D1543C">
              <w:rPr>
                <w:rStyle w:val="a8"/>
                <w:noProof/>
              </w:rPr>
              <w:instrText xml:space="preserve"> </w:instrText>
            </w:r>
            <w:r w:rsidRPr="00D1543C">
              <w:rPr>
                <w:rStyle w:val="a8"/>
                <w:noProof/>
              </w:rPr>
              <w:fldChar w:fldCharType="separate"/>
            </w:r>
            <w:r w:rsidRPr="00D1543C">
              <w:rPr>
                <w:rStyle w:val="a8"/>
                <w:noProof/>
              </w:rPr>
              <w:t>5.6.10</w:t>
            </w:r>
            <w:r>
              <w:rPr>
                <w:rFonts w:eastAsiaTheme="minorEastAsia" w:cstheme="minorBidi"/>
                <w:noProof/>
                <w:lang w:eastAsia="ru-RU"/>
              </w:rPr>
              <w:tab/>
            </w:r>
            <w:r w:rsidRPr="00D1543C">
              <w:rPr>
                <w:rStyle w:val="a8"/>
                <w:noProof/>
              </w:rPr>
              <w:t>Версия</w:t>
            </w:r>
            <w:r>
              <w:rPr>
                <w:noProof/>
                <w:webHidden/>
              </w:rPr>
              <w:tab/>
            </w:r>
            <w:r>
              <w:rPr>
                <w:noProof/>
                <w:webHidden/>
              </w:rPr>
              <w:fldChar w:fldCharType="begin"/>
            </w:r>
            <w:r>
              <w:rPr>
                <w:noProof/>
                <w:webHidden/>
              </w:rPr>
              <w:instrText xml:space="preserve"> PAGEREF _Toc77357561 \h </w:instrText>
            </w:r>
          </w:ins>
          <w:r>
            <w:rPr>
              <w:noProof/>
              <w:webHidden/>
            </w:rPr>
          </w:r>
          <w:r>
            <w:rPr>
              <w:noProof/>
              <w:webHidden/>
            </w:rPr>
            <w:fldChar w:fldCharType="separate"/>
          </w:r>
          <w:ins w:id="363" w:author="Попова Дарья" w:date="2021-07-16T19:51:00Z">
            <w:r>
              <w:rPr>
                <w:noProof/>
                <w:webHidden/>
              </w:rPr>
              <w:t>90</w:t>
            </w:r>
            <w:r>
              <w:rPr>
                <w:noProof/>
                <w:webHidden/>
              </w:rPr>
              <w:fldChar w:fldCharType="end"/>
            </w:r>
            <w:r w:rsidRPr="00D1543C">
              <w:rPr>
                <w:rStyle w:val="a8"/>
                <w:noProof/>
              </w:rPr>
              <w:fldChar w:fldCharType="end"/>
            </w:r>
          </w:ins>
        </w:p>
        <w:p w14:paraId="4DB8F4D2" w14:textId="77777777" w:rsidR="000614E1" w:rsidRDefault="000614E1">
          <w:pPr>
            <w:pStyle w:val="32"/>
            <w:rPr>
              <w:ins w:id="364" w:author="Попова Дарья" w:date="2021-07-16T19:51:00Z"/>
              <w:rFonts w:eastAsiaTheme="minorEastAsia" w:cstheme="minorBidi"/>
              <w:noProof/>
              <w:lang w:eastAsia="ru-RU"/>
            </w:rPr>
          </w:pPr>
          <w:ins w:id="365"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"_Toc77357562"</w:instrText>
            </w:r>
            <w:r w:rsidRPr="00D1543C">
              <w:rPr>
                <w:rStyle w:val="a8"/>
                <w:noProof/>
              </w:rPr>
              <w:instrText xml:space="preserve"> </w:instrText>
            </w:r>
            <w:r w:rsidRPr="00D1543C">
              <w:rPr>
                <w:rStyle w:val="a8"/>
                <w:noProof/>
              </w:rPr>
              <w:fldChar w:fldCharType="separate"/>
            </w:r>
            <w:r w:rsidRPr="00D1543C">
              <w:rPr>
                <w:rStyle w:val="a8"/>
                <w:noProof/>
              </w:rPr>
              <w:t>5.6.11</w:t>
            </w:r>
            <w:r>
              <w:rPr>
                <w:rFonts w:eastAsiaTheme="minorEastAsia" w:cstheme="minorBidi"/>
                <w:noProof/>
                <w:lang w:eastAsia="ru-RU"/>
              </w:rPr>
              <w:tab/>
            </w:r>
            <w:r w:rsidRPr="00D1543C">
              <w:rPr>
                <w:rStyle w:val="a8"/>
                <w:noProof/>
              </w:rPr>
              <w:t>Категория</w:t>
            </w:r>
            <w:r>
              <w:rPr>
                <w:noProof/>
                <w:webHidden/>
              </w:rPr>
              <w:tab/>
            </w:r>
            <w:r>
              <w:rPr>
                <w:noProof/>
                <w:webHidden/>
              </w:rPr>
              <w:fldChar w:fldCharType="begin"/>
            </w:r>
            <w:r>
              <w:rPr>
                <w:noProof/>
                <w:webHidden/>
              </w:rPr>
              <w:instrText xml:space="preserve"> PAGEREF _Toc77357562 \h </w:instrText>
            </w:r>
          </w:ins>
          <w:r>
            <w:rPr>
              <w:noProof/>
              <w:webHidden/>
            </w:rPr>
          </w:r>
          <w:r>
            <w:rPr>
              <w:noProof/>
              <w:webHidden/>
            </w:rPr>
            <w:fldChar w:fldCharType="separate"/>
          </w:r>
          <w:ins w:id="366" w:author="Попова Дарья" w:date="2021-07-16T19:51:00Z">
            <w:r>
              <w:rPr>
                <w:noProof/>
                <w:webHidden/>
              </w:rPr>
              <w:t>91</w:t>
            </w:r>
            <w:r>
              <w:rPr>
                <w:noProof/>
                <w:webHidden/>
              </w:rPr>
              <w:fldChar w:fldCharType="end"/>
            </w:r>
            <w:r w:rsidRPr="00D1543C">
              <w:rPr>
                <w:rStyle w:val="a8"/>
                <w:noProof/>
              </w:rPr>
              <w:fldChar w:fldCharType="end"/>
            </w:r>
          </w:ins>
        </w:p>
        <w:p w14:paraId="4B950D48" w14:textId="77777777" w:rsidR="000614E1" w:rsidRDefault="000614E1">
          <w:pPr>
            <w:pStyle w:val="23"/>
            <w:rPr>
              <w:ins w:id="367" w:author="Попова Дарья" w:date="2021-07-16T19:51:00Z"/>
              <w:rFonts w:eastAsiaTheme="minorEastAsia" w:cstheme="minorBidi"/>
              <w:b w:val="0"/>
              <w:noProof/>
              <w:lang w:eastAsia="ru-RU"/>
            </w:rPr>
          </w:pPr>
          <w:ins w:id="368"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"_Toc77357563"</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5.7</w:t>
            </w:r>
            <w:r>
              <w:rPr>
                <w:rFonts w:eastAsiaTheme="minorEastAsia" w:cstheme="minorBidi"/>
                <w:b w:val="0"/>
                <w:noProof/>
                <w:lang w:eastAsia="ru-RU"/>
              </w:rPr>
              <w:tab/>
            </w:r>
            <w:r w:rsidRPr="00D1543C">
              <w:rPr>
                <w:rStyle w:val="a8"/>
                <w:rFonts w:eastAsiaTheme="majorEastAsia" w:cstheme="majorBidi"/>
                <w:noProof/>
              </w:rPr>
              <w:t>Транзакционные данные</w:t>
            </w:r>
            <w:r>
              <w:rPr>
                <w:noProof/>
                <w:webHidden/>
              </w:rPr>
              <w:tab/>
            </w:r>
            <w:r>
              <w:rPr>
                <w:noProof/>
                <w:webHidden/>
              </w:rPr>
              <w:fldChar w:fldCharType="begin"/>
            </w:r>
            <w:r>
              <w:rPr>
                <w:noProof/>
                <w:webHidden/>
              </w:rPr>
              <w:instrText xml:space="preserve"> PAGEREF _Toc77357563 \h </w:instrText>
            </w:r>
          </w:ins>
          <w:r>
            <w:rPr>
              <w:noProof/>
              <w:webHidden/>
            </w:rPr>
          </w:r>
          <w:r>
            <w:rPr>
              <w:noProof/>
              <w:webHidden/>
            </w:rPr>
            <w:fldChar w:fldCharType="separate"/>
          </w:r>
          <w:ins w:id="369" w:author="Попова Дарья" w:date="2021-07-16T19:51:00Z">
            <w:r>
              <w:rPr>
                <w:noProof/>
                <w:webHidden/>
              </w:rPr>
              <w:t>93</w:t>
            </w:r>
            <w:r>
              <w:rPr>
                <w:noProof/>
                <w:webHidden/>
              </w:rPr>
              <w:fldChar w:fldCharType="end"/>
            </w:r>
            <w:r w:rsidRPr="00D1543C">
              <w:rPr>
                <w:rStyle w:val="a8"/>
                <w:noProof/>
              </w:rPr>
              <w:fldChar w:fldCharType="end"/>
            </w:r>
          </w:ins>
        </w:p>
        <w:p w14:paraId="302B59B3" w14:textId="77777777" w:rsidR="000614E1" w:rsidRDefault="000614E1">
          <w:pPr>
            <w:pStyle w:val="23"/>
            <w:rPr>
              <w:ins w:id="370" w:author="Попова Дарья" w:date="2021-07-16T19:51:00Z"/>
              <w:rFonts w:eastAsiaTheme="minorEastAsia" w:cstheme="minorBidi"/>
              <w:b w:val="0"/>
              <w:noProof/>
              <w:lang w:eastAsia="ru-RU"/>
            </w:rPr>
          </w:pPr>
          <w:ins w:id="371"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"_Toc77357564"</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5.8</w:t>
            </w:r>
            <w:r>
              <w:rPr>
                <w:rFonts w:eastAsiaTheme="minorEastAsia" w:cstheme="minorBidi"/>
                <w:b w:val="0"/>
                <w:noProof/>
                <w:lang w:eastAsia="ru-RU"/>
              </w:rPr>
              <w:tab/>
            </w:r>
            <w:r w:rsidRPr="00D1543C">
              <w:rPr>
                <w:rStyle w:val="a8"/>
                <w:rFonts w:eastAsiaTheme="majorEastAsia" w:cstheme="majorBidi"/>
                <w:noProof/>
              </w:rPr>
              <w:t>Отчетность и выходные формы</w:t>
            </w:r>
            <w:r>
              <w:rPr>
                <w:noProof/>
                <w:webHidden/>
              </w:rPr>
              <w:tab/>
            </w:r>
            <w:r>
              <w:rPr>
                <w:noProof/>
                <w:webHidden/>
              </w:rPr>
              <w:fldChar w:fldCharType="begin"/>
            </w:r>
            <w:r>
              <w:rPr>
                <w:noProof/>
                <w:webHidden/>
              </w:rPr>
              <w:instrText xml:space="preserve"> PAGEREF _Toc77357564 \h </w:instrText>
            </w:r>
          </w:ins>
          <w:r>
            <w:rPr>
              <w:noProof/>
              <w:webHidden/>
            </w:rPr>
          </w:r>
          <w:r>
            <w:rPr>
              <w:noProof/>
              <w:webHidden/>
            </w:rPr>
            <w:fldChar w:fldCharType="separate"/>
          </w:r>
          <w:ins w:id="372" w:author="Попова Дарья" w:date="2021-07-16T19:51:00Z">
            <w:r>
              <w:rPr>
                <w:noProof/>
                <w:webHidden/>
              </w:rPr>
              <w:t>94</w:t>
            </w:r>
            <w:r>
              <w:rPr>
                <w:noProof/>
                <w:webHidden/>
              </w:rPr>
              <w:fldChar w:fldCharType="end"/>
            </w:r>
            <w:r w:rsidRPr="00D1543C">
              <w:rPr>
                <w:rStyle w:val="a8"/>
                <w:noProof/>
              </w:rPr>
              <w:fldChar w:fldCharType="end"/>
            </w:r>
          </w:ins>
        </w:p>
        <w:p w14:paraId="0A1CFA01" w14:textId="77777777" w:rsidR="000614E1" w:rsidRDefault="000614E1">
          <w:pPr>
            <w:pStyle w:val="23"/>
            <w:rPr>
              <w:ins w:id="373" w:author="Попова Дарья" w:date="2021-07-16T19:51:00Z"/>
              <w:rFonts w:eastAsiaTheme="minorEastAsia" w:cstheme="minorBidi"/>
              <w:b w:val="0"/>
              <w:noProof/>
              <w:lang w:eastAsia="ru-RU"/>
            </w:rPr>
          </w:pPr>
          <w:ins w:id="374"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"_Toc77357565"</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5.9</w:t>
            </w:r>
            <w:r>
              <w:rPr>
                <w:rFonts w:eastAsiaTheme="minorEastAsia" w:cstheme="minorBidi"/>
                <w:b w:val="0"/>
                <w:noProof/>
                <w:lang w:eastAsia="ru-RU"/>
              </w:rPr>
              <w:tab/>
            </w:r>
            <w:r w:rsidRPr="00D1543C">
              <w:rPr>
                <w:rStyle w:val="a8"/>
                <w:rFonts w:eastAsiaTheme="majorEastAsia" w:cstheme="majorBidi"/>
                <w:noProof/>
              </w:rPr>
              <w:t>Перечень доработок, разработок и интеграция (интерфейсы)</w:t>
            </w:r>
            <w:r>
              <w:rPr>
                <w:noProof/>
                <w:webHidden/>
              </w:rPr>
              <w:tab/>
            </w:r>
            <w:r>
              <w:rPr>
                <w:noProof/>
                <w:webHidden/>
              </w:rPr>
              <w:fldChar w:fldCharType="begin"/>
            </w:r>
            <w:r>
              <w:rPr>
                <w:noProof/>
                <w:webHidden/>
              </w:rPr>
              <w:instrText xml:space="preserve"> PAGEREF _Toc77357565 \h </w:instrText>
            </w:r>
          </w:ins>
          <w:r>
            <w:rPr>
              <w:noProof/>
              <w:webHidden/>
            </w:rPr>
          </w:r>
          <w:r>
            <w:rPr>
              <w:noProof/>
              <w:webHidden/>
            </w:rPr>
            <w:fldChar w:fldCharType="separate"/>
          </w:r>
          <w:ins w:id="375" w:author="Попова Дарья" w:date="2021-07-16T19:51:00Z">
            <w:r>
              <w:rPr>
                <w:noProof/>
                <w:webHidden/>
              </w:rPr>
              <w:t>95</w:t>
            </w:r>
            <w:r>
              <w:rPr>
                <w:noProof/>
                <w:webHidden/>
              </w:rPr>
              <w:fldChar w:fldCharType="end"/>
            </w:r>
            <w:r w:rsidRPr="00D1543C">
              <w:rPr>
                <w:rStyle w:val="a8"/>
                <w:noProof/>
              </w:rPr>
              <w:fldChar w:fldCharType="end"/>
            </w:r>
          </w:ins>
        </w:p>
        <w:p w14:paraId="14AFA0E7" w14:textId="77777777" w:rsidR="000614E1" w:rsidRDefault="000614E1">
          <w:pPr>
            <w:pStyle w:val="23"/>
            <w:rPr>
              <w:ins w:id="376" w:author="Попова Дарья" w:date="2021-07-16T19:51:00Z"/>
              <w:rFonts w:eastAsiaTheme="minorEastAsia" w:cstheme="minorBidi"/>
              <w:b w:val="0"/>
              <w:noProof/>
              <w:lang w:eastAsia="ru-RU"/>
            </w:rPr>
          </w:pPr>
          <w:ins w:id="377"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"_Toc77357566"</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5.10</w:t>
            </w:r>
            <w:r>
              <w:rPr>
                <w:rFonts w:eastAsiaTheme="minorEastAsia" w:cstheme="minorBidi"/>
                <w:b w:val="0"/>
                <w:noProof/>
                <w:lang w:eastAsia="ru-RU"/>
              </w:rPr>
              <w:tab/>
            </w:r>
            <w:r w:rsidRPr="00D1543C">
              <w:rPr>
                <w:rStyle w:val="a8"/>
                <w:rFonts w:eastAsiaTheme="majorEastAsia" w:cstheme="majorBidi"/>
                <w:noProof/>
              </w:rPr>
              <w:t>Особенности технической реализации</w:t>
            </w:r>
            <w:r>
              <w:rPr>
                <w:noProof/>
                <w:webHidden/>
              </w:rPr>
              <w:tab/>
            </w:r>
            <w:r>
              <w:rPr>
                <w:noProof/>
                <w:webHidden/>
              </w:rPr>
              <w:fldChar w:fldCharType="begin"/>
            </w:r>
            <w:r>
              <w:rPr>
                <w:noProof/>
                <w:webHidden/>
              </w:rPr>
              <w:instrText xml:space="preserve"> PAGEREF _Toc77357566 \h </w:instrText>
            </w:r>
          </w:ins>
          <w:r>
            <w:rPr>
              <w:noProof/>
              <w:webHidden/>
            </w:rPr>
          </w:r>
          <w:r>
            <w:rPr>
              <w:noProof/>
              <w:webHidden/>
            </w:rPr>
            <w:fldChar w:fldCharType="separate"/>
          </w:r>
          <w:ins w:id="378" w:author="Попова Дарья" w:date="2021-07-16T19:51:00Z">
            <w:r>
              <w:rPr>
                <w:noProof/>
                <w:webHidden/>
              </w:rPr>
              <w:t>95</w:t>
            </w:r>
            <w:r>
              <w:rPr>
                <w:noProof/>
                <w:webHidden/>
              </w:rPr>
              <w:fldChar w:fldCharType="end"/>
            </w:r>
            <w:r w:rsidRPr="00D1543C">
              <w:rPr>
                <w:rStyle w:val="a8"/>
                <w:noProof/>
              </w:rPr>
              <w:fldChar w:fldCharType="end"/>
            </w:r>
          </w:ins>
        </w:p>
        <w:p w14:paraId="30BC7BA9" w14:textId="77777777" w:rsidR="000614E1" w:rsidRDefault="000614E1">
          <w:pPr>
            <w:pStyle w:val="32"/>
            <w:rPr>
              <w:ins w:id="379" w:author="Попова Дарья" w:date="2021-07-16T19:51:00Z"/>
              <w:rFonts w:eastAsiaTheme="minorEastAsia" w:cstheme="minorBidi"/>
              <w:noProof/>
              <w:lang w:eastAsia="ru-RU"/>
            </w:rPr>
          </w:pPr>
          <w:ins w:id="380" w:author="Попова Дарья" w:date="2021-07-16T19:51:00Z">
            <w:r w:rsidRPr="00D1543C">
              <w:rPr>
                <w:rStyle w:val="a8"/>
                <w:noProof/>
              </w:rPr>
              <w:lastRenderedPageBreak/>
              <w:fldChar w:fldCharType="begin"/>
            </w:r>
            <w:r w:rsidRPr="00D1543C">
              <w:rPr>
                <w:rStyle w:val="a8"/>
                <w:noProof/>
              </w:rPr>
              <w:instrText xml:space="preserve"> </w:instrText>
            </w:r>
            <w:r>
              <w:rPr>
                <w:noProof/>
              </w:rPr>
              <w:instrText>HYPERLINK \l "_Toc77357567"</w:instrText>
            </w:r>
            <w:r w:rsidRPr="00D1543C">
              <w:rPr>
                <w:rStyle w:val="a8"/>
                <w:noProof/>
              </w:rPr>
              <w:instrText xml:space="preserve"> </w:instrText>
            </w:r>
            <w:r w:rsidRPr="00D1543C">
              <w:rPr>
                <w:rStyle w:val="a8"/>
                <w:noProof/>
              </w:rPr>
              <w:fldChar w:fldCharType="separate"/>
            </w:r>
            <w:r w:rsidRPr="00D1543C">
              <w:rPr>
                <w:rStyle w:val="a8"/>
                <w:noProof/>
              </w:rPr>
              <w:t>5.10.1</w:t>
            </w:r>
            <w:r>
              <w:rPr>
                <w:rFonts w:eastAsiaTheme="minorEastAsia" w:cstheme="minorBidi"/>
                <w:noProof/>
                <w:lang w:eastAsia="ru-RU"/>
              </w:rPr>
              <w:tab/>
            </w:r>
            <w:r w:rsidRPr="00D1543C">
              <w:rPr>
                <w:rStyle w:val="a8"/>
                <w:noProof/>
              </w:rPr>
              <w:t>Инфо-объекты</w:t>
            </w:r>
            <w:r>
              <w:rPr>
                <w:noProof/>
                <w:webHidden/>
              </w:rPr>
              <w:tab/>
            </w:r>
            <w:r>
              <w:rPr>
                <w:noProof/>
                <w:webHidden/>
              </w:rPr>
              <w:fldChar w:fldCharType="begin"/>
            </w:r>
            <w:r>
              <w:rPr>
                <w:noProof/>
                <w:webHidden/>
              </w:rPr>
              <w:instrText xml:space="preserve"> PAGEREF _Toc77357567 \h </w:instrText>
            </w:r>
          </w:ins>
          <w:r>
            <w:rPr>
              <w:noProof/>
              <w:webHidden/>
            </w:rPr>
          </w:r>
          <w:r>
            <w:rPr>
              <w:noProof/>
              <w:webHidden/>
            </w:rPr>
            <w:fldChar w:fldCharType="separate"/>
          </w:r>
          <w:ins w:id="381" w:author="Попова Дарья" w:date="2021-07-16T19:51:00Z">
            <w:r>
              <w:rPr>
                <w:noProof/>
                <w:webHidden/>
              </w:rPr>
              <w:t>97</w:t>
            </w:r>
            <w:r>
              <w:rPr>
                <w:noProof/>
                <w:webHidden/>
              </w:rPr>
              <w:fldChar w:fldCharType="end"/>
            </w:r>
            <w:r w:rsidRPr="00D1543C">
              <w:rPr>
                <w:rStyle w:val="a8"/>
                <w:noProof/>
              </w:rPr>
              <w:fldChar w:fldCharType="end"/>
            </w:r>
          </w:ins>
        </w:p>
        <w:p w14:paraId="49E0CFA5" w14:textId="77777777" w:rsidR="000614E1" w:rsidRDefault="000614E1">
          <w:pPr>
            <w:pStyle w:val="32"/>
            <w:rPr>
              <w:ins w:id="382" w:author="Попова Дарья" w:date="2021-07-16T19:51:00Z"/>
              <w:rFonts w:eastAsiaTheme="minorEastAsia" w:cstheme="minorBidi"/>
              <w:noProof/>
              <w:lang w:eastAsia="ru-RU"/>
            </w:rPr>
          </w:pPr>
          <w:ins w:id="383"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"_Toc77357568"</w:instrText>
            </w:r>
            <w:r w:rsidRPr="00D1543C">
              <w:rPr>
                <w:rStyle w:val="a8"/>
                <w:noProof/>
              </w:rPr>
              <w:instrText xml:space="preserve"> </w:instrText>
            </w:r>
            <w:r w:rsidRPr="00D1543C">
              <w:rPr>
                <w:rStyle w:val="a8"/>
                <w:noProof/>
              </w:rPr>
              <w:fldChar w:fldCharType="separate"/>
            </w:r>
            <w:r w:rsidRPr="00D1543C">
              <w:rPr>
                <w:rStyle w:val="a8"/>
                <w:noProof/>
              </w:rPr>
              <w:t>5.10.2</w:t>
            </w:r>
            <w:r>
              <w:rPr>
                <w:rFonts w:eastAsiaTheme="minorEastAsia" w:cstheme="minorBidi"/>
                <w:noProof/>
                <w:lang w:eastAsia="ru-RU"/>
              </w:rPr>
              <w:tab/>
            </w:r>
            <w:r w:rsidRPr="00D1543C">
              <w:rPr>
                <w:rStyle w:val="a8"/>
                <w:noProof/>
              </w:rPr>
              <w:t>Объекты хранения данных</w:t>
            </w:r>
            <w:r>
              <w:rPr>
                <w:noProof/>
                <w:webHidden/>
              </w:rPr>
              <w:tab/>
            </w:r>
            <w:r>
              <w:rPr>
                <w:noProof/>
                <w:webHidden/>
              </w:rPr>
              <w:fldChar w:fldCharType="begin"/>
            </w:r>
            <w:r>
              <w:rPr>
                <w:noProof/>
                <w:webHidden/>
              </w:rPr>
              <w:instrText xml:space="preserve"> PAGEREF _Toc77357568 \h </w:instrText>
            </w:r>
          </w:ins>
          <w:r>
            <w:rPr>
              <w:noProof/>
              <w:webHidden/>
            </w:rPr>
          </w:r>
          <w:r>
            <w:rPr>
              <w:noProof/>
              <w:webHidden/>
            </w:rPr>
            <w:fldChar w:fldCharType="separate"/>
          </w:r>
          <w:ins w:id="384" w:author="Попова Дарья" w:date="2021-07-16T19:51:00Z">
            <w:r>
              <w:rPr>
                <w:noProof/>
                <w:webHidden/>
              </w:rPr>
              <w:t>98</w:t>
            </w:r>
            <w:r>
              <w:rPr>
                <w:noProof/>
                <w:webHidden/>
              </w:rPr>
              <w:fldChar w:fldCharType="end"/>
            </w:r>
            <w:r w:rsidRPr="00D1543C">
              <w:rPr>
                <w:rStyle w:val="a8"/>
                <w:noProof/>
              </w:rPr>
              <w:fldChar w:fldCharType="end"/>
            </w:r>
          </w:ins>
        </w:p>
        <w:p w14:paraId="508AD132" w14:textId="77777777" w:rsidR="000614E1" w:rsidRDefault="000614E1">
          <w:pPr>
            <w:pStyle w:val="32"/>
            <w:rPr>
              <w:ins w:id="385" w:author="Попова Дарья" w:date="2021-07-16T19:51:00Z"/>
              <w:rFonts w:eastAsiaTheme="minorEastAsia" w:cstheme="minorBidi"/>
              <w:noProof/>
              <w:lang w:eastAsia="ru-RU"/>
            </w:rPr>
          </w:pPr>
          <w:ins w:id="386"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"_Toc77357569"</w:instrText>
            </w:r>
            <w:r w:rsidRPr="00D1543C">
              <w:rPr>
                <w:rStyle w:val="a8"/>
                <w:noProof/>
              </w:rPr>
              <w:instrText xml:space="preserve"> </w:instrText>
            </w:r>
            <w:r w:rsidRPr="00D1543C">
              <w:rPr>
                <w:rStyle w:val="a8"/>
                <w:noProof/>
              </w:rPr>
              <w:fldChar w:fldCharType="separate"/>
            </w:r>
            <w:r w:rsidRPr="00D1543C">
              <w:rPr>
                <w:rStyle w:val="a8"/>
                <w:noProof/>
              </w:rPr>
              <w:t>5.10.3</w:t>
            </w:r>
            <w:r>
              <w:rPr>
                <w:rFonts w:eastAsiaTheme="minorEastAsia" w:cstheme="minorBidi"/>
                <w:noProof/>
                <w:lang w:eastAsia="ru-RU"/>
              </w:rPr>
              <w:tab/>
            </w:r>
            <w:r w:rsidRPr="00D1543C">
              <w:rPr>
                <w:rStyle w:val="a8"/>
                <w:noProof/>
              </w:rPr>
              <w:t>Витрины доступа к данным</w:t>
            </w:r>
            <w:r>
              <w:rPr>
                <w:noProof/>
                <w:webHidden/>
              </w:rPr>
              <w:tab/>
            </w:r>
            <w:r>
              <w:rPr>
                <w:noProof/>
                <w:webHidden/>
              </w:rPr>
              <w:fldChar w:fldCharType="begin"/>
            </w:r>
            <w:r>
              <w:rPr>
                <w:noProof/>
                <w:webHidden/>
              </w:rPr>
              <w:instrText xml:space="preserve"> PAGEREF _Toc77357569 \h </w:instrText>
            </w:r>
          </w:ins>
          <w:r>
            <w:rPr>
              <w:noProof/>
              <w:webHidden/>
            </w:rPr>
          </w:r>
          <w:r>
            <w:rPr>
              <w:noProof/>
              <w:webHidden/>
            </w:rPr>
            <w:fldChar w:fldCharType="separate"/>
          </w:r>
          <w:ins w:id="387" w:author="Попова Дарья" w:date="2021-07-16T19:51:00Z">
            <w:r>
              <w:rPr>
                <w:noProof/>
                <w:webHidden/>
              </w:rPr>
              <w:t>99</w:t>
            </w:r>
            <w:r>
              <w:rPr>
                <w:noProof/>
                <w:webHidden/>
              </w:rPr>
              <w:fldChar w:fldCharType="end"/>
            </w:r>
            <w:r w:rsidRPr="00D1543C">
              <w:rPr>
                <w:rStyle w:val="a8"/>
                <w:noProof/>
              </w:rPr>
              <w:fldChar w:fldCharType="end"/>
            </w:r>
          </w:ins>
        </w:p>
        <w:p w14:paraId="78884659" w14:textId="77777777" w:rsidR="000614E1" w:rsidRDefault="000614E1">
          <w:pPr>
            <w:pStyle w:val="32"/>
            <w:rPr>
              <w:ins w:id="388" w:author="Попова Дарья" w:date="2021-07-16T19:51:00Z"/>
              <w:rFonts w:eastAsiaTheme="minorEastAsia" w:cstheme="minorBidi"/>
              <w:noProof/>
              <w:lang w:eastAsia="ru-RU"/>
            </w:rPr>
          </w:pPr>
          <w:ins w:id="389"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"_Toc77357570"</w:instrText>
            </w:r>
            <w:r w:rsidRPr="00D1543C">
              <w:rPr>
                <w:rStyle w:val="a8"/>
                <w:noProof/>
              </w:rPr>
              <w:instrText xml:space="preserve"> </w:instrText>
            </w:r>
            <w:r w:rsidRPr="00D1543C">
              <w:rPr>
                <w:rStyle w:val="a8"/>
                <w:noProof/>
              </w:rPr>
              <w:fldChar w:fldCharType="separate"/>
            </w:r>
            <w:r w:rsidRPr="00D1543C">
              <w:rPr>
                <w:rStyle w:val="a8"/>
                <w:noProof/>
              </w:rPr>
              <w:t>5.10.4</w:t>
            </w:r>
            <w:r>
              <w:rPr>
                <w:rFonts w:eastAsiaTheme="minorEastAsia" w:cstheme="minorBidi"/>
                <w:noProof/>
                <w:lang w:eastAsia="ru-RU"/>
              </w:rPr>
              <w:tab/>
            </w:r>
            <w:r w:rsidRPr="00D1543C">
              <w:rPr>
                <w:rStyle w:val="a8"/>
                <w:noProof/>
              </w:rPr>
              <w:t>Композитные провайдеры</w:t>
            </w:r>
            <w:r>
              <w:rPr>
                <w:noProof/>
                <w:webHidden/>
              </w:rPr>
              <w:tab/>
            </w:r>
            <w:r>
              <w:rPr>
                <w:noProof/>
                <w:webHidden/>
              </w:rPr>
              <w:fldChar w:fldCharType="begin"/>
            </w:r>
            <w:r>
              <w:rPr>
                <w:noProof/>
                <w:webHidden/>
              </w:rPr>
              <w:instrText xml:space="preserve"> PAGEREF _Toc77357570 \h </w:instrText>
            </w:r>
          </w:ins>
          <w:r>
            <w:rPr>
              <w:noProof/>
              <w:webHidden/>
            </w:rPr>
          </w:r>
          <w:r>
            <w:rPr>
              <w:noProof/>
              <w:webHidden/>
            </w:rPr>
            <w:fldChar w:fldCharType="separate"/>
          </w:r>
          <w:ins w:id="390" w:author="Попова Дарья" w:date="2021-07-16T19:51:00Z">
            <w:r>
              <w:rPr>
                <w:noProof/>
                <w:webHidden/>
              </w:rPr>
              <w:t>100</w:t>
            </w:r>
            <w:r>
              <w:rPr>
                <w:noProof/>
                <w:webHidden/>
              </w:rPr>
              <w:fldChar w:fldCharType="end"/>
            </w:r>
            <w:r w:rsidRPr="00D1543C">
              <w:rPr>
                <w:rStyle w:val="a8"/>
                <w:noProof/>
              </w:rPr>
              <w:fldChar w:fldCharType="end"/>
            </w:r>
          </w:ins>
        </w:p>
        <w:p w14:paraId="1EFFC6B6" w14:textId="77777777" w:rsidR="000614E1" w:rsidRDefault="000614E1">
          <w:pPr>
            <w:pStyle w:val="32"/>
            <w:rPr>
              <w:ins w:id="391" w:author="Попова Дарья" w:date="2021-07-16T19:51:00Z"/>
              <w:rFonts w:eastAsiaTheme="minorEastAsia" w:cstheme="minorBidi"/>
              <w:noProof/>
              <w:lang w:eastAsia="ru-RU"/>
            </w:rPr>
          </w:pPr>
          <w:ins w:id="392"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"_Toc77357571"</w:instrText>
            </w:r>
            <w:r w:rsidRPr="00D1543C">
              <w:rPr>
                <w:rStyle w:val="a8"/>
                <w:noProof/>
              </w:rPr>
              <w:instrText xml:space="preserve"> </w:instrText>
            </w:r>
            <w:r w:rsidRPr="00D1543C">
              <w:rPr>
                <w:rStyle w:val="a8"/>
                <w:noProof/>
              </w:rPr>
              <w:fldChar w:fldCharType="separate"/>
            </w:r>
            <w:r w:rsidRPr="00D1543C">
              <w:rPr>
                <w:rStyle w:val="a8"/>
                <w:noProof/>
              </w:rPr>
              <w:t>5.10.5</w:t>
            </w:r>
            <w:r>
              <w:rPr>
                <w:rFonts w:eastAsiaTheme="minorEastAsia" w:cstheme="minorBidi"/>
                <w:noProof/>
                <w:lang w:eastAsia="ru-RU"/>
              </w:rPr>
              <w:tab/>
            </w:r>
            <w:r w:rsidRPr="00D1543C">
              <w:rPr>
                <w:rStyle w:val="a8"/>
                <w:noProof/>
              </w:rPr>
              <w:t>Уровни агрегации</w:t>
            </w:r>
            <w:r>
              <w:rPr>
                <w:noProof/>
                <w:webHidden/>
              </w:rPr>
              <w:tab/>
            </w:r>
            <w:r>
              <w:rPr>
                <w:noProof/>
                <w:webHidden/>
              </w:rPr>
              <w:fldChar w:fldCharType="begin"/>
            </w:r>
            <w:r>
              <w:rPr>
                <w:noProof/>
                <w:webHidden/>
              </w:rPr>
              <w:instrText xml:space="preserve"> PAGEREF _Toc77357571 \h </w:instrText>
            </w:r>
          </w:ins>
          <w:r>
            <w:rPr>
              <w:noProof/>
              <w:webHidden/>
            </w:rPr>
          </w:r>
          <w:r>
            <w:rPr>
              <w:noProof/>
              <w:webHidden/>
            </w:rPr>
            <w:fldChar w:fldCharType="separate"/>
          </w:r>
          <w:ins w:id="393" w:author="Попова Дарья" w:date="2021-07-16T19:51:00Z">
            <w:r>
              <w:rPr>
                <w:noProof/>
                <w:webHidden/>
              </w:rPr>
              <w:t>100</w:t>
            </w:r>
            <w:r>
              <w:rPr>
                <w:noProof/>
                <w:webHidden/>
              </w:rPr>
              <w:fldChar w:fldCharType="end"/>
            </w:r>
            <w:r w:rsidRPr="00D1543C">
              <w:rPr>
                <w:rStyle w:val="a8"/>
                <w:noProof/>
              </w:rPr>
              <w:fldChar w:fldCharType="end"/>
            </w:r>
          </w:ins>
        </w:p>
        <w:p w14:paraId="5576E9B1" w14:textId="77777777" w:rsidR="000614E1" w:rsidRDefault="000614E1">
          <w:pPr>
            <w:pStyle w:val="32"/>
            <w:rPr>
              <w:ins w:id="394" w:author="Попова Дарья" w:date="2021-07-16T19:51:00Z"/>
              <w:rFonts w:eastAsiaTheme="minorEastAsia" w:cstheme="minorBidi"/>
              <w:noProof/>
              <w:lang w:eastAsia="ru-RU"/>
            </w:rPr>
          </w:pPr>
          <w:ins w:id="395"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"_Toc77357572"</w:instrText>
            </w:r>
            <w:r w:rsidRPr="00D1543C">
              <w:rPr>
                <w:rStyle w:val="a8"/>
                <w:noProof/>
              </w:rPr>
              <w:instrText xml:space="preserve"> </w:instrText>
            </w:r>
            <w:r w:rsidRPr="00D1543C">
              <w:rPr>
                <w:rStyle w:val="a8"/>
                <w:noProof/>
              </w:rPr>
              <w:fldChar w:fldCharType="separate"/>
            </w:r>
            <w:r w:rsidRPr="00D1543C">
              <w:rPr>
                <w:rStyle w:val="a8"/>
                <w:noProof/>
              </w:rPr>
              <w:t>5.10.6</w:t>
            </w:r>
            <w:r>
              <w:rPr>
                <w:rFonts w:eastAsiaTheme="minorEastAsia" w:cstheme="minorBidi"/>
                <w:noProof/>
                <w:lang w:eastAsia="ru-RU"/>
              </w:rPr>
              <w:tab/>
            </w:r>
            <w:r w:rsidRPr="00D1543C">
              <w:rPr>
                <w:rStyle w:val="a8"/>
                <w:noProof/>
              </w:rPr>
              <w:t>Функции планирования</w:t>
            </w:r>
            <w:r>
              <w:rPr>
                <w:noProof/>
                <w:webHidden/>
              </w:rPr>
              <w:tab/>
            </w:r>
            <w:r>
              <w:rPr>
                <w:noProof/>
                <w:webHidden/>
              </w:rPr>
              <w:fldChar w:fldCharType="begin"/>
            </w:r>
            <w:r>
              <w:rPr>
                <w:noProof/>
                <w:webHidden/>
              </w:rPr>
              <w:instrText xml:space="preserve"> PAGEREF _Toc77357572 \h </w:instrText>
            </w:r>
          </w:ins>
          <w:r>
            <w:rPr>
              <w:noProof/>
              <w:webHidden/>
            </w:rPr>
          </w:r>
          <w:r>
            <w:rPr>
              <w:noProof/>
              <w:webHidden/>
            </w:rPr>
            <w:fldChar w:fldCharType="separate"/>
          </w:r>
          <w:ins w:id="396" w:author="Попова Дарья" w:date="2021-07-16T19:51:00Z">
            <w:r>
              <w:rPr>
                <w:noProof/>
                <w:webHidden/>
              </w:rPr>
              <w:t>101</w:t>
            </w:r>
            <w:r>
              <w:rPr>
                <w:noProof/>
                <w:webHidden/>
              </w:rPr>
              <w:fldChar w:fldCharType="end"/>
            </w:r>
            <w:r w:rsidRPr="00D1543C">
              <w:rPr>
                <w:rStyle w:val="a8"/>
                <w:noProof/>
              </w:rPr>
              <w:fldChar w:fldCharType="end"/>
            </w:r>
          </w:ins>
        </w:p>
        <w:p w14:paraId="4DF00045" w14:textId="77777777" w:rsidR="000614E1" w:rsidRDefault="000614E1">
          <w:pPr>
            <w:pStyle w:val="32"/>
            <w:rPr>
              <w:ins w:id="397" w:author="Попова Дарья" w:date="2021-07-16T19:51:00Z"/>
              <w:rFonts w:eastAsiaTheme="minorEastAsia" w:cstheme="minorBidi"/>
              <w:noProof/>
              <w:lang w:eastAsia="ru-RU"/>
            </w:rPr>
          </w:pPr>
          <w:ins w:id="398"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"_Toc77357573"</w:instrText>
            </w:r>
            <w:r w:rsidRPr="00D1543C">
              <w:rPr>
                <w:rStyle w:val="a8"/>
                <w:noProof/>
              </w:rPr>
              <w:instrText xml:space="preserve"> </w:instrText>
            </w:r>
            <w:r w:rsidRPr="00D1543C">
              <w:rPr>
                <w:rStyle w:val="a8"/>
                <w:noProof/>
              </w:rPr>
              <w:fldChar w:fldCharType="separate"/>
            </w:r>
            <w:r w:rsidRPr="00D1543C">
              <w:rPr>
                <w:rStyle w:val="a8"/>
                <w:noProof/>
              </w:rPr>
              <w:t>5.10.7</w:t>
            </w:r>
            <w:r>
              <w:rPr>
                <w:rFonts w:eastAsiaTheme="minorEastAsia" w:cstheme="minorBidi"/>
                <w:noProof/>
                <w:lang w:eastAsia="ru-RU"/>
              </w:rPr>
              <w:tab/>
            </w:r>
            <w:r w:rsidRPr="00D1543C">
              <w:rPr>
                <w:rStyle w:val="a8"/>
                <w:noProof/>
              </w:rPr>
              <w:t>Аналитические запросы</w:t>
            </w:r>
            <w:r>
              <w:rPr>
                <w:noProof/>
                <w:webHidden/>
              </w:rPr>
              <w:tab/>
            </w:r>
            <w:r>
              <w:rPr>
                <w:noProof/>
                <w:webHidden/>
              </w:rPr>
              <w:fldChar w:fldCharType="begin"/>
            </w:r>
            <w:r>
              <w:rPr>
                <w:noProof/>
                <w:webHidden/>
              </w:rPr>
              <w:instrText xml:space="preserve"> PAGEREF _Toc77357573 \h </w:instrText>
            </w:r>
          </w:ins>
          <w:r>
            <w:rPr>
              <w:noProof/>
              <w:webHidden/>
            </w:rPr>
          </w:r>
          <w:r>
            <w:rPr>
              <w:noProof/>
              <w:webHidden/>
            </w:rPr>
            <w:fldChar w:fldCharType="separate"/>
          </w:r>
          <w:ins w:id="399" w:author="Попова Дарья" w:date="2021-07-16T19:51:00Z">
            <w:r>
              <w:rPr>
                <w:noProof/>
                <w:webHidden/>
              </w:rPr>
              <w:t>102</w:t>
            </w:r>
            <w:r>
              <w:rPr>
                <w:noProof/>
                <w:webHidden/>
              </w:rPr>
              <w:fldChar w:fldCharType="end"/>
            </w:r>
            <w:r w:rsidRPr="00D1543C">
              <w:rPr>
                <w:rStyle w:val="a8"/>
                <w:noProof/>
              </w:rPr>
              <w:fldChar w:fldCharType="end"/>
            </w:r>
          </w:ins>
        </w:p>
        <w:p w14:paraId="0B473029" w14:textId="77777777" w:rsidR="000614E1" w:rsidRDefault="000614E1">
          <w:pPr>
            <w:pStyle w:val="32"/>
            <w:rPr>
              <w:ins w:id="400" w:author="Попова Дарья" w:date="2021-07-16T19:51:00Z"/>
              <w:rFonts w:eastAsiaTheme="minorEastAsia" w:cstheme="minorBidi"/>
              <w:noProof/>
              <w:lang w:eastAsia="ru-RU"/>
            </w:rPr>
          </w:pPr>
          <w:ins w:id="401"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"_Toc77357574"</w:instrText>
            </w:r>
            <w:r w:rsidRPr="00D1543C">
              <w:rPr>
                <w:rStyle w:val="a8"/>
                <w:noProof/>
              </w:rPr>
              <w:instrText xml:space="preserve"> </w:instrText>
            </w:r>
            <w:r w:rsidRPr="00D1543C">
              <w:rPr>
                <w:rStyle w:val="a8"/>
                <w:noProof/>
              </w:rPr>
              <w:fldChar w:fldCharType="separate"/>
            </w:r>
            <w:r w:rsidRPr="00D1543C">
              <w:rPr>
                <w:rStyle w:val="a8"/>
                <w:noProof/>
              </w:rPr>
              <w:t>5.10.8</w:t>
            </w:r>
            <w:r>
              <w:rPr>
                <w:rFonts w:eastAsiaTheme="minorEastAsia" w:cstheme="minorBidi"/>
                <w:noProof/>
                <w:lang w:eastAsia="ru-RU"/>
              </w:rPr>
              <w:tab/>
            </w:r>
            <w:r w:rsidRPr="00D1543C">
              <w:rPr>
                <w:rStyle w:val="a8"/>
                <w:noProof/>
              </w:rPr>
              <w:t>Рабочие книги</w:t>
            </w:r>
            <w:r>
              <w:rPr>
                <w:noProof/>
                <w:webHidden/>
              </w:rPr>
              <w:tab/>
            </w:r>
            <w:r>
              <w:rPr>
                <w:noProof/>
                <w:webHidden/>
              </w:rPr>
              <w:fldChar w:fldCharType="begin"/>
            </w:r>
            <w:r>
              <w:rPr>
                <w:noProof/>
                <w:webHidden/>
              </w:rPr>
              <w:instrText xml:space="preserve"> PAGEREF _Toc77357574 \h </w:instrText>
            </w:r>
          </w:ins>
          <w:r>
            <w:rPr>
              <w:noProof/>
              <w:webHidden/>
            </w:rPr>
          </w:r>
          <w:r>
            <w:rPr>
              <w:noProof/>
              <w:webHidden/>
            </w:rPr>
            <w:fldChar w:fldCharType="separate"/>
          </w:r>
          <w:ins w:id="402" w:author="Попова Дарья" w:date="2021-07-16T19:51:00Z">
            <w:r>
              <w:rPr>
                <w:noProof/>
                <w:webHidden/>
              </w:rPr>
              <w:t>103</w:t>
            </w:r>
            <w:r>
              <w:rPr>
                <w:noProof/>
                <w:webHidden/>
              </w:rPr>
              <w:fldChar w:fldCharType="end"/>
            </w:r>
            <w:r w:rsidRPr="00D1543C">
              <w:rPr>
                <w:rStyle w:val="a8"/>
                <w:noProof/>
              </w:rPr>
              <w:fldChar w:fldCharType="end"/>
            </w:r>
          </w:ins>
        </w:p>
        <w:p w14:paraId="450F473F" w14:textId="77777777" w:rsidR="000614E1" w:rsidRDefault="000614E1">
          <w:pPr>
            <w:pStyle w:val="32"/>
            <w:rPr>
              <w:ins w:id="403" w:author="Попова Дарья" w:date="2021-07-16T19:51:00Z"/>
              <w:rFonts w:eastAsiaTheme="minorEastAsia" w:cstheme="minorBidi"/>
              <w:noProof/>
              <w:lang w:eastAsia="ru-RU"/>
            </w:rPr>
          </w:pPr>
          <w:ins w:id="404"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"_Toc77357575"</w:instrText>
            </w:r>
            <w:r w:rsidRPr="00D1543C">
              <w:rPr>
                <w:rStyle w:val="a8"/>
                <w:noProof/>
              </w:rPr>
              <w:instrText xml:space="preserve"> </w:instrText>
            </w:r>
            <w:r w:rsidRPr="00D1543C">
              <w:rPr>
                <w:rStyle w:val="a8"/>
                <w:noProof/>
              </w:rPr>
              <w:fldChar w:fldCharType="separate"/>
            </w:r>
            <w:r w:rsidRPr="00D1543C">
              <w:rPr>
                <w:rStyle w:val="a8"/>
                <w:noProof/>
              </w:rPr>
              <w:t>5.10.9</w:t>
            </w:r>
            <w:r>
              <w:rPr>
                <w:rFonts w:eastAsiaTheme="minorEastAsia" w:cstheme="minorBidi"/>
                <w:noProof/>
                <w:lang w:eastAsia="ru-RU"/>
              </w:rPr>
              <w:tab/>
            </w:r>
            <w:r w:rsidRPr="00D1543C">
              <w:rPr>
                <w:rStyle w:val="a8"/>
                <w:noProof/>
              </w:rPr>
              <w:t>Поток бизнес-операций</w:t>
            </w:r>
            <w:r>
              <w:rPr>
                <w:noProof/>
                <w:webHidden/>
              </w:rPr>
              <w:tab/>
            </w:r>
            <w:r>
              <w:rPr>
                <w:noProof/>
                <w:webHidden/>
              </w:rPr>
              <w:fldChar w:fldCharType="begin"/>
            </w:r>
            <w:r>
              <w:rPr>
                <w:noProof/>
                <w:webHidden/>
              </w:rPr>
              <w:instrText xml:space="preserve"> PAGEREF _Toc77357575 \h </w:instrText>
            </w:r>
          </w:ins>
          <w:r>
            <w:rPr>
              <w:noProof/>
              <w:webHidden/>
            </w:rPr>
          </w:r>
          <w:r>
            <w:rPr>
              <w:noProof/>
              <w:webHidden/>
            </w:rPr>
            <w:fldChar w:fldCharType="separate"/>
          </w:r>
          <w:ins w:id="405" w:author="Попова Дарья" w:date="2021-07-16T19:51:00Z">
            <w:r>
              <w:rPr>
                <w:noProof/>
                <w:webHidden/>
              </w:rPr>
              <w:t>103</w:t>
            </w:r>
            <w:r>
              <w:rPr>
                <w:noProof/>
                <w:webHidden/>
              </w:rPr>
              <w:fldChar w:fldCharType="end"/>
            </w:r>
            <w:r w:rsidRPr="00D1543C">
              <w:rPr>
                <w:rStyle w:val="a8"/>
                <w:noProof/>
              </w:rPr>
              <w:fldChar w:fldCharType="end"/>
            </w:r>
          </w:ins>
        </w:p>
        <w:p w14:paraId="762D181F" w14:textId="77777777" w:rsidR="000614E1" w:rsidRDefault="000614E1">
          <w:pPr>
            <w:pStyle w:val="32"/>
            <w:rPr>
              <w:ins w:id="406" w:author="Попова Дарья" w:date="2021-07-16T19:51:00Z"/>
              <w:rFonts w:eastAsiaTheme="minorEastAsia" w:cstheme="minorBidi"/>
              <w:noProof/>
              <w:lang w:eastAsia="ru-RU"/>
            </w:rPr>
          </w:pPr>
          <w:ins w:id="407"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"_Toc77357576"</w:instrText>
            </w:r>
            <w:r w:rsidRPr="00D1543C">
              <w:rPr>
                <w:rStyle w:val="a8"/>
                <w:noProof/>
              </w:rPr>
              <w:instrText xml:space="preserve"> </w:instrText>
            </w:r>
            <w:r w:rsidRPr="00D1543C">
              <w:rPr>
                <w:rStyle w:val="a8"/>
                <w:noProof/>
              </w:rPr>
              <w:fldChar w:fldCharType="separate"/>
            </w:r>
            <w:r w:rsidRPr="00D1543C">
              <w:rPr>
                <w:rStyle w:val="a8"/>
                <w:noProof/>
              </w:rPr>
              <w:t>5.10.10</w:t>
            </w:r>
            <w:r>
              <w:rPr>
                <w:rFonts w:eastAsiaTheme="minorEastAsia" w:cstheme="minorBidi"/>
                <w:noProof/>
                <w:lang w:eastAsia="ru-RU"/>
              </w:rPr>
              <w:tab/>
            </w:r>
            <w:r w:rsidRPr="00D1543C">
              <w:rPr>
                <w:rStyle w:val="a8"/>
                <w:noProof/>
              </w:rPr>
              <w:t>Принцип кодирования СПП-элементов для бюджета ТОРО</w:t>
            </w:r>
            <w:r>
              <w:rPr>
                <w:noProof/>
                <w:webHidden/>
              </w:rPr>
              <w:tab/>
            </w:r>
            <w:r>
              <w:rPr>
                <w:noProof/>
                <w:webHidden/>
              </w:rPr>
              <w:fldChar w:fldCharType="begin"/>
            </w:r>
            <w:r>
              <w:rPr>
                <w:noProof/>
                <w:webHidden/>
              </w:rPr>
              <w:instrText xml:space="preserve"> PAGEREF _Toc77357576 \h </w:instrText>
            </w:r>
          </w:ins>
          <w:r>
            <w:rPr>
              <w:noProof/>
              <w:webHidden/>
            </w:rPr>
          </w:r>
          <w:r>
            <w:rPr>
              <w:noProof/>
              <w:webHidden/>
            </w:rPr>
            <w:fldChar w:fldCharType="separate"/>
          </w:r>
          <w:ins w:id="408" w:author="Попова Дарья" w:date="2021-07-16T19:51:00Z">
            <w:r>
              <w:rPr>
                <w:noProof/>
                <w:webHidden/>
              </w:rPr>
              <w:t>105</w:t>
            </w:r>
            <w:r>
              <w:rPr>
                <w:noProof/>
                <w:webHidden/>
              </w:rPr>
              <w:fldChar w:fldCharType="end"/>
            </w:r>
            <w:r w:rsidRPr="00D1543C">
              <w:rPr>
                <w:rStyle w:val="a8"/>
                <w:noProof/>
              </w:rPr>
              <w:fldChar w:fldCharType="end"/>
            </w:r>
          </w:ins>
        </w:p>
        <w:p w14:paraId="3B034E1B" w14:textId="77777777" w:rsidR="000614E1" w:rsidRDefault="000614E1">
          <w:pPr>
            <w:pStyle w:val="32"/>
            <w:rPr>
              <w:ins w:id="409" w:author="Попова Дарья" w:date="2021-07-16T19:51:00Z"/>
              <w:rFonts w:eastAsiaTheme="minorEastAsia" w:cstheme="minorBidi"/>
              <w:noProof/>
              <w:lang w:eastAsia="ru-RU"/>
            </w:rPr>
          </w:pPr>
          <w:ins w:id="410"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"_Toc77357577"</w:instrText>
            </w:r>
            <w:r w:rsidRPr="00D1543C">
              <w:rPr>
                <w:rStyle w:val="a8"/>
                <w:noProof/>
              </w:rPr>
              <w:instrText xml:space="preserve"> </w:instrText>
            </w:r>
            <w:r w:rsidRPr="00D1543C">
              <w:rPr>
                <w:rStyle w:val="a8"/>
                <w:noProof/>
              </w:rPr>
              <w:fldChar w:fldCharType="separate"/>
            </w:r>
            <w:r w:rsidRPr="00D1543C">
              <w:rPr>
                <w:rStyle w:val="a8"/>
                <w:noProof/>
              </w:rPr>
              <w:t>5.10.11</w:t>
            </w:r>
            <w:r>
              <w:rPr>
                <w:rFonts w:eastAsiaTheme="minorEastAsia" w:cstheme="minorBidi"/>
                <w:noProof/>
                <w:lang w:eastAsia="ru-RU"/>
              </w:rPr>
              <w:tab/>
            </w:r>
            <w:r w:rsidRPr="00D1543C">
              <w:rPr>
                <w:rStyle w:val="a8"/>
                <w:noProof/>
              </w:rPr>
              <w:t>Группы МВЗ для ТОРО</w:t>
            </w:r>
            <w:r>
              <w:rPr>
                <w:noProof/>
                <w:webHidden/>
              </w:rPr>
              <w:tab/>
            </w:r>
            <w:r>
              <w:rPr>
                <w:noProof/>
                <w:webHidden/>
              </w:rPr>
              <w:fldChar w:fldCharType="begin"/>
            </w:r>
            <w:r>
              <w:rPr>
                <w:noProof/>
                <w:webHidden/>
              </w:rPr>
              <w:instrText xml:space="preserve"> PAGEREF _Toc77357577 \h </w:instrText>
            </w:r>
          </w:ins>
          <w:r>
            <w:rPr>
              <w:noProof/>
              <w:webHidden/>
            </w:rPr>
          </w:r>
          <w:r>
            <w:rPr>
              <w:noProof/>
              <w:webHidden/>
            </w:rPr>
            <w:fldChar w:fldCharType="separate"/>
          </w:r>
          <w:ins w:id="411" w:author="Попова Дарья" w:date="2021-07-16T19:51:00Z">
            <w:r>
              <w:rPr>
                <w:noProof/>
                <w:webHidden/>
              </w:rPr>
              <w:t>105</w:t>
            </w:r>
            <w:r>
              <w:rPr>
                <w:noProof/>
                <w:webHidden/>
              </w:rPr>
              <w:fldChar w:fldCharType="end"/>
            </w:r>
            <w:r w:rsidRPr="00D1543C">
              <w:rPr>
                <w:rStyle w:val="a8"/>
                <w:noProof/>
              </w:rPr>
              <w:fldChar w:fldCharType="end"/>
            </w:r>
          </w:ins>
        </w:p>
        <w:p w14:paraId="08D82A91" w14:textId="77777777" w:rsidR="000614E1" w:rsidRDefault="000614E1">
          <w:pPr>
            <w:pStyle w:val="32"/>
            <w:rPr>
              <w:ins w:id="412" w:author="Попова Дарья" w:date="2021-07-16T19:51:00Z"/>
              <w:rFonts w:eastAsiaTheme="minorEastAsia" w:cstheme="minorBidi"/>
              <w:noProof/>
              <w:lang w:eastAsia="ru-RU"/>
            </w:rPr>
          </w:pPr>
          <w:ins w:id="413"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"_Toc77357578"</w:instrText>
            </w:r>
            <w:r w:rsidRPr="00D1543C">
              <w:rPr>
                <w:rStyle w:val="a8"/>
                <w:noProof/>
              </w:rPr>
              <w:instrText xml:space="preserve"> </w:instrText>
            </w:r>
            <w:r w:rsidRPr="00D1543C">
              <w:rPr>
                <w:rStyle w:val="a8"/>
                <w:noProof/>
              </w:rPr>
              <w:fldChar w:fldCharType="separate"/>
            </w:r>
            <w:r w:rsidRPr="00D1543C">
              <w:rPr>
                <w:rStyle w:val="a8"/>
                <w:noProof/>
              </w:rPr>
              <w:t>5.10.12</w:t>
            </w:r>
            <w:r>
              <w:rPr>
                <w:rFonts w:eastAsiaTheme="minorEastAsia" w:cstheme="minorBidi"/>
                <w:noProof/>
                <w:lang w:eastAsia="ru-RU"/>
              </w:rPr>
              <w:tab/>
            </w:r>
            <w:r w:rsidRPr="00D1543C">
              <w:rPr>
                <w:rStyle w:val="a8"/>
                <w:noProof/>
              </w:rPr>
              <w:t>Контроль бюджета на СПП-элементах</w:t>
            </w:r>
            <w:r>
              <w:rPr>
                <w:noProof/>
                <w:webHidden/>
              </w:rPr>
              <w:tab/>
            </w:r>
            <w:r>
              <w:rPr>
                <w:noProof/>
                <w:webHidden/>
              </w:rPr>
              <w:fldChar w:fldCharType="begin"/>
            </w:r>
            <w:r>
              <w:rPr>
                <w:noProof/>
                <w:webHidden/>
              </w:rPr>
              <w:instrText xml:space="preserve"> PAGEREF _Toc77357578 \h </w:instrText>
            </w:r>
          </w:ins>
          <w:r>
            <w:rPr>
              <w:noProof/>
              <w:webHidden/>
            </w:rPr>
          </w:r>
          <w:r>
            <w:rPr>
              <w:noProof/>
              <w:webHidden/>
            </w:rPr>
            <w:fldChar w:fldCharType="separate"/>
          </w:r>
          <w:ins w:id="414" w:author="Попова Дарья" w:date="2021-07-16T19:51:00Z">
            <w:r>
              <w:rPr>
                <w:noProof/>
                <w:webHidden/>
              </w:rPr>
              <w:t>106</w:t>
            </w:r>
            <w:r>
              <w:rPr>
                <w:noProof/>
                <w:webHidden/>
              </w:rPr>
              <w:fldChar w:fldCharType="end"/>
            </w:r>
            <w:r w:rsidRPr="00D1543C">
              <w:rPr>
                <w:rStyle w:val="a8"/>
                <w:noProof/>
              </w:rPr>
              <w:fldChar w:fldCharType="end"/>
            </w:r>
          </w:ins>
        </w:p>
        <w:p w14:paraId="67E5BE76" w14:textId="77777777" w:rsidR="000614E1" w:rsidRDefault="000614E1">
          <w:pPr>
            <w:pStyle w:val="32"/>
            <w:rPr>
              <w:ins w:id="415" w:author="Попова Дарья" w:date="2021-07-16T19:51:00Z"/>
              <w:rFonts w:eastAsiaTheme="minorEastAsia" w:cstheme="minorBidi"/>
              <w:noProof/>
              <w:lang w:eastAsia="ru-RU"/>
            </w:rPr>
          </w:pPr>
          <w:ins w:id="416"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"_Toc77357579"</w:instrText>
            </w:r>
            <w:r w:rsidRPr="00D1543C">
              <w:rPr>
                <w:rStyle w:val="a8"/>
                <w:noProof/>
              </w:rPr>
              <w:instrText xml:space="preserve"> </w:instrText>
            </w:r>
            <w:r w:rsidRPr="00D1543C">
              <w:rPr>
                <w:rStyle w:val="a8"/>
                <w:noProof/>
              </w:rPr>
              <w:fldChar w:fldCharType="separate"/>
            </w:r>
            <w:r w:rsidRPr="00D1543C">
              <w:rPr>
                <w:rStyle w:val="a8"/>
                <w:noProof/>
              </w:rPr>
              <w:t>5.10.13</w:t>
            </w:r>
            <w:r>
              <w:rPr>
                <w:rFonts w:eastAsiaTheme="minorEastAsia" w:cstheme="minorBidi"/>
                <w:noProof/>
                <w:lang w:eastAsia="ru-RU"/>
              </w:rPr>
              <w:tab/>
            </w:r>
            <w:r w:rsidRPr="00D1543C">
              <w:rPr>
                <w:rStyle w:val="a8"/>
                <w:noProof/>
              </w:rPr>
              <w:t>Запрос корректировки по компонентному учету</w:t>
            </w:r>
            <w:r>
              <w:rPr>
                <w:noProof/>
                <w:webHidden/>
              </w:rPr>
              <w:tab/>
            </w:r>
            <w:r>
              <w:rPr>
                <w:noProof/>
                <w:webHidden/>
              </w:rPr>
              <w:fldChar w:fldCharType="begin"/>
            </w:r>
            <w:r>
              <w:rPr>
                <w:noProof/>
                <w:webHidden/>
              </w:rPr>
              <w:instrText xml:space="preserve"> PAGEREF _Toc77357579 \h </w:instrText>
            </w:r>
          </w:ins>
          <w:r>
            <w:rPr>
              <w:noProof/>
              <w:webHidden/>
            </w:rPr>
          </w:r>
          <w:r>
            <w:rPr>
              <w:noProof/>
              <w:webHidden/>
            </w:rPr>
            <w:fldChar w:fldCharType="separate"/>
          </w:r>
          <w:ins w:id="417" w:author="Попова Дарья" w:date="2021-07-16T19:51:00Z">
            <w:r>
              <w:rPr>
                <w:noProof/>
                <w:webHidden/>
              </w:rPr>
              <w:t>109</w:t>
            </w:r>
            <w:r>
              <w:rPr>
                <w:noProof/>
                <w:webHidden/>
              </w:rPr>
              <w:fldChar w:fldCharType="end"/>
            </w:r>
            <w:r w:rsidRPr="00D1543C">
              <w:rPr>
                <w:rStyle w:val="a8"/>
                <w:noProof/>
              </w:rPr>
              <w:fldChar w:fldCharType="end"/>
            </w:r>
          </w:ins>
        </w:p>
        <w:p w14:paraId="73C8A123" w14:textId="77777777" w:rsidR="000614E1" w:rsidRDefault="000614E1">
          <w:pPr>
            <w:pStyle w:val="32"/>
            <w:rPr>
              <w:ins w:id="418" w:author="Попова Дарья" w:date="2021-07-16T19:51:00Z"/>
              <w:rFonts w:eastAsiaTheme="minorEastAsia" w:cstheme="minorBidi"/>
              <w:noProof/>
              <w:lang w:eastAsia="ru-RU"/>
            </w:rPr>
          </w:pPr>
          <w:ins w:id="419"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"_Toc77357580"</w:instrText>
            </w:r>
            <w:r w:rsidRPr="00D1543C">
              <w:rPr>
                <w:rStyle w:val="a8"/>
                <w:noProof/>
              </w:rPr>
              <w:instrText xml:space="preserve"> </w:instrText>
            </w:r>
            <w:r w:rsidRPr="00D1543C">
              <w:rPr>
                <w:rStyle w:val="a8"/>
                <w:noProof/>
              </w:rPr>
              <w:fldChar w:fldCharType="separate"/>
            </w:r>
            <w:r w:rsidRPr="00D1543C">
              <w:rPr>
                <w:rStyle w:val="a8"/>
                <w:noProof/>
              </w:rPr>
              <w:t>5.10.14</w:t>
            </w:r>
            <w:r>
              <w:rPr>
                <w:rFonts w:eastAsiaTheme="minorEastAsia" w:cstheme="minorBidi"/>
                <w:noProof/>
                <w:lang w:eastAsia="ru-RU"/>
              </w:rPr>
              <w:tab/>
            </w:r>
            <w:r w:rsidRPr="00D1543C">
              <w:rPr>
                <w:rStyle w:val="a8"/>
                <w:noProof/>
              </w:rPr>
              <w:t xml:space="preserve">Разработка </w:t>
            </w:r>
            <w:r w:rsidRPr="00D1543C">
              <w:rPr>
                <w:rStyle w:val="a8"/>
                <w:noProof/>
                <w:lang w:val="en-US"/>
              </w:rPr>
              <w:t>PM</w:t>
            </w:r>
            <w:r w:rsidRPr="00D1543C">
              <w:rPr>
                <w:rStyle w:val="a8"/>
                <w:noProof/>
              </w:rPr>
              <w:t>65 Отчет по запросам корректировок бюджета ТОРО</w:t>
            </w:r>
            <w:r>
              <w:rPr>
                <w:noProof/>
                <w:webHidden/>
              </w:rPr>
              <w:tab/>
            </w:r>
            <w:r>
              <w:rPr>
                <w:noProof/>
                <w:webHidden/>
              </w:rPr>
              <w:fldChar w:fldCharType="begin"/>
            </w:r>
            <w:r>
              <w:rPr>
                <w:noProof/>
                <w:webHidden/>
              </w:rPr>
              <w:instrText xml:space="preserve"> PAGEREF _Toc77357580 \h </w:instrText>
            </w:r>
          </w:ins>
          <w:r>
            <w:rPr>
              <w:noProof/>
              <w:webHidden/>
            </w:rPr>
          </w:r>
          <w:r>
            <w:rPr>
              <w:noProof/>
              <w:webHidden/>
            </w:rPr>
            <w:fldChar w:fldCharType="separate"/>
          </w:r>
          <w:ins w:id="420" w:author="Попова Дарья" w:date="2021-07-16T19:51:00Z">
            <w:r>
              <w:rPr>
                <w:noProof/>
                <w:webHidden/>
              </w:rPr>
              <w:t>110</w:t>
            </w:r>
            <w:r>
              <w:rPr>
                <w:noProof/>
                <w:webHidden/>
              </w:rPr>
              <w:fldChar w:fldCharType="end"/>
            </w:r>
            <w:r w:rsidRPr="00D1543C">
              <w:rPr>
                <w:rStyle w:val="a8"/>
                <w:noProof/>
              </w:rPr>
              <w:fldChar w:fldCharType="end"/>
            </w:r>
          </w:ins>
        </w:p>
        <w:p w14:paraId="72DAA79C" w14:textId="77777777" w:rsidR="000614E1" w:rsidRDefault="000614E1">
          <w:pPr>
            <w:pStyle w:val="32"/>
            <w:rPr>
              <w:ins w:id="421" w:author="Попова Дарья" w:date="2021-07-16T19:51:00Z"/>
              <w:rFonts w:eastAsiaTheme="minorEastAsia" w:cstheme="minorBidi"/>
              <w:noProof/>
              <w:lang w:eastAsia="ru-RU"/>
            </w:rPr>
          </w:pPr>
          <w:ins w:id="422"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"_Toc77357581"</w:instrText>
            </w:r>
            <w:r w:rsidRPr="00D1543C">
              <w:rPr>
                <w:rStyle w:val="a8"/>
                <w:noProof/>
              </w:rPr>
              <w:instrText xml:space="preserve"> </w:instrText>
            </w:r>
            <w:r w:rsidRPr="00D1543C">
              <w:rPr>
                <w:rStyle w:val="a8"/>
                <w:noProof/>
              </w:rPr>
              <w:fldChar w:fldCharType="separate"/>
            </w:r>
            <w:r w:rsidRPr="00D1543C">
              <w:rPr>
                <w:rStyle w:val="a8"/>
                <w:noProof/>
              </w:rPr>
              <w:t>5.10.15</w:t>
            </w:r>
            <w:r>
              <w:rPr>
                <w:rFonts w:eastAsiaTheme="minorEastAsia" w:cstheme="minorBidi"/>
                <w:noProof/>
                <w:lang w:eastAsia="ru-RU"/>
              </w:rPr>
              <w:tab/>
            </w:r>
            <w:r w:rsidRPr="00D1543C">
              <w:rPr>
                <w:rStyle w:val="a8"/>
                <w:noProof/>
              </w:rPr>
              <w:t>Разработка MCB08-01 Реализация формата годового плана и бюджета воздействий на ПА</w:t>
            </w:r>
            <w:r>
              <w:rPr>
                <w:noProof/>
                <w:webHidden/>
              </w:rPr>
              <w:tab/>
            </w:r>
            <w:r>
              <w:rPr>
                <w:noProof/>
                <w:webHidden/>
              </w:rPr>
              <w:fldChar w:fldCharType="begin"/>
            </w:r>
            <w:r>
              <w:rPr>
                <w:noProof/>
                <w:webHidden/>
              </w:rPr>
              <w:instrText xml:space="preserve"> PAGEREF _Toc77357581 \h </w:instrText>
            </w:r>
          </w:ins>
          <w:r>
            <w:rPr>
              <w:noProof/>
              <w:webHidden/>
            </w:rPr>
          </w:r>
          <w:r>
            <w:rPr>
              <w:noProof/>
              <w:webHidden/>
            </w:rPr>
            <w:fldChar w:fldCharType="separate"/>
          </w:r>
          <w:ins w:id="423" w:author="Попова Дарья" w:date="2021-07-16T19:51:00Z">
            <w:r>
              <w:rPr>
                <w:noProof/>
                <w:webHidden/>
              </w:rPr>
              <w:t>111</w:t>
            </w:r>
            <w:r>
              <w:rPr>
                <w:noProof/>
                <w:webHidden/>
              </w:rPr>
              <w:fldChar w:fldCharType="end"/>
            </w:r>
            <w:r w:rsidRPr="00D1543C">
              <w:rPr>
                <w:rStyle w:val="a8"/>
                <w:noProof/>
              </w:rPr>
              <w:fldChar w:fldCharType="end"/>
            </w:r>
          </w:ins>
        </w:p>
        <w:p w14:paraId="495CFB17" w14:textId="77777777" w:rsidR="000614E1" w:rsidRDefault="000614E1">
          <w:pPr>
            <w:pStyle w:val="32"/>
            <w:rPr>
              <w:ins w:id="424" w:author="Попова Дарья" w:date="2021-07-16T19:51:00Z"/>
              <w:rFonts w:eastAsiaTheme="minorEastAsia" w:cstheme="minorBidi"/>
              <w:noProof/>
              <w:lang w:eastAsia="ru-RU"/>
            </w:rPr>
          </w:pPr>
          <w:ins w:id="425"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"_Toc77357582"</w:instrText>
            </w:r>
            <w:r w:rsidRPr="00D1543C">
              <w:rPr>
                <w:rStyle w:val="a8"/>
                <w:noProof/>
              </w:rPr>
              <w:instrText xml:space="preserve"> </w:instrText>
            </w:r>
            <w:r w:rsidRPr="00D1543C">
              <w:rPr>
                <w:rStyle w:val="a8"/>
                <w:noProof/>
              </w:rPr>
              <w:fldChar w:fldCharType="separate"/>
            </w:r>
            <w:r w:rsidRPr="00D1543C">
              <w:rPr>
                <w:rStyle w:val="a8"/>
                <w:noProof/>
              </w:rPr>
              <w:t>5.10.16</w:t>
            </w:r>
            <w:r>
              <w:rPr>
                <w:rFonts w:eastAsiaTheme="minorEastAsia" w:cstheme="minorBidi"/>
                <w:noProof/>
                <w:lang w:eastAsia="ru-RU"/>
              </w:rPr>
              <w:tab/>
            </w:r>
            <w:r w:rsidRPr="00D1543C">
              <w:rPr>
                <w:rStyle w:val="a8"/>
                <w:noProof/>
              </w:rPr>
              <w:t>Разработка MCB08-02 Реализация формата среднесрочного плана и бюджета воздействий на ПА</w:t>
            </w:r>
            <w:r>
              <w:rPr>
                <w:noProof/>
                <w:webHidden/>
              </w:rPr>
              <w:tab/>
            </w:r>
            <w:r>
              <w:rPr>
                <w:noProof/>
                <w:webHidden/>
              </w:rPr>
              <w:fldChar w:fldCharType="begin"/>
            </w:r>
            <w:r>
              <w:rPr>
                <w:noProof/>
                <w:webHidden/>
              </w:rPr>
              <w:instrText xml:space="preserve"> PAGEREF _Toc77357582 \h </w:instrText>
            </w:r>
          </w:ins>
          <w:r>
            <w:rPr>
              <w:noProof/>
              <w:webHidden/>
            </w:rPr>
          </w:r>
          <w:r>
            <w:rPr>
              <w:noProof/>
              <w:webHidden/>
            </w:rPr>
            <w:fldChar w:fldCharType="separate"/>
          </w:r>
          <w:ins w:id="426" w:author="Попова Дарья" w:date="2021-07-16T19:51:00Z">
            <w:r>
              <w:rPr>
                <w:noProof/>
                <w:webHidden/>
              </w:rPr>
              <w:t>113</w:t>
            </w:r>
            <w:r>
              <w:rPr>
                <w:noProof/>
                <w:webHidden/>
              </w:rPr>
              <w:fldChar w:fldCharType="end"/>
            </w:r>
            <w:r w:rsidRPr="00D1543C">
              <w:rPr>
                <w:rStyle w:val="a8"/>
                <w:noProof/>
              </w:rPr>
              <w:fldChar w:fldCharType="end"/>
            </w:r>
          </w:ins>
        </w:p>
        <w:p w14:paraId="0F197F18" w14:textId="77777777" w:rsidR="000614E1" w:rsidRDefault="000614E1">
          <w:pPr>
            <w:pStyle w:val="32"/>
            <w:rPr>
              <w:ins w:id="427" w:author="Попова Дарья" w:date="2021-07-16T19:51:00Z"/>
              <w:rFonts w:eastAsiaTheme="minorEastAsia" w:cstheme="minorBidi"/>
              <w:noProof/>
              <w:lang w:eastAsia="ru-RU"/>
            </w:rPr>
          </w:pPr>
          <w:ins w:id="428"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"_Toc77357583"</w:instrText>
            </w:r>
            <w:r w:rsidRPr="00D1543C">
              <w:rPr>
                <w:rStyle w:val="a8"/>
                <w:noProof/>
              </w:rPr>
              <w:instrText xml:space="preserve"> </w:instrText>
            </w:r>
            <w:r w:rsidRPr="00D1543C">
              <w:rPr>
                <w:rStyle w:val="a8"/>
                <w:noProof/>
              </w:rPr>
              <w:fldChar w:fldCharType="separate"/>
            </w:r>
            <w:r w:rsidRPr="00D1543C">
              <w:rPr>
                <w:rStyle w:val="a8"/>
                <w:noProof/>
              </w:rPr>
              <w:t>5.10.17</w:t>
            </w:r>
            <w:r>
              <w:rPr>
                <w:rFonts w:eastAsiaTheme="minorEastAsia" w:cstheme="minorBidi"/>
                <w:noProof/>
                <w:lang w:eastAsia="ru-RU"/>
              </w:rPr>
              <w:tab/>
            </w:r>
            <w:r w:rsidRPr="00D1543C">
              <w:rPr>
                <w:rStyle w:val="a8"/>
                <w:noProof/>
              </w:rPr>
              <w:t>Разработка MCB08-03 Реализация формата долгосрочного плана и бюджета воздействий на ПА</w:t>
            </w:r>
            <w:r>
              <w:rPr>
                <w:noProof/>
                <w:webHidden/>
              </w:rPr>
              <w:tab/>
            </w:r>
            <w:r>
              <w:rPr>
                <w:noProof/>
                <w:webHidden/>
              </w:rPr>
              <w:fldChar w:fldCharType="begin"/>
            </w:r>
            <w:r>
              <w:rPr>
                <w:noProof/>
                <w:webHidden/>
              </w:rPr>
              <w:instrText xml:space="preserve"> PAGEREF _Toc77357583 \h </w:instrText>
            </w:r>
          </w:ins>
          <w:r>
            <w:rPr>
              <w:noProof/>
              <w:webHidden/>
            </w:rPr>
          </w:r>
          <w:r>
            <w:rPr>
              <w:noProof/>
              <w:webHidden/>
            </w:rPr>
            <w:fldChar w:fldCharType="separate"/>
          </w:r>
          <w:ins w:id="429" w:author="Попова Дарья" w:date="2021-07-16T19:51:00Z">
            <w:r>
              <w:rPr>
                <w:noProof/>
                <w:webHidden/>
              </w:rPr>
              <w:t>118</w:t>
            </w:r>
            <w:r>
              <w:rPr>
                <w:noProof/>
                <w:webHidden/>
              </w:rPr>
              <w:fldChar w:fldCharType="end"/>
            </w:r>
            <w:r w:rsidRPr="00D1543C">
              <w:rPr>
                <w:rStyle w:val="a8"/>
                <w:noProof/>
              </w:rPr>
              <w:fldChar w:fldCharType="end"/>
            </w:r>
          </w:ins>
        </w:p>
        <w:p w14:paraId="602D781C" w14:textId="77777777" w:rsidR="000614E1" w:rsidRDefault="000614E1">
          <w:pPr>
            <w:pStyle w:val="32"/>
            <w:rPr>
              <w:ins w:id="430" w:author="Попова Дарья" w:date="2021-07-16T19:51:00Z"/>
              <w:rFonts w:eastAsiaTheme="minorEastAsia" w:cstheme="minorBidi"/>
              <w:noProof/>
              <w:lang w:eastAsia="ru-RU"/>
            </w:rPr>
          </w:pPr>
          <w:ins w:id="431"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"_Toc77357585"</w:instrText>
            </w:r>
            <w:r w:rsidRPr="00D1543C">
              <w:rPr>
                <w:rStyle w:val="a8"/>
                <w:noProof/>
              </w:rPr>
              <w:instrText xml:space="preserve"> </w:instrText>
            </w:r>
            <w:r w:rsidRPr="00D1543C">
              <w:rPr>
                <w:rStyle w:val="a8"/>
                <w:noProof/>
              </w:rPr>
              <w:fldChar w:fldCharType="separate"/>
            </w:r>
            <w:r w:rsidRPr="00D1543C">
              <w:rPr>
                <w:rStyle w:val="a8"/>
                <w:noProof/>
              </w:rPr>
              <w:t>5.10.18</w:t>
            </w:r>
            <w:r>
              <w:rPr>
                <w:rFonts w:eastAsiaTheme="minorEastAsia" w:cstheme="minorBidi"/>
                <w:noProof/>
                <w:lang w:eastAsia="ru-RU"/>
              </w:rPr>
              <w:tab/>
            </w:r>
            <w:r w:rsidRPr="00D1543C">
              <w:rPr>
                <w:rStyle w:val="a8"/>
                <w:noProof/>
              </w:rPr>
              <w:t>Разработка MCB11 Отражение результатов корректировки лимитов в Бюджете воздействий</w:t>
            </w:r>
            <w:r>
              <w:rPr>
                <w:noProof/>
                <w:webHidden/>
              </w:rPr>
              <w:tab/>
            </w:r>
            <w:r>
              <w:rPr>
                <w:noProof/>
                <w:webHidden/>
              </w:rPr>
              <w:fldChar w:fldCharType="begin"/>
            </w:r>
            <w:r>
              <w:rPr>
                <w:noProof/>
                <w:webHidden/>
              </w:rPr>
              <w:instrText xml:space="preserve"> PAGEREF _Toc77357585 \h </w:instrText>
            </w:r>
          </w:ins>
          <w:r>
            <w:rPr>
              <w:noProof/>
              <w:webHidden/>
            </w:rPr>
          </w:r>
          <w:r>
            <w:rPr>
              <w:noProof/>
              <w:webHidden/>
            </w:rPr>
            <w:fldChar w:fldCharType="separate"/>
          </w:r>
          <w:ins w:id="432" w:author="Попова Дарья" w:date="2021-07-16T19:51:00Z">
            <w:r>
              <w:rPr>
                <w:noProof/>
                <w:webHidden/>
              </w:rPr>
              <w:t>124</w:t>
            </w:r>
            <w:r>
              <w:rPr>
                <w:noProof/>
                <w:webHidden/>
              </w:rPr>
              <w:fldChar w:fldCharType="end"/>
            </w:r>
            <w:r w:rsidRPr="00D1543C">
              <w:rPr>
                <w:rStyle w:val="a8"/>
                <w:noProof/>
              </w:rPr>
              <w:fldChar w:fldCharType="end"/>
            </w:r>
          </w:ins>
        </w:p>
        <w:p w14:paraId="4B65B372" w14:textId="77777777" w:rsidR="000614E1" w:rsidRDefault="000614E1">
          <w:pPr>
            <w:pStyle w:val="32"/>
            <w:rPr>
              <w:ins w:id="433" w:author="Попова Дарья" w:date="2021-07-16T19:51:00Z"/>
              <w:rFonts w:eastAsiaTheme="minorEastAsia" w:cstheme="minorBidi"/>
              <w:noProof/>
              <w:lang w:eastAsia="ru-RU"/>
            </w:rPr>
          </w:pPr>
          <w:ins w:id="434"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"_Toc77357586"</w:instrText>
            </w:r>
            <w:r w:rsidRPr="00D1543C">
              <w:rPr>
                <w:rStyle w:val="a8"/>
                <w:noProof/>
              </w:rPr>
              <w:instrText xml:space="preserve"> </w:instrText>
            </w:r>
            <w:r w:rsidRPr="00D1543C">
              <w:rPr>
                <w:rStyle w:val="a8"/>
                <w:noProof/>
              </w:rPr>
              <w:fldChar w:fldCharType="separate"/>
            </w:r>
            <w:r w:rsidRPr="00D1543C">
              <w:rPr>
                <w:rStyle w:val="a8"/>
                <w:noProof/>
              </w:rPr>
              <w:t>5.10.19</w:t>
            </w:r>
            <w:r>
              <w:rPr>
                <w:rFonts w:eastAsiaTheme="minorEastAsia" w:cstheme="minorBidi"/>
                <w:noProof/>
                <w:lang w:eastAsia="ru-RU"/>
              </w:rPr>
              <w:tab/>
            </w:r>
            <w:r w:rsidRPr="00D1543C">
              <w:rPr>
                <w:rStyle w:val="a8"/>
                <w:noProof/>
              </w:rPr>
              <w:t>Разработка MCB14 Автоматическое формирование лимитов и изменение статуса Заказа ТОРО</w:t>
            </w:r>
            <w:r>
              <w:rPr>
                <w:noProof/>
                <w:webHidden/>
              </w:rPr>
              <w:tab/>
            </w:r>
            <w:r>
              <w:rPr>
                <w:noProof/>
                <w:webHidden/>
              </w:rPr>
              <w:fldChar w:fldCharType="begin"/>
            </w:r>
            <w:r>
              <w:rPr>
                <w:noProof/>
                <w:webHidden/>
              </w:rPr>
              <w:instrText xml:space="preserve"> PAGEREF _Toc77357586 \h </w:instrText>
            </w:r>
          </w:ins>
          <w:r>
            <w:rPr>
              <w:noProof/>
              <w:webHidden/>
            </w:rPr>
          </w:r>
          <w:r>
            <w:rPr>
              <w:noProof/>
              <w:webHidden/>
            </w:rPr>
            <w:fldChar w:fldCharType="separate"/>
          </w:r>
          <w:ins w:id="435" w:author="Попова Дарья" w:date="2021-07-16T19:51:00Z">
            <w:r>
              <w:rPr>
                <w:noProof/>
                <w:webHidden/>
              </w:rPr>
              <w:t>125</w:t>
            </w:r>
            <w:r>
              <w:rPr>
                <w:noProof/>
                <w:webHidden/>
              </w:rPr>
              <w:fldChar w:fldCharType="end"/>
            </w:r>
            <w:r w:rsidRPr="00D1543C">
              <w:rPr>
                <w:rStyle w:val="a8"/>
                <w:noProof/>
              </w:rPr>
              <w:fldChar w:fldCharType="end"/>
            </w:r>
          </w:ins>
        </w:p>
        <w:p w14:paraId="17A1FE20" w14:textId="77777777" w:rsidR="000614E1" w:rsidRDefault="000614E1">
          <w:pPr>
            <w:pStyle w:val="32"/>
            <w:rPr>
              <w:ins w:id="436" w:author="Попова Дарья" w:date="2021-07-16T19:51:00Z"/>
              <w:rFonts w:eastAsiaTheme="minorEastAsia" w:cstheme="minorBidi"/>
              <w:noProof/>
              <w:lang w:eastAsia="ru-RU"/>
            </w:rPr>
          </w:pPr>
          <w:ins w:id="437"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"_Toc77357587"</w:instrText>
            </w:r>
            <w:r w:rsidRPr="00D1543C">
              <w:rPr>
                <w:rStyle w:val="a8"/>
                <w:noProof/>
              </w:rPr>
              <w:instrText xml:space="preserve"> </w:instrText>
            </w:r>
            <w:r w:rsidRPr="00D1543C">
              <w:rPr>
                <w:rStyle w:val="a8"/>
                <w:noProof/>
              </w:rPr>
              <w:fldChar w:fldCharType="separate"/>
            </w:r>
            <w:r w:rsidRPr="00D1543C">
              <w:rPr>
                <w:rStyle w:val="a8"/>
                <w:noProof/>
              </w:rPr>
              <w:t>5.10.20</w:t>
            </w:r>
            <w:r>
              <w:rPr>
                <w:rFonts w:eastAsiaTheme="minorEastAsia" w:cstheme="minorBidi"/>
                <w:noProof/>
                <w:lang w:eastAsia="ru-RU"/>
              </w:rPr>
              <w:tab/>
            </w:r>
            <w:r w:rsidRPr="00D1543C">
              <w:rPr>
                <w:rStyle w:val="a8"/>
                <w:noProof/>
              </w:rPr>
              <w:t xml:space="preserve">Разработка </w:t>
            </w:r>
            <w:r w:rsidRPr="00D1543C">
              <w:rPr>
                <w:rStyle w:val="a8"/>
                <w:noProof/>
                <w:lang w:val="en-US"/>
              </w:rPr>
              <w:t>PM</w:t>
            </w:r>
            <w:r w:rsidRPr="00D1543C">
              <w:rPr>
                <w:rStyle w:val="a8"/>
                <w:noProof/>
              </w:rPr>
              <w:t>203 Блокировка плана ТОиР на время согласования бюджетов</w:t>
            </w:r>
            <w:r>
              <w:rPr>
                <w:noProof/>
                <w:webHidden/>
              </w:rPr>
              <w:tab/>
            </w:r>
            <w:r>
              <w:rPr>
                <w:noProof/>
                <w:webHidden/>
              </w:rPr>
              <w:fldChar w:fldCharType="begin"/>
            </w:r>
            <w:r>
              <w:rPr>
                <w:noProof/>
                <w:webHidden/>
              </w:rPr>
              <w:instrText xml:space="preserve"> PAGEREF _Toc77357587 \h </w:instrText>
            </w:r>
          </w:ins>
          <w:r>
            <w:rPr>
              <w:noProof/>
              <w:webHidden/>
            </w:rPr>
          </w:r>
          <w:r>
            <w:rPr>
              <w:noProof/>
              <w:webHidden/>
            </w:rPr>
            <w:fldChar w:fldCharType="separate"/>
          </w:r>
          <w:ins w:id="438" w:author="Попова Дарья" w:date="2021-07-16T19:51:00Z">
            <w:r>
              <w:rPr>
                <w:noProof/>
                <w:webHidden/>
              </w:rPr>
              <w:t>126</w:t>
            </w:r>
            <w:r>
              <w:rPr>
                <w:noProof/>
                <w:webHidden/>
              </w:rPr>
              <w:fldChar w:fldCharType="end"/>
            </w:r>
            <w:r w:rsidRPr="00D1543C">
              <w:rPr>
                <w:rStyle w:val="a8"/>
                <w:noProof/>
              </w:rPr>
              <w:fldChar w:fldCharType="end"/>
            </w:r>
          </w:ins>
        </w:p>
        <w:p w14:paraId="3C9EBFB5" w14:textId="77777777" w:rsidR="000614E1" w:rsidRDefault="000614E1">
          <w:pPr>
            <w:pStyle w:val="32"/>
            <w:rPr>
              <w:ins w:id="439" w:author="Попова Дарья" w:date="2021-07-16T19:51:00Z"/>
              <w:rFonts w:eastAsiaTheme="minorEastAsia" w:cstheme="minorBidi"/>
              <w:noProof/>
              <w:lang w:eastAsia="ru-RU"/>
            </w:rPr>
          </w:pPr>
          <w:ins w:id="440"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"_Toc77357588"</w:instrText>
            </w:r>
            <w:r w:rsidRPr="00D1543C">
              <w:rPr>
                <w:rStyle w:val="a8"/>
                <w:noProof/>
              </w:rPr>
              <w:instrText xml:space="preserve"> </w:instrText>
            </w:r>
            <w:r w:rsidRPr="00D1543C">
              <w:rPr>
                <w:rStyle w:val="a8"/>
                <w:noProof/>
              </w:rPr>
              <w:fldChar w:fldCharType="separate"/>
            </w:r>
            <w:r w:rsidRPr="00D1543C">
              <w:rPr>
                <w:rStyle w:val="a8"/>
                <w:noProof/>
              </w:rPr>
              <w:t>5.10.21</w:t>
            </w:r>
            <w:r>
              <w:rPr>
                <w:rFonts w:eastAsiaTheme="minorEastAsia" w:cstheme="minorBidi"/>
                <w:noProof/>
                <w:lang w:eastAsia="ru-RU"/>
              </w:rPr>
              <w:tab/>
            </w:r>
            <w:r w:rsidRPr="00D1543C">
              <w:rPr>
                <w:rStyle w:val="a8"/>
                <w:noProof/>
              </w:rPr>
              <w:t xml:space="preserve">Разработка </w:t>
            </w:r>
            <w:r w:rsidRPr="00D1543C">
              <w:rPr>
                <w:rStyle w:val="a8"/>
                <w:noProof/>
                <w:lang w:val="en-US"/>
              </w:rPr>
              <w:t>PS</w:t>
            </w:r>
            <w:r w:rsidRPr="00D1543C">
              <w:rPr>
                <w:rStyle w:val="a8"/>
                <w:noProof/>
              </w:rPr>
              <w:t>02.01-01 Передача из SAP в АСКИ сумм прогноза освоения и финансирования по проектам ТОиР</w:t>
            </w:r>
            <w:r>
              <w:rPr>
                <w:noProof/>
                <w:webHidden/>
              </w:rPr>
              <w:tab/>
            </w:r>
            <w:r>
              <w:rPr>
                <w:noProof/>
                <w:webHidden/>
              </w:rPr>
              <w:fldChar w:fldCharType="begin"/>
            </w:r>
            <w:r>
              <w:rPr>
                <w:noProof/>
                <w:webHidden/>
              </w:rPr>
              <w:instrText xml:space="preserve"> PAGEREF _Toc77357588 \h </w:instrText>
            </w:r>
          </w:ins>
          <w:r>
            <w:rPr>
              <w:noProof/>
              <w:webHidden/>
            </w:rPr>
          </w:r>
          <w:r>
            <w:rPr>
              <w:noProof/>
              <w:webHidden/>
            </w:rPr>
            <w:fldChar w:fldCharType="separate"/>
          </w:r>
          <w:ins w:id="441" w:author="Попова Дарья" w:date="2021-07-16T19:51:00Z">
            <w:r>
              <w:rPr>
                <w:noProof/>
                <w:webHidden/>
              </w:rPr>
              <w:t>127</w:t>
            </w:r>
            <w:r>
              <w:rPr>
                <w:noProof/>
                <w:webHidden/>
              </w:rPr>
              <w:fldChar w:fldCharType="end"/>
            </w:r>
            <w:r w:rsidRPr="00D1543C">
              <w:rPr>
                <w:rStyle w:val="a8"/>
                <w:noProof/>
              </w:rPr>
              <w:fldChar w:fldCharType="end"/>
            </w:r>
          </w:ins>
        </w:p>
        <w:p w14:paraId="312D516E" w14:textId="77777777" w:rsidR="000614E1" w:rsidRDefault="000614E1">
          <w:pPr>
            <w:pStyle w:val="32"/>
            <w:rPr>
              <w:ins w:id="442" w:author="Попова Дарья" w:date="2021-07-16T19:51:00Z"/>
              <w:rFonts w:eastAsiaTheme="minorEastAsia" w:cstheme="minorBidi"/>
              <w:noProof/>
              <w:lang w:eastAsia="ru-RU"/>
            </w:rPr>
          </w:pPr>
          <w:ins w:id="443"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"_Toc77357589"</w:instrText>
            </w:r>
            <w:r w:rsidRPr="00D1543C">
              <w:rPr>
                <w:rStyle w:val="a8"/>
                <w:noProof/>
              </w:rPr>
              <w:instrText xml:space="preserve"> </w:instrText>
            </w:r>
            <w:r w:rsidRPr="00D1543C">
              <w:rPr>
                <w:rStyle w:val="a8"/>
                <w:noProof/>
              </w:rPr>
              <w:fldChar w:fldCharType="separate"/>
            </w:r>
            <w:r w:rsidRPr="00D1543C">
              <w:rPr>
                <w:rStyle w:val="a8"/>
                <w:noProof/>
              </w:rPr>
              <w:t>5.10.22</w:t>
            </w:r>
            <w:r>
              <w:rPr>
                <w:rFonts w:eastAsiaTheme="minorEastAsia" w:cstheme="minorBidi"/>
                <w:noProof/>
                <w:lang w:eastAsia="ru-RU"/>
              </w:rPr>
              <w:tab/>
            </w:r>
            <w:r w:rsidRPr="00D1543C">
              <w:rPr>
                <w:rStyle w:val="a8"/>
                <w:noProof/>
              </w:rPr>
              <w:t xml:space="preserve">Разработка </w:t>
            </w:r>
            <w:r w:rsidRPr="00D1543C">
              <w:rPr>
                <w:rStyle w:val="a8"/>
                <w:noProof/>
                <w:lang w:val="en-US"/>
              </w:rPr>
              <w:t>PS</w:t>
            </w:r>
            <w:r w:rsidRPr="00D1543C">
              <w:rPr>
                <w:rStyle w:val="a8"/>
                <w:noProof/>
              </w:rPr>
              <w:t>02.05 Получение из АСКИ в SAP статуса проекта ТОиР</w:t>
            </w:r>
            <w:r>
              <w:rPr>
                <w:noProof/>
                <w:webHidden/>
              </w:rPr>
              <w:tab/>
            </w:r>
            <w:r>
              <w:rPr>
                <w:noProof/>
                <w:webHidden/>
              </w:rPr>
              <w:fldChar w:fldCharType="begin"/>
            </w:r>
            <w:r>
              <w:rPr>
                <w:noProof/>
                <w:webHidden/>
              </w:rPr>
              <w:instrText xml:space="preserve"> PAGEREF _Toc77357589 \h </w:instrText>
            </w:r>
          </w:ins>
          <w:r>
            <w:rPr>
              <w:noProof/>
              <w:webHidden/>
            </w:rPr>
          </w:r>
          <w:r>
            <w:rPr>
              <w:noProof/>
              <w:webHidden/>
            </w:rPr>
            <w:fldChar w:fldCharType="separate"/>
          </w:r>
          <w:ins w:id="444" w:author="Попова Дарья" w:date="2021-07-16T19:51:00Z">
            <w:r>
              <w:rPr>
                <w:noProof/>
                <w:webHidden/>
              </w:rPr>
              <w:t>129</w:t>
            </w:r>
            <w:r>
              <w:rPr>
                <w:noProof/>
                <w:webHidden/>
              </w:rPr>
              <w:fldChar w:fldCharType="end"/>
            </w:r>
            <w:r w:rsidRPr="00D1543C">
              <w:rPr>
                <w:rStyle w:val="a8"/>
                <w:noProof/>
              </w:rPr>
              <w:fldChar w:fldCharType="end"/>
            </w:r>
          </w:ins>
        </w:p>
        <w:p w14:paraId="3299B829" w14:textId="77777777" w:rsidR="000614E1" w:rsidRDefault="000614E1">
          <w:pPr>
            <w:pStyle w:val="13"/>
            <w:rPr>
              <w:ins w:id="445" w:author="Попова Дарья" w:date="2021-07-16T19:51:00Z"/>
              <w:rFonts w:asciiTheme="minorHAnsi" w:eastAsiaTheme="minorEastAsia" w:hAnsiTheme="minorHAnsi" w:cstheme="minorBidi"/>
              <w:b w:val="0"/>
              <w:sz w:val="22"/>
              <w:szCs w:val="22"/>
              <w:lang w:eastAsia="ru-RU"/>
            </w:rPr>
          </w:pPr>
          <w:ins w:id="446" w:author="Попова Дарья" w:date="2021-07-16T19:51:00Z">
            <w:r w:rsidRPr="00D1543C">
              <w:rPr>
                <w:rStyle w:val="a8"/>
              </w:rPr>
              <w:fldChar w:fldCharType="begin"/>
            </w:r>
            <w:r w:rsidRPr="00D1543C">
              <w:rPr>
                <w:rStyle w:val="a8"/>
              </w:rPr>
              <w:instrText xml:space="preserve"> </w:instrText>
            </w:r>
            <w:r>
              <w:instrText>HYPERLINK \l "_Toc77357590"</w:instrText>
            </w:r>
            <w:r w:rsidRPr="00D1543C">
              <w:rPr>
                <w:rStyle w:val="a8"/>
              </w:rPr>
              <w:instrText xml:space="preserve"> </w:instrText>
            </w:r>
            <w:r w:rsidRPr="00D1543C">
              <w:rPr>
                <w:rStyle w:val="a8"/>
              </w:rPr>
              <w:fldChar w:fldCharType="separate"/>
            </w:r>
            <w:r w:rsidRPr="00D1543C">
              <w:rPr>
                <w:rStyle w:val="a8"/>
              </w:rPr>
              <w:t>6</w:t>
            </w:r>
            <w:r>
              <w:rPr>
                <w:rFonts w:asciiTheme="minorHAnsi" w:eastAsiaTheme="minorEastAsia" w:hAnsiTheme="minorHAnsi" w:cstheme="minorBidi"/>
                <w:b w:val="0"/>
                <w:sz w:val="22"/>
                <w:szCs w:val="22"/>
                <w:lang w:eastAsia="ru-RU"/>
              </w:rPr>
              <w:tab/>
            </w:r>
            <w:r w:rsidRPr="00D1543C">
              <w:rPr>
                <w:rStyle w:val="a8"/>
              </w:rPr>
              <w:t>Информационная Безопасность</w:t>
            </w:r>
            <w:r>
              <w:rPr>
                <w:webHidden/>
              </w:rPr>
              <w:tab/>
            </w:r>
            <w:r>
              <w:rPr>
                <w:webHidden/>
              </w:rPr>
              <w:fldChar w:fldCharType="begin"/>
            </w:r>
            <w:r>
              <w:rPr>
                <w:webHidden/>
              </w:rPr>
              <w:instrText xml:space="preserve"> PAGEREF _Toc77357590 \h </w:instrText>
            </w:r>
          </w:ins>
          <w:r>
            <w:rPr>
              <w:webHidden/>
            </w:rPr>
          </w:r>
          <w:r>
            <w:rPr>
              <w:webHidden/>
            </w:rPr>
            <w:fldChar w:fldCharType="separate"/>
          </w:r>
          <w:ins w:id="447" w:author="Попова Дарья" w:date="2021-07-16T19:51:00Z">
            <w:r>
              <w:rPr>
                <w:webHidden/>
              </w:rPr>
              <w:t>129</w:t>
            </w:r>
            <w:r>
              <w:rPr>
                <w:webHidden/>
              </w:rPr>
              <w:fldChar w:fldCharType="end"/>
            </w:r>
            <w:r w:rsidRPr="00D1543C">
              <w:rPr>
                <w:rStyle w:val="a8"/>
              </w:rPr>
              <w:fldChar w:fldCharType="end"/>
            </w:r>
          </w:ins>
        </w:p>
        <w:p w14:paraId="4E3AD682" w14:textId="77777777" w:rsidR="000614E1" w:rsidRDefault="000614E1">
          <w:pPr>
            <w:pStyle w:val="13"/>
            <w:rPr>
              <w:ins w:id="448" w:author="Попова Дарья" w:date="2021-07-16T19:51:00Z"/>
              <w:rFonts w:asciiTheme="minorHAnsi" w:eastAsiaTheme="minorEastAsia" w:hAnsiTheme="minorHAnsi" w:cstheme="minorBidi"/>
              <w:b w:val="0"/>
              <w:sz w:val="22"/>
              <w:szCs w:val="22"/>
              <w:lang w:eastAsia="ru-RU"/>
            </w:rPr>
          </w:pPr>
          <w:ins w:id="449" w:author="Попова Дарья" w:date="2021-07-16T19:51:00Z">
            <w:r w:rsidRPr="00D1543C">
              <w:rPr>
                <w:rStyle w:val="a8"/>
              </w:rPr>
              <w:fldChar w:fldCharType="begin"/>
            </w:r>
            <w:r w:rsidRPr="00D1543C">
              <w:rPr>
                <w:rStyle w:val="a8"/>
              </w:rPr>
              <w:instrText xml:space="preserve"> </w:instrText>
            </w:r>
            <w:r>
              <w:instrText>HYPERLINK \l "_Toc77357591"</w:instrText>
            </w:r>
            <w:r w:rsidRPr="00D1543C">
              <w:rPr>
                <w:rStyle w:val="a8"/>
              </w:rPr>
              <w:instrText xml:space="preserve"> </w:instrText>
            </w:r>
            <w:r w:rsidRPr="00D1543C">
              <w:rPr>
                <w:rStyle w:val="a8"/>
              </w:rPr>
              <w:fldChar w:fldCharType="separate"/>
            </w:r>
            <w:r w:rsidRPr="00D1543C">
              <w:rPr>
                <w:rStyle w:val="a8"/>
                <w:rFonts w:eastAsia="Calibri"/>
              </w:rPr>
              <w:t>7</w:t>
            </w:r>
            <w:r>
              <w:rPr>
                <w:rFonts w:asciiTheme="minorHAnsi" w:eastAsiaTheme="minorEastAsia" w:hAnsiTheme="minorHAnsi" w:cstheme="minorBidi"/>
                <w:b w:val="0"/>
                <w:sz w:val="22"/>
                <w:szCs w:val="22"/>
                <w:lang w:eastAsia="ru-RU"/>
              </w:rPr>
              <w:tab/>
            </w:r>
            <w:r w:rsidRPr="00D1543C">
              <w:rPr>
                <w:rStyle w:val="a8"/>
                <w:rFonts w:eastAsia="Calibri"/>
              </w:rPr>
              <w:t>Организационные изменения</w:t>
            </w:r>
            <w:r>
              <w:rPr>
                <w:webHidden/>
              </w:rPr>
              <w:tab/>
            </w:r>
            <w:r>
              <w:rPr>
                <w:webHidden/>
              </w:rPr>
              <w:fldChar w:fldCharType="begin"/>
            </w:r>
            <w:r>
              <w:rPr>
                <w:webHidden/>
              </w:rPr>
              <w:instrText xml:space="preserve"> PAGEREF _Toc77357591 \h </w:instrText>
            </w:r>
          </w:ins>
          <w:r>
            <w:rPr>
              <w:webHidden/>
            </w:rPr>
          </w:r>
          <w:r>
            <w:rPr>
              <w:webHidden/>
            </w:rPr>
            <w:fldChar w:fldCharType="separate"/>
          </w:r>
          <w:ins w:id="450" w:author="Попова Дарья" w:date="2021-07-16T19:51:00Z">
            <w:r>
              <w:rPr>
                <w:webHidden/>
              </w:rPr>
              <w:t>130</w:t>
            </w:r>
            <w:r>
              <w:rPr>
                <w:webHidden/>
              </w:rPr>
              <w:fldChar w:fldCharType="end"/>
            </w:r>
            <w:r w:rsidRPr="00D1543C">
              <w:rPr>
                <w:rStyle w:val="a8"/>
              </w:rPr>
              <w:fldChar w:fldCharType="end"/>
            </w:r>
          </w:ins>
        </w:p>
        <w:p w14:paraId="42441C5B" w14:textId="77777777" w:rsidR="000614E1" w:rsidRDefault="000614E1">
          <w:pPr>
            <w:pStyle w:val="23"/>
            <w:rPr>
              <w:ins w:id="451" w:author="Попова Дарья" w:date="2021-07-16T19:51:00Z"/>
              <w:rFonts w:eastAsiaTheme="minorEastAsia" w:cstheme="minorBidi"/>
              <w:b w:val="0"/>
              <w:noProof/>
              <w:lang w:eastAsia="ru-RU"/>
            </w:rPr>
          </w:pPr>
          <w:ins w:id="452"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"_Toc77357592"</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7.1</w:t>
            </w:r>
            <w:r>
              <w:rPr>
                <w:rFonts w:eastAsiaTheme="minorEastAsia" w:cstheme="minorBidi"/>
                <w:b w:val="0"/>
                <w:noProof/>
                <w:lang w:eastAsia="ru-RU"/>
              </w:rPr>
              <w:tab/>
            </w:r>
            <w:r w:rsidRPr="00D1543C">
              <w:rPr>
                <w:rStyle w:val="a8"/>
                <w:rFonts w:eastAsiaTheme="majorEastAsia" w:cstheme="majorBidi"/>
                <w:noProof/>
              </w:rPr>
              <w:t>Ключевые процессные изменения и области улучшений</w:t>
            </w:r>
            <w:r>
              <w:rPr>
                <w:noProof/>
                <w:webHidden/>
              </w:rPr>
              <w:tab/>
            </w:r>
            <w:r>
              <w:rPr>
                <w:noProof/>
                <w:webHidden/>
              </w:rPr>
              <w:fldChar w:fldCharType="begin"/>
            </w:r>
            <w:r>
              <w:rPr>
                <w:noProof/>
                <w:webHidden/>
              </w:rPr>
              <w:instrText xml:space="preserve"> PAGEREF _Toc77357592 \h </w:instrText>
            </w:r>
          </w:ins>
          <w:r>
            <w:rPr>
              <w:noProof/>
              <w:webHidden/>
            </w:rPr>
          </w:r>
          <w:r>
            <w:rPr>
              <w:noProof/>
              <w:webHidden/>
            </w:rPr>
            <w:fldChar w:fldCharType="separate"/>
          </w:r>
          <w:ins w:id="453" w:author="Попова Дарья" w:date="2021-07-16T19:51:00Z">
            <w:r>
              <w:rPr>
                <w:noProof/>
                <w:webHidden/>
              </w:rPr>
              <w:t>130</w:t>
            </w:r>
            <w:r>
              <w:rPr>
                <w:noProof/>
                <w:webHidden/>
              </w:rPr>
              <w:fldChar w:fldCharType="end"/>
            </w:r>
            <w:r w:rsidRPr="00D1543C">
              <w:rPr>
                <w:rStyle w:val="a8"/>
                <w:noProof/>
              </w:rPr>
              <w:fldChar w:fldCharType="end"/>
            </w:r>
          </w:ins>
        </w:p>
        <w:p w14:paraId="4A00B4D0" w14:textId="77777777" w:rsidR="000614E1" w:rsidRDefault="000614E1">
          <w:pPr>
            <w:pStyle w:val="23"/>
            <w:rPr>
              <w:ins w:id="454" w:author="Попова Дарья" w:date="2021-07-16T19:51:00Z"/>
              <w:rFonts w:eastAsiaTheme="minorEastAsia" w:cstheme="minorBidi"/>
              <w:b w:val="0"/>
              <w:noProof/>
              <w:lang w:eastAsia="ru-RU"/>
            </w:rPr>
          </w:pPr>
          <w:ins w:id="455"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"_Toc77357593"</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7.2</w:t>
            </w:r>
            <w:r>
              <w:rPr>
                <w:rFonts w:eastAsiaTheme="minorEastAsia" w:cstheme="minorBidi"/>
                <w:b w:val="0"/>
                <w:noProof/>
                <w:lang w:eastAsia="ru-RU"/>
              </w:rPr>
              <w:tab/>
            </w:r>
            <w:r w:rsidRPr="00D1543C">
              <w:rPr>
                <w:rStyle w:val="a8"/>
                <w:rFonts w:eastAsiaTheme="majorEastAsia" w:cstheme="majorBidi"/>
                <w:noProof/>
              </w:rPr>
              <w:t>Организационные аспекты</w:t>
            </w:r>
            <w:r>
              <w:rPr>
                <w:noProof/>
                <w:webHidden/>
              </w:rPr>
              <w:tab/>
            </w:r>
            <w:r>
              <w:rPr>
                <w:noProof/>
                <w:webHidden/>
              </w:rPr>
              <w:fldChar w:fldCharType="begin"/>
            </w:r>
            <w:r>
              <w:rPr>
                <w:noProof/>
                <w:webHidden/>
              </w:rPr>
              <w:instrText xml:space="preserve"> PAGEREF _Toc77357593 \h </w:instrText>
            </w:r>
          </w:ins>
          <w:r>
            <w:rPr>
              <w:noProof/>
              <w:webHidden/>
            </w:rPr>
          </w:r>
          <w:r>
            <w:rPr>
              <w:noProof/>
              <w:webHidden/>
            </w:rPr>
            <w:fldChar w:fldCharType="separate"/>
          </w:r>
          <w:ins w:id="456" w:author="Попова Дарья" w:date="2021-07-16T19:51:00Z">
            <w:r>
              <w:rPr>
                <w:noProof/>
                <w:webHidden/>
              </w:rPr>
              <w:t>136</w:t>
            </w:r>
            <w:r>
              <w:rPr>
                <w:noProof/>
                <w:webHidden/>
              </w:rPr>
              <w:fldChar w:fldCharType="end"/>
            </w:r>
            <w:r w:rsidRPr="00D1543C">
              <w:rPr>
                <w:rStyle w:val="a8"/>
                <w:noProof/>
              </w:rPr>
              <w:fldChar w:fldCharType="end"/>
            </w:r>
          </w:ins>
        </w:p>
        <w:p w14:paraId="18255CAB" w14:textId="77777777" w:rsidR="000614E1" w:rsidRDefault="000614E1">
          <w:pPr>
            <w:pStyle w:val="13"/>
            <w:rPr>
              <w:ins w:id="457" w:author="Попова Дарья" w:date="2021-07-16T19:51:00Z"/>
              <w:rFonts w:asciiTheme="minorHAnsi" w:eastAsiaTheme="minorEastAsia" w:hAnsiTheme="minorHAnsi" w:cstheme="minorBidi"/>
              <w:b w:val="0"/>
              <w:sz w:val="22"/>
              <w:szCs w:val="22"/>
              <w:lang w:eastAsia="ru-RU"/>
            </w:rPr>
          </w:pPr>
          <w:ins w:id="458" w:author="Попова Дарья" w:date="2021-07-16T19:51:00Z">
            <w:r w:rsidRPr="00D1543C">
              <w:rPr>
                <w:rStyle w:val="a8"/>
              </w:rPr>
              <w:fldChar w:fldCharType="begin"/>
            </w:r>
            <w:r w:rsidRPr="00D1543C">
              <w:rPr>
                <w:rStyle w:val="a8"/>
              </w:rPr>
              <w:instrText xml:space="preserve"> </w:instrText>
            </w:r>
            <w:r>
              <w:instrText>HYPERLINK \l "_Toc77357594"</w:instrText>
            </w:r>
            <w:r w:rsidRPr="00D1543C">
              <w:rPr>
                <w:rStyle w:val="a8"/>
              </w:rPr>
              <w:instrText xml:space="preserve"> </w:instrText>
            </w:r>
            <w:r w:rsidRPr="00D1543C">
              <w:rPr>
                <w:rStyle w:val="a8"/>
              </w:rPr>
              <w:fldChar w:fldCharType="separate"/>
            </w:r>
            <w:r w:rsidRPr="00D1543C">
              <w:rPr>
                <w:rStyle w:val="a8"/>
                <w:rFonts w:eastAsia="Calibri"/>
              </w:rPr>
              <w:t>8</w:t>
            </w:r>
            <w:r>
              <w:rPr>
                <w:rFonts w:asciiTheme="minorHAnsi" w:eastAsiaTheme="minorEastAsia" w:hAnsiTheme="minorHAnsi" w:cstheme="minorBidi"/>
                <w:b w:val="0"/>
                <w:sz w:val="22"/>
                <w:szCs w:val="22"/>
                <w:lang w:eastAsia="ru-RU"/>
              </w:rPr>
              <w:tab/>
            </w:r>
            <w:r w:rsidRPr="00D1543C">
              <w:rPr>
                <w:rStyle w:val="a8"/>
                <w:rFonts w:eastAsia="Calibri"/>
              </w:rPr>
              <w:t>Открытые вопросы</w:t>
            </w:r>
            <w:r>
              <w:rPr>
                <w:webHidden/>
              </w:rPr>
              <w:tab/>
            </w:r>
            <w:r>
              <w:rPr>
                <w:webHidden/>
              </w:rPr>
              <w:fldChar w:fldCharType="begin"/>
            </w:r>
            <w:r>
              <w:rPr>
                <w:webHidden/>
              </w:rPr>
              <w:instrText xml:space="preserve"> PAGEREF _Toc77357594 \h </w:instrText>
            </w:r>
          </w:ins>
          <w:r>
            <w:rPr>
              <w:webHidden/>
            </w:rPr>
          </w:r>
          <w:r>
            <w:rPr>
              <w:webHidden/>
            </w:rPr>
            <w:fldChar w:fldCharType="separate"/>
          </w:r>
          <w:ins w:id="459" w:author="Попова Дарья" w:date="2021-07-16T19:51:00Z">
            <w:r>
              <w:rPr>
                <w:webHidden/>
              </w:rPr>
              <w:t>137</w:t>
            </w:r>
            <w:r>
              <w:rPr>
                <w:webHidden/>
              </w:rPr>
              <w:fldChar w:fldCharType="end"/>
            </w:r>
            <w:r w:rsidRPr="00D1543C">
              <w:rPr>
                <w:rStyle w:val="a8"/>
              </w:rPr>
              <w:fldChar w:fldCharType="end"/>
            </w:r>
          </w:ins>
        </w:p>
        <w:p w14:paraId="6C60BC13" w14:textId="77777777" w:rsidR="000614E1" w:rsidRDefault="000614E1">
          <w:pPr>
            <w:pStyle w:val="13"/>
            <w:rPr>
              <w:ins w:id="460" w:author="Попова Дарья" w:date="2021-07-16T19:51:00Z"/>
              <w:rFonts w:asciiTheme="minorHAnsi" w:eastAsiaTheme="minorEastAsia" w:hAnsiTheme="minorHAnsi" w:cstheme="minorBidi"/>
              <w:b w:val="0"/>
              <w:sz w:val="22"/>
              <w:szCs w:val="22"/>
              <w:lang w:eastAsia="ru-RU"/>
            </w:rPr>
          </w:pPr>
          <w:ins w:id="461" w:author="Попова Дарья" w:date="2021-07-16T19:51:00Z">
            <w:r w:rsidRPr="00D1543C">
              <w:rPr>
                <w:rStyle w:val="a8"/>
              </w:rPr>
              <w:fldChar w:fldCharType="begin"/>
            </w:r>
            <w:r w:rsidRPr="00D1543C">
              <w:rPr>
                <w:rStyle w:val="a8"/>
              </w:rPr>
              <w:instrText xml:space="preserve"> </w:instrText>
            </w:r>
            <w:r>
              <w:instrText>HYPERLINK \l "_Toc77357595"</w:instrText>
            </w:r>
            <w:r w:rsidRPr="00D1543C">
              <w:rPr>
                <w:rStyle w:val="a8"/>
              </w:rPr>
              <w:instrText xml:space="preserve"> </w:instrText>
            </w:r>
            <w:r w:rsidRPr="00D1543C">
              <w:rPr>
                <w:rStyle w:val="a8"/>
              </w:rPr>
              <w:fldChar w:fldCharType="separate"/>
            </w:r>
            <w:r w:rsidRPr="00D1543C">
              <w:rPr>
                <w:rStyle w:val="a8"/>
                <w:rFonts w:eastAsia="Calibri"/>
              </w:rPr>
              <w:t>9</w:t>
            </w:r>
            <w:r>
              <w:rPr>
                <w:rFonts w:asciiTheme="minorHAnsi" w:eastAsiaTheme="minorEastAsia" w:hAnsiTheme="minorHAnsi" w:cstheme="minorBidi"/>
                <w:b w:val="0"/>
                <w:sz w:val="22"/>
                <w:szCs w:val="22"/>
                <w:lang w:eastAsia="ru-RU"/>
              </w:rPr>
              <w:tab/>
            </w:r>
            <w:r w:rsidRPr="00D1543C">
              <w:rPr>
                <w:rStyle w:val="a8"/>
                <w:rFonts w:eastAsia="Calibri"/>
              </w:rPr>
              <w:t>Приложения</w:t>
            </w:r>
            <w:r>
              <w:rPr>
                <w:webHidden/>
              </w:rPr>
              <w:tab/>
            </w:r>
            <w:r>
              <w:rPr>
                <w:webHidden/>
              </w:rPr>
              <w:fldChar w:fldCharType="begin"/>
            </w:r>
            <w:r>
              <w:rPr>
                <w:webHidden/>
              </w:rPr>
              <w:instrText xml:space="preserve"> PAGEREF _Toc77357595 \h </w:instrText>
            </w:r>
          </w:ins>
          <w:r>
            <w:rPr>
              <w:webHidden/>
            </w:rPr>
          </w:r>
          <w:r>
            <w:rPr>
              <w:webHidden/>
            </w:rPr>
            <w:fldChar w:fldCharType="separate"/>
          </w:r>
          <w:ins w:id="462" w:author="Попова Дарья" w:date="2021-07-16T19:51:00Z">
            <w:r>
              <w:rPr>
                <w:webHidden/>
              </w:rPr>
              <w:t>140</w:t>
            </w:r>
            <w:r>
              <w:rPr>
                <w:webHidden/>
              </w:rPr>
              <w:fldChar w:fldCharType="end"/>
            </w:r>
            <w:r w:rsidRPr="00D1543C">
              <w:rPr>
                <w:rStyle w:val="a8"/>
              </w:rPr>
              <w:fldChar w:fldCharType="end"/>
            </w:r>
          </w:ins>
        </w:p>
        <w:p w14:paraId="561C0855" w14:textId="77777777" w:rsidR="000614E1" w:rsidRDefault="000614E1">
          <w:pPr>
            <w:pStyle w:val="23"/>
            <w:rPr>
              <w:ins w:id="463" w:author="Попова Дарья" w:date="2021-07-16T19:51:00Z"/>
              <w:rFonts w:eastAsiaTheme="minorEastAsia" w:cstheme="minorBidi"/>
              <w:b w:val="0"/>
              <w:noProof/>
              <w:lang w:eastAsia="ru-RU"/>
            </w:rPr>
          </w:pPr>
          <w:ins w:id="464"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"_Toc77357596"</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9.1</w:t>
            </w:r>
            <w:r>
              <w:rPr>
                <w:rFonts w:eastAsiaTheme="minorEastAsia" w:cstheme="minorBidi"/>
                <w:b w:val="0"/>
                <w:noProof/>
                <w:lang w:eastAsia="ru-RU"/>
              </w:rPr>
              <w:tab/>
            </w:r>
            <w:r w:rsidRPr="00D1543C">
              <w:rPr>
                <w:rStyle w:val="a8"/>
                <w:rFonts w:eastAsiaTheme="majorEastAsia" w:cstheme="majorBidi"/>
                <w:noProof/>
              </w:rPr>
              <w:t>Приложение № 1. Модели бизнес-процессов</w:t>
            </w:r>
            <w:r>
              <w:rPr>
                <w:noProof/>
                <w:webHidden/>
              </w:rPr>
              <w:tab/>
            </w:r>
            <w:r>
              <w:rPr>
                <w:noProof/>
                <w:webHidden/>
              </w:rPr>
              <w:fldChar w:fldCharType="begin"/>
            </w:r>
            <w:r>
              <w:rPr>
                <w:noProof/>
                <w:webHidden/>
              </w:rPr>
              <w:instrText xml:space="preserve"> PAGEREF _Toc77357596 \h </w:instrText>
            </w:r>
          </w:ins>
          <w:r>
            <w:rPr>
              <w:noProof/>
              <w:webHidden/>
            </w:rPr>
          </w:r>
          <w:r>
            <w:rPr>
              <w:noProof/>
              <w:webHidden/>
            </w:rPr>
            <w:fldChar w:fldCharType="separate"/>
          </w:r>
          <w:ins w:id="465" w:author="Попова Дарья" w:date="2021-07-16T19:51:00Z">
            <w:r>
              <w:rPr>
                <w:noProof/>
                <w:webHidden/>
              </w:rPr>
              <w:t>140</w:t>
            </w:r>
            <w:r>
              <w:rPr>
                <w:noProof/>
                <w:webHidden/>
              </w:rPr>
              <w:fldChar w:fldCharType="end"/>
            </w:r>
            <w:r w:rsidRPr="00D1543C">
              <w:rPr>
                <w:rStyle w:val="a8"/>
                <w:noProof/>
              </w:rPr>
              <w:fldChar w:fldCharType="end"/>
            </w:r>
          </w:ins>
        </w:p>
        <w:p w14:paraId="0C788038" w14:textId="77777777" w:rsidR="000614E1" w:rsidRDefault="000614E1">
          <w:pPr>
            <w:pStyle w:val="23"/>
            <w:rPr>
              <w:ins w:id="466" w:author="Попова Дарья" w:date="2021-07-16T19:51:00Z"/>
              <w:rFonts w:eastAsiaTheme="minorEastAsia" w:cstheme="minorBidi"/>
              <w:b w:val="0"/>
              <w:noProof/>
              <w:lang w:eastAsia="ru-RU"/>
            </w:rPr>
          </w:pPr>
          <w:ins w:id="467"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"_Toc77357597"</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9.2</w:t>
            </w:r>
            <w:r>
              <w:rPr>
                <w:rFonts w:eastAsiaTheme="minorEastAsia" w:cstheme="minorBidi"/>
                <w:b w:val="0"/>
                <w:noProof/>
                <w:lang w:eastAsia="ru-RU"/>
              </w:rPr>
              <w:tab/>
            </w:r>
            <w:r w:rsidRPr="00D1543C">
              <w:rPr>
                <w:rStyle w:val="a8"/>
                <w:rFonts w:eastAsiaTheme="majorEastAsia" w:cstheme="majorBidi"/>
                <w:noProof/>
              </w:rPr>
              <w:t>Приложение № 2. Реестр бизнес-требований</w:t>
            </w:r>
            <w:r>
              <w:rPr>
                <w:noProof/>
                <w:webHidden/>
              </w:rPr>
              <w:tab/>
            </w:r>
            <w:r>
              <w:rPr>
                <w:noProof/>
                <w:webHidden/>
              </w:rPr>
              <w:fldChar w:fldCharType="begin"/>
            </w:r>
            <w:r>
              <w:rPr>
                <w:noProof/>
                <w:webHidden/>
              </w:rPr>
              <w:instrText xml:space="preserve"> PAGEREF _Toc77357597 \h </w:instrText>
            </w:r>
          </w:ins>
          <w:r>
            <w:rPr>
              <w:noProof/>
              <w:webHidden/>
            </w:rPr>
          </w:r>
          <w:r>
            <w:rPr>
              <w:noProof/>
              <w:webHidden/>
            </w:rPr>
            <w:fldChar w:fldCharType="separate"/>
          </w:r>
          <w:ins w:id="468" w:author="Попова Дарья" w:date="2021-07-16T19:51:00Z">
            <w:r>
              <w:rPr>
                <w:noProof/>
                <w:webHidden/>
              </w:rPr>
              <w:t>140</w:t>
            </w:r>
            <w:r>
              <w:rPr>
                <w:noProof/>
                <w:webHidden/>
              </w:rPr>
              <w:fldChar w:fldCharType="end"/>
            </w:r>
            <w:r w:rsidRPr="00D1543C">
              <w:rPr>
                <w:rStyle w:val="a8"/>
                <w:noProof/>
              </w:rPr>
              <w:fldChar w:fldCharType="end"/>
            </w:r>
          </w:ins>
        </w:p>
        <w:p w14:paraId="05DBA7EF" w14:textId="77777777" w:rsidR="000614E1" w:rsidRDefault="000614E1">
          <w:pPr>
            <w:pStyle w:val="23"/>
            <w:rPr>
              <w:ins w:id="469" w:author="Попова Дарья" w:date="2021-07-16T19:51:00Z"/>
              <w:rFonts w:eastAsiaTheme="minorEastAsia" w:cstheme="minorBidi"/>
              <w:b w:val="0"/>
              <w:noProof/>
              <w:lang w:eastAsia="ru-RU"/>
            </w:rPr>
          </w:pPr>
          <w:ins w:id="470"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"_Toc77357598"</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9.3</w:t>
            </w:r>
            <w:r>
              <w:rPr>
                <w:rFonts w:eastAsiaTheme="minorEastAsia" w:cstheme="minorBidi"/>
                <w:b w:val="0"/>
                <w:noProof/>
                <w:lang w:eastAsia="ru-RU"/>
              </w:rPr>
              <w:tab/>
            </w:r>
            <w:r w:rsidRPr="00D1543C">
              <w:rPr>
                <w:rStyle w:val="a8"/>
                <w:rFonts w:eastAsiaTheme="majorEastAsia" w:cstheme="majorBidi"/>
                <w:noProof/>
              </w:rPr>
              <w:t>Приложение № 3. Описание шагов бизнес-процессов</w:t>
            </w:r>
            <w:r>
              <w:rPr>
                <w:noProof/>
                <w:webHidden/>
              </w:rPr>
              <w:tab/>
            </w:r>
            <w:r>
              <w:rPr>
                <w:noProof/>
                <w:webHidden/>
              </w:rPr>
              <w:fldChar w:fldCharType="begin"/>
            </w:r>
            <w:r>
              <w:rPr>
                <w:noProof/>
                <w:webHidden/>
              </w:rPr>
              <w:instrText xml:space="preserve"> PAGEREF _Toc77357598 \h </w:instrText>
            </w:r>
          </w:ins>
          <w:r>
            <w:rPr>
              <w:noProof/>
              <w:webHidden/>
            </w:rPr>
          </w:r>
          <w:r>
            <w:rPr>
              <w:noProof/>
              <w:webHidden/>
            </w:rPr>
            <w:fldChar w:fldCharType="separate"/>
          </w:r>
          <w:ins w:id="471" w:author="Попова Дарья" w:date="2021-07-16T19:51:00Z">
            <w:r>
              <w:rPr>
                <w:noProof/>
                <w:webHidden/>
              </w:rPr>
              <w:t>140</w:t>
            </w:r>
            <w:r>
              <w:rPr>
                <w:noProof/>
                <w:webHidden/>
              </w:rPr>
              <w:fldChar w:fldCharType="end"/>
            </w:r>
            <w:r w:rsidRPr="00D1543C">
              <w:rPr>
                <w:rStyle w:val="a8"/>
                <w:noProof/>
              </w:rPr>
              <w:fldChar w:fldCharType="end"/>
            </w:r>
          </w:ins>
        </w:p>
        <w:p w14:paraId="56C62928" w14:textId="77777777" w:rsidR="000614E1" w:rsidRDefault="000614E1">
          <w:pPr>
            <w:pStyle w:val="23"/>
            <w:rPr>
              <w:ins w:id="472" w:author="Попова Дарья" w:date="2021-07-16T19:51:00Z"/>
              <w:rFonts w:eastAsiaTheme="minorEastAsia" w:cstheme="minorBidi"/>
              <w:b w:val="0"/>
              <w:noProof/>
              <w:lang w:eastAsia="ru-RU"/>
            </w:rPr>
          </w:pPr>
          <w:ins w:id="473"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"_Toc77357599"</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9.4</w:t>
            </w:r>
            <w:r>
              <w:rPr>
                <w:rFonts w:eastAsiaTheme="minorEastAsia" w:cstheme="minorBidi"/>
                <w:b w:val="0"/>
                <w:noProof/>
                <w:lang w:eastAsia="ru-RU"/>
              </w:rPr>
              <w:tab/>
            </w:r>
            <w:r w:rsidRPr="00D1543C">
              <w:rPr>
                <w:rStyle w:val="a8"/>
                <w:rFonts w:eastAsiaTheme="majorEastAsia" w:cstheme="majorBidi"/>
                <w:noProof/>
              </w:rPr>
              <w:t>Приложение № 4. Прочее</w:t>
            </w:r>
            <w:r>
              <w:rPr>
                <w:noProof/>
                <w:webHidden/>
              </w:rPr>
              <w:tab/>
            </w:r>
            <w:r>
              <w:rPr>
                <w:noProof/>
                <w:webHidden/>
              </w:rPr>
              <w:fldChar w:fldCharType="begin"/>
            </w:r>
            <w:r>
              <w:rPr>
                <w:noProof/>
                <w:webHidden/>
              </w:rPr>
              <w:instrText xml:space="preserve"> PAGEREF _Toc77357599 \h </w:instrText>
            </w:r>
          </w:ins>
          <w:r>
            <w:rPr>
              <w:noProof/>
              <w:webHidden/>
            </w:rPr>
          </w:r>
          <w:r>
            <w:rPr>
              <w:noProof/>
              <w:webHidden/>
            </w:rPr>
            <w:fldChar w:fldCharType="separate"/>
          </w:r>
          <w:ins w:id="474" w:author="Попова Дарья" w:date="2021-07-16T19:51:00Z">
            <w:r>
              <w:rPr>
                <w:noProof/>
                <w:webHidden/>
              </w:rPr>
              <w:t>140</w:t>
            </w:r>
            <w:r>
              <w:rPr>
                <w:noProof/>
                <w:webHidden/>
              </w:rPr>
              <w:fldChar w:fldCharType="end"/>
            </w:r>
            <w:r w:rsidRPr="00D1543C">
              <w:rPr>
                <w:rStyle w:val="a8"/>
                <w:noProof/>
              </w:rPr>
              <w:fldChar w:fldCharType="end"/>
            </w:r>
          </w:ins>
        </w:p>
        <w:p w14:paraId="0B25B941" w14:textId="77777777" w:rsidR="000614E1" w:rsidRDefault="000614E1">
          <w:pPr>
            <w:pStyle w:val="23"/>
            <w:rPr>
              <w:ins w:id="475" w:author="Попова Дарья" w:date="2021-07-16T19:51:00Z"/>
              <w:rFonts w:eastAsiaTheme="minorEastAsia" w:cstheme="minorBidi"/>
              <w:b w:val="0"/>
              <w:noProof/>
              <w:lang w:eastAsia="ru-RU"/>
            </w:rPr>
          </w:pPr>
          <w:ins w:id="476"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"_Toc77357600"</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9.5</w:t>
            </w:r>
            <w:r>
              <w:rPr>
                <w:rFonts w:eastAsiaTheme="minorEastAsia" w:cstheme="minorBidi"/>
                <w:b w:val="0"/>
                <w:noProof/>
                <w:lang w:eastAsia="ru-RU"/>
              </w:rPr>
              <w:tab/>
            </w:r>
            <w:r w:rsidRPr="00D1543C">
              <w:rPr>
                <w:rStyle w:val="a8"/>
                <w:rFonts w:eastAsiaTheme="majorEastAsia" w:cstheme="majorBidi"/>
                <w:noProof/>
              </w:rPr>
              <w:t>Приложение № РП1-6: Роли и полномочия</w:t>
            </w:r>
            <w:r>
              <w:rPr>
                <w:noProof/>
                <w:webHidden/>
              </w:rPr>
              <w:tab/>
            </w:r>
            <w:r>
              <w:rPr>
                <w:noProof/>
                <w:webHidden/>
              </w:rPr>
              <w:fldChar w:fldCharType="begin"/>
            </w:r>
            <w:r>
              <w:rPr>
                <w:noProof/>
                <w:webHidden/>
              </w:rPr>
              <w:instrText xml:space="preserve"> PAGEREF _Toc77357600 \h </w:instrText>
            </w:r>
          </w:ins>
          <w:r>
            <w:rPr>
              <w:noProof/>
              <w:webHidden/>
            </w:rPr>
          </w:r>
          <w:r>
            <w:rPr>
              <w:noProof/>
              <w:webHidden/>
            </w:rPr>
            <w:fldChar w:fldCharType="separate"/>
          </w:r>
          <w:ins w:id="477" w:author="Попова Дарья" w:date="2021-07-16T19:51:00Z">
            <w:r>
              <w:rPr>
                <w:noProof/>
                <w:webHidden/>
              </w:rPr>
              <w:t>141</w:t>
            </w:r>
            <w:r>
              <w:rPr>
                <w:noProof/>
                <w:webHidden/>
              </w:rPr>
              <w:fldChar w:fldCharType="end"/>
            </w:r>
            <w:r w:rsidRPr="00D1543C">
              <w:rPr>
                <w:rStyle w:val="a8"/>
                <w:noProof/>
              </w:rPr>
              <w:fldChar w:fldCharType="end"/>
            </w:r>
          </w:ins>
        </w:p>
        <w:p w14:paraId="41409E4C" w14:textId="77777777" w:rsidR="000614E1" w:rsidRDefault="000614E1">
          <w:pPr>
            <w:pStyle w:val="23"/>
            <w:rPr>
              <w:ins w:id="478" w:author="Попова Дарья" w:date="2021-07-16T19:51:00Z"/>
              <w:rFonts w:eastAsiaTheme="minorEastAsia" w:cstheme="minorBidi"/>
              <w:b w:val="0"/>
              <w:noProof/>
              <w:lang w:eastAsia="ru-RU"/>
            </w:rPr>
          </w:pPr>
          <w:ins w:id="479"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"_Toc77357601"</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9.6</w:t>
            </w:r>
            <w:r>
              <w:rPr>
                <w:rFonts w:eastAsiaTheme="minorEastAsia" w:cstheme="minorBidi"/>
                <w:b w:val="0"/>
                <w:noProof/>
                <w:lang w:eastAsia="ru-RU"/>
              </w:rPr>
              <w:tab/>
            </w:r>
            <w:r w:rsidRPr="00D1543C">
              <w:rPr>
                <w:rStyle w:val="a8"/>
                <w:rFonts w:eastAsiaTheme="majorEastAsia" w:cstheme="majorBidi"/>
                <w:noProof/>
              </w:rPr>
              <w:t>Приложение № РиК1. Матрица рисков и контрольных процедур</w:t>
            </w:r>
            <w:r>
              <w:rPr>
                <w:noProof/>
                <w:webHidden/>
              </w:rPr>
              <w:tab/>
            </w:r>
            <w:r>
              <w:rPr>
                <w:noProof/>
                <w:webHidden/>
              </w:rPr>
              <w:fldChar w:fldCharType="begin"/>
            </w:r>
            <w:r>
              <w:rPr>
                <w:noProof/>
                <w:webHidden/>
              </w:rPr>
              <w:instrText xml:space="preserve"> PAGEREF _Toc77357601 \h </w:instrText>
            </w:r>
          </w:ins>
          <w:r>
            <w:rPr>
              <w:noProof/>
              <w:webHidden/>
            </w:rPr>
          </w:r>
          <w:r>
            <w:rPr>
              <w:noProof/>
              <w:webHidden/>
            </w:rPr>
            <w:fldChar w:fldCharType="separate"/>
          </w:r>
          <w:ins w:id="480" w:author="Попова Дарья" w:date="2021-07-16T19:51:00Z">
            <w:r>
              <w:rPr>
                <w:noProof/>
                <w:webHidden/>
              </w:rPr>
              <w:t>141</w:t>
            </w:r>
            <w:r>
              <w:rPr>
                <w:noProof/>
                <w:webHidden/>
              </w:rPr>
              <w:fldChar w:fldCharType="end"/>
            </w:r>
            <w:r w:rsidRPr="00D1543C">
              <w:rPr>
                <w:rStyle w:val="a8"/>
                <w:noProof/>
              </w:rPr>
              <w:fldChar w:fldCharType="end"/>
            </w:r>
          </w:ins>
        </w:p>
        <w:p w14:paraId="67059F7A" w14:textId="77777777" w:rsidR="000614E1" w:rsidRDefault="000614E1">
          <w:pPr>
            <w:pStyle w:val="23"/>
            <w:rPr>
              <w:ins w:id="481" w:author="Попова Дарья" w:date="2021-07-16T19:51:00Z"/>
              <w:rFonts w:eastAsiaTheme="minorEastAsia" w:cstheme="minorBidi"/>
              <w:b w:val="0"/>
              <w:noProof/>
              <w:lang w:eastAsia="ru-RU"/>
            </w:rPr>
          </w:pPr>
          <w:ins w:id="482" w:author="Попова Дарья" w:date="2021-07-16T19:51:00Z">
            <w:r w:rsidRPr="00D1543C">
              <w:rPr>
                <w:rStyle w:val="a8"/>
                <w:noProof/>
              </w:rPr>
              <w:fldChar w:fldCharType="begin"/>
            </w:r>
            <w:r w:rsidRPr="00D1543C">
              <w:rPr>
                <w:rStyle w:val="a8"/>
                <w:noProof/>
              </w:rPr>
              <w:instrText xml:space="preserve"> </w:instrText>
            </w:r>
            <w:r>
              <w:rPr>
                <w:noProof/>
              </w:rPr>
              <w:instrText>HYPERLINK \l "_Toc77357602"</w:instrText>
            </w:r>
            <w:r w:rsidRPr="00D1543C">
              <w:rPr>
                <w:rStyle w:val="a8"/>
                <w:noProof/>
              </w:rPr>
              <w:instrText xml:space="preserve"> </w:instrText>
            </w:r>
            <w:r w:rsidRPr="00D1543C">
              <w:rPr>
                <w:rStyle w:val="a8"/>
                <w:noProof/>
              </w:rPr>
              <w:fldChar w:fldCharType="separate"/>
            </w:r>
            <w:r w:rsidRPr="00D1543C">
              <w:rPr>
                <w:rStyle w:val="a8"/>
                <w:rFonts w:eastAsiaTheme="majorEastAsia" w:cstheme="majorBidi"/>
                <w:noProof/>
              </w:rPr>
              <w:t>9.7</w:t>
            </w:r>
            <w:r>
              <w:rPr>
                <w:rFonts w:eastAsiaTheme="minorEastAsia" w:cstheme="minorBidi"/>
                <w:b w:val="0"/>
                <w:noProof/>
                <w:lang w:eastAsia="ru-RU"/>
              </w:rPr>
              <w:tab/>
            </w:r>
            <w:r w:rsidRPr="00D1543C">
              <w:rPr>
                <w:rStyle w:val="a8"/>
                <w:rFonts w:eastAsiaTheme="majorEastAsia" w:cstheme="majorBidi"/>
                <w:noProof/>
              </w:rPr>
              <w:t>Приложение № КП1. Матрица конфликтов полномочий</w:t>
            </w:r>
            <w:r>
              <w:rPr>
                <w:noProof/>
                <w:webHidden/>
              </w:rPr>
              <w:tab/>
            </w:r>
            <w:r>
              <w:rPr>
                <w:noProof/>
                <w:webHidden/>
              </w:rPr>
              <w:fldChar w:fldCharType="begin"/>
            </w:r>
            <w:r>
              <w:rPr>
                <w:noProof/>
                <w:webHidden/>
              </w:rPr>
              <w:instrText xml:space="preserve"> PAGEREF _Toc77357602 \h </w:instrText>
            </w:r>
          </w:ins>
          <w:r>
            <w:rPr>
              <w:noProof/>
              <w:webHidden/>
            </w:rPr>
          </w:r>
          <w:r>
            <w:rPr>
              <w:noProof/>
              <w:webHidden/>
            </w:rPr>
            <w:fldChar w:fldCharType="separate"/>
          </w:r>
          <w:ins w:id="483" w:author="Попова Дарья" w:date="2021-07-16T19:51:00Z">
            <w:r>
              <w:rPr>
                <w:noProof/>
                <w:webHidden/>
              </w:rPr>
              <w:t>141</w:t>
            </w:r>
            <w:r>
              <w:rPr>
                <w:noProof/>
                <w:webHidden/>
              </w:rPr>
              <w:fldChar w:fldCharType="end"/>
            </w:r>
            <w:r w:rsidRPr="00D1543C">
              <w:rPr>
                <w:rStyle w:val="a8"/>
                <w:noProof/>
              </w:rPr>
              <w:fldChar w:fldCharType="end"/>
            </w:r>
          </w:ins>
        </w:p>
        <w:p w14:paraId="033A0C19" w14:textId="69BEB90E" w:rsidR="00311472" w:rsidDel="000614E1" w:rsidRDefault="00311472">
          <w:pPr>
            <w:pStyle w:val="13"/>
            <w:rPr>
              <w:del w:id="484" w:author="Попова Дарья" w:date="2021-07-16T19:51:00Z"/>
              <w:rFonts w:asciiTheme="minorHAnsi" w:eastAsiaTheme="minorEastAsia" w:hAnsiTheme="minorHAnsi" w:cstheme="minorBidi"/>
              <w:b w:val="0"/>
              <w:sz w:val="22"/>
              <w:szCs w:val="22"/>
              <w:lang w:eastAsia="ru-RU"/>
            </w:rPr>
          </w:pPr>
          <w:del w:id="485" w:author="Попова Дарья" w:date="2021-07-16T19:51:00Z">
            <w:r w:rsidRPr="000614E1" w:rsidDel="000614E1">
              <w:rPr>
                <w:rStyle w:val="a8"/>
                <w:b w:val="0"/>
              </w:rPr>
              <w:delText>Оглавление</w:delText>
            </w:r>
            <w:r w:rsidDel="000614E1">
              <w:rPr>
                <w:webHidden/>
              </w:rPr>
              <w:tab/>
              <w:delText>6</w:delText>
            </w:r>
          </w:del>
        </w:p>
        <w:p w14:paraId="64EEDA65" w14:textId="7C966FCA" w:rsidR="00311472" w:rsidDel="000614E1" w:rsidRDefault="00311472">
          <w:pPr>
            <w:pStyle w:val="13"/>
            <w:rPr>
              <w:del w:id="486" w:author="Попова Дарья" w:date="2021-07-16T19:51:00Z"/>
              <w:rFonts w:asciiTheme="minorHAnsi" w:eastAsiaTheme="minorEastAsia" w:hAnsiTheme="minorHAnsi" w:cstheme="minorBidi"/>
              <w:b w:val="0"/>
              <w:sz w:val="22"/>
              <w:szCs w:val="22"/>
              <w:lang w:eastAsia="ru-RU"/>
            </w:rPr>
          </w:pPr>
          <w:del w:id="487" w:author="Попова Дарья" w:date="2021-07-16T19:51:00Z">
            <w:r w:rsidRPr="000614E1" w:rsidDel="000614E1">
              <w:rPr>
                <w:rStyle w:val="a8"/>
                <w:b w:val="0"/>
              </w:rPr>
              <w:delText>1</w:delText>
            </w:r>
            <w:r w:rsidDel="000614E1">
              <w:rPr>
                <w:rFonts w:asciiTheme="minorHAnsi" w:eastAsiaTheme="minorEastAsia" w:hAnsiTheme="minorHAnsi" w:cstheme="minorBidi"/>
                <w:b w:val="0"/>
                <w:sz w:val="22"/>
                <w:szCs w:val="22"/>
                <w:lang w:eastAsia="ru-RU"/>
              </w:rPr>
              <w:tab/>
            </w:r>
            <w:r w:rsidRPr="000614E1" w:rsidDel="000614E1">
              <w:rPr>
                <w:rStyle w:val="a8"/>
                <w:b w:val="0"/>
              </w:rPr>
              <w:delText>Глоссарий</w:delText>
            </w:r>
            <w:r w:rsidDel="000614E1">
              <w:rPr>
                <w:webHidden/>
              </w:rPr>
              <w:tab/>
              <w:delText>8</w:delText>
            </w:r>
          </w:del>
        </w:p>
        <w:p w14:paraId="3A3D4131" w14:textId="72357A19" w:rsidR="00311472" w:rsidDel="000614E1" w:rsidRDefault="00311472">
          <w:pPr>
            <w:pStyle w:val="13"/>
            <w:rPr>
              <w:del w:id="488" w:author="Попова Дарья" w:date="2021-07-16T19:51:00Z"/>
              <w:rFonts w:asciiTheme="minorHAnsi" w:eastAsiaTheme="minorEastAsia" w:hAnsiTheme="minorHAnsi" w:cstheme="minorBidi"/>
              <w:b w:val="0"/>
              <w:sz w:val="22"/>
              <w:szCs w:val="22"/>
              <w:lang w:eastAsia="ru-RU"/>
            </w:rPr>
          </w:pPr>
          <w:del w:id="489" w:author="Попова Дарья" w:date="2021-07-16T19:51:00Z">
            <w:r w:rsidRPr="000614E1" w:rsidDel="000614E1">
              <w:rPr>
                <w:rStyle w:val="a8"/>
                <w:b w:val="0"/>
              </w:rPr>
              <w:delText>2</w:delText>
            </w:r>
            <w:r w:rsidDel="000614E1">
              <w:rPr>
                <w:rFonts w:asciiTheme="minorHAnsi" w:eastAsiaTheme="minorEastAsia" w:hAnsiTheme="minorHAnsi" w:cstheme="minorBidi"/>
                <w:b w:val="0"/>
                <w:sz w:val="22"/>
                <w:szCs w:val="22"/>
                <w:lang w:eastAsia="ru-RU"/>
              </w:rPr>
              <w:tab/>
            </w:r>
            <w:r w:rsidRPr="000614E1" w:rsidDel="000614E1">
              <w:rPr>
                <w:rStyle w:val="a8"/>
                <w:b w:val="0"/>
              </w:rPr>
              <w:delText>Назначение документа</w:delText>
            </w:r>
            <w:r w:rsidDel="000614E1">
              <w:rPr>
                <w:webHidden/>
              </w:rPr>
              <w:tab/>
              <w:delText>8</w:delText>
            </w:r>
          </w:del>
        </w:p>
        <w:p w14:paraId="5AFABFE1" w14:textId="5279FCEC" w:rsidR="00311472" w:rsidDel="000614E1" w:rsidRDefault="00311472">
          <w:pPr>
            <w:pStyle w:val="13"/>
            <w:rPr>
              <w:del w:id="490" w:author="Попова Дарья" w:date="2021-07-16T19:51:00Z"/>
              <w:rFonts w:asciiTheme="minorHAnsi" w:eastAsiaTheme="minorEastAsia" w:hAnsiTheme="minorHAnsi" w:cstheme="minorBidi"/>
              <w:b w:val="0"/>
              <w:sz w:val="22"/>
              <w:szCs w:val="22"/>
              <w:lang w:eastAsia="ru-RU"/>
            </w:rPr>
          </w:pPr>
          <w:del w:id="491" w:author="Попова Дарья" w:date="2021-07-16T19:51:00Z">
            <w:r w:rsidRPr="000614E1" w:rsidDel="000614E1">
              <w:rPr>
                <w:rStyle w:val="a8"/>
                <w:b w:val="0"/>
              </w:rPr>
              <w:delText>3</w:delText>
            </w:r>
            <w:r w:rsidDel="000614E1">
              <w:rPr>
                <w:rFonts w:asciiTheme="minorHAnsi" w:eastAsiaTheme="minorEastAsia" w:hAnsiTheme="minorHAnsi" w:cstheme="minorBidi"/>
                <w:b w:val="0"/>
                <w:sz w:val="22"/>
                <w:szCs w:val="22"/>
                <w:lang w:eastAsia="ru-RU"/>
              </w:rPr>
              <w:tab/>
            </w:r>
            <w:r w:rsidRPr="000614E1" w:rsidDel="000614E1">
              <w:rPr>
                <w:rStyle w:val="a8"/>
                <w:b w:val="0"/>
              </w:rPr>
              <w:delText>Предпосылки успешной реализации</w:delText>
            </w:r>
            <w:r w:rsidDel="000614E1">
              <w:rPr>
                <w:webHidden/>
              </w:rPr>
              <w:tab/>
              <w:delText>8</w:delText>
            </w:r>
          </w:del>
        </w:p>
        <w:p w14:paraId="609FF4BA" w14:textId="07122A46" w:rsidR="00311472" w:rsidDel="000614E1" w:rsidRDefault="00311472">
          <w:pPr>
            <w:pStyle w:val="13"/>
            <w:rPr>
              <w:del w:id="492" w:author="Попова Дарья" w:date="2021-07-16T19:51:00Z"/>
              <w:rFonts w:asciiTheme="minorHAnsi" w:eastAsiaTheme="minorEastAsia" w:hAnsiTheme="minorHAnsi" w:cstheme="minorBidi"/>
              <w:b w:val="0"/>
              <w:sz w:val="22"/>
              <w:szCs w:val="22"/>
              <w:lang w:eastAsia="ru-RU"/>
            </w:rPr>
          </w:pPr>
          <w:del w:id="493" w:author="Попова Дарья" w:date="2021-07-16T19:51:00Z">
            <w:r w:rsidRPr="000614E1" w:rsidDel="000614E1">
              <w:rPr>
                <w:rStyle w:val="a8"/>
                <w:rFonts w:eastAsia="Calibri"/>
                <w:b w:val="0"/>
              </w:rPr>
              <w:delText>4</w:delText>
            </w:r>
            <w:r w:rsidDel="000614E1">
              <w:rPr>
                <w:rFonts w:asciiTheme="minorHAnsi" w:eastAsiaTheme="minorEastAsia" w:hAnsiTheme="minorHAnsi" w:cstheme="minorBidi"/>
                <w:b w:val="0"/>
                <w:sz w:val="22"/>
                <w:szCs w:val="22"/>
                <w:lang w:eastAsia="ru-RU"/>
              </w:rPr>
              <w:tab/>
            </w:r>
            <w:r w:rsidRPr="000614E1" w:rsidDel="000614E1">
              <w:rPr>
                <w:rStyle w:val="a8"/>
                <w:rFonts w:eastAsia="Calibri"/>
                <w:b w:val="0"/>
              </w:rPr>
              <w:delText>Бизнес-требования</w:delText>
            </w:r>
            <w:r w:rsidDel="000614E1">
              <w:rPr>
                <w:webHidden/>
              </w:rPr>
              <w:tab/>
              <w:delText>10</w:delText>
            </w:r>
          </w:del>
        </w:p>
        <w:p w14:paraId="737C632D" w14:textId="34D7A774" w:rsidR="00311472" w:rsidDel="000614E1" w:rsidRDefault="00311472">
          <w:pPr>
            <w:pStyle w:val="13"/>
            <w:rPr>
              <w:del w:id="494" w:author="Попова Дарья" w:date="2021-07-16T19:51:00Z"/>
              <w:rFonts w:asciiTheme="minorHAnsi" w:eastAsiaTheme="minorEastAsia" w:hAnsiTheme="minorHAnsi" w:cstheme="minorBidi"/>
              <w:b w:val="0"/>
              <w:sz w:val="22"/>
              <w:szCs w:val="22"/>
              <w:lang w:eastAsia="ru-RU"/>
            </w:rPr>
          </w:pPr>
          <w:del w:id="495" w:author="Попова Дарья" w:date="2021-07-16T19:51:00Z">
            <w:r w:rsidRPr="000614E1" w:rsidDel="000614E1">
              <w:rPr>
                <w:rStyle w:val="a8"/>
                <w:rFonts w:eastAsia="Calibri"/>
                <w:b w:val="0"/>
              </w:rPr>
              <w:delText>5</w:delText>
            </w:r>
            <w:r w:rsidDel="000614E1">
              <w:rPr>
                <w:rFonts w:asciiTheme="minorHAnsi" w:eastAsiaTheme="minorEastAsia" w:hAnsiTheme="minorHAnsi" w:cstheme="minorBidi"/>
                <w:b w:val="0"/>
                <w:sz w:val="22"/>
                <w:szCs w:val="22"/>
                <w:lang w:eastAsia="ru-RU"/>
              </w:rPr>
              <w:tab/>
            </w:r>
            <w:r w:rsidRPr="000614E1" w:rsidDel="000614E1">
              <w:rPr>
                <w:rStyle w:val="a8"/>
                <w:rFonts w:eastAsia="Calibri"/>
                <w:b w:val="0"/>
              </w:rPr>
              <w:delText>Реализация бизнес-процессов</w:delText>
            </w:r>
            <w:r w:rsidDel="000614E1">
              <w:rPr>
                <w:webHidden/>
              </w:rPr>
              <w:tab/>
              <w:delText>12</w:delText>
            </w:r>
          </w:del>
        </w:p>
        <w:p w14:paraId="05F5ACDD" w14:textId="3B2ED6A3" w:rsidR="00311472" w:rsidDel="000614E1" w:rsidRDefault="00311472">
          <w:pPr>
            <w:pStyle w:val="23"/>
            <w:rPr>
              <w:del w:id="496" w:author="Попова Дарья" w:date="2021-07-16T19:51:00Z"/>
              <w:rFonts w:eastAsiaTheme="minorEastAsia" w:cstheme="minorBidi"/>
              <w:b w:val="0"/>
              <w:noProof/>
              <w:lang w:eastAsia="ru-RU"/>
            </w:rPr>
          </w:pPr>
          <w:del w:id="497" w:author="Попова Дарья" w:date="2021-07-16T19:51:00Z">
            <w:r w:rsidRPr="000614E1" w:rsidDel="000614E1">
              <w:rPr>
                <w:rStyle w:val="a8"/>
                <w:rFonts w:eastAsiaTheme="majorEastAsia" w:cstheme="majorBidi"/>
                <w:b w:val="0"/>
                <w:noProof/>
              </w:rPr>
              <w:delText>5.1</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Описание бизнес-процессов</w:delText>
            </w:r>
            <w:r w:rsidDel="000614E1">
              <w:rPr>
                <w:noProof/>
                <w:webHidden/>
              </w:rPr>
              <w:tab/>
              <w:delText>12</w:delText>
            </w:r>
          </w:del>
        </w:p>
        <w:p w14:paraId="3CF542F9" w14:textId="33C156AC" w:rsidR="00311472" w:rsidDel="000614E1" w:rsidRDefault="00311472">
          <w:pPr>
            <w:pStyle w:val="32"/>
            <w:rPr>
              <w:del w:id="498" w:author="Попова Дарья" w:date="2021-07-16T19:51:00Z"/>
              <w:rFonts w:eastAsiaTheme="minorEastAsia" w:cstheme="minorBidi"/>
              <w:noProof/>
              <w:lang w:eastAsia="ru-RU"/>
            </w:rPr>
          </w:pPr>
          <w:del w:id="499" w:author="Попова Дарья" w:date="2021-07-16T19:51:00Z">
            <w:r w:rsidRPr="000614E1" w:rsidDel="000614E1">
              <w:rPr>
                <w:rStyle w:val="a8"/>
                <w:noProof/>
              </w:rPr>
              <w:delText>5.1.1</w:delText>
            </w:r>
            <w:r w:rsidDel="000614E1">
              <w:rPr>
                <w:rFonts w:eastAsiaTheme="minorEastAsia" w:cstheme="minorBidi"/>
                <w:noProof/>
                <w:lang w:eastAsia="ru-RU"/>
              </w:rPr>
              <w:tab/>
            </w:r>
            <w:r w:rsidRPr="000614E1" w:rsidDel="000614E1">
              <w:rPr>
                <w:rStyle w:val="a8"/>
                <w:noProof/>
              </w:rPr>
              <w:delText>Описание бизнес-процесса ПП-07.02.01-ERP «Долгосрочное планирование воздействий на производственные активы (мастер-план от 3-х до 10 лет)»</w:delText>
            </w:r>
            <w:r w:rsidDel="000614E1">
              <w:rPr>
                <w:noProof/>
                <w:webHidden/>
              </w:rPr>
              <w:tab/>
              <w:delText>12</w:delText>
            </w:r>
          </w:del>
        </w:p>
        <w:p w14:paraId="28171623" w14:textId="5A445C9C" w:rsidR="00311472" w:rsidDel="000614E1" w:rsidRDefault="00311472">
          <w:pPr>
            <w:pStyle w:val="32"/>
            <w:rPr>
              <w:del w:id="500" w:author="Попова Дарья" w:date="2021-07-16T19:51:00Z"/>
              <w:rFonts w:eastAsiaTheme="minorEastAsia" w:cstheme="minorBidi"/>
              <w:noProof/>
              <w:lang w:eastAsia="ru-RU"/>
            </w:rPr>
          </w:pPr>
          <w:del w:id="501" w:author="Попова Дарья" w:date="2021-07-16T19:51:00Z">
            <w:r w:rsidRPr="000614E1" w:rsidDel="000614E1">
              <w:rPr>
                <w:rStyle w:val="a8"/>
                <w:noProof/>
              </w:rPr>
              <w:delText>5.1.2</w:delText>
            </w:r>
            <w:r w:rsidDel="000614E1">
              <w:rPr>
                <w:rFonts w:eastAsiaTheme="minorEastAsia" w:cstheme="minorBidi"/>
                <w:noProof/>
                <w:lang w:eastAsia="ru-RU"/>
              </w:rPr>
              <w:tab/>
            </w:r>
            <w:r w:rsidRPr="000614E1" w:rsidDel="000614E1">
              <w:rPr>
                <w:rStyle w:val="a8"/>
                <w:noProof/>
              </w:rPr>
              <w:delText>Описание бизнес-процесса ПП-07.02.02-ERP «Перспективное среднесрочное планирование воздействий на производственные активы (3-х летний период)»</w:delText>
            </w:r>
            <w:r w:rsidDel="000614E1">
              <w:rPr>
                <w:noProof/>
                <w:webHidden/>
              </w:rPr>
              <w:tab/>
              <w:delText>16</w:delText>
            </w:r>
          </w:del>
        </w:p>
        <w:p w14:paraId="18B901BA" w14:textId="34837306" w:rsidR="00311472" w:rsidDel="000614E1" w:rsidRDefault="00311472">
          <w:pPr>
            <w:pStyle w:val="32"/>
            <w:rPr>
              <w:del w:id="502" w:author="Попова Дарья" w:date="2021-07-16T19:51:00Z"/>
              <w:rFonts w:eastAsiaTheme="minorEastAsia" w:cstheme="minorBidi"/>
              <w:noProof/>
              <w:lang w:eastAsia="ru-RU"/>
            </w:rPr>
          </w:pPr>
          <w:del w:id="503" w:author="Попова Дарья" w:date="2021-07-16T19:51:00Z">
            <w:r w:rsidRPr="000614E1" w:rsidDel="000614E1">
              <w:rPr>
                <w:rStyle w:val="a8"/>
                <w:noProof/>
              </w:rPr>
              <w:delText>5.1.3</w:delText>
            </w:r>
            <w:r w:rsidDel="000614E1">
              <w:rPr>
                <w:rFonts w:eastAsiaTheme="minorEastAsia" w:cstheme="minorBidi"/>
                <w:noProof/>
                <w:lang w:eastAsia="ru-RU"/>
              </w:rPr>
              <w:tab/>
            </w:r>
            <w:r w:rsidRPr="000614E1" w:rsidDel="000614E1">
              <w:rPr>
                <w:rStyle w:val="a8"/>
                <w:noProof/>
              </w:rPr>
              <w:delText>Описание бизнес-процесса ПП-07.06.03-ERP «Формирование годового бюджета воздействий на производственные активы»</w:delText>
            </w:r>
            <w:r w:rsidDel="000614E1">
              <w:rPr>
                <w:noProof/>
                <w:webHidden/>
              </w:rPr>
              <w:tab/>
              <w:delText>21</w:delText>
            </w:r>
          </w:del>
        </w:p>
        <w:p w14:paraId="0C83FB37" w14:textId="1D167C29" w:rsidR="00311472" w:rsidDel="000614E1" w:rsidRDefault="00311472">
          <w:pPr>
            <w:pStyle w:val="32"/>
            <w:rPr>
              <w:del w:id="504" w:author="Попова Дарья" w:date="2021-07-16T19:51:00Z"/>
              <w:rFonts w:eastAsiaTheme="minorEastAsia" w:cstheme="minorBidi"/>
              <w:noProof/>
              <w:lang w:eastAsia="ru-RU"/>
            </w:rPr>
          </w:pPr>
          <w:del w:id="505" w:author="Попова Дарья" w:date="2021-07-16T19:51:00Z">
            <w:r w:rsidRPr="000614E1" w:rsidDel="000614E1">
              <w:rPr>
                <w:rStyle w:val="a8"/>
                <w:noProof/>
              </w:rPr>
              <w:delText>5.1.4</w:delText>
            </w:r>
            <w:r w:rsidDel="000614E1">
              <w:rPr>
                <w:rFonts w:eastAsiaTheme="minorEastAsia" w:cstheme="minorBidi"/>
                <w:noProof/>
                <w:lang w:eastAsia="ru-RU"/>
              </w:rPr>
              <w:tab/>
            </w:r>
            <w:r w:rsidRPr="000614E1" w:rsidDel="000614E1">
              <w:rPr>
                <w:rStyle w:val="a8"/>
                <w:noProof/>
              </w:rPr>
              <w:delText>Описание бизнес-процесса ПП-07.06.04-ERP «Исполнение, корректировка и контроль бюджета воздействий на производственные активы»</w:delText>
            </w:r>
            <w:r w:rsidDel="000614E1">
              <w:rPr>
                <w:noProof/>
                <w:webHidden/>
              </w:rPr>
              <w:tab/>
              <w:delText>26</w:delText>
            </w:r>
          </w:del>
        </w:p>
        <w:p w14:paraId="3E491AC3" w14:textId="7EB5B3BF" w:rsidR="00311472" w:rsidDel="000614E1" w:rsidRDefault="00311472">
          <w:pPr>
            <w:pStyle w:val="23"/>
            <w:rPr>
              <w:del w:id="506" w:author="Попова Дарья" w:date="2021-07-16T19:51:00Z"/>
              <w:rFonts w:eastAsiaTheme="minorEastAsia" w:cstheme="minorBidi"/>
              <w:b w:val="0"/>
              <w:noProof/>
              <w:lang w:eastAsia="ru-RU"/>
            </w:rPr>
          </w:pPr>
          <w:del w:id="507" w:author="Попова Дарья" w:date="2021-07-16T19:51:00Z">
            <w:r w:rsidRPr="000614E1" w:rsidDel="000614E1">
              <w:rPr>
                <w:rStyle w:val="a8"/>
                <w:rFonts w:eastAsiaTheme="majorEastAsia" w:cstheme="majorBidi"/>
                <w:b w:val="0"/>
                <w:noProof/>
              </w:rPr>
              <w:delText>5.2</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Описание шагов бизнес-процессов</w:delText>
            </w:r>
            <w:r w:rsidDel="000614E1">
              <w:rPr>
                <w:noProof/>
                <w:webHidden/>
              </w:rPr>
              <w:tab/>
              <w:delText>30</w:delText>
            </w:r>
          </w:del>
        </w:p>
        <w:p w14:paraId="15948402" w14:textId="3F22E5BC" w:rsidR="00311472" w:rsidDel="000614E1" w:rsidRDefault="00311472">
          <w:pPr>
            <w:pStyle w:val="32"/>
            <w:rPr>
              <w:del w:id="508" w:author="Попова Дарья" w:date="2021-07-16T19:51:00Z"/>
              <w:rFonts w:eastAsiaTheme="minorEastAsia" w:cstheme="minorBidi"/>
              <w:noProof/>
              <w:lang w:eastAsia="ru-RU"/>
            </w:rPr>
          </w:pPr>
          <w:del w:id="509" w:author="Попова Дарья" w:date="2021-07-16T19:51:00Z">
            <w:r w:rsidRPr="000614E1" w:rsidDel="000614E1">
              <w:rPr>
                <w:rStyle w:val="a8"/>
                <w:noProof/>
              </w:rPr>
              <w:delText>5.2.1</w:delText>
            </w:r>
            <w:r w:rsidDel="000614E1">
              <w:rPr>
                <w:rFonts w:eastAsiaTheme="minorEastAsia" w:cstheme="minorBidi"/>
                <w:noProof/>
                <w:lang w:eastAsia="ru-RU"/>
              </w:rPr>
              <w:tab/>
            </w:r>
            <w:r w:rsidRPr="000614E1" w:rsidDel="000614E1">
              <w:rPr>
                <w:rStyle w:val="a8"/>
                <w:noProof/>
              </w:rPr>
              <w:delText>Описание шагов бизнес-процесса ПП-07.02.01-ERP «Долгосрочное планирование воздействий на производственные активы (мастер-план от 3-х до 10 лет)»</w:delText>
            </w:r>
            <w:r w:rsidDel="000614E1">
              <w:rPr>
                <w:noProof/>
                <w:webHidden/>
              </w:rPr>
              <w:tab/>
              <w:delText>30</w:delText>
            </w:r>
          </w:del>
        </w:p>
        <w:p w14:paraId="7D98FA0B" w14:textId="4B357A7A" w:rsidR="00311472" w:rsidDel="000614E1" w:rsidRDefault="00311472">
          <w:pPr>
            <w:pStyle w:val="32"/>
            <w:rPr>
              <w:del w:id="510" w:author="Попова Дарья" w:date="2021-07-16T19:51:00Z"/>
              <w:rFonts w:eastAsiaTheme="minorEastAsia" w:cstheme="minorBidi"/>
              <w:noProof/>
              <w:lang w:eastAsia="ru-RU"/>
            </w:rPr>
          </w:pPr>
          <w:del w:id="511" w:author="Попова Дарья" w:date="2021-07-16T19:51:00Z">
            <w:r w:rsidRPr="000614E1" w:rsidDel="000614E1">
              <w:rPr>
                <w:rStyle w:val="a8"/>
                <w:noProof/>
              </w:rPr>
              <w:delText>5.2.2</w:delText>
            </w:r>
            <w:r w:rsidDel="000614E1">
              <w:rPr>
                <w:rFonts w:eastAsiaTheme="minorEastAsia" w:cstheme="minorBidi"/>
                <w:noProof/>
                <w:lang w:eastAsia="ru-RU"/>
              </w:rPr>
              <w:tab/>
            </w:r>
            <w:r w:rsidRPr="000614E1" w:rsidDel="000614E1">
              <w:rPr>
                <w:rStyle w:val="a8"/>
                <w:noProof/>
              </w:rPr>
              <w:delText>Описание шагов бизнес-процесса ПП-07.02.02-ERP «Перспективное среднесрочное планирование воздействий на производственные активы (3-х летний период)»</w:delText>
            </w:r>
            <w:r w:rsidDel="000614E1">
              <w:rPr>
                <w:noProof/>
                <w:webHidden/>
              </w:rPr>
              <w:tab/>
              <w:delText>39</w:delText>
            </w:r>
          </w:del>
        </w:p>
        <w:p w14:paraId="70BD7679" w14:textId="2A6431C0" w:rsidR="00311472" w:rsidDel="000614E1" w:rsidRDefault="00311472">
          <w:pPr>
            <w:pStyle w:val="32"/>
            <w:rPr>
              <w:del w:id="512" w:author="Попова Дарья" w:date="2021-07-16T19:51:00Z"/>
              <w:rFonts w:eastAsiaTheme="minorEastAsia" w:cstheme="minorBidi"/>
              <w:noProof/>
              <w:lang w:eastAsia="ru-RU"/>
            </w:rPr>
          </w:pPr>
          <w:del w:id="513" w:author="Попова Дарья" w:date="2021-07-16T19:51:00Z">
            <w:r w:rsidRPr="000614E1" w:rsidDel="000614E1">
              <w:rPr>
                <w:rStyle w:val="a8"/>
                <w:noProof/>
              </w:rPr>
              <w:delText>5.2.3</w:delText>
            </w:r>
            <w:r w:rsidDel="000614E1">
              <w:rPr>
                <w:rFonts w:eastAsiaTheme="minorEastAsia" w:cstheme="minorBidi"/>
                <w:noProof/>
                <w:lang w:eastAsia="ru-RU"/>
              </w:rPr>
              <w:tab/>
            </w:r>
            <w:r w:rsidRPr="000614E1" w:rsidDel="000614E1">
              <w:rPr>
                <w:rStyle w:val="a8"/>
                <w:noProof/>
              </w:rPr>
              <w:delText>Описание шагов бизнес-процесса ПП-07.06.03-ERP «Формирование годового бюджета воздействий на производственные активы»</w:delText>
            </w:r>
            <w:r w:rsidDel="000614E1">
              <w:rPr>
                <w:noProof/>
                <w:webHidden/>
              </w:rPr>
              <w:tab/>
              <w:delText>47</w:delText>
            </w:r>
          </w:del>
        </w:p>
        <w:p w14:paraId="2F76F12D" w14:textId="6AFEF3D3" w:rsidR="00311472" w:rsidDel="000614E1" w:rsidRDefault="00311472">
          <w:pPr>
            <w:pStyle w:val="32"/>
            <w:rPr>
              <w:del w:id="514" w:author="Попова Дарья" w:date="2021-07-16T19:51:00Z"/>
              <w:rFonts w:eastAsiaTheme="minorEastAsia" w:cstheme="minorBidi"/>
              <w:noProof/>
              <w:lang w:eastAsia="ru-RU"/>
            </w:rPr>
          </w:pPr>
          <w:del w:id="515" w:author="Попова Дарья" w:date="2021-07-16T19:51:00Z">
            <w:r w:rsidRPr="000614E1" w:rsidDel="000614E1">
              <w:rPr>
                <w:rStyle w:val="a8"/>
                <w:noProof/>
              </w:rPr>
              <w:delText>5.2.4</w:delText>
            </w:r>
            <w:r w:rsidDel="000614E1">
              <w:rPr>
                <w:rFonts w:eastAsiaTheme="minorEastAsia" w:cstheme="minorBidi"/>
                <w:noProof/>
                <w:lang w:eastAsia="ru-RU"/>
              </w:rPr>
              <w:tab/>
            </w:r>
            <w:r w:rsidRPr="000614E1" w:rsidDel="000614E1">
              <w:rPr>
                <w:rStyle w:val="a8"/>
                <w:noProof/>
              </w:rPr>
              <w:delText>Описание шагов бизнес-процесса ПП-07.06.04-ERP «Исполнение, корректировка и контроль бюджета воздействий на производственные активы»</w:delText>
            </w:r>
            <w:r w:rsidDel="000614E1">
              <w:rPr>
                <w:noProof/>
                <w:webHidden/>
              </w:rPr>
              <w:tab/>
              <w:delText>60</w:delText>
            </w:r>
          </w:del>
        </w:p>
        <w:p w14:paraId="010F1083" w14:textId="5E6E4F80" w:rsidR="00311472" w:rsidDel="000614E1" w:rsidRDefault="00311472">
          <w:pPr>
            <w:pStyle w:val="23"/>
            <w:rPr>
              <w:del w:id="516" w:author="Попова Дарья" w:date="2021-07-16T19:51:00Z"/>
              <w:rFonts w:eastAsiaTheme="minorEastAsia" w:cstheme="minorBidi"/>
              <w:b w:val="0"/>
              <w:noProof/>
              <w:lang w:eastAsia="ru-RU"/>
            </w:rPr>
          </w:pPr>
          <w:del w:id="517" w:author="Попова Дарья" w:date="2021-07-16T19:51:00Z">
            <w:r w:rsidRPr="000614E1" w:rsidDel="000614E1">
              <w:rPr>
                <w:rStyle w:val="a8"/>
                <w:rFonts w:eastAsiaTheme="majorEastAsia" w:cstheme="majorBidi"/>
                <w:b w:val="0"/>
                <w:noProof/>
              </w:rPr>
              <w:delText>5.3</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Роли и полномочия</w:delText>
            </w:r>
            <w:r w:rsidDel="000614E1">
              <w:rPr>
                <w:noProof/>
                <w:webHidden/>
              </w:rPr>
              <w:tab/>
              <w:delText>67</w:delText>
            </w:r>
          </w:del>
        </w:p>
        <w:p w14:paraId="39F917CE" w14:textId="6AF40D9E" w:rsidR="00311472" w:rsidDel="000614E1" w:rsidRDefault="00311472">
          <w:pPr>
            <w:pStyle w:val="23"/>
            <w:rPr>
              <w:del w:id="518" w:author="Попова Дарья" w:date="2021-07-16T19:51:00Z"/>
              <w:rFonts w:eastAsiaTheme="minorEastAsia" w:cstheme="minorBidi"/>
              <w:b w:val="0"/>
              <w:noProof/>
              <w:lang w:eastAsia="ru-RU"/>
            </w:rPr>
          </w:pPr>
          <w:del w:id="519" w:author="Попова Дарья" w:date="2021-07-16T19:51:00Z">
            <w:r w:rsidRPr="000614E1" w:rsidDel="000614E1">
              <w:rPr>
                <w:rStyle w:val="a8"/>
                <w:rFonts w:eastAsiaTheme="majorEastAsia" w:cstheme="majorBidi"/>
                <w:b w:val="0"/>
                <w:noProof/>
              </w:rPr>
              <w:delText>5.4</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Риски и контрольные процедуры</w:delText>
            </w:r>
            <w:r w:rsidDel="000614E1">
              <w:rPr>
                <w:noProof/>
                <w:webHidden/>
              </w:rPr>
              <w:tab/>
              <w:delText>70</w:delText>
            </w:r>
          </w:del>
        </w:p>
        <w:p w14:paraId="241305BE" w14:textId="12820E1E" w:rsidR="00311472" w:rsidDel="000614E1" w:rsidRDefault="00311472">
          <w:pPr>
            <w:pStyle w:val="32"/>
            <w:rPr>
              <w:del w:id="520" w:author="Попова Дарья" w:date="2021-07-16T19:51:00Z"/>
              <w:rFonts w:eastAsiaTheme="minorEastAsia" w:cstheme="minorBidi"/>
              <w:noProof/>
              <w:lang w:eastAsia="ru-RU"/>
            </w:rPr>
          </w:pPr>
          <w:del w:id="521" w:author="Попова Дарья" w:date="2021-07-16T19:51:00Z">
            <w:r w:rsidRPr="000614E1" w:rsidDel="000614E1">
              <w:rPr>
                <w:rStyle w:val="a8"/>
                <w:noProof/>
              </w:rPr>
              <w:delText>5.4.1</w:delText>
            </w:r>
            <w:r w:rsidDel="000614E1">
              <w:rPr>
                <w:rFonts w:eastAsiaTheme="minorEastAsia" w:cstheme="minorBidi"/>
                <w:noProof/>
                <w:lang w:eastAsia="ru-RU"/>
              </w:rPr>
              <w:tab/>
            </w:r>
            <w:r w:rsidRPr="000614E1" w:rsidDel="000614E1">
              <w:rPr>
                <w:rStyle w:val="a8"/>
                <w:noProof/>
              </w:rPr>
              <w:delText>Риски и контроли</w:delText>
            </w:r>
            <w:r w:rsidDel="000614E1">
              <w:rPr>
                <w:noProof/>
                <w:webHidden/>
              </w:rPr>
              <w:tab/>
              <w:delText>70</w:delText>
            </w:r>
          </w:del>
        </w:p>
        <w:p w14:paraId="08D0090B" w14:textId="4A863200" w:rsidR="00311472" w:rsidDel="000614E1" w:rsidRDefault="00311472">
          <w:pPr>
            <w:pStyle w:val="32"/>
            <w:rPr>
              <w:del w:id="522" w:author="Попова Дарья" w:date="2021-07-16T19:51:00Z"/>
              <w:rFonts w:eastAsiaTheme="minorEastAsia" w:cstheme="minorBidi"/>
              <w:noProof/>
              <w:lang w:eastAsia="ru-RU"/>
            </w:rPr>
          </w:pPr>
          <w:del w:id="523" w:author="Попова Дарья" w:date="2021-07-16T19:51:00Z">
            <w:r w:rsidRPr="000614E1" w:rsidDel="000614E1">
              <w:rPr>
                <w:rStyle w:val="a8"/>
                <w:noProof/>
              </w:rPr>
              <w:delText>5.4.2</w:delText>
            </w:r>
            <w:r w:rsidDel="000614E1">
              <w:rPr>
                <w:rFonts w:eastAsiaTheme="minorEastAsia" w:cstheme="minorBidi"/>
                <w:noProof/>
                <w:lang w:eastAsia="ru-RU"/>
              </w:rPr>
              <w:tab/>
            </w:r>
            <w:r w:rsidRPr="000614E1" w:rsidDel="000614E1">
              <w:rPr>
                <w:rStyle w:val="a8"/>
                <w:noProof/>
              </w:rPr>
              <w:delText>Разделение полномочий</w:delText>
            </w:r>
            <w:r w:rsidDel="000614E1">
              <w:rPr>
                <w:noProof/>
                <w:webHidden/>
              </w:rPr>
              <w:tab/>
              <w:delText>70</w:delText>
            </w:r>
          </w:del>
        </w:p>
        <w:p w14:paraId="2FF79542" w14:textId="556F57AE" w:rsidR="00311472" w:rsidDel="000614E1" w:rsidRDefault="00311472">
          <w:pPr>
            <w:pStyle w:val="23"/>
            <w:rPr>
              <w:del w:id="524" w:author="Попова Дарья" w:date="2021-07-16T19:51:00Z"/>
              <w:rFonts w:eastAsiaTheme="minorEastAsia" w:cstheme="minorBidi"/>
              <w:b w:val="0"/>
              <w:noProof/>
              <w:lang w:eastAsia="ru-RU"/>
            </w:rPr>
          </w:pPr>
          <w:del w:id="525" w:author="Попова Дарья" w:date="2021-07-16T19:51:00Z">
            <w:r w:rsidRPr="000614E1" w:rsidDel="000614E1">
              <w:rPr>
                <w:rStyle w:val="a8"/>
                <w:rFonts w:eastAsiaTheme="majorEastAsia" w:cstheme="majorBidi"/>
                <w:b w:val="0"/>
                <w:noProof/>
              </w:rPr>
              <w:delText>5.5</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Интеграционные точки со смежными процессами</w:delText>
            </w:r>
            <w:r w:rsidDel="000614E1">
              <w:rPr>
                <w:noProof/>
                <w:webHidden/>
              </w:rPr>
              <w:tab/>
              <w:delText>74</w:delText>
            </w:r>
          </w:del>
        </w:p>
        <w:p w14:paraId="4825C989" w14:textId="008E743D" w:rsidR="00311472" w:rsidDel="000614E1" w:rsidRDefault="00311472">
          <w:pPr>
            <w:pStyle w:val="23"/>
            <w:rPr>
              <w:del w:id="526" w:author="Попова Дарья" w:date="2021-07-16T19:51:00Z"/>
              <w:rFonts w:eastAsiaTheme="minorEastAsia" w:cstheme="minorBidi"/>
              <w:b w:val="0"/>
              <w:noProof/>
              <w:lang w:eastAsia="ru-RU"/>
            </w:rPr>
          </w:pPr>
          <w:del w:id="527" w:author="Попова Дарья" w:date="2021-07-16T19:51:00Z">
            <w:r w:rsidRPr="000614E1" w:rsidDel="000614E1">
              <w:rPr>
                <w:rStyle w:val="a8"/>
                <w:rFonts w:eastAsiaTheme="majorEastAsia" w:cstheme="majorBidi"/>
                <w:b w:val="0"/>
                <w:noProof/>
              </w:rPr>
              <w:delText>5.6</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Основные данные</w:delText>
            </w:r>
            <w:r w:rsidDel="000614E1">
              <w:rPr>
                <w:noProof/>
                <w:webHidden/>
              </w:rPr>
              <w:tab/>
              <w:delText>83</w:delText>
            </w:r>
          </w:del>
        </w:p>
        <w:p w14:paraId="6CB16E53" w14:textId="7529F23F" w:rsidR="00311472" w:rsidDel="000614E1" w:rsidRDefault="00311472">
          <w:pPr>
            <w:pStyle w:val="32"/>
            <w:rPr>
              <w:del w:id="528" w:author="Попова Дарья" w:date="2021-07-16T19:51:00Z"/>
              <w:rFonts w:eastAsiaTheme="minorEastAsia" w:cstheme="minorBidi"/>
              <w:noProof/>
              <w:lang w:eastAsia="ru-RU"/>
            </w:rPr>
          </w:pPr>
          <w:del w:id="529" w:author="Попова Дарья" w:date="2021-07-16T19:51:00Z">
            <w:r w:rsidRPr="000614E1" w:rsidDel="000614E1">
              <w:rPr>
                <w:rStyle w:val="a8"/>
                <w:noProof/>
              </w:rPr>
              <w:delText>5.6.1</w:delText>
            </w:r>
            <w:r w:rsidDel="000614E1">
              <w:rPr>
                <w:rFonts w:eastAsiaTheme="minorEastAsia" w:cstheme="minorBidi"/>
                <w:noProof/>
                <w:lang w:eastAsia="ru-RU"/>
              </w:rPr>
              <w:tab/>
            </w:r>
            <w:r w:rsidRPr="000614E1" w:rsidDel="000614E1">
              <w:rPr>
                <w:rStyle w:val="a8"/>
                <w:noProof/>
              </w:rPr>
              <w:delText>Балансовая единица</w:delText>
            </w:r>
            <w:r w:rsidDel="000614E1">
              <w:rPr>
                <w:noProof/>
                <w:webHidden/>
              </w:rPr>
              <w:tab/>
              <w:delText>83</w:delText>
            </w:r>
          </w:del>
        </w:p>
        <w:p w14:paraId="6DE25305" w14:textId="7EED8D23" w:rsidR="00311472" w:rsidDel="000614E1" w:rsidRDefault="00311472">
          <w:pPr>
            <w:pStyle w:val="32"/>
            <w:rPr>
              <w:del w:id="530" w:author="Попова Дарья" w:date="2021-07-16T19:51:00Z"/>
              <w:rFonts w:eastAsiaTheme="minorEastAsia" w:cstheme="minorBidi"/>
              <w:noProof/>
              <w:lang w:eastAsia="ru-RU"/>
            </w:rPr>
          </w:pPr>
          <w:del w:id="531" w:author="Попова Дарья" w:date="2021-07-16T19:51:00Z">
            <w:r w:rsidRPr="000614E1" w:rsidDel="000614E1">
              <w:rPr>
                <w:rStyle w:val="a8"/>
                <w:noProof/>
              </w:rPr>
              <w:delText>5.6.2</w:delText>
            </w:r>
            <w:r w:rsidDel="000614E1">
              <w:rPr>
                <w:rFonts w:eastAsiaTheme="minorEastAsia" w:cstheme="minorBidi"/>
                <w:noProof/>
                <w:lang w:eastAsia="ru-RU"/>
              </w:rPr>
              <w:tab/>
            </w:r>
            <w:r w:rsidRPr="000614E1" w:rsidDel="000614E1">
              <w:rPr>
                <w:rStyle w:val="a8"/>
                <w:noProof/>
              </w:rPr>
              <w:delText>СПП-элемент</w:delText>
            </w:r>
            <w:r w:rsidDel="000614E1">
              <w:rPr>
                <w:noProof/>
                <w:webHidden/>
              </w:rPr>
              <w:tab/>
              <w:delText>84</w:delText>
            </w:r>
          </w:del>
        </w:p>
        <w:p w14:paraId="1E97E42C" w14:textId="3F6706E5" w:rsidR="00311472" w:rsidDel="000614E1" w:rsidRDefault="00311472">
          <w:pPr>
            <w:pStyle w:val="32"/>
            <w:rPr>
              <w:del w:id="532" w:author="Попова Дарья" w:date="2021-07-16T19:51:00Z"/>
              <w:rFonts w:eastAsiaTheme="minorEastAsia" w:cstheme="minorBidi"/>
              <w:noProof/>
              <w:lang w:eastAsia="ru-RU"/>
            </w:rPr>
          </w:pPr>
          <w:del w:id="533" w:author="Попова Дарья" w:date="2021-07-16T19:51:00Z">
            <w:r w:rsidRPr="000614E1" w:rsidDel="000614E1">
              <w:rPr>
                <w:rStyle w:val="a8"/>
                <w:noProof/>
              </w:rPr>
              <w:delText>5.6.3</w:delText>
            </w:r>
            <w:r w:rsidDel="000614E1">
              <w:rPr>
                <w:rFonts w:eastAsiaTheme="minorEastAsia" w:cstheme="minorBidi"/>
                <w:noProof/>
                <w:lang w:eastAsia="ru-RU"/>
              </w:rPr>
              <w:tab/>
            </w:r>
            <w:r w:rsidRPr="000614E1" w:rsidDel="000614E1">
              <w:rPr>
                <w:rStyle w:val="a8"/>
                <w:noProof/>
              </w:rPr>
              <w:delText>Элемент структуры бюджета</w:delText>
            </w:r>
            <w:r w:rsidDel="000614E1">
              <w:rPr>
                <w:noProof/>
                <w:webHidden/>
              </w:rPr>
              <w:tab/>
              <w:delText>85</w:delText>
            </w:r>
          </w:del>
        </w:p>
        <w:p w14:paraId="4419417A" w14:textId="5BC4253D" w:rsidR="00311472" w:rsidDel="000614E1" w:rsidRDefault="00311472">
          <w:pPr>
            <w:pStyle w:val="32"/>
            <w:rPr>
              <w:del w:id="534" w:author="Попова Дарья" w:date="2021-07-16T19:51:00Z"/>
              <w:rFonts w:eastAsiaTheme="minorEastAsia" w:cstheme="minorBidi"/>
              <w:noProof/>
              <w:lang w:eastAsia="ru-RU"/>
            </w:rPr>
          </w:pPr>
          <w:del w:id="535" w:author="Попова Дарья" w:date="2021-07-16T19:51:00Z">
            <w:r w:rsidRPr="000614E1" w:rsidDel="000614E1">
              <w:rPr>
                <w:rStyle w:val="a8"/>
                <w:noProof/>
              </w:rPr>
              <w:delText>5.6.4</w:delText>
            </w:r>
            <w:r w:rsidDel="000614E1">
              <w:rPr>
                <w:rFonts w:eastAsiaTheme="minorEastAsia" w:cstheme="minorBidi"/>
                <w:noProof/>
                <w:lang w:eastAsia="ru-RU"/>
              </w:rPr>
              <w:tab/>
            </w:r>
            <w:r w:rsidRPr="000614E1" w:rsidDel="000614E1">
              <w:rPr>
                <w:rStyle w:val="a8"/>
                <w:noProof/>
              </w:rPr>
              <w:delText>Тип затрат</w:delText>
            </w:r>
            <w:r w:rsidDel="000614E1">
              <w:rPr>
                <w:noProof/>
                <w:webHidden/>
              </w:rPr>
              <w:tab/>
              <w:delText>86</w:delText>
            </w:r>
          </w:del>
        </w:p>
        <w:p w14:paraId="17F1C8D4" w14:textId="23445821" w:rsidR="00311472" w:rsidDel="000614E1" w:rsidRDefault="00311472">
          <w:pPr>
            <w:pStyle w:val="32"/>
            <w:rPr>
              <w:del w:id="536" w:author="Попова Дарья" w:date="2021-07-16T19:51:00Z"/>
              <w:rFonts w:eastAsiaTheme="minorEastAsia" w:cstheme="minorBidi"/>
              <w:noProof/>
              <w:lang w:eastAsia="ru-RU"/>
            </w:rPr>
          </w:pPr>
          <w:del w:id="537" w:author="Попова Дарья" w:date="2021-07-16T19:51:00Z">
            <w:r w:rsidRPr="000614E1" w:rsidDel="000614E1">
              <w:rPr>
                <w:rStyle w:val="a8"/>
                <w:noProof/>
              </w:rPr>
              <w:delText>5.6.5</w:delText>
            </w:r>
            <w:r w:rsidDel="000614E1">
              <w:rPr>
                <w:rFonts w:eastAsiaTheme="minorEastAsia" w:cstheme="minorBidi"/>
                <w:noProof/>
                <w:lang w:eastAsia="ru-RU"/>
              </w:rPr>
              <w:tab/>
            </w:r>
            <w:r w:rsidRPr="000614E1" w:rsidDel="000614E1">
              <w:rPr>
                <w:rStyle w:val="a8"/>
                <w:noProof/>
              </w:rPr>
              <w:delText>Способ выполнения работ</w:delText>
            </w:r>
            <w:r w:rsidDel="000614E1">
              <w:rPr>
                <w:noProof/>
                <w:webHidden/>
              </w:rPr>
              <w:tab/>
              <w:delText>87</w:delText>
            </w:r>
          </w:del>
        </w:p>
        <w:p w14:paraId="31B228E2" w14:textId="185B2906" w:rsidR="00311472" w:rsidDel="000614E1" w:rsidRDefault="00311472">
          <w:pPr>
            <w:pStyle w:val="32"/>
            <w:rPr>
              <w:del w:id="538" w:author="Попова Дарья" w:date="2021-07-16T19:51:00Z"/>
              <w:rFonts w:eastAsiaTheme="minorEastAsia" w:cstheme="minorBidi"/>
              <w:noProof/>
              <w:lang w:eastAsia="ru-RU"/>
            </w:rPr>
          </w:pPr>
          <w:del w:id="539" w:author="Попова Дарья" w:date="2021-07-16T19:51:00Z">
            <w:r w:rsidRPr="000614E1" w:rsidDel="000614E1">
              <w:rPr>
                <w:rStyle w:val="a8"/>
                <w:noProof/>
              </w:rPr>
              <w:delText>5.6.6</w:delText>
            </w:r>
            <w:r w:rsidDel="000614E1">
              <w:rPr>
                <w:rFonts w:eastAsiaTheme="minorEastAsia" w:cstheme="minorBidi"/>
                <w:noProof/>
                <w:lang w:eastAsia="ru-RU"/>
              </w:rPr>
              <w:tab/>
            </w:r>
            <w:r w:rsidRPr="000614E1" w:rsidDel="000614E1">
              <w:rPr>
                <w:rStyle w:val="a8"/>
                <w:noProof/>
              </w:rPr>
              <w:delText>Вид затрат</w:delText>
            </w:r>
            <w:r w:rsidDel="000614E1">
              <w:rPr>
                <w:noProof/>
                <w:webHidden/>
              </w:rPr>
              <w:tab/>
              <w:delText>87</w:delText>
            </w:r>
          </w:del>
        </w:p>
        <w:p w14:paraId="1AD744F7" w14:textId="72531200" w:rsidR="00311472" w:rsidDel="000614E1" w:rsidRDefault="00311472">
          <w:pPr>
            <w:pStyle w:val="32"/>
            <w:rPr>
              <w:del w:id="540" w:author="Попова Дарья" w:date="2021-07-16T19:51:00Z"/>
              <w:rFonts w:eastAsiaTheme="minorEastAsia" w:cstheme="minorBidi"/>
              <w:noProof/>
              <w:lang w:eastAsia="ru-RU"/>
            </w:rPr>
          </w:pPr>
          <w:del w:id="541" w:author="Попова Дарья" w:date="2021-07-16T19:51:00Z">
            <w:r w:rsidRPr="000614E1" w:rsidDel="000614E1">
              <w:rPr>
                <w:rStyle w:val="a8"/>
                <w:noProof/>
              </w:rPr>
              <w:delText>5.6.7</w:delText>
            </w:r>
            <w:r w:rsidDel="000614E1">
              <w:rPr>
                <w:rFonts w:eastAsiaTheme="minorEastAsia" w:cstheme="minorBidi"/>
                <w:noProof/>
                <w:lang w:eastAsia="ru-RU"/>
              </w:rPr>
              <w:tab/>
            </w:r>
            <w:r w:rsidRPr="000614E1" w:rsidDel="000614E1">
              <w:rPr>
                <w:rStyle w:val="a8"/>
                <w:noProof/>
              </w:rPr>
              <w:delText>Поток</w:delText>
            </w:r>
            <w:r w:rsidDel="000614E1">
              <w:rPr>
                <w:noProof/>
                <w:webHidden/>
              </w:rPr>
              <w:tab/>
              <w:delText>88</w:delText>
            </w:r>
          </w:del>
        </w:p>
        <w:p w14:paraId="4F7D698F" w14:textId="7D05E8D6" w:rsidR="00311472" w:rsidDel="000614E1" w:rsidRDefault="00311472">
          <w:pPr>
            <w:pStyle w:val="32"/>
            <w:rPr>
              <w:del w:id="542" w:author="Попова Дарья" w:date="2021-07-16T19:51:00Z"/>
              <w:rFonts w:eastAsiaTheme="minorEastAsia" w:cstheme="minorBidi"/>
              <w:noProof/>
              <w:lang w:eastAsia="ru-RU"/>
            </w:rPr>
          </w:pPr>
          <w:del w:id="543" w:author="Попова Дарья" w:date="2021-07-16T19:51:00Z">
            <w:r w:rsidRPr="000614E1" w:rsidDel="000614E1">
              <w:rPr>
                <w:rStyle w:val="a8"/>
                <w:noProof/>
              </w:rPr>
              <w:delText>5.6.8</w:delText>
            </w:r>
            <w:r w:rsidDel="000614E1">
              <w:rPr>
                <w:rFonts w:eastAsiaTheme="minorEastAsia" w:cstheme="minorBidi"/>
                <w:noProof/>
                <w:lang w:eastAsia="ru-RU"/>
              </w:rPr>
              <w:tab/>
            </w:r>
            <w:r w:rsidRPr="000614E1" w:rsidDel="000614E1">
              <w:rPr>
                <w:rStyle w:val="a8"/>
                <w:noProof/>
              </w:rPr>
              <w:delText>Бюджетная кампания</w:delText>
            </w:r>
            <w:r w:rsidDel="000614E1">
              <w:rPr>
                <w:noProof/>
                <w:webHidden/>
              </w:rPr>
              <w:tab/>
              <w:delText>89</w:delText>
            </w:r>
          </w:del>
        </w:p>
        <w:p w14:paraId="194764C6" w14:textId="432D76B3" w:rsidR="00311472" w:rsidDel="000614E1" w:rsidRDefault="00311472">
          <w:pPr>
            <w:pStyle w:val="32"/>
            <w:rPr>
              <w:del w:id="544" w:author="Попова Дарья" w:date="2021-07-16T19:51:00Z"/>
              <w:rFonts w:eastAsiaTheme="minorEastAsia" w:cstheme="minorBidi"/>
              <w:noProof/>
              <w:lang w:eastAsia="ru-RU"/>
            </w:rPr>
          </w:pPr>
          <w:del w:id="545" w:author="Попова Дарья" w:date="2021-07-16T19:51:00Z">
            <w:r w:rsidRPr="000614E1" w:rsidDel="000614E1">
              <w:rPr>
                <w:rStyle w:val="a8"/>
                <w:noProof/>
              </w:rPr>
              <w:delText>5.6.9</w:delText>
            </w:r>
            <w:r w:rsidDel="000614E1">
              <w:rPr>
                <w:rFonts w:eastAsiaTheme="minorEastAsia" w:cstheme="minorBidi"/>
                <w:noProof/>
                <w:lang w:eastAsia="ru-RU"/>
              </w:rPr>
              <w:tab/>
            </w:r>
            <w:r w:rsidRPr="000614E1" w:rsidDel="000614E1">
              <w:rPr>
                <w:rStyle w:val="a8"/>
                <w:noProof/>
              </w:rPr>
              <w:delText>Период</w:delText>
            </w:r>
            <w:r w:rsidDel="000614E1">
              <w:rPr>
                <w:noProof/>
                <w:webHidden/>
              </w:rPr>
              <w:tab/>
              <w:delText>89</w:delText>
            </w:r>
          </w:del>
        </w:p>
        <w:p w14:paraId="62F1C0E4" w14:textId="25BA076D" w:rsidR="00311472" w:rsidDel="000614E1" w:rsidRDefault="00311472">
          <w:pPr>
            <w:pStyle w:val="32"/>
            <w:rPr>
              <w:del w:id="546" w:author="Попова Дарья" w:date="2021-07-16T19:51:00Z"/>
              <w:rFonts w:eastAsiaTheme="minorEastAsia" w:cstheme="minorBidi"/>
              <w:noProof/>
              <w:lang w:eastAsia="ru-RU"/>
            </w:rPr>
          </w:pPr>
          <w:del w:id="547" w:author="Попова Дарья" w:date="2021-07-16T19:51:00Z">
            <w:r w:rsidRPr="000614E1" w:rsidDel="000614E1">
              <w:rPr>
                <w:rStyle w:val="a8"/>
                <w:noProof/>
              </w:rPr>
              <w:delText>5.6.10</w:delText>
            </w:r>
            <w:r w:rsidDel="000614E1">
              <w:rPr>
                <w:rFonts w:eastAsiaTheme="minorEastAsia" w:cstheme="minorBidi"/>
                <w:noProof/>
                <w:lang w:eastAsia="ru-RU"/>
              </w:rPr>
              <w:tab/>
            </w:r>
            <w:r w:rsidRPr="000614E1" w:rsidDel="000614E1">
              <w:rPr>
                <w:rStyle w:val="a8"/>
                <w:noProof/>
              </w:rPr>
              <w:delText>Версия</w:delText>
            </w:r>
            <w:r w:rsidDel="000614E1">
              <w:rPr>
                <w:noProof/>
                <w:webHidden/>
              </w:rPr>
              <w:tab/>
              <w:delText>90</w:delText>
            </w:r>
          </w:del>
        </w:p>
        <w:p w14:paraId="6F81D72C" w14:textId="3B4D3EDE" w:rsidR="00311472" w:rsidDel="000614E1" w:rsidRDefault="00311472">
          <w:pPr>
            <w:pStyle w:val="32"/>
            <w:rPr>
              <w:del w:id="548" w:author="Попова Дарья" w:date="2021-07-16T19:51:00Z"/>
              <w:rFonts w:eastAsiaTheme="minorEastAsia" w:cstheme="minorBidi"/>
              <w:noProof/>
              <w:lang w:eastAsia="ru-RU"/>
            </w:rPr>
          </w:pPr>
          <w:del w:id="549" w:author="Попова Дарья" w:date="2021-07-16T19:51:00Z">
            <w:r w:rsidRPr="000614E1" w:rsidDel="000614E1">
              <w:rPr>
                <w:rStyle w:val="a8"/>
                <w:noProof/>
              </w:rPr>
              <w:delText>5.6.11</w:delText>
            </w:r>
            <w:r w:rsidDel="000614E1">
              <w:rPr>
                <w:rFonts w:eastAsiaTheme="minorEastAsia" w:cstheme="minorBidi"/>
                <w:noProof/>
                <w:lang w:eastAsia="ru-RU"/>
              </w:rPr>
              <w:tab/>
            </w:r>
            <w:r w:rsidRPr="000614E1" w:rsidDel="000614E1">
              <w:rPr>
                <w:rStyle w:val="a8"/>
                <w:noProof/>
              </w:rPr>
              <w:delText>Категория</w:delText>
            </w:r>
            <w:r w:rsidDel="000614E1">
              <w:rPr>
                <w:noProof/>
                <w:webHidden/>
              </w:rPr>
              <w:tab/>
              <w:delText>91</w:delText>
            </w:r>
          </w:del>
        </w:p>
        <w:p w14:paraId="6328A5D9" w14:textId="095FAB69" w:rsidR="00311472" w:rsidDel="000614E1" w:rsidRDefault="00311472">
          <w:pPr>
            <w:pStyle w:val="23"/>
            <w:rPr>
              <w:del w:id="550" w:author="Попова Дарья" w:date="2021-07-16T19:51:00Z"/>
              <w:rFonts w:eastAsiaTheme="minorEastAsia" w:cstheme="minorBidi"/>
              <w:b w:val="0"/>
              <w:noProof/>
              <w:lang w:eastAsia="ru-RU"/>
            </w:rPr>
          </w:pPr>
          <w:del w:id="551" w:author="Попова Дарья" w:date="2021-07-16T19:51:00Z">
            <w:r w:rsidRPr="000614E1" w:rsidDel="000614E1">
              <w:rPr>
                <w:rStyle w:val="a8"/>
                <w:rFonts w:eastAsiaTheme="majorEastAsia" w:cstheme="majorBidi"/>
                <w:b w:val="0"/>
                <w:noProof/>
              </w:rPr>
              <w:delText>5.7</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Транзакционные данные</w:delText>
            </w:r>
            <w:r w:rsidDel="000614E1">
              <w:rPr>
                <w:noProof/>
                <w:webHidden/>
              </w:rPr>
              <w:tab/>
              <w:delText>93</w:delText>
            </w:r>
          </w:del>
        </w:p>
        <w:p w14:paraId="296F6135" w14:textId="6F3987A3" w:rsidR="00311472" w:rsidDel="000614E1" w:rsidRDefault="00311472">
          <w:pPr>
            <w:pStyle w:val="23"/>
            <w:rPr>
              <w:del w:id="552" w:author="Попова Дарья" w:date="2021-07-16T19:51:00Z"/>
              <w:rFonts w:eastAsiaTheme="minorEastAsia" w:cstheme="minorBidi"/>
              <w:b w:val="0"/>
              <w:noProof/>
              <w:lang w:eastAsia="ru-RU"/>
            </w:rPr>
          </w:pPr>
          <w:del w:id="553" w:author="Попова Дарья" w:date="2021-07-16T19:51:00Z">
            <w:r w:rsidRPr="000614E1" w:rsidDel="000614E1">
              <w:rPr>
                <w:rStyle w:val="a8"/>
                <w:rFonts w:eastAsiaTheme="majorEastAsia" w:cstheme="majorBidi"/>
                <w:b w:val="0"/>
                <w:noProof/>
              </w:rPr>
              <w:delText>5.8</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Отчетность и выходные формы</w:delText>
            </w:r>
            <w:r w:rsidDel="000614E1">
              <w:rPr>
                <w:noProof/>
                <w:webHidden/>
              </w:rPr>
              <w:tab/>
              <w:delText>94</w:delText>
            </w:r>
          </w:del>
        </w:p>
        <w:p w14:paraId="30F0ECE5" w14:textId="6099A45A" w:rsidR="00311472" w:rsidDel="000614E1" w:rsidRDefault="00311472">
          <w:pPr>
            <w:pStyle w:val="23"/>
            <w:rPr>
              <w:del w:id="554" w:author="Попова Дарья" w:date="2021-07-16T19:51:00Z"/>
              <w:rFonts w:eastAsiaTheme="minorEastAsia" w:cstheme="minorBidi"/>
              <w:b w:val="0"/>
              <w:noProof/>
              <w:lang w:eastAsia="ru-RU"/>
            </w:rPr>
          </w:pPr>
          <w:del w:id="555" w:author="Попова Дарья" w:date="2021-07-16T19:51:00Z">
            <w:r w:rsidRPr="000614E1" w:rsidDel="000614E1">
              <w:rPr>
                <w:rStyle w:val="a8"/>
                <w:rFonts w:eastAsiaTheme="majorEastAsia" w:cstheme="majorBidi"/>
                <w:b w:val="0"/>
                <w:noProof/>
              </w:rPr>
              <w:delText>5.9</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Перечень доработок, разработок и интеграция (интерфейсы)</w:delText>
            </w:r>
            <w:r w:rsidDel="000614E1">
              <w:rPr>
                <w:noProof/>
                <w:webHidden/>
              </w:rPr>
              <w:tab/>
              <w:delText>95</w:delText>
            </w:r>
          </w:del>
        </w:p>
        <w:p w14:paraId="25BCE156" w14:textId="2ED37F23" w:rsidR="00311472" w:rsidDel="000614E1" w:rsidRDefault="00311472">
          <w:pPr>
            <w:pStyle w:val="23"/>
            <w:rPr>
              <w:del w:id="556" w:author="Попова Дарья" w:date="2021-07-16T19:51:00Z"/>
              <w:rFonts w:eastAsiaTheme="minorEastAsia" w:cstheme="minorBidi"/>
              <w:b w:val="0"/>
              <w:noProof/>
              <w:lang w:eastAsia="ru-RU"/>
            </w:rPr>
          </w:pPr>
          <w:del w:id="557" w:author="Попова Дарья" w:date="2021-07-16T19:51:00Z">
            <w:r w:rsidRPr="000614E1" w:rsidDel="000614E1">
              <w:rPr>
                <w:rStyle w:val="a8"/>
                <w:rFonts w:eastAsiaTheme="majorEastAsia" w:cstheme="majorBidi"/>
                <w:b w:val="0"/>
                <w:noProof/>
              </w:rPr>
              <w:delText>5.10</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Особенности технической реализации</w:delText>
            </w:r>
            <w:r w:rsidDel="000614E1">
              <w:rPr>
                <w:noProof/>
                <w:webHidden/>
              </w:rPr>
              <w:tab/>
              <w:delText>95</w:delText>
            </w:r>
          </w:del>
        </w:p>
        <w:p w14:paraId="5A1D7968" w14:textId="388036AA" w:rsidR="00311472" w:rsidDel="000614E1" w:rsidRDefault="00311472">
          <w:pPr>
            <w:pStyle w:val="32"/>
            <w:rPr>
              <w:del w:id="558" w:author="Попова Дарья" w:date="2021-07-16T19:51:00Z"/>
              <w:rFonts w:eastAsiaTheme="minorEastAsia" w:cstheme="minorBidi"/>
              <w:noProof/>
              <w:lang w:eastAsia="ru-RU"/>
            </w:rPr>
          </w:pPr>
          <w:del w:id="559" w:author="Попова Дарья" w:date="2021-07-16T19:51:00Z">
            <w:r w:rsidRPr="000614E1" w:rsidDel="000614E1">
              <w:rPr>
                <w:rStyle w:val="a8"/>
                <w:noProof/>
              </w:rPr>
              <w:delText>5.10.1</w:delText>
            </w:r>
            <w:r w:rsidDel="000614E1">
              <w:rPr>
                <w:rFonts w:eastAsiaTheme="minorEastAsia" w:cstheme="minorBidi"/>
                <w:noProof/>
                <w:lang w:eastAsia="ru-RU"/>
              </w:rPr>
              <w:tab/>
            </w:r>
            <w:r w:rsidRPr="000614E1" w:rsidDel="000614E1">
              <w:rPr>
                <w:rStyle w:val="a8"/>
                <w:noProof/>
              </w:rPr>
              <w:delText>Инфо-объекты</w:delText>
            </w:r>
            <w:r w:rsidDel="000614E1">
              <w:rPr>
                <w:noProof/>
                <w:webHidden/>
              </w:rPr>
              <w:tab/>
              <w:delText>97</w:delText>
            </w:r>
          </w:del>
        </w:p>
        <w:p w14:paraId="37C76A77" w14:textId="7B0BA140" w:rsidR="00311472" w:rsidDel="000614E1" w:rsidRDefault="00311472">
          <w:pPr>
            <w:pStyle w:val="32"/>
            <w:rPr>
              <w:del w:id="560" w:author="Попова Дарья" w:date="2021-07-16T19:51:00Z"/>
              <w:rFonts w:eastAsiaTheme="minorEastAsia" w:cstheme="minorBidi"/>
              <w:noProof/>
              <w:lang w:eastAsia="ru-RU"/>
            </w:rPr>
          </w:pPr>
          <w:del w:id="561" w:author="Попова Дарья" w:date="2021-07-16T19:51:00Z">
            <w:r w:rsidRPr="000614E1" w:rsidDel="000614E1">
              <w:rPr>
                <w:rStyle w:val="a8"/>
                <w:noProof/>
              </w:rPr>
              <w:delText>5.10.2</w:delText>
            </w:r>
            <w:r w:rsidDel="000614E1">
              <w:rPr>
                <w:rFonts w:eastAsiaTheme="minorEastAsia" w:cstheme="minorBidi"/>
                <w:noProof/>
                <w:lang w:eastAsia="ru-RU"/>
              </w:rPr>
              <w:tab/>
            </w:r>
            <w:r w:rsidRPr="000614E1" w:rsidDel="000614E1">
              <w:rPr>
                <w:rStyle w:val="a8"/>
                <w:noProof/>
              </w:rPr>
              <w:delText>Объекты хранения данных</w:delText>
            </w:r>
            <w:r w:rsidDel="000614E1">
              <w:rPr>
                <w:noProof/>
                <w:webHidden/>
              </w:rPr>
              <w:tab/>
              <w:delText>98</w:delText>
            </w:r>
          </w:del>
        </w:p>
        <w:p w14:paraId="784C2F58" w14:textId="48FEDFF4" w:rsidR="00311472" w:rsidDel="000614E1" w:rsidRDefault="00311472">
          <w:pPr>
            <w:pStyle w:val="32"/>
            <w:rPr>
              <w:del w:id="562" w:author="Попова Дарья" w:date="2021-07-16T19:51:00Z"/>
              <w:rFonts w:eastAsiaTheme="minorEastAsia" w:cstheme="minorBidi"/>
              <w:noProof/>
              <w:lang w:eastAsia="ru-RU"/>
            </w:rPr>
          </w:pPr>
          <w:del w:id="563" w:author="Попова Дарья" w:date="2021-07-16T19:51:00Z">
            <w:r w:rsidRPr="000614E1" w:rsidDel="000614E1">
              <w:rPr>
                <w:rStyle w:val="a8"/>
                <w:noProof/>
              </w:rPr>
              <w:delText>5.10.3</w:delText>
            </w:r>
            <w:r w:rsidDel="000614E1">
              <w:rPr>
                <w:rFonts w:eastAsiaTheme="minorEastAsia" w:cstheme="minorBidi"/>
                <w:noProof/>
                <w:lang w:eastAsia="ru-RU"/>
              </w:rPr>
              <w:tab/>
            </w:r>
            <w:r w:rsidRPr="000614E1" w:rsidDel="000614E1">
              <w:rPr>
                <w:rStyle w:val="a8"/>
                <w:noProof/>
              </w:rPr>
              <w:delText>Витрины доступа к данным</w:delText>
            </w:r>
            <w:r w:rsidDel="000614E1">
              <w:rPr>
                <w:noProof/>
                <w:webHidden/>
              </w:rPr>
              <w:tab/>
              <w:delText>99</w:delText>
            </w:r>
          </w:del>
        </w:p>
        <w:p w14:paraId="1DC13430" w14:textId="33746D9A" w:rsidR="00311472" w:rsidDel="000614E1" w:rsidRDefault="00311472">
          <w:pPr>
            <w:pStyle w:val="32"/>
            <w:rPr>
              <w:del w:id="564" w:author="Попова Дарья" w:date="2021-07-16T19:51:00Z"/>
              <w:rFonts w:eastAsiaTheme="minorEastAsia" w:cstheme="minorBidi"/>
              <w:noProof/>
              <w:lang w:eastAsia="ru-RU"/>
            </w:rPr>
          </w:pPr>
          <w:del w:id="565" w:author="Попова Дарья" w:date="2021-07-16T19:51:00Z">
            <w:r w:rsidRPr="000614E1" w:rsidDel="000614E1">
              <w:rPr>
                <w:rStyle w:val="a8"/>
                <w:noProof/>
              </w:rPr>
              <w:delText>5.10.4</w:delText>
            </w:r>
            <w:r w:rsidDel="000614E1">
              <w:rPr>
                <w:rFonts w:eastAsiaTheme="minorEastAsia" w:cstheme="minorBidi"/>
                <w:noProof/>
                <w:lang w:eastAsia="ru-RU"/>
              </w:rPr>
              <w:tab/>
            </w:r>
            <w:r w:rsidRPr="000614E1" w:rsidDel="000614E1">
              <w:rPr>
                <w:rStyle w:val="a8"/>
                <w:noProof/>
              </w:rPr>
              <w:delText>Композитные провайдеры</w:delText>
            </w:r>
            <w:r w:rsidDel="000614E1">
              <w:rPr>
                <w:noProof/>
                <w:webHidden/>
              </w:rPr>
              <w:tab/>
              <w:delText>100</w:delText>
            </w:r>
          </w:del>
        </w:p>
        <w:p w14:paraId="17FBDA99" w14:textId="1184FFC4" w:rsidR="00311472" w:rsidDel="000614E1" w:rsidRDefault="00311472">
          <w:pPr>
            <w:pStyle w:val="32"/>
            <w:rPr>
              <w:del w:id="566" w:author="Попова Дарья" w:date="2021-07-16T19:51:00Z"/>
              <w:rFonts w:eastAsiaTheme="minorEastAsia" w:cstheme="minorBidi"/>
              <w:noProof/>
              <w:lang w:eastAsia="ru-RU"/>
            </w:rPr>
          </w:pPr>
          <w:del w:id="567" w:author="Попова Дарья" w:date="2021-07-16T19:51:00Z">
            <w:r w:rsidRPr="000614E1" w:rsidDel="000614E1">
              <w:rPr>
                <w:rStyle w:val="a8"/>
                <w:noProof/>
              </w:rPr>
              <w:delText>5.10.5</w:delText>
            </w:r>
            <w:r w:rsidDel="000614E1">
              <w:rPr>
                <w:rFonts w:eastAsiaTheme="minorEastAsia" w:cstheme="minorBidi"/>
                <w:noProof/>
                <w:lang w:eastAsia="ru-RU"/>
              </w:rPr>
              <w:tab/>
            </w:r>
            <w:r w:rsidRPr="000614E1" w:rsidDel="000614E1">
              <w:rPr>
                <w:rStyle w:val="a8"/>
                <w:noProof/>
              </w:rPr>
              <w:delText>Уровни агрегации</w:delText>
            </w:r>
            <w:r w:rsidDel="000614E1">
              <w:rPr>
                <w:noProof/>
                <w:webHidden/>
              </w:rPr>
              <w:tab/>
              <w:delText>100</w:delText>
            </w:r>
          </w:del>
        </w:p>
        <w:p w14:paraId="33FDEC29" w14:textId="6016D4E2" w:rsidR="00311472" w:rsidDel="000614E1" w:rsidRDefault="00311472">
          <w:pPr>
            <w:pStyle w:val="32"/>
            <w:rPr>
              <w:del w:id="568" w:author="Попова Дарья" w:date="2021-07-16T19:51:00Z"/>
              <w:rFonts w:eastAsiaTheme="minorEastAsia" w:cstheme="minorBidi"/>
              <w:noProof/>
              <w:lang w:eastAsia="ru-RU"/>
            </w:rPr>
          </w:pPr>
          <w:del w:id="569" w:author="Попова Дарья" w:date="2021-07-16T19:51:00Z">
            <w:r w:rsidRPr="000614E1" w:rsidDel="000614E1">
              <w:rPr>
                <w:rStyle w:val="a8"/>
                <w:noProof/>
              </w:rPr>
              <w:delText>5.10.6</w:delText>
            </w:r>
            <w:r w:rsidDel="000614E1">
              <w:rPr>
                <w:rFonts w:eastAsiaTheme="minorEastAsia" w:cstheme="minorBidi"/>
                <w:noProof/>
                <w:lang w:eastAsia="ru-RU"/>
              </w:rPr>
              <w:tab/>
            </w:r>
            <w:r w:rsidRPr="000614E1" w:rsidDel="000614E1">
              <w:rPr>
                <w:rStyle w:val="a8"/>
                <w:noProof/>
              </w:rPr>
              <w:delText>Функции планирования</w:delText>
            </w:r>
            <w:r w:rsidDel="000614E1">
              <w:rPr>
                <w:noProof/>
                <w:webHidden/>
              </w:rPr>
              <w:tab/>
              <w:delText>101</w:delText>
            </w:r>
          </w:del>
        </w:p>
        <w:p w14:paraId="2F59ACCC" w14:textId="10F33095" w:rsidR="00311472" w:rsidDel="000614E1" w:rsidRDefault="00311472">
          <w:pPr>
            <w:pStyle w:val="32"/>
            <w:rPr>
              <w:del w:id="570" w:author="Попова Дарья" w:date="2021-07-16T19:51:00Z"/>
              <w:rFonts w:eastAsiaTheme="minorEastAsia" w:cstheme="minorBidi"/>
              <w:noProof/>
              <w:lang w:eastAsia="ru-RU"/>
            </w:rPr>
          </w:pPr>
          <w:del w:id="571" w:author="Попова Дарья" w:date="2021-07-16T19:51:00Z">
            <w:r w:rsidRPr="000614E1" w:rsidDel="000614E1">
              <w:rPr>
                <w:rStyle w:val="a8"/>
                <w:noProof/>
              </w:rPr>
              <w:delText>5.10.7</w:delText>
            </w:r>
            <w:r w:rsidDel="000614E1">
              <w:rPr>
                <w:rFonts w:eastAsiaTheme="minorEastAsia" w:cstheme="minorBidi"/>
                <w:noProof/>
                <w:lang w:eastAsia="ru-RU"/>
              </w:rPr>
              <w:tab/>
            </w:r>
            <w:r w:rsidRPr="000614E1" w:rsidDel="000614E1">
              <w:rPr>
                <w:rStyle w:val="a8"/>
                <w:noProof/>
              </w:rPr>
              <w:delText>Аналитические запросы</w:delText>
            </w:r>
            <w:r w:rsidDel="000614E1">
              <w:rPr>
                <w:noProof/>
                <w:webHidden/>
              </w:rPr>
              <w:tab/>
              <w:delText>102</w:delText>
            </w:r>
          </w:del>
        </w:p>
        <w:p w14:paraId="1E46E807" w14:textId="655B3D0C" w:rsidR="00311472" w:rsidDel="000614E1" w:rsidRDefault="00311472">
          <w:pPr>
            <w:pStyle w:val="32"/>
            <w:rPr>
              <w:del w:id="572" w:author="Попова Дарья" w:date="2021-07-16T19:51:00Z"/>
              <w:rFonts w:eastAsiaTheme="minorEastAsia" w:cstheme="minorBidi"/>
              <w:noProof/>
              <w:lang w:eastAsia="ru-RU"/>
            </w:rPr>
          </w:pPr>
          <w:del w:id="573" w:author="Попова Дарья" w:date="2021-07-16T19:51:00Z">
            <w:r w:rsidRPr="000614E1" w:rsidDel="000614E1">
              <w:rPr>
                <w:rStyle w:val="a8"/>
                <w:noProof/>
              </w:rPr>
              <w:delText>5.10.8</w:delText>
            </w:r>
            <w:r w:rsidDel="000614E1">
              <w:rPr>
                <w:rFonts w:eastAsiaTheme="minorEastAsia" w:cstheme="minorBidi"/>
                <w:noProof/>
                <w:lang w:eastAsia="ru-RU"/>
              </w:rPr>
              <w:tab/>
            </w:r>
            <w:r w:rsidRPr="000614E1" w:rsidDel="000614E1">
              <w:rPr>
                <w:rStyle w:val="a8"/>
                <w:noProof/>
              </w:rPr>
              <w:delText>Рабочие книги</w:delText>
            </w:r>
            <w:r w:rsidDel="000614E1">
              <w:rPr>
                <w:noProof/>
                <w:webHidden/>
              </w:rPr>
              <w:tab/>
              <w:delText>103</w:delText>
            </w:r>
          </w:del>
        </w:p>
        <w:p w14:paraId="214006D2" w14:textId="79B4BC76" w:rsidR="00311472" w:rsidDel="000614E1" w:rsidRDefault="00311472">
          <w:pPr>
            <w:pStyle w:val="32"/>
            <w:rPr>
              <w:del w:id="574" w:author="Попова Дарья" w:date="2021-07-16T19:51:00Z"/>
              <w:rFonts w:eastAsiaTheme="minorEastAsia" w:cstheme="minorBidi"/>
              <w:noProof/>
              <w:lang w:eastAsia="ru-RU"/>
            </w:rPr>
          </w:pPr>
          <w:del w:id="575" w:author="Попова Дарья" w:date="2021-07-16T19:51:00Z">
            <w:r w:rsidRPr="000614E1" w:rsidDel="000614E1">
              <w:rPr>
                <w:rStyle w:val="a8"/>
                <w:noProof/>
              </w:rPr>
              <w:delText>5.10.9</w:delText>
            </w:r>
            <w:r w:rsidDel="000614E1">
              <w:rPr>
                <w:rFonts w:eastAsiaTheme="minorEastAsia" w:cstheme="minorBidi"/>
                <w:noProof/>
                <w:lang w:eastAsia="ru-RU"/>
              </w:rPr>
              <w:tab/>
            </w:r>
            <w:r w:rsidRPr="000614E1" w:rsidDel="000614E1">
              <w:rPr>
                <w:rStyle w:val="a8"/>
                <w:noProof/>
              </w:rPr>
              <w:delText>Поток бизнес-операций</w:delText>
            </w:r>
            <w:r w:rsidDel="000614E1">
              <w:rPr>
                <w:noProof/>
                <w:webHidden/>
              </w:rPr>
              <w:tab/>
              <w:delText>103</w:delText>
            </w:r>
          </w:del>
        </w:p>
        <w:p w14:paraId="30527B8F" w14:textId="4EB597BA" w:rsidR="00311472" w:rsidDel="000614E1" w:rsidRDefault="00311472">
          <w:pPr>
            <w:pStyle w:val="32"/>
            <w:rPr>
              <w:del w:id="576" w:author="Попова Дарья" w:date="2021-07-16T19:51:00Z"/>
              <w:rFonts w:eastAsiaTheme="minorEastAsia" w:cstheme="minorBidi"/>
              <w:noProof/>
              <w:lang w:eastAsia="ru-RU"/>
            </w:rPr>
          </w:pPr>
          <w:del w:id="577" w:author="Попова Дарья" w:date="2021-07-16T19:51:00Z">
            <w:r w:rsidRPr="000614E1" w:rsidDel="000614E1">
              <w:rPr>
                <w:rStyle w:val="a8"/>
                <w:noProof/>
              </w:rPr>
              <w:delText>5.10.10</w:delText>
            </w:r>
            <w:r w:rsidDel="000614E1">
              <w:rPr>
                <w:rFonts w:eastAsiaTheme="minorEastAsia" w:cstheme="minorBidi"/>
                <w:noProof/>
                <w:lang w:eastAsia="ru-RU"/>
              </w:rPr>
              <w:tab/>
            </w:r>
            <w:r w:rsidRPr="000614E1" w:rsidDel="000614E1">
              <w:rPr>
                <w:rStyle w:val="a8"/>
                <w:noProof/>
              </w:rPr>
              <w:delText>Принцип кодирования СПП-элементов для бюджета ТОРО</w:delText>
            </w:r>
            <w:r w:rsidDel="000614E1">
              <w:rPr>
                <w:noProof/>
                <w:webHidden/>
              </w:rPr>
              <w:tab/>
              <w:delText>105</w:delText>
            </w:r>
          </w:del>
        </w:p>
        <w:p w14:paraId="675AEB8C" w14:textId="5E5114E5" w:rsidR="00311472" w:rsidDel="000614E1" w:rsidRDefault="00311472">
          <w:pPr>
            <w:pStyle w:val="32"/>
            <w:rPr>
              <w:del w:id="578" w:author="Попова Дарья" w:date="2021-07-16T19:51:00Z"/>
              <w:rFonts w:eastAsiaTheme="minorEastAsia" w:cstheme="minorBidi"/>
              <w:noProof/>
              <w:lang w:eastAsia="ru-RU"/>
            </w:rPr>
          </w:pPr>
          <w:del w:id="579" w:author="Попова Дарья" w:date="2021-07-16T19:51:00Z">
            <w:r w:rsidRPr="000614E1" w:rsidDel="000614E1">
              <w:rPr>
                <w:rStyle w:val="a8"/>
                <w:noProof/>
              </w:rPr>
              <w:delText>5.10.11</w:delText>
            </w:r>
            <w:r w:rsidDel="000614E1">
              <w:rPr>
                <w:rFonts w:eastAsiaTheme="minorEastAsia" w:cstheme="minorBidi"/>
                <w:noProof/>
                <w:lang w:eastAsia="ru-RU"/>
              </w:rPr>
              <w:tab/>
            </w:r>
            <w:r w:rsidRPr="000614E1" w:rsidDel="000614E1">
              <w:rPr>
                <w:rStyle w:val="a8"/>
                <w:noProof/>
              </w:rPr>
              <w:delText>Группы МВЗ для ТОРО</w:delText>
            </w:r>
            <w:r w:rsidDel="000614E1">
              <w:rPr>
                <w:noProof/>
                <w:webHidden/>
              </w:rPr>
              <w:tab/>
              <w:delText>105</w:delText>
            </w:r>
          </w:del>
        </w:p>
        <w:p w14:paraId="260B4875" w14:textId="649955D8" w:rsidR="00311472" w:rsidDel="000614E1" w:rsidRDefault="00311472">
          <w:pPr>
            <w:pStyle w:val="32"/>
            <w:rPr>
              <w:del w:id="580" w:author="Попова Дарья" w:date="2021-07-16T19:51:00Z"/>
              <w:rFonts w:eastAsiaTheme="minorEastAsia" w:cstheme="minorBidi"/>
              <w:noProof/>
              <w:lang w:eastAsia="ru-RU"/>
            </w:rPr>
          </w:pPr>
          <w:del w:id="581" w:author="Попова Дарья" w:date="2021-07-16T19:51:00Z">
            <w:r w:rsidRPr="000614E1" w:rsidDel="000614E1">
              <w:rPr>
                <w:rStyle w:val="a8"/>
                <w:noProof/>
              </w:rPr>
              <w:delText>5.10.12</w:delText>
            </w:r>
            <w:r w:rsidDel="000614E1">
              <w:rPr>
                <w:rFonts w:eastAsiaTheme="minorEastAsia" w:cstheme="minorBidi"/>
                <w:noProof/>
                <w:lang w:eastAsia="ru-RU"/>
              </w:rPr>
              <w:tab/>
            </w:r>
            <w:r w:rsidRPr="000614E1" w:rsidDel="000614E1">
              <w:rPr>
                <w:rStyle w:val="a8"/>
                <w:noProof/>
              </w:rPr>
              <w:delText>Контроль бюджета на СПП-элементах</w:delText>
            </w:r>
            <w:r w:rsidDel="000614E1">
              <w:rPr>
                <w:noProof/>
                <w:webHidden/>
              </w:rPr>
              <w:tab/>
              <w:delText>106</w:delText>
            </w:r>
          </w:del>
        </w:p>
        <w:p w14:paraId="19E767E1" w14:textId="0AC9C6EA" w:rsidR="00311472" w:rsidDel="000614E1" w:rsidRDefault="00311472">
          <w:pPr>
            <w:pStyle w:val="32"/>
            <w:rPr>
              <w:del w:id="582" w:author="Попова Дарья" w:date="2021-07-16T19:51:00Z"/>
              <w:rFonts w:eastAsiaTheme="minorEastAsia" w:cstheme="minorBidi"/>
              <w:noProof/>
              <w:lang w:eastAsia="ru-RU"/>
            </w:rPr>
          </w:pPr>
          <w:del w:id="583" w:author="Попова Дарья" w:date="2021-07-16T19:51:00Z">
            <w:r w:rsidRPr="000614E1" w:rsidDel="000614E1">
              <w:rPr>
                <w:rStyle w:val="a8"/>
                <w:noProof/>
              </w:rPr>
              <w:delText>5.10.13</w:delText>
            </w:r>
            <w:r w:rsidDel="000614E1">
              <w:rPr>
                <w:rFonts w:eastAsiaTheme="minorEastAsia" w:cstheme="minorBidi"/>
                <w:noProof/>
                <w:lang w:eastAsia="ru-RU"/>
              </w:rPr>
              <w:tab/>
            </w:r>
            <w:r w:rsidRPr="000614E1" w:rsidDel="000614E1">
              <w:rPr>
                <w:rStyle w:val="a8"/>
                <w:noProof/>
              </w:rPr>
              <w:delText>Запрос корректировки по компонентному учету</w:delText>
            </w:r>
            <w:r w:rsidDel="000614E1">
              <w:rPr>
                <w:noProof/>
                <w:webHidden/>
              </w:rPr>
              <w:tab/>
              <w:delText>109</w:delText>
            </w:r>
          </w:del>
        </w:p>
        <w:p w14:paraId="5D88DF21" w14:textId="5B7312C3" w:rsidR="00311472" w:rsidDel="000614E1" w:rsidRDefault="00311472">
          <w:pPr>
            <w:pStyle w:val="32"/>
            <w:rPr>
              <w:del w:id="584" w:author="Попова Дарья" w:date="2021-07-16T19:51:00Z"/>
              <w:rFonts w:eastAsiaTheme="minorEastAsia" w:cstheme="minorBidi"/>
              <w:noProof/>
              <w:lang w:eastAsia="ru-RU"/>
            </w:rPr>
          </w:pPr>
          <w:del w:id="585" w:author="Попова Дарья" w:date="2021-07-16T19:51:00Z">
            <w:r w:rsidRPr="000614E1" w:rsidDel="000614E1">
              <w:rPr>
                <w:rStyle w:val="a8"/>
                <w:noProof/>
              </w:rPr>
              <w:delText>5.10.14</w:delText>
            </w:r>
            <w:r w:rsidDel="000614E1">
              <w:rPr>
                <w:rFonts w:eastAsiaTheme="minorEastAsia" w:cstheme="minorBidi"/>
                <w:noProof/>
                <w:lang w:eastAsia="ru-RU"/>
              </w:rPr>
              <w:tab/>
            </w:r>
            <w:r w:rsidRPr="000614E1" w:rsidDel="000614E1">
              <w:rPr>
                <w:rStyle w:val="a8"/>
                <w:noProof/>
              </w:rPr>
              <w:delText xml:space="preserve">Разработка </w:delText>
            </w:r>
            <w:r w:rsidRPr="000614E1" w:rsidDel="000614E1">
              <w:rPr>
                <w:rStyle w:val="a8"/>
                <w:noProof/>
                <w:lang w:val="en-US"/>
              </w:rPr>
              <w:delText>PM</w:delText>
            </w:r>
            <w:r w:rsidRPr="000614E1" w:rsidDel="000614E1">
              <w:rPr>
                <w:rStyle w:val="a8"/>
                <w:noProof/>
              </w:rPr>
              <w:delText>65 Отчет по запросам корректировок бюджета ТОРО</w:delText>
            </w:r>
            <w:r w:rsidDel="000614E1">
              <w:rPr>
                <w:noProof/>
                <w:webHidden/>
              </w:rPr>
              <w:tab/>
              <w:delText>110</w:delText>
            </w:r>
          </w:del>
        </w:p>
        <w:p w14:paraId="66E4DE43" w14:textId="7FC6BEA7" w:rsidR="00311472" w:rsidDel="000614E1" w:rsidRDefault="00311472">
          <w:pPr>
            <w:pStyle w:val="32"/>
            <w:rPr>
              <w:del w:id="586" w:author="Попова Дарья" w:date="2021-07-16T19:51:00Z"/>
              <w:rFonts w:eastAsiaTheme="minorEastAsia" w:cstheme="minorBidi"/>
              <w:noProof/>
              <w:lang w:eastAsia="ru-RU"/>
            </w:rPr>
          </w:pPr>
          <w:del w:id="587" w:author="Попова Дарья" w:date="2021-07-16T19:51:00Z">
            <w:r w:rsidRPr="000614E1" w:rsidDel="000614E1">
              <w:rPr>
                <w:rStyle w:val="a8"/>
                <w:noProof/>
              </w:rPr>
              <w:delText>5.10.15</w:delText>
            </w:r>
            <w:r w:rsidDel="000614E1">
              <w:rPr>
                <w:rFonts w:eastAsiaTheme="minorEastAsia" w:cstheme="minorBidi"/>
                <w:noProof/>
                <w:lang w:eastAsia="ru-RU"/>
              </w:rPr>
              <w:tab/>
            </w:r>
            <w:r w:rsidRPr="000614E1" w:rsidDel="000614E1">
              <w:rPr>
                <w:rStyle w:val="a8"/>
                <w:noProof/>
              </w:rPr>
              <w:delText>Разработка MCB08-01 Реализация формата годового плана и бюджета воздействий на ПА</w:delText>
            </w:r>
            <w:r w:rsidDel="000614E1">
              <w:rPr>
                <w:noProof/>
                <w:webHidden/>
              </w:rPr>
              <w:tab/>
              <w:delText>111</w:delText>
            </w:r>
          </w:del>
        </w:p>
        <w:p w14:paraId="752F920B" w14:textId="4C2B99A4" w:rsidR="00311472" w:rsidDel="000614E1" w:rsidRDefault="00311472">
          <w:pPr>
            <w:pStyle w:val="32"/>
            <w:rPr>
              <w:del w:id="588" w:author="Попова Дарья" w:date="2021-07-16T19:51:00Z"/>
              <w:rFonts w:eastAsiaTheme="minorEastAsia" w:cstheme="minorBidi"/>
              <w:noProof/>
              <w:lang w:eastAsia="ru-RU"/>
            </w:rPr>
          </w:pPr>
          <w:del w:id="589" w:author="Попова Дарья" w:date="2021-07-16T19:51:00Z">
            <w:r w:rsidRPr="000614E1" w:rsidDel="000614E1">
              <w:rPr>
                <w:rStyle w:val="a8"/>
                <w:noProof/>
              </w:rPr>
              <w:delText>5.10.16</w:delText>
            </w:r>
            <w:r w:rsidDel="000614E1">
              <w:rPr>
                <w:rFonts w:eastAsiaTheme="minorEastAsia" w:cstheme="minorBidi"/>
                <w:noProof/>
                <w:lang w:eastAsia="ru-RU"/>
              </w:rPr>
              <w:tab/>
            </w:r>
            <w:r w:rsidRPr="000614E1" w:rsidDel="000614E1">
              <w:rPr>
                <w:rStyle w:val="a8"/>
                <w:noProof/>
              </w:rPr>
              <w:delText>Разработка MCB08-02 Реализация формата среднесрочного плана и бюджета воздействий на ПА</w:delText>
            </w:r>
            <w:r w:rsidDel="000614E1">
              <w:rPr>
                <w:noProof/>
                <w:webHidden/>
              </w:rPr>
              <w:tab/>
              <w:delText>113</w:delText>
            </w:r>
          </w:del>
        </w:p>
        <w:p w14:paraId="3D02AACE" w14:textId="10E9C6B9" w:rsidR="00311472" w:rsidDel="000614E1" w:rsidRDefault="00311472">
          <w:pPr>
            <w:pStyle w:val="32"/>
            <w:rPr>
              <w:del w:id="590" w:author="Попова Дарья" w:date="2021-07-16T19:51:00Z"/>
              <w:rFonts w:eastAsiaTheme="minorEastAsia" w:cstheme="minorBidi"/>
              <w:noProof/>
              <w:lang w:eastAsia="ru-RU"/>
            </w:rPr>
          </w:pPr>
          <w:del w:id="591" w:author="Попова Дарья" w:date="2021-07-16T19:51:00Z">
            <w:r w:rsidRPr="000614E1" w:rsidDel="000614E1">
              <w:rPr>
                <w:rStyle w:val="a8"/>
                <w:noProof/>
              </w:rPr>
              <w:delText>5.10.17</w:delText>
            </w:r>
            <w:r w:rsidDel="000614E1">
              <w:rPr>
                <w:rFonts w:eastAsiaTheme="minorEastAsia" w:cstheme="minorBidi"/>
                <w:noProof/>
                <w:lang w:eastAsia="ru-RU"/>
              </w:rPr>
              <w:tab/>
            </w:r>
            <w:r w:rsidRPr="000614E1" w:rsidDel="000614E1">
              <w:rPr>
                <w:rStyle w:val="a8"/>
                <w:noProof/>
              </w:rPr>
              <w:delText>Разработка MCB08-03 Реализация формата долгосрочного плана и бюджета воздействий на ПА</w:delText>
            </w:r>
            <w:r w:rsidDel="000614E1">
              <w:rPr>
                <w:noProof/>
                <w:webHidden/>
              </w:rPr>
              <w:tab/>
              <w:delText>118</w:delText>
            </w:r>
          </w:del>
        </w:p>
        <w:p w14:paraId="2A5F6F96" w14:textId="398E1780" w:rsidR="00311472" w:rsidDel="000614E1" w:rsidRDefault="00311472">
          <w:pPr>
            <w:pStyle w:val="32"/>
            <w:rPr>
              <w:del w:id="592" w:author="Попова Дарья" w:date="2021-07-16T19:51:00Z"/>
              <w:rFonts w:eastAsiaTheme="minorEastAsia" w:cstheme="minorBidi"/>
              <w:noProof/>
              <w:lang w:eastAsia="ru-RU"/>
            </w:rPr>
          </w:pPr>
          <w:del w:id="593" w:author="Попова Дарья" w:date="2021-07-16T19:51:00Z">
            <w:r w:rsidRPr="000614E1" w:rsidDel="000614E1">
              <w:rPr>
                <w:rStyle w:val="a8"/>
                <w:noProof/>
              </w:rPr>
              <w:delText>5.10.18</w:delText>
            </w:r>
            <w:r w:rsidDel="000614E1">
              <w:rPr>
                <w:rFonts w:eastAsiaTheme="minorEastAsia" w:cstheme="minorBidi"/>
                <w:noProof/>
                <w:lang w:eastAsia="ru-RU"/>
              </w:rPr>
              <w:tab/>
            </w:r>
            <w:r w:rsidRPr="000614E1" w:rsidDel="000614E1">
              <w:rPr>
                <w:rStyle w:val="a8"/>
                <w:noProof/>
              </w:rPr>
              <w:delText>Разработка MCB11 Отражение результатов корректировки лимитов в Бюджете воздействий</w:delText>
            </w:r>
            <w:r w:rsidDel="000614E1">
              <w:rPr>
                <w:noProof/>
                <w:webHidden/>
              </w:rPr>
              <w:tab/>
              <w:delText>118</w:delText>
            </w:r>
          </w:del>
        </w:p>
        <w:p w14:paraId="2A48A3A9" w14:textId="63FA5A04" w:rsidR="00311472" w:rsidDel="000614E1" w:rsidRDefault="00311472">
          <w:pPr>
            <w:pStyle w:val="32"/>
            <w:rPr>
              <w:del w:id="594" w:author="Попова Дарья" w:date="2021-07-16T19:51:00Z"/>
              <w:rFonts w:eastAsiaTheme="minorEastAsia" w:cstheme="minorBidi"/>
              <w:noProof/>
              <w:lang w:eastAsia="ru-RU"/>
            </w:rPr>
          </w:pPr>
          <w:del w:id="595" w:author="Попова Дарья" w:date="2021-07-16T19:51:00Z">
            <w:r w:rsidRPr="000614E1" w:rsidDel="000614E1">
              <w:rPr>
                <w:rStyle w:val="a8"/>
                <w:noProof/>
              </w:rPr>
              <w:delText>5.10.19</w:delText>
            </w:r>
            <w:r w:rsidDel="000614E1">
              <w:rPr>
                <w:rFonts w:eastAsiaTheme="minorEastAsia" w:cstheme="minorBidi"/>
                <w:noProof/>
                <w:lang w:eastAsia="ru-RU"/>
              </w:rPr>
              <w:tab/>
            </w:r>
            <w:r w:rsidRPr="000614E1" w:rsidDel="000614E1">
              <w:rPr>
                <w:rStyle w:val="a8"/>
                <w:noProof/>
              </w:rPr>
              <w:delText>Разработка MCB14 Автоматическое формирование лимитов и изменение статуса Заказа ТОРО</w:delText>
            </w:r>
            <w:r w:rsidDel="000614E1">
              <w:rPr>
                <w:noProof/>
                <w:webHidden/>
              </w:rPr>
              <w:tab/>
              <w:delText>119</w:delText>
            </w:r>
          </w:del>
        </w:p>
        <w:p w14:paraId="3FBB5FE3" w14:textId="0927843E" w:rsidR="00311472" w:rsidDel="000614E1" w:rsidRDefault="00311472">
          <w:pPr>
            <w:pStyle w:val="32"/>
            <w:rPr>
              <w:del w:id="596" w:author="Попова Дарья" w:date="2021-07-16T19:51:00Z"/>
              <w:rFonts w:eastAsiaTheme="minorEastAsia" w:cstheme="minorBidi"/>
              <w:noProof/>
              <w:lang w:eastAsia="ru-RU"/>
            </w:rPr>
          </w:pPr>
          <w:del w:id="597" w:author="Попова Дарья" w:date="2021-07-16T19:51:00Z">
            <w:r w:rsidRPr="000614E1" w:rsidDel="000614E1">
              <w:rPr>
                <w:rStyle w:val="a8"/>
                <w:noProof/>
              </w:rPr>
              <w:delText>5.10.20</w:delText>
            </w:r>
            <w:r w:rsidDel="000614E1">
              <w:rPr>
                <w:rFonts w:eastAsiaTheme="minorEastAsia" w:cstheme="minorBidi"/>
                <w:noProof/>
                <w:lang w:eastAsia="ru-RU"/>
              </w:rPr>
              <w:tab/>
            </w:r>
            <w:r w:rsidRPr="000614E1" w:rsidDel="000614E1">
              <w:rPr>
                <w:rStyle w:val="a8"/>
                <w:noProof/>
              </w:rPr>
              <w:delText xml:space="preserve">Разработка </w:delText>
            </w:r>
            <w:r w:rsidRPr="000614E1" w:rsidDel="000614E1">
              <w:rPr>
                <w:rStyle w:val="a8"/>
                <w:noProof/>
                <w:lang w:val="en-US"/>
              </w:rPr>
              <w:delText>PM</w:delText>
            </w:r>
            <w:r w:rsidRPr="000614E1" w:rsidDel="000614E1">
              <w:rPr>
                <w:rStyle w:val="a8"/>
                <w:noProof/>
              </w:rPr>
              <w:delText>203 Блокировка плана ТОиР на время согласования бюджетов</w:delText>
            </w:r>
            <w:r w:rsidDel="000614E1">
              <w:rPr>
                <w:noProof/>
                <w:webHidden/>
              </w:rPr>
              <w:tab/>
              <w:delText>120</w:delText>
            </w:r>
          </w:del>
        </w:p>
        <w:p w14:paraId="125A6AF9" w14:textId="2E24158B" w:rsidR="00311472" w:rsidDel="000614E1" w:rsidRDefault="00311472">
          <w:pPr>
            <w:pStyle w:val="32"/>
            <w:rPr>
              <w:del w:id="598" w:author="Попова Дарья" w:date="2021-07-16T19:51:00Z"/>
              <w:rFonts w:eastAsiaTheme="minorEastAsia" w:cstheme="minorBidi"/>
              <w:noProof/>
              <w:lang w:eastAsia="ru-RU"/>
            </w:rPr>
          </w:pPr>
          <w:del w:id="599" w:author="Попова Дарья" w:date="2021-07-16T19:51:00Z">
            <w:r w:rsidRPr="000614E1" w:rsidDel="000614E1">
              <w:rPr>
                <w:rStyle w:val="a8"/>
                <w:noProof/>
              </w:rPr>
              <w:delText>5.10.21</w:delText>
            </w:r>
            <w:r w:rsidDel="000614E1">
              <w:rPr>
                <w:rFonts w:eastAsiaTheme="minorEastAsia" w:cstheme="minorBidi"/>
                <w:noProof/>
                <w:lang w:eastAsia="ru-RU"/>
              </w:rPr>
              <w:tab/>
            </w:r>
            <w:r w:rsidRPr="000614E1" w:rsidDel="000614E1">
              <w:rPr>
                <w:rStyle w:val="a8"/>
                <w:noProof/>
              </w:rPr>
              <w:delText xml:space="preserve">Разработка </w:delText>
            </w:r>
            <w:r w:rsidRPr="000614E1" w:rsidDel="000614E1">
              <w:rPr>
                <w:rStyle w:val="a8"/>
                <w:noProof/>
                <w:lang w:val="en-US"/>
              </w:rPr>
              <w:delText>PS</w:delText>
            </w:r>
            <w:r w:rsidRPr="000614E1" w:rsidDel="000614E1">
              <w:rPr>
                <w:rStyle w:val="a8"/>
                <w:noProof/>
              </w:rPr>
              <w:delText>02.01-01 Передача из SAP в АСКИ сумм прогноза освоения и финансирования по проектам ТОиР</w:delText>
            </w:r>
            <w:r w:rsidDel="000614E1">
              <w:rPr>
                <w:noProof/>
                <w:webHidden/>
              </w:rPr>
              <w:tab/>
              <w:delText>121</w:delText>
            </w:r>
          </w:del>
        </w:p>
        <w:p w14:paraId="31C68E53" w14:textId="377A5CED" w:rsidR="00311472" w:rsidDel="000614E1" w:rsidRDefault="00311472">
          <w:pPr>
            <w:pStyle w:val="32"/>
            <w:rPr>
              <w:del w:id="600" w:author="Попова Дарья" w:date="2021-07-16T19:51:00Z"/>
              <w:rFonts w:eastAsiaTheme="minorEastAsia" w:cstheme="minorBidi"/>
              <w:noProof/>
              <w:lang w:eastAsia="ru-RU"/>
            </w:rPr>
          </w:pPr>
          <w:del w:id="601" w:author="Попова Дарья" w:date="2021-07-16T19:51:00Z">
            <w:r w:rsidRPr="000614E1" w:rsidDel="000614E1">
              <w:rPr>
                <w:rStyle w:val="a8"/>
                <w:noProof/>
              </w:rPr>
              <w:delText>5.10.22</w:delText>
            </w:r>
            <w:r w:rsidDel="000614E1">
              <w:rPr>
                <w:rFonts w:eastAsiaTheme="minorEastAsia" w:cstheme="minorBidi"/>
                <w:noProof/>
                <w:lang w:eastAsia="ru-RU"/>
              </w:rPr>
              <w:tab/>
            </w:r>
            <w:r w:rsidRPr="000614E1" w:rsidDel="000614E1">
              <w:rPr>
                <w:rStyle w:val="a8"/>
                <w:noProof/>
              </w:rPr>
              <w:delText xml:space="preserve">Разработка </w:delText>
            </w:r>
            <w:r w:rsidRPr="000614E1" w:rsidDel="000614E1">
              <w:rPr>
                <w:rStyle w:val="a8"/>
                <w:noProof/>
                <w:lang w:val="en-US"/>
              </w:rPr>
              <w:delText>PS</w:delText>
            </w:r>
            <w:r w:rsidRPr="000614E1" w:rsidDel="000614E1">
              <w:rPr>
                <w:rStyle w:val="a8"/>
                <w:noProof/>
              </w:rPr>
              <w:delText>02.05 Получение из АСКИ в SAP статуса проекта ТОиР</w:delText>
            </w:r>
            <w:r w:rsidDel="000614E1">
              <w:rPr>
                <w:noProof/>
                <w:webHidden/>
              </w:rPr>
              <w:tab/>
              <w:delText>123</w:delText>
            </w:r>
          </w:del>
        </w:p>
        <w:p w14:paraId="294EE503" w14:textId="71078A31" w:rsidR="00311472" w:rsidDel="000614E1" w:rsidRDefault="00311472">
          <w:pPr>
            <w:pStyle w:val="13"/>
            <w:rPr>
              <w:del w:id="602" w:author="Попова Дарья" w:date="2021-07-16T19:51:00Z"/>
              <w:rFonts w:asciiTheme="minorHAnsi" w:eastAsiaTheme="minorEastAsia" w:hAnsiTheme="minorHAnsi" w:cstheme="minorBidi"/>
              <w:b w:val="0"/>
              <w:sz w:val="22"/>
              <w:szCs w:val="22"/>
              <w:lang w:eastAsia="ru-RU"/>
            </w:rPr>
          </w:pPr>
          <w:del w:id="603" w:author="Попова Дарья" w:date="2021-07-16T19:51:00Z">
            <w:r w:rsidRPr="000614E1" w:rsidDel="000614E1">
              <w:rPr>
                <w:rStyle w:val="a8"/>
                <w:b w:val="0"/>
              </w:rPr>
              <w:delText>6</w:delText>
            </w:r>
            <w:r w:rsidDel="000614E1">
              <w:rPr>
                <w:rFonts w:asciiTheme="minorHAnsi" w:eastAsiaTheme="minorEastAsia" w:hAnsiTheme="minorHAnsi" w:cstheme="minorBidi"/>
                <w:b w:val="0"/>
                <w:sz w:val="22"/>
                <w:szCs w:val="22"/>
                <w:lang w:eastAsia="ru-RU"/>
              </w:rPr>
              <w:tab/>
            </w:r>
            <w:r w:rsidRPr="000614E1" w:rsidDel="000614E1">
              <w:rPr>
                <w:rStyle w:val="a8"/>
                <w:b w:val="0"/>
              </w:rPr>
              <w:delText>Информационная Безопасность</w:delText>
            </w:r>
            <w:r w:rsidDel="000614E1">
              <w:rPr>
                <w:webHidden/>
              </w:rPr>
              <w:tab/>
              <w:delText>124</w:delText>
            </w:r>
          </w:del>
        </w:p>
        <w:p w14:paraId="52B47C48" w14:textId="40515BFD" w:rsidR="00311472" w:rsidDel="000614E1" w:rsidRDefault="00311472">
          <w:pPr>
            <w:pStyle w:val="13"/>
            <w:rPr>
              <w:del w:id="604" w:author="Попова Дарья" w:date="2021-07-16T19:51:00Z"/>
              <w:rFonts w:asciiTheme="minorHAnsi" w:eastAsiaTheme="minorEastAsia" w:hAnsiTheme="minorHAnsi" w:cstheme="minorBidi"/>
              <w:b w:val="0"/>
              <w:sz w:val="22"/>
              <w:szCs w:val="22"/>
              <w:lang w:eastAsia="ru-RU"/>
            </w:rPr>
          </w:pPr>
          <w:del w:id="605" w:author="Попова Дарья" w:date="2021-07-16T19:51:00Z">
            <w:r w:rsidRPr="000614E1" w:rsidDel="000614E1">
              <w:rPr>
                <w:rStyle w:val="a8"/>
                <w:rFonts w:eastAsia="Calibri"/>
                <w:b w:val="0"/>
              </w:rPr>
              <w:delText>7</w:delText>
            </w:r>
            <w:r w:rsidDel="000614E1">
              <w:rPr>
                <w:rFonts w:asciiTheme="minorHAnsi" w:eastAsiaTheme="minorEastAsia" w:hAnsiTheme="minorHAnsi" w:cstheme="minorBidi"/>
                <w:b w:val="0"/>
                <w:sz w:val="22"/>
                <w:szCs w:val="22"/>
                <w:lang w:eastAsia="ru-RU"/>
              </w:rPr>
              <w:tab/>
            </w:r>
            <w:r w:rsidRPr="000614E1" w:rsidDel="000614E1">
              <w:rPr>
                <w:rStyle w:val="a8"/>
                <w:rFonts w:eastAsia="Calibri"/>
                <w:b w:val="0"/>
              </w:rPr>
              <w:delText>Организационные изменения</w:delText>
            </w:r>
            <w:r w:rsidDel="000614E1">
              <w:rPr>
                <w:webHidden/>
              </w:rPr>
              <w:tab/>
              <w:delText>125</w:delText>
            </w:r>
          </w:del>
        </w:p>
        <w:p w14:paraId="7110A7FA" w14:textId="4F123409" w:rsidR="00311472" w:rsidDel="000614E1" w:rsidRDefault="00311472">
          <w:pPr>
            <w:pStyle w:val="23"/>
            <w:rPr>
              <w:del w:id="606" w:author="Попова Дарья" w:date="2021-07-16T19:51:00Z"/>
              <w:rFonts w:eastAsiaTheme="minorEastAsia" w:cstheme="minorBidi"/>
              <w:b w:val="0"/>
              <w:noProof/>
              <w:lang w:eastAsia="ru-RU"/>
            </w:rPr>
          </w:pPr>
          <w:del w:id="607" w:author="Попова Дарья" w:date="2021-07-16T19:51:00Z">
            <w:r w:rsidRPr="000614E1" w:rsidDel="000614E1">
              <w:rPr>
                <w:rStyle w:val="a8"/>
                <w:rFonts w:eastAsiaTheme="majorEastAsia" w:cstheme="majorBidi"/>
                <w:b w:val="0"/>
                <w:noProof/>
              </w:rPr>
              <w:delText>7.1</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Ключевые процессные изменения и области улучшений</w:delText>
            </w:r>
            <w:r w:rsidDel="000614E1">
              <w:rPr>
                <w:noProof/>
                <w:webHidden/>
              </w:rPr>
              <w:tab/>
              <w:delText>125</w:delText>
            </w:r>
          </w:del>
        </w:p>
        <w:p w14:paraId="27090926" w14:textId="264D3B78" w:rsidR="00311472" w:rsidDel="000614E1" w:rsidRDefault="00311472">
          <w:pPr>
            <w:pStyle w:val="23"/>
            <w:rPr>
              <w:del w:id="608" w:author="Попова Дарья" w:date="2021-07-16T19:51:00Z"/>
              <w:rFonts w:eastAsiaTheme="minorEastAsia" w:cstheme="minorBidi"/>
              <w:b w:val="0"/>
              <w:noProof/>
              <w:lang w:eastAsia="ru-RU"/>
            </w:rPr>
          </w:pPr>
          <w:del w:id="609" w:author="Попова Дарья" w:date="2021-07-16T19:51:00Z">
            <w:r w:rsidRPr="000614E1" w:rsidDel="000614E1">
              <w:rPr>
                <w:rStyle w:val="a8"/>
                <w:rFonts w:eastAsiaTheme="majorEastAsia" w:cstheme="majorBidi"/>
                <w:b w:val="0"/>
                <w:noProof/>
              </w:rPr>
              <w:delText>7.2</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Организационные аспекты</w:delText>
            </w:r>
            <w:r w:rsidDel="000614E1">
              <w:rPr>
                <w:noProof/>
                <w:webHidden/>
              </w:rPr>
              <w:tab/>
              <w:delText>131</w:delText>
            </w:r>
          </w:del>
        </w:p>
        <w:p w14:paraId="20B0BCDD" w14:textId="135156EA" w:rsidR="00311472" w:rsidDel="000614E1" w:rsidRDefault="00311472">
          <w:pPr>
            <w:pStyle w:val="13"/>
            <w:rPr>
              <w:del w:id="610" w:author="Попова Дарья" w:date="2021-07-16T19:51:00Z"/>
              <w:rFonts w:asciiTheme="minorHAnsi" w:eastAsiaTheme="minorEastAsia" w:hAnsiTheme="minorHAnsi" w:cstheme="minorBidi"/>
              <w:b w:val="0"/>
              <w:sz w:val="22"/>
              <w:szCs w:val="22"/>
              <w:lang w:eastAsia="ru-RU"/>
            </w:rPr>
          </w:pPr>
          <w:del w:id="611" w:author="Попова Дарья" w:date="2021-07-16T19:51:00Z">
            <w:r w:rsidRPr="000614E1" w:rsidDel="000614E1">
              <w:rPr>
                <w:rStyle w:val="a8"/>
                <w:rFonts w:eastAsia="Calibri"/>
                <w:b w:val="0"/>
              </w:rPr>
              <w:delText>8</w:delText>
            </w:r>
            <w:r w:rsidDel="000614E1">
              <w:rPr>
                <w:rFonts w:asciiTheme="minorHAnsi" w:eastAsiaTheme="minorEastAsia" w:hAnsiTheme="minorHAnsi" w:cstheme="minorBidi"/>
                <w:b w:val="0"/>
                <w:sz w:val="22"/>
                <w:szCs w:val="22"/>
                <w:lang w:eastAsia="ru-RU"/>
              </w:rPr>
              <w:tab/>
            </w:r>
            <w:r w:rsidRPr="000614E1" w:rsidDel="000614E1">
              <w:rPr>
                <w:rStyle w:val="a8"/>
                <w:rFonts w:eastAsia="Calibri"/>
                <w:b w:val="0"/>
              </w:rPr>
              <w:delText>Открытые вопросы</w:delText>
            </w:r>
            <w:r w:rsidDel="000614E1">
              <w:rPr>
                <w:webHidden/>
              </w:rPr>
              <w:tab/>
              <w:delText>132</w:delText>
            </w:r>
          </w:del>
        </w:p>
        <w:p w14:paraId="374A3DC2" w14:textId="7153ABD8" w:rsidR="00311472" w:rsidDel="000614E1" w:rsidRDefault="00311472">
          <w:pPr>
            <w:pStyle w:val="13"/>
            <w:rPr>
              <w:del w:id="612" w:author="Попова Дарья" w:date="2021-07-16T19:51:00Z"/>
              <w:rFonts w:asciiTheme="minorHAnsi" w:eastAsiaTheme="minorEastAsia" w:hAnsiTheme="minorHAnsi" w:cstheme="minorBidi"/>
              <w:b w:val="0"/>
              <w:sz w:val="22"/>
              <w:szCs w:val="22"/>
              <w:lang w:eastAsia="ru-RU"/>
            </w:rPr>
          </w:pPr>
          <w:del w:id="613" w:author="Попова Дарья" w:date="2021-07-16T19:51:00Z">
            <w:r w:rsidRPr="000614E1" w:rsidDel="000614E1">
              <w:rPr>
                <w:rStyle w:val="a8"/>
                <w:rFonts w:eastAsia="Calibri"/>
                <w:b w:val="0"/>
              </w:rPr>
              <w:delText>9</w:delText>
            </w:r>
            <w:r w:rsidDel="000614E1">
              <w:rPr>
                <w:rFonts w:asciiTheme="minorHAnsi" w:eastAsiaTheme="minorEastAsia" w:hAnsiTheme="minorHAnsi" w:cstheme="minorBidi"/>
                <w:b w:val="0"/>
                <w:sz w:val="22"/>
                <w:szCs w:val="22"/>
                <w:lang w:eastAsia="ru-RU"/>
              </w:rPr>
              <w:tab/>
            </w:r>
            <w:r w:rsidRPr="000614E1" w:rsidDel="000614E1">
              <w:rPr>
                <w:rStyle w:val="a8"/>
                <w:rFonts w:eastAsia="Calibri"/>
                <w:b w:val="0"/>
              </w:rPr>
              <w:delText>Приложения</w:delText>
            </w:r>
            <w:r w:rsidDel="000614E1">
              <w:rPr>
                <w:webHidden/>
              </w:rPr>
              <w:tab/>
              <w:delText>135</w:delText>
            </w:r>
          </w:del>
        </w:p>
        <w:p w14:paraId="362FFC4A" w14:textId="56C67010" w:rsidR="00311472" w:rsidDel="000614E1" w:rsidRDefault="00311472">
          <w:pPr>
            <w:pStyle w:val="23"/>
            <w:rPr>
              <w:del w:id="614" w:author="Попова Дарья" w:date="2021-07-16T19:51:00Z"/>
              <w:rFonts w:eastAsiaTheme="minorEastAsia" w:cstheme="minorBidi"/>
              <w:b w:val="0"/>
              <w:noProof/>
              <w:lang w:eastAsia="ru-RU"/>
            </w:rPr>
          </w:pPr>
          <w:del w:id="615" w:author="Попова Дарья" w:date="2021-07-16T19:51:00Z">
            <w:r w:rsidRPr="000614E1" w:rsidDel="000614E1">
              <w:rPr>
                <w:rStyle w:val="a8"/>
                <w:rFonts w:eastAsiaTheme="majorEastAsia" w:cstheme="majorBidi"/>
                <w:b w:val="0"/>
                <w:noProof/>
              </w:rPr>
              <w:delText>9.1</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Приложение № 1. Модели бизнес-процессов</w:delText>
            </w:r>
            <w:r w:rsidDel="000614E1">
              <w:rPr>
                <w:noProof/>
                <w:webHidden/>
              </w:rPr>
              <w:tab/>
              <w:delText>135</w:delText>
            </w:r>
          </w:del>
        </w:p>
        <w:p w14:paraId="69EE814A" w14:textId="4C773879" w:rsidR="00311472" w:rsidDel="000614E1" w:rsidRDefault="00311472">
          <w:pPr>
            <w:pStyle w:val="23"/>
            <w:rPr>
              <w:del w:id="616" w:author="Попова Дарья" w:date="2021-07-16T19:51:00Z"/>
              <w:rFonts w:eastAsiaTheme="minorEastAsia" w:cstheme="minorBidi"/>
              <w:b w:val="0"/>
              <w:noProof/>
              <w:lang w:eastAsia="ru-RU"/>
            </w:rPr>
          </w:pPr>
          <w:del w:id="617" w:author="Попова Дарья" w:date="2021-07-16T19:51:00Z">
            <w:r w:rsidRPr="000614E1" w:rsidDel="000614E1">
              <w:rPr>
                <w:rStyle w:val="a8"/>
                <w:rFonts w:eastAsiaTheme="majorEastAsia" w:cstheme="majorBidi"/>
                <w:b w:val="0"/>
                <w:noProof/>
              </w:rPr>
              <w:delText>9.2</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Приложение № 2. Реестр бизнес-требований</w:delText>
            </w:r>
            <w:r w:rsidDel="000614E1">
              <w:rPr>
                <w:noProof/>
                <w:webHidden/>
              </w:rPr>
              <w:tab/>
              <w:delText>135</w:delText>
            </w:r>
          </w:del>
        </w:p>
        <w:p w14:paraId="7DE2EEFD" w14:textId="5BC7B8CB" w:rsidR="00311472" w:rsidDel="000614E1" w:rsidRDefault="00311472">
          <w:pPr>
            <w:pStyle w:val="23"/>
            <w:rPr>
              <w:del w:id="618" w:author="Попова Дарья" w:date="2021-07-16T19:51:00Z"/>
              <w:rFonts w:eastAsiaTheme="minorEastAsia" w:cstheme="minorBidi"/>
              <w:b w:val="0"/>
              <w:noProof/>
              <w:lang w:eastAsia="ru-RU"/>
            </w:rPr>
          </w:pPr>
          <w:del w:id="619" w:author="Попова Дарья" w:date="2021-07-16T19:51:00Z">
            <w:r w:rsidRPr="000614E1" w:rsidDel="000614E1">
              <w:rPr>
                <w:rStyle w:val="a8"/>
                <w:rFonts w:eastAsiaTheme="majorEastAsia" w:cstheme="majorBidi"/>
                <w:b w:val="0"/>
                <w:noProof/>
              </w:rPr>
              <w:delText>9.3</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Приложение № 3. Описание шагов бизнес-процессов</w:delText>
            </w:r>
            <w:r w:rsidDel="000614E1">
              <w:rPr>
                <w:noProof/>
                <w:webHidden/>
              </w:rPr>
              <w:tab/>
              <w:delText>135</w:delText>
            </w:r>
          </w:del>
        </w:p>
        <w:p w14:paraId="05F74A76" w14:textId="2451E45A" w:rsidR="00311472" w:rsidDel="000614E1" w:rsidRDefault="00311472">
          <w:pPr>
            <w:pStyle w:val="23"/>
            <w:rPr>
              <w:del w:id="620" w:author="Попова Дарья" w:date="2021-07-16T19:51:00Z"/>
              <w:rFonts w:eastAsiaTheme="minorEastAsia" w:cstheme="minorBidi"/>
              <w:b w:val="0"/>
              <w:noProof/>
              <w:lang w:eastAsia="ru-RU"/>
            </w:rPr>
          </w:pPr>
          <w:del w:id="621" w:author="Попова Дарья" w:date="2021-07-16T19:51:00Z">
            <w:r w:rsidRPr="000614E1" w:rsidDel="000614E1">
              <w:rPr>
                <w:rStyle w:val="a8"/>
                <w:rFonts w:eastAsiaTheme="majorEastAsia" w:cstheme="majorBidi"/>
                <w:b w:val="0"/>
                <w:noProof/>
              </w:rPr>
              <w:delText>9.4</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Приложение № 4. Прочее</w:delText>
            </w:r>
            <w:r w:rsidDel="000614E1">
              <w:rPr>
                <w:noProof/>
                <w:webHidden/>
              </w:rPr>
              <w:tab/>
              <w:delText>135</w:delText>
            </w:r>
          </w:del>
        </w:p>
        <w:p w14:paraId="7AF04FBB" w14:textId="17CBD2BB" w:rsidR="00311472" w:rsidDel="000614E1" w:rsidRDefault="00311472">
          <w:pPr>
            <w:pStyle w:val="23"/>
            <w:rPr>
              <w:del w:id="622" w:author="Попова Дарья" w:date="2021-07-16T19:51:00Z"/>
              <w:rFonts w:eastAsiaTheme="minorEastAsia" w:cstheme="minorBidi"/>
              <w:b w:val="0"/>
              <w:noProof/>
              <w:lang w:eastAsia="ru-RU"/>
            </w:rPr>
          </w:pPr>
          <w:del w:id="623" w:author="Попова Дарья" w:date="2021-07-16T19:51:00Z">
            <w:r w:rsidRPr="000614E1" w:rsidDel="000614E1">
              <w:rPr>
                <w:rStyle w:val="a8"/>
                <w:rFonts w:eastAsiaTheme="majorEastAsia" w:cstheme="majorBidi"/>
                <w:b w:val="0"/>
                <w:noProof/>
              </w:rPr>
              <w:delText>9.5</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Приложение № РП1-6: Роли и полномочия</w:delText>
            </w:r>
            <w:r w:rsidDel="000614E1">
              <w:rPr>
                <w:noProof/>
                <w:webHidden/>
              </w:rPr>
              <w:tab/>
              <w:delText>136</w:delText>
            </w:r>
          </w:del>
        </w:p>
        <w:p w14:paraId="702FA1FB" w14:textId="660094CB" w:rsidR="00311472" w:rsidDel="000614E1" w:rsidRDefault="00311472">
          <w:pPr>
            <w:pStyle w:val="23"/>
            <w:rPr>
              <w:del w:id="624" w:author="Попова Дарья" w:date="2021-07-16T19:51:00Z"/>
              <w:rFonts w:eastAsiaTheme="minorEastAsia" w:cstheme="minorBidi"/>
              <w:b w:val="0"/>
              <w:noProof/>
              <w:lang w:eastAsia="ru-RU"/>
            </w:rPr>
          </w:pPr>
          <w:del w:id="625" w:author="Попова Дарья" w:date="2021-07-16T19:51:00Z">
            <w:r w:rsidRPr="000614E1" w:rsidDel="000614E1">
              <w:rPr>
                <w:rStyle w:val="a8"/>
                <w:rFonts w:eastAsiaTheme="majorEastAsia" w:cstheme="majorBidi"/>
                <w:b w:val="0"/>
                <w:noProof/>
              </w:rPr>
              <w:delText>9.6</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Приложение № РиК1. Матрица рисков и контрольных процедур</w:delText>
            </w:r>
            <w:r w:rsidDel="000614E1">
              <w:rPr>
                <w:noProof/>
                <w:webHidden/>
              </w:rPr>
              <w:tab/>
              <w:delText>136</w:delText>
            </w:r>
          </w:del>
        </w:p>
        <w:p w14:paraId="6E660D7F" w14:textId="3AD4752B" w:rsidR="00311472" w:rsidDel="000614E1" w:rsidRDefault="00311472">
          <w:pPr>
            <w:pStyle w:val="23"/>
            <w:rPr>
              <w:del w:id="626" w:author="Попова Дарья" w:date="2021-07-16T19:51:00Z"/>
              <w:rFonts w:eastAsiaTheme="minorEastAsia" w:cstheme="minorBidi"/>
              <w:b w:val="0"/>
              <w:noProof/>
              <w:lang w:eastAsia="ru-RU"/>
            </w:rPr>
          </w:pPr>
          <w:del w:id="627" w:author="Попова Дарья" w:date="2021-07-16T19:51:00Z">
            <w:r w:rsidRPr="000614E1" w:rsidDel="000614E1">
              <w:rPr>
                <w:rStyle w:val="a8"/>
                <w:rFonts w:eastAsiaTheme="majorEastAsia" w:cstheme="majorBidi"/>
                <w:b w:val="0"/>
                <w:noProof/>
              </w:rPr>
              <w:delText>9.7</w:delText>
            </w:r>
            <w:r w:rsidDel="000614E1">
              <w:rPr>
                <w:rFonts w:eastAsiaTheme="minorEastAsia" w:cstheme="minorBidi"/>
                <w:b w:val="0"/>
                <w:noProof/>
                <w:lang w:eastAsia="ru-RU"/>
              </w:rPr>
              <w:tab/>
            </w:r>
            <w:r w:rsidRPr="000614E1" w:rsidDel="000614E1">
              <w:rPr>
                <w:rStyle w:val="a8"/>
                <w:rFonts w:eastAsiaTheme="majorEastAsia" w:cstheme="majorBidi"/>
                <w:b w:val="0"/>
                <w:noProof/>
              </w:rPr>
              <w:delText>Приложение № КП1. Матрица конфликтов полномочий</w:delText>
            </w:r>
            <w:r w:rsidDel="000614E1">
              <w:rPr>
                <w:noProof/>
                <w:webHidden/>
              </w:rPr>
              <w:tab/>
              <w:delText>136</w:delText>
            </w:r>
          </w:del>
        </w:p>
        <w:p w14:paraId="44A3A203" w14:textId="261AE2FF" w:rsidR="009F5EA5" w:rsidRPr="00F94454" w:rsidRDefault="00B778C7" w:rsidP="00895A65">
          <w:pPr>
            <w:rPr>
              <w:rFonts w:ascii="Arial" w:hAnsi="Arial" w:cs="Arial"/>
            </w:rPr>
          </w:pPr>
          <w:r w:rsidRPr="00F94454">
            <w:rPr>
              <w:rFonts w:ascii="Arial" w:hAnsi="Arial" w:cs="Arial"/>
              <w:b/>
              <w:bCs/>
            </w:rPr>
            <w:fldChar w:fldCharType="end"/>
          </w:r>
        </w:p>
      </w:sdtContent>
    </w:sdt>
    <w:p w14:paraId="548B26A1" w14:textId="77777777" w:rsidR="009F5EA5" w:rsidRPr="00F94454" w:rsidRDefault="009F5EA5" w:rsidP="00895A65">
      <w:pPr>
        <w:rPr>
          <w:rFonts w:ascii="Arial" w:hAnsi="Arial" w:cs="Arial"/>
        </w:rPr>
      </w:pPr>
    </w:p>
    <w:p w14:paraId="7955CAA6" w14:textId="77777777" w:rsidR="00252D72" w:rsidRPr="00F94454" w:rsidRDefault="00252D72" w:rsidP="00895A65">
      <w:pPr>
        <w:rPr>
          <w:rFonts w:ascii="Arial" w:hAnsi="Arial" w:cs="Arial"/>
        </w:rPr>
        <w:sectPr w:rsidR="00252D72" w:rsidRPr="00F94454" w:rsidSect="00916FAB">
          <w:headerReference w:type="default" r:id="rId17"/>
          <w:headerReference w:type="first" r:id="rId18"/>
          <w:pgSz w:w="11907" w:h="16840" w:code="9"/>
          <w:pgMar w:top="1134" w:right="567" w:bottom="1134" w:left="1134" w:header="737" w:footer="680" w:gutter="0"/>
          <w:cols w:space="708"/>
          <w:titlePg/>
          <w:docGrid w:linePitch="360"/>
        </w:sectPr>
      </w:pPr>
    </w:p>
    <w:p w14:paraId="6B4C2C2D" w14:textId="7B08BFB0" w:rsidR="00FA572B" w:rsidRPr="00FA572B" w:rsidRDefault="001135C1" w:rsidP="004E1119">
      <w:pPr>
        <w:pStyle w:val="1"/>
      </w:pPr>
      <w:bookmarkStart w:id="628" w:name="_Toc77357531"/>
      <w:r>
        <w:lastRenderedPageBreak/>
        <w:t>Глоссарий</w:t>
      </w:r>
      <w:bookmarkEnd w:id="628"/>
    </w:p>
    <w:p w14:paraId="6447AD83" w14:textId="739AE80C" w:rsidR="0064532B" w:rsidRPr="00A42E34" w:rsidRDefault="00A42E34" w:rsidP="0064532B">
      <w:pPr>
        <w:spacing w:after="240" w:line="276" w:lineRule="auto"/>
        <w:ind w:firstLine="567"/>
        <w:rPr>
          <w:rFonts w:ascii="Arial" w:hAnsi="Arial" w:cs="Arial"/>
        </w:rPr>
      </w:pPr>
      <w:r w:rsidRPr="00A42E34">
        <w:rPr>
          <w:rFonts w:ascii="Arial" w:hAnsi="Arial" w:cs="Arial"/>
        </w:rPr>
        <w:t xml:space="preserve">Глоссарий </w:t>
      </w:r>
      <w:r w:rsidR="005232F7" w:rsidRPr="00A42E34">
        <w:rPr>
          <w:rFonts w:ascii="Arial" w:hAnsi="Arial" w:cs="Arial"/>
        </w:rPr>
        <w:t>ведётся</w:t>
      </w:r>
      <w:r w:rsidRPr="00A42E34">
        <w:rPr>
          <w:rFonts w:ascii="Arial" w:hAnsi="Arial" w:cs="Arial"/>
        </w:rPr>
        <w:t xml:space="preserve"> централизованно на Портале Проекта и доступен по ссылке: </w:t>
      </w:r>
      <w:ins w:id="629" w:author="Попова Дарья Николаевна (Подрядчик. ООО БерингПойнт)" w:date="2021-09-24T15:43:00Z">
        <w:r w:rsidR="001377A7" w:rsidRPr="001377A7">
          <w:rPr>
            <w:rFonts w:ascii="Arial" w:hAnsi="Arial" w:cs="Arial"/>
          </w:rPr>
          <w:t>https://corp.polyus.com/ERP/ERPDocumentsIntroduction/01_Управление проектом/02_Реестры и списки/03_Глоссарий</w:t>
        </w:r>
        <w:r w:rsidR="001377A7" w:rsidRPr="001377A7" w:rsidDel="001377A7">
          <w:rPr>
            <w:rFonts w:ascii="Arial" w:hAnsi="Arial" w:cs="Arial"/>
          </w:rPr>
          <w:t xml:space="preserve"> </w:t>
        </w:r>
      </w:ins>
      <w:del w:id="630" w:author="Попова Дарья Николаевна (Подрядчик. ООО БерингПойнт)" w:date="2021-09-24T15:43:00Z">
        <w:r w:rsidRPr="00A42E34" w:rsidDel="001377A7">
          <w:rPr>
            <w:rFonts w:ascii="Arial" w:hAnsi="Arial" w:cs="Arial"/>
          </w:rPr>
          <w:delText>http://portal.polyus.com/ERP/ERPDocuments/00_Управление проектом/02_Реестры и списки/04_Глоссарий</w:delText>
        </w:r>
      </w:del>
    </w:p>
    <w:p w14:paraId="2CD85B79" w14:textId="77777777" w:rsidR="00FA572B" w:rsidRPr="00A42E34" w:rsidRDefault="00FA572B" w:rsidP="00A42E34">
      <w:pPr>
        <w:spacing w:after="240" w:line="276" w:lineRule="auto"/>
        <w:ind w:firstLine="567"/>
        <w:rPr>
          <w:rFonts w:ascii="Arial" w:hAnsi="Arial" w:cs="Arial"/>
        </w:rPr>
      </w:pPr>
    </w:p>
    <w:p w14:paraId="033A057B" w14:textId="664C4F19" w:rsidR="00FA572B" w:rsidRDefault="001135C1" w:rsidP="004E1119">
      <w:pPr>
        <w:pStyle w:val="1"/>
      </w:pPr>
      <w:bookmarkStart w:id="631" w:name="_Toc77357532"/>
      <w:r>
        <w:t>Назн</w:t>
      </w:r>
      <w:r w:rsidR="00A8186B">
        <w:t>а</w:t>
      </w:r>
      <w:r>
        <w:t>чение документа</w:t>
      </w:r>
      <w:bookmarkEnd w:id="631"/>
    </w:p>
    <w:p w14:paraId="63F0EEF6" w14:textId="77777777" w:rsidR="00363CBE" w:rsidRDefault="00A42C61" w:rsidP="00A42C61">
      <w:pPr>
        <w:spacing w:after="240" w:line="276" w:lineRule="auto"/>
        <w:ind w:firstLine="567"/>
        <w:rPr>
          <w:rFonts w:ascii="Arial" w:hAnsi="Arial" w:cs="Arial"/>
        </w:rPr>
      </w:pPr>
      <w:r w:rsidRPr="00A42C61">
        <w:rPr>
          <w:rFonts w:ascii="Arial" w:hAnsi="Arial" w:cs="Arial"/>
        </w:rPr>
        <w:t>Данный документ описывает реализацию процессов «ПП-07.02.01-ERP Долгосрочное планирование воздействий на производственные активы (мастер-план от 3-х до 10 лет)», «ПП-07.02.02-ERP Перспективное среднесрочное планирование воздействий на производственные активы (3-х летний период)», «ПП-07.06.03-ERP Формирование годового бюджета воздействий на производственные активы», «ПП-07.06.04-ERP Исполнение, корректировка и контроль бюджета воздействий на производственные активы» на базе продуктов SAP.</w:t>
      </w:r>
    </w:p>
    <w:p w14:paraId="2D0C44D0" w14:textId="77777777" w:rsidR="0064532B" w:rsidRPr="00A42C61" w:rsidRDefault="0064532B" w:rsidP="00A42C61">
      <w:pPr>
        <w:spacing w:after="240" w:line="276" w:lineRule="auto"/>
        <w:ind w:firstLine="567"/>
        <w:rPr>
          <w:rFonts w:ascii="Arial" w:hAnsi="Arial" w:cs="Arial"/>
        </w:rPr>
      </w:pPr>
    </w:p>
    <w:p w14:paraId="4AB8AA31" w14:textId="6FFCA100" w:rsidR="00FF5232" w:rsidRPr="00F94454" w:rsidRDefault="00FF5232" w:rsidP="004E1119">
      <w:pPr>
        <w:pStyle w:val="1"/>
      </w:pPr>
      <w:bookmarkStart w:id="632" w:name="_Toc469481037"/>
      <w:bookmarkStart w:id="633" w:name="_Toc77357533"/>
      <w:r w:rsidRPr="00F94454">
        <w:t>Предпосылки успешной реализации</w:t>
      </w:r>
      <w:bookmarkEnd w:id="632"/>
      <w:bookmarkEnd w:id="633"/>
    </w:p>
    <w:p w14:paraId="2965F058" w14:textId="5CC322AB" w:rsidR="001669F3" w:rsidRDefault="001669F3" w:rsidP="00A42C61">
      <w:pPr>
        <w:spacing w:after="240" w:line="276" w:lineRule="auto"/>
        <w:ind w:firstLine="567"/>
        <w:rPr>
          <w:rFonts w:ascii="Arial" w:hAnsi="Arial" w:cs="Arial"/>
          <w:color w:val="000000" w:themeColor="text1"/>
        </w:rPr>
      </w:pPr>
      <w:r w:rsidRPr="001669F3">
        <w:rPr>
          <w:rFonts w:ascii="Arial" w:hAnsi="Arial" w:cs="Arial"/>
          <w:color w:val="000000" w:themeColor="text1"/>
        </w:rPr>
        <w:t xml:space="preserve">Для успешной реализации бизнес-процессов </w:t>
      </w:r>
      <w:r w:rsidR="00787288">
        <w:rPr>
          <w:rFonts w:ascii="Arial" w:hAnsi="Arial" w:cs="Arial"/>
          <w:color w:val="000000" w:themeColor="text1"/>
        </w:rPr>
        <w:t xml:space="preserve">планирования, исполнения и корректировки бюджетов воздействий на производственные активы </w:t>
      </w:r>
      <w:r w:rsidRPr="001669F3">
        <w:rPr>
          <w:rFonts w:ascii="Arial" w:hAnsi="Arial" w:cs="Arial"/>
          <w:color w:val="000000" w:themeColor="text1"/>
        </w:rPr>
        <w:t>в системе SAP S4/HANA необходима р</w:t>
      </w:r>
      <w:r w:rsidR="00787288">
        <w:rPr>
          <w:rFonts w:ascii="Arial" w:hAnsi="Arial" w:cs="Arial"/>
          <w:color w:val="000000" w:themeColor="text1"/>
        </w:rPr>
        <w:t>еали</w:t>
      </w:r>
      <w:r w:rsidRPr="001669F3">
        <w:rPr>
          <w:rFonts w:ascii="Arial" w:hAnsi="Arial" w:cs="Arial"/>
          <w:color w:val="000000" w:themeColor="text1"/>
        </w:rPr>
        <w:t>зация связанных бизнес-процессов:</w:t>
      </w:r>
    </w:p>
    <w:p w14:paraId="42FCFE5A" w14:textId="5DDDDFBB" w:rsidR="00441F36" w:rsidRDefault="00441F36" w:rsidP="00BD30E0">
      <w:pPr>
        <w:pStyle w:val="af9"/>
        <w:numPr>
          <w:ilvl w:val="0"/>
          <w:numId w:val="35"/>
        </w:numPr>
        <w:spacing w:after="240" w:line="276" w:lineRule="auto"/>
        <w:rPr>
          <w:rFonts w:ascii="Arial" w:hAnsi="Arial" w:cs="Arial"/>
          <w:color w:val="000000" w:themeColor="text1"/>
        </w:rPr>
      </w:pPr>
      <w:r>
        <w:rPr>
          <w:rFonts w:ascii="Arial" w:hAnsi="Arial" w:cs="Arial"/>
          <w:color w:val="000000" w:themeColor="text1"/>
        </w:rPr>
        <w:t>ПП-07.01.02.05-</w:t>
      </w:r>
      <w:r>
        <w:rPr>
          <w:rFonts w:ascii="Arial" w:hAnsi="Arial" w:cs="Arial"/>
          <w:color w:val="000000" w:themeColor="text1"/>
          <w:lang w:val="en-US"/>
        </w:rPr>
        <w:t>ERP</w:t>
      </w:r>
      <w:r w:rsidRPr="001221CB">
        <w:rPr>
          <w:rFonts w:ascii="Arial" w:hAnsi="Arial" w:cs="Arial"/>
          <w:color w:val="000000" w:themeColor="text1"/>
        </w:rPr>
        <w:t xml:space="preserve"> </w:t>
      </w:r>
      <w:r>
        <w:rPr>
          <w:rFonts w:ascii="Arial" w:hAnsi="Arial" w:cs="Arial"/>
          <w:color w:val="000000" w:themeColor="text1"/>
        </w:rPr>
        <w:t xml:space="preserve">Ведение НСИ ТОиР (описан в КД </w:t>
      </w:r>
      <w:r w:rsidRPr="001221CB">
        <w:rPr>
          <w:rFonts w:ascii="Arial" w:hAnsi="Arial" w:cs="Arial"/>
          <w:color w:val="000000" w:themeColor="text1"/>
        </w:rPr>
        <w:t>ERP</w:t>
      </w:r>
      <w:r w:rsidR="00494ECB">
        <w:rPr>
          <w:rFonts w:ascii="Arial" w:hAnsi="Arial" w:cs="Arial"/>
          <w:color w:val="000000" w:themeColor="text1"/>
        </w:rPr>
        <w:t>.13.9.</w:t>
      </w:r>
      <w:r w:rsidR="00CB348C">
        <w:rPr>
          <w:rFonts w:ascii="Arial" w:hAnsi="Arial" w:cs="Arial"/>
          <w:color w:val="000000" w:themeColor="text1"/>
        </w:rPr>
        <w:t>2</w:t>
      </w:r>
      <w:r w:rsidRPr="001221CB">
        <w:rPr>
          <w:rFonts w:ascii="Arial" w:hAnsi="Arial" w:cs="Arial"/>
          <w:color w:val="000000" w:themeColor="text1"/>
        </w:rPr>
        <w:t>_7_PM_КД Управление основными данными по направлению ТОиР</w:t>
      </w:r>
      <w:r>
        <w:rPr>
          <w:rFonts w:ascii="Arial" w:hAnsi="Arial" w:cs="Arial"/>
          <w:color w:val="000000" w:themeColor="text1"/>
        </w:rPr>
        <w:t>);</w:t>
      </w:r>
    </w:p>
    <w:p w14:paraId="46C231F1" w14:textId="663CDB2A" w:rsidR="00BD30E0" w:rsidRPr="00BD30E0" w:rsidRDefault="00BD30E0" w:rsidP="00BD30E0">
      <w:pPr>
        <w:pStyle w:val="af9"/>
        <w:numPr>
          <w:ilvl w:val="0"/>
          <w:numId w:val="35"/>
        </w:numPr>
        <w:spacing w:after="240" w:line="276" w:lineRule="auto"/>
        <w:rPr>
          <w:rFonts w:ascii="Arial" w:hAnsi="Arial" w:cs="Arial"/>
          <w:color w:val="000000" w:themeColor="text1"/>
        </w:rPr>
      </w:pPr>
      <w:r w:rsidRPr="00BD30E0">
        <w:rPr>
          <w:rFonts w:ascii="Arial" w:hAnsi="Arial" w:cs="Arial"/>
          <w:color w:val="000000" w:themeColor="text1"/>
        </w:rPr>
        <w:t xml:space="preserve">ПП-07.02.03.01-ERP Годовое планирование воздействий на производственные активы (описан в </w:t>
      </w:r>
      <w:r>
        <w:rPr>
          <w:rFonts w:ascii="Arial" w:hAnsi="Arial" w:cs="Arial"/>
          <w:color w:val="000000" w:themeColor="text1"/>
        </w:rPr>
        <w:t xml:space="preserve">КД </w:t>
      </w:r>
      <w:r w:rsidRPr="00BD30E0">
        <w:rPr>
          <w:rFonts w:ascii="Arial" w:hAnsi="Arial" w:cs="Arial"/>
          <w:color w:val="000000" w:themeColor="text1"/>
        </w:rPr>
        <w:t>ERP</w:t>
      </w:r>
      <w:r w:rsidR="00494ECB">
        <w:rPr>
          <w:rFonts w:ascii="Arial" w:hAnsi="Arial" w:cs="Arial"/>
          <w:color w:val="000000" w:themeColor="text1"/>
        </w:rPr>
        <w:t>.13.9.</w:t>
      </w:r>
      <w:r w:rsidR="00CB348C">
        <w:rPr>
          <w:rFonts w:ascii="Arial" w:hAnsi="Arial" w:cs="Arial"/>
          <w:color w:val="000000" w:themeColor="text1"/>
        </w:rPr>
        <w:t>2</w:t>
      </w:r>
      <w:r w:rsidR="00494ECB">
        <w:rPr>
          <w:rFonts w:ascii="Arial" w:hAnsi="Arial" w:cs="Arial"/>
          <w:color w:val="000000" w:themeColor="text1"/>
        </w:rPr>
        <w:t>.</w:t>
      </w:r>
      <w:r w:rsidRPr="00BD30E0">
        <w:rPr>
          <w:rFonts w:ascii="Arial" w:hAnsi="Arial" w:cs="Arial"/>
          <w:color w:val="000000" w:themeColor="text1"/>
        </w:rPr>
        <w:t>52_PM_КД Годовое планирование воздействий на ПА)</w:t>
      </w:r>
      <w:r w:rsidR="001221CB">
        <w:rPr>
          <w:rFonts w:ascii="Arial" w:hAnsi="Arial" w:cs="Arial"/>
          <w:color w:val="000000" w:themeColor="text1"/>
        </w:rPr>
        <w:t>;</w:t>
      </w:r>
    </w:p>
    <w:p w14:paraId="5DD98CA0" w14:textId="47B0B72B" w:rsidR="002869AD" w:rsidRDefault="002869AD" w:rsidP="002869AD">
      <w:pPr>
        <w:pStyle w:val="af9"/>
        <w:numPr>
          <w:ilvl w:val="0"/>
          <w:numId w:val="35"/>
        </w:numPr>
        <w:spacing w:after="240" w:line="276" w:lineRule="auto"/>
        <w:rPr>
          <w:rFonts w:ascii="Arial" w:hAnsi="Arial" w:cs="Arial"/>
          <w:color w:val="000000" w:themeColor="text1"/>
        </w:rPr>
      </w:pPr>
      <w:r w:rsidRPr="002869AD">
        <w:rPr>
          <w:rFonts w:ascii="Arial" w:hAnsi="Arial" w:cs="Arial"/>
          <w:color w:val="000000" w:themeColor="text1"/>
        </w:rPr>
        <w:t>ПП-07.02.03.02-ERP Планирование остановочных ремонтов</w:t>
      </w:r>
      <w:r>
        <w:rPr>
          <w:rFonts w:ascii="Arial" w:hAnsi="Arial" w:cs="Arial"/>
          <w:color w:val="000000" w:themeColor="text1"/>
        </w:rPr>
        <w:t xml:space="preserve"> (описан в КД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Pr="002869AD">
        <w:rPr>
          <w:rFonts w:ascii="Arial" w:hAnsi="Arial" w:cs="Arial"/>
          <w:color w:val="000000" w:themeColor="text1"/>
        </w:rPr>
        <w:t>53_PM_КД Планирование о</w:t>
      </w:r>
      <w:r>
        <w:rPr>
          <w:rFonts w:ascii="Arial" w:hAnsi="Arial" w:cs="Arial"/>
          <w:color w:val="000000" w:themeColor="text1"/>
        </w:rPr>
        <w:t>становочных ремонтов);</w:t>
      </w:r>
    </w:p>
    <w:p w14:paraId="7B8F3431" w14:textId="3EEBE884" w:rsidR="00916427" w:rsidRDefault="00916427" w:rsidP="00916427">
      <w:pPr>
        <w:pStyle w:val="af9"/>
        <w:numPr>
          <w:ilvl w:val="0"/>
          <w:numId w:val="35"/>
        </w:numPr>
        <w:spacing w:after="240" w:line="276" w:lineRule="auto"/>
        <w:rPr>
          <w:rFonts w:ascii="Arial" w:hAnsi="Arial" w:cs="Arial"/>
          <w:color w:val="000000" w:themeColor="text1"/>
        </w:rPr>
      </w:pPr>
      <w:r w:rsidRPr="00916427">
        <w:rPr>
          <w:rFonts w:ascii="Arial" w:hAnsi="Arial" w:cs="Arial"/>
          <w:color w:val="000000" w:themeColor="text1"/>
        </w:rPr>
        <w:t xml:space="preserve">ПП-07.02.03.04-ERP </w:t>
      </w:r>
      <w:r w:rsidR="00F85DB5">
        <w:rPr>
          <w:rFonts w:ascii="Arial" w:hAnsi="Arial" w:cs="Arial"/>
          <w:color w:val="000000" w:themeColor="text1"/>
        </w:rPr>
        <w:t>Годовое п</w:t>
      </w:r>
      <w:r w:rsidRPr="00916427">
        <w:rPr>
          <w:rFonts w:ascii="Arial" w:hAnsi="Arial" w:cs="Arial"/>
          <w:color w:val="000000" w:themeColor="text1"/>
        </w:rPr>
        <w:t xml:space="preserve">ланирование </w:t>
      </w:r>
      <w:r w:rsidR="00F85DB5">
        <w:rPr>
          <w:rFonts w:ascii="Arial" w:hAnsi="Arial" w:cs="Arial"/>
          <w:color w:val="000000" w:themeColor="text1"/>
        </w:rPr>
        <w:t xml:space="preserve">программ </w:t>
      </w:r>
      <w:r w:rsidRPr="00916427">
        <w:rPr>
          <w:rFonts w:ascii="Arial" w:hAnsi="Arial" w:cs="Arial"/>
          <w:color w:val="000000" w:themeColor="text1"/>
        </w:rPr>
        <w:t>ОВП в рамках программы воздействий на ПА и инвестиционной программы</w:t>
      </w:r>
      <w:r>
        <w:rPr>
          <w:rFonts w:ascii="Arial" w:hAnsi="Arial" w:cs="Arial"/>
          <w:color w:val="000000" w:themeColor="text1"/>
        </w:rPr>
        <w:t>;</w:t>
      </w:r>
    </w:p>
    <w:p w14:paraId="2302B974" w14:textId="376FE43D" w:rsidR="00BD30E0" w:rsidRPr="00BD30E0" w:rsidRDefault="00BD30E0" w:rsidP="00BD30E0">
      <w:pPr>
        <w:pStyle w:val="af9"/>
        <w:numPr>
          <w:ilvl w:val="0"/>
          <w:numId w:val="35"/>
        </w:numPr>
        <w:spacing w:after="240" w:line="276" w:lineRule="auto"/>
        <w:rPr>
          <w:rFonts w:ascii="Arial" w:hAnsi="Arial" w:cs="Arial"/>
          <w:color w:val="000000" w:themeColor="text1"/>
        </w:rPr>
      </w:pPr>
      <w:r w:rsidRPr="00BD30E0">
        <w:rPr>
          <w:rFonts w:ascii="Arial" w:hAnsi="Arial" w:cs="Arial"/>
          <w:color w:val="000000" w:themeColor="text1"/>
        </w:rPr>
        <w:t>ПП-07.03.01-ERP Оперативное (месячное) планирование воздействий на производственные активы (описан в КД ERP</w:t>
      </w:r>
      <w:r w:rsidR="00494ECB">
        <w:rPr>
          <w:rFonts w:ascii="Arial" w:hAnsi="Arial" w:cs="Arial"/>
          <w:color w:val="000000" w:themeColor="text1"/>
        </w:rPr>
        <w:t>.13.9.</w:t>
      </w:r>
      <w:r w:rsidR="00CB348C">
        <w:rPr>
          <w:rFonts w:ascii="Arial" w:hAnsi="Arial" w:cs="Arial"/>
          <w:color w:val="000000" w:themeColor="text1"/>
        </w:rPr>
        <w:t>2</w:t>
      </w:r>
      <w:r w:rsidR="00494ECB">
        <w:rPr>
          <w:rFonts w:ascii="Arial" w:hAnsi="Arial" w:cs="Arial"/>
          <w:color w:val="000000" w:themeColor="text1"/>
        </w:rPr>
        <w:t>.</w:t>
      </w:r>
      <w:r w:rsidRPr="00BD30E0">
        <w:rPr>
          <w:rFonts w:ascii="Arial" w:hAnsi="Arial" w:cs="Arial"/>
          <w:color w:val="000000" w:themeColor="text1"/>
        </w:rPr>
        <w:t>54_PM_КД Оперативно</w:t>
      </w:r>
      <w:r>
        <w:rPr>
          <w:rFonts w:ascii="Arial" w:hAnsi="Arial" w:cs="Arial"/>
          <w:color w:val="000000" w:themeColor="text1"/>
        </w:rPr>
        <w:t>е планирование мероприятий ТОиР</w:t>
      </w:r>
      <w:r w:rsidRPr="00BD30E0">
        <w:rPr>
          <w:rFonts w:ascii="Arial" w:hAnsi="Arial" w:cs="Arial"/>
          <w:color w:val="000000" w:themeColor="text1"/>
        </w:rPr>
        <w:t>)</w:t>
      </w:r>
      <w:r w:rsidR="001221CB">
        <w:rPr>
          <w:rFonts w:ascii="Arial" w:hAnsi="Arial" w:cs="Arial"/>
          <w:color w:val="000000" w:themeColor="text1"/>
        </w:rPr>
        <w:t>;</w:t>
      </w:r>
    </w:p>
    <w:p w14:paraId="3A9154E2" w14:textId="26B2EDEF" w:rsidR="00BD30E0" w:rsidRPr="00BD30E0" w:rsidRDefault="00BD30E0" w:rsidP="00BD30E0">
      <w:pPr>
        <w:pStyle w:val="af9"/>
        <w:numPr>
          <w:ilvl w:val="0"/>
          <w:numId w:val="35"/>
        </w:numPr>
        <w:spacing w:after="240" w:line="276" w:lineRule="auto"/>
        <w:rPr>
          <w:rFonts w:ascii="Arial" w:hAnsi="Arial" w:cs="Arial"/>
          <w:color w:val="000000" w:themeColor="text1"/>
        </w:rPr>
      </w:pPr>
      <w:r w:rsidRPr="00BD30E0">
        <w:rPr>
          <w:rFonts w:ascii="Arial" w:hAnsi="Arial" w:cs="Arial"/>
          <w:color w:val="000000" w:themeColor="text1"/>
        </w:rPr>
        <w:lastRenderedPageBreak/>
        <w:t>ПП-07.03.02-ERP Недельно-суточное планирование воздействий на производственные активы (описан в КД ERP</w:t>
      </w:r>
      <w:r w:rsidR="00494ECB">
        <w:rPr>
          <w:rFonts w:ascii="Arial" w:hAnsi="Arial" w:cs="Arial"/>
          <w:color w:val="000000" w:themeColor="text1"/>
        </w:rPr>
        <w:t>.13.9.</w:t>
      </w:r>
      <w:r w:rsidR="00CB348C">
        <w:rPr>
          <w:rFonts w:ascii="Arial" w:hAnsi="Arial" w:cs="Arial"/>
          <w:color w:val="000000" w:themeColor="text1"/>
        </w:rPr>
        <w:t>2</w:t>
      </w:r>
      <w:r w:rsidR="007C529E">
        <w:rPr>
          <w:rFonts w:ascii="Arial" w:hAnsi="Arial" w:cs="Arial"/>
          <w:color w:val="000000" w:themeColor="text1"/>
        </w:rPr>
        <w:t>.</w:t>
      </w:r>
      <w:r w:rsidRPr="00BD30E0">
        <w:rPr>
          <w:rFonts w:ascii="Arial" w:hAnsi="Arial" w:cs="Arial"/>
          <w:color w:val="000000" w:themeColor="text1"/>
        </w:rPr>
        <w:t>54_PM_КД Оперативное планирование мероприятий ТОиР)</w:t>
      </w:r>
      <w:r w:rsidR="001221CB">
        <w:rPr>
          <w:rFonts w:ascii="Arial" w:hAnsi="Arial" w:cs="Arial"/>
          <w:color w:val="000000" w:themeColor="text1"/>
        </w:rPr>
        <w:t>;</w:t>
      </w:r>
    </w:p>
    <w:p w14:paraId="74722F5A" w14:textId="747ED9D9" w:rsidR="00BD30E0" w:rsidRPr="00BD30E0" w:rsidRDefault="00BD30E0" w:rsidP="00BD30E0">
      <w:pPr>
        <w:pStyle w:val="af9"/>
        <w:numPr>
          <w:ilvl w:val="0"/>
          <w:numId w:val="35"/>
        </w:numPr>
        <w:spacing w:after="240" w:line="276" w:lineRule="auto"/>
        <w:rPr>
          <w:rFonts w:ascii="Arial" w:hAnsi="Arial" w:cs="Arial"/>
          <w:color w:val="000000" w:themeColor="text1"/>
        </w:rPr>
      </w:pPr>
      <w:r w:rsidRPr="00BD30E0">
        <w:rPr>
          <w:rFonts w:ascii="Arial" w:hAnsi="Arial" w:cs="Arial"/>
          <w:color w:val="000000" w:themeColor="text1"/>
        </w:rPr>
        <w:t>ПП-07.03.03.01-ERP Выполнение и фактический учёт воздействий (описан в КД ERP</w:t>
      </w:r>
      <w:r w:rsidR="00494ECB">
        <w:rPr>
          <w:rFonts w:ascii="Arial" w:hAnsi="Arial" w:cs="Arial"/>
          <w:color w:val="000000" w:themeColor="text1"/>
        </w:rPr>
        <w:t>.13.9.</w:t>
      </w:r>
      <w:r w:rsidR="00CB348C">
        <w:rPr>
          <w:rFonts w:ascii="Arial" w:hAnsi="Arial" w:cs="Arial"/>
          <w:color w:val="000000" w:themeColor="text1"/>
        </w:rPr>
        <w:t>2</w:t>
      </w:r>
      <w:r w:rsidR="007C529E">
        <w:rPr>
          <w:rFonts w:ascii="Arial" w:hAnsi="Arial" w:cs="Arial"/>
          <w:color w:val="000000" w:themeColor="text1"/>
        </w:rPr>
        <w:t>.</w:t>
      </w:r>
      <w:r w:rsidRPr="00BD30E0">
        <w:rPr>
          <w:rFonts w:ascii="Arial" w:hAnsi="Arial" w:cs="Arial"/>
          <w:color w:val="000000" w:themeColor="text1"/>
        </w:rPr>
        <w:t>55_PM_КД Выпо</w:t>
      </w:r>
      <w:r>
        <w:rPr>
          <w:rFonts w:ascii="Arial" w:hAnsi="Arial" w:cs="Arial"/>
          <w:color w:val="000000" w:themeColor="text1"/>
        </w:rPr>
        <w:t>лнение и фактический учет работ</w:t>
      </w:r>
      <w:r w:rsidRPr="00BD30E0">
        <w:rPr>
          <w:rFonts w:ascii="Arial" w:hAnsi="Arial" w:cs="Arial"/>
          <w:color w:val="000000" w:themeColor="text1"/>
        </w:rPr>
        <w:t>)</w:t>
      </w:r>
      <w:r w:rsidR="001221CB">
        <w:rPr>
          <w:rFonts w:ascii="Arial" w:hAnsi="Arial" w:cs="Arial"/>
          <w:color w:val="000000" w:themeColor="text1"/>
        </w:rPr>
        <w:t>;</w:t>
      </w:r>
    </w:p>
    <w:p w14:paraId="5B8F73F3" w14:textId="1F9548B4" w:rsidR="00BD30E0" w:rsidRPr="00BD30E0" w:rsidRDefault="00BD30E0" w:rsidP="00BD30E0">
      <w:pPr>
        <w:pStyle w:val="af9"/>
        <w:numPr>
          <w:ilvl w:val="0"/>
          <w:numId w:val="35"/>
        </w:numPr>
        <w:spacing w:after="240" w:line="276" w:lineRule="auto"/>
        <w:rPr>
          <w:rFonts w:ascii="Arial" w:hAnsi="Arial" w:cs="Arial"/>
          <w:color w:val="000000" w:themeColor="text1"/>
        </w:rPr>
      </w:pPr>
      <w:r w:rsidRPr="00BD30E0">
        <w:rPr>
          <w:rFonts w:ascii="Arial" w:hAnsi="Arial" w:cs="Arial"/>
          <w:color w:val="000000" w:themeColor="text1"/>
        </w:rPr>
        <w:t>ПП-07.03.03.02-ERP Управление внеплановыми воздействиями ТОиР (описан в КД ERP</w:t>
      </w:r>
      <w:r w:rsidR="00494ECB">
        <w:rPr>
          <w:rFonts w:ascii="Arial" w:hAnsi="Arial" w:cs="Arial"/>
          <w:color w:val="000000" w:themeColor="text1"/>
        </w:rPr>
        <w:t>.13.9.</w:t>
      </w:r>
      <w:r w:rsidR="00CB348C">
        <w:rPr>
          <w:rFonts w:ascii="Arial" w:hAnsi="Arial" w:cs="Arial"/>
          <w:color w:val="000000" w:themeColor="text1"/>
        </w:rPr>
        <w:t>2</w:t>
      </w:r>
      <w:r w:rsidR="007C529E">
        <w:rPr>
          <w:rFonts w:ascii="Arial" w:hAnsi="Arial" w:cs="Arial"/>
          <w:color w:val="000000" w:themeColor="text1"/>
        </w:rPr>
        <w:t>.</w:t>
      </w:r>
      <w:r w:rsidRPr="00BD30E0">
        <w:rPr>
          <w:rFonts w:ascii="Arial" w:hAnsi="Arial" w:cs="Arial"/>
          <w:color w:val="000000" w:themeColor="text1"/>
        </w:rPr>
        <w:t>55_PM_КД Выпо</w:t>
      </w:r>
      <w:r>
        <w:rPr>
          <w:rFonts w:ascii="Arial" w:hAnsi="Arial" w:cs="Arial"/>
          <w:color w:val="000000" w:themeColor="text1"/>
        </w:rPr>
        <w:t>лнение и фактический учет работ</w:t>
      </w:r>
      <w:r w:rsidRPr="00BD30E0">
        <w:rPr>
          <w:rFonts w:ascii="Arial" w:hAnsi="Arial" w:cs="Arial"/>
          <w:color w:val="000000" w:themeColor="text1"/>
        </w:rPr>
        <w:t>)</w:t>
      </w:r>
      <w:r w:rsidR="001221CB">
        <w:rPr>
          <w:rFonts w:ascii="Arial" w:hAnsi="Arial" w:cs="Arial"/>
          <w:color w:val="000000" w:themeColor="text1"/>
        </w:rPr>
        <w:t>;</w:t>
      </w:r>
    </w:p>
    <w:p w14:paraId="72EAD573" w14:textId="601583C4" w:rsidR="002869AD" w:rsidRDefault="002869AD" w:rsidP="009936BB">
      <w:pPr>
        <w:pStyle w:val="af9"/>
        <w:numPr>
          <w:ilvl w:val="0"/>
          <w:numId w:val="35"/>
        </w:numPr>
        <w:spacing w:after="240" w:line="276" w:lineRule="auto"/>
        <w:rPr>
          <w:rFonts w:ascii="Arial" w:hAnsi="Arial" w:cs="Arial"/>
          <w:color w:val="000000" w:themeColor="text1"/>
        </w:rPr>
      </w:pPr>
      <w:r w:rsidRPr="002869AD">
        <w:rPr>
          <w:rFonts w:ascii="Arial" w:hAnsi="Arial" w:cs="Arial"/>
          <w:color w:val="000000" w:themeColor="text1"/>
        </w:rPr>
        <w:t>ПП-07.03.03.03-ERP Управление аварийными воздействий ТОиР критичного оборудования</w:t>
      </w:r>
      <w:r>
        <w:rPr>
          <w:rFonts w:ascii="Arial" w:hAnsi="Arial" w:cs="Arial"/>
          <w:color w:val="000000" w:themeColor="text1"/>
        </w:rPr>
        <w:t xml:space="preserve"> (описан в КД </w:t>
      </w:r>
      <w:r w:rsidRPr="002869AD">
        <w:rPr>
          <w:rFonts w:ascii="Arial" w:hAnsi="Arial" w:cs="Arial"/>
          <w:color w:val="000000" w:themeColor="text1"/>
        </w:rPr>
        <w:t>ERP</w:t>
      </w:r>
      <w:r w:rsidR="00494ECB">
        <w:rPr>
          <w:rFonts w:ascii="Arial" w:hAnsi="Arial" w:cs="Arial"/>
          <w:color w:val="000000" w:themeColor="text1"/>
        </w:rPr>
        <w:t>.13.9.</w:t>
      </w:r>
      <w:r w:rsidR="00CB348C">
        <w:rPr>
          <w:rFonts w:ascii="Arial" w:hAnsi="Arial" w:cs="Arial"/>
          <w:color w:val="000000" w:themeColor="text1"/>
        </w:rPr>
        <w:t>2</w:t>
      </w:r>
      <w:r w:rsidR="007C529E">
        <w:rPr>
          <w:rFonts w:ascii="Arial" w:hAnsi="Arial" w:cs="Arial"/>
          <w:color w:val="000000" w:themeColor="text1"/>
        </w:rPr>
        <w:t>.</w:t>
      </w:r>
      <w:r w:rsidRPr="002869AD">
        <w:rPr>
          <w:rFonts w:ascii="Arial" w:hAnsi="Arial" w:cs="Arial"/>
          <w:color w:val="000000" w:themeColor="text1"/>
        </w:rPr>
        <w:t>55_PM_КД Выполнение и фактический учет работ</w:t>
      </w:r>
      <w:r>
        <w:rPr>
          <w:rFonts w:ascii="Arial" w:hAnsi="Arial" w:cs="Arial"/>
          <w:color w:val="000000" w:themeColor="text1"/>
        </w:rPr>
        <w:t>);</w:t>
      </w:r>
    </w:p>
    <w:p w14:paraId="5E2FC480" w14:textId="7050FCF0" w:rsidR="002869AD" w:rsidRPr="002869AD" w:rsidRDefault="002869AD" w:rsidP="009936BB">
      <w:pPr>
        <w:pStyle w:val="af9"/>
        <w:numPr>
          <w:ilvl w:val="0"/>
          <w:numId w:val="35"/>
        </w:numPr>
        <w:spacing w:after="240" w:line="276" w:lineRule="auto"/>
        <w:rPr>
          <w:rFonts w:ascii="Arial" w:hAnsi="Arial" w:cs="Arial"/>
          <w:color w:val="000000" w:themeColor="text1"/>
        </w:rPr>
      </w:pPr>
      <w:r w:rsidRPr="002869AD">
        <w:rPr>
          <w:rFonts w:ascii="Arial" w:hAnsi="Arial" w:cs="Arial"/>
          <w:color w:val="000000" w:themeColor="text1"/>
        </w:rPr>
        <w:t>ПП-07.04.01-ERP Регистрация технического состояния обор</w:t>
      </w:r>
      <w:r>
        <w:rPr>
          <w:rFonts w:ascii="Arial" w:hAnsi="Arial" w:cs="Arial"/>
          <w:color w:val="000000" w:themeColor="text1"/>
        </w:rPr>
        <w:t>удования (дефекты, простои, в т.ч</w:t>
      </w:r>
      <w:r w:rsidRPr="002869AD">
        <w:rPr>
          <w:rFonts w:ascii="Arial" w:hAnsi="Arial" w:cs="Arial"/>
          <w:color w:val="000000" w:themeColor="text1"/>
        </w:rPr>
        <w:t>. внеплановых останов)</w:t>
      </w:r>
      <w:r>
        <w:rPr>
          <w:rFonts w:ascii="Arial" w:hAnsi="Arial" w:cs="Arial"/>
          <w:color w:val="000000" w:themeColor="text1"/>
        </w:rPr>
        <w:t xml:space="preserve"> (описан в КД </w:t>
      </w:r>
      <w:r w:rsidRPr="002869AD">
        <w:rPr>
          <w:rFonts w:ascii="Arial" w:hAnsi="Arial" w:cs="Arial"/>
          <w:color w:val="000000" w:themeColor="text1"/>
        </w:rPr>
        <w:t>ERP</w:t>
      </w:r>
      <w:r w:rsidR="00494ECB">
        <w:rPr>
          <w:rFonts w:ascii="Arial" w:hAnsi="Arial" w:cs="Arial"/>
          <w:color w:val="000000" w:themeColor="text1"/>
        </w:rPr>
        <w:t>.13.9.</w:t>
      </w:r>
      <w:r w:rsidR="00CB348C">
        <w:rPr>
          <w:rFonts w:ascii="Arial" w:hAnsi="Arial" w:cs="Arial"/>
          <w:color w:val="000000" w:themeColor="text1"/>
        </w:rPr>
        <w:t>2</w:t>
      </w:r>
      <w:r w:rsidR="007C529E">
        <w:rPr>
          <w:rFonts w:ascii="Arial" w:hAnsi="Arial" w:cs="Arial"/>
          <w:color w:val="000000" w:themeColor="text1"/>
        </w:rPr>
        <w:t>.</w:t>
      </w:r>
      <w:r w:rsidRPr="002869AD">
        <w:rPr>
          <w:rFonts w:ascii="Arial" w:hAnsi="Arial" w:cs="Arial"/>
          <w:color w:val="000000" w:themeColor="text1"/>
        </w:rPr>
        <w:t>56_PM_КД Мониторинг и оценка технического состояния ПА</w:t>
      </w:r>
      <w:r>
        <w:rPr>
          <w:rFonts w:ascii="Arial" w:hAnsi="Arial" w:cs="Arial"/>
          <w:color w:val="000000" w:themeColor="text1"/>
        </w:rPr>
        <w:t>);</w:t>
      </w:r>
    </w:p>
    <w:p w14:paraId="64D0CCFB" w14:textId="3554E8B8" w:rsidR="001221CB" w:rsidRPr="009936BB" w:rsidRDefault="00BD30E0" w:rsidP="00441F36">
      <w:pPr>
        <w:pStyle w:val="af9"/>
        <w:numPr>
          <w:ilvl w:val="0"/>
          <w:numId w:val="35"/>
        </w:numPr>
        <w:spacing w:after="240" w:line="276" w:lineRule="auto"/>
        <w:rPr>
          <w:rFonts w:ascii="Arial" w:hAnsi="Arial" w:cs="Arial"/>
          <w:color w:val="000000" w:themeColor="text1"/>
        </w:rPr>
      </w:pPr>
      <w:r w:rsidRPr="00BD30E0">
        <w:rPr>
          <w:rFonts w:ascii="Arial" w:hAnsi="Arial" w:cs="Arial"/>
          <w:color w:val="000000" w:themeColor="text1"/>
        </w:rPr>
        <w:t>ПП-07.04.04-ERP Анализ технического состояния производственных активов (</w:t>
      </w:r>
      <w:r>
        <w:rPr>
          <w:rFonts w:ascii="Arial" w:hAnsi="Arial" w:cs="Arial"/>
          <w:color w:val="000000" w:themeColor="text1"/>
        </w:rPr>
        <w:t xml:space="preserve">описан в КД </w:t>
      </w:r>
      <w:r w:rsidRPr="00BD30E0">
        <w:rPr>
          <w:rFonts w:ascii="Arial" w:hAnsi="Arial" w:cs="Arial"/>
          <w:color w:val="000000" w:themeColor="text1"/>
        </w:rPr>
        <w:t>ERP</w:t>
      </w:r>
      <w:r w:rsidR="00494ECB">
        <w:rPr>
          <w:rFonts w:ascii="Arial" w:hAnsi="Arial" w:cs="Arial"/>
          <w:color w:val="000000" w:themeColor="text1"/>
        </w:rPr>
        <w:t>.13.9.</w:t>
      </w:r>
      <w:r w:rsidR="00CB348C">
        <w:rPr>
          <w:rFonts w:ascii="Arial" w:hAnsi="Arial" w:cs="Arial"/>
          <w:color w:val="000000" w:themeColor="text1"/>
        </w:rPr>
        <w:t>2</w:t>
      </w:r>
      <w:r w:rsidR="007C529E">
        <w:rPr>
          <w:rFonts w:ascii="Arial" w:hAnsi="Arial" w:cs="Arial"/>
          <w:color w:val="000000" w:themeColor="text1"/>
        </w:rPr>
        <w:t>.</w:t>
      </w:r>
      <w:r w:rsidRPr="00BD30E0">
        <w:rPr>
          <w:rFonts w:ascii="Arial" w:hAnsi="Arial" w:cs="Arial"/>
          <w:color w:val="000000" w:themeColor="text1"/>
        </w:rPr>
        <w:t>56_PM_КД Мониторинг и о</w:t>
      </w:r>
      <w:r>
        <w:rPr>
          <w:rFonts w:ascii="Arial" w:hAnsi="Arial" w:cs="Arial"/>
          <w:color w:val="000000" w:themeColor="text1"/>
        </w:rPr>
        <w:t>ценка технического состояния ПА</w:t>
      </w:r>
      <w:r w:rsidRPr="00BD30E0">
        <w:rPr>
          <w:rFonts w:ascii="Arial" w:hAnsi="Arial" w:cs="Arial"/>
          <w:color w:val="000000" w:themeColor="text1"/>
        </w:rPr>
        <w:t>)</w:t>
      </w:r>
      <w:r w:rsidR="00441F36">
        <w:rPr>
          <w:rFonts w:ascii="Arial" w:hAnsi="Arial" w:cs="Arial"/>
          <w:color w:val="000000" w:themeColor="text1"/>
        </w:rPr>
        <w:t>.</w:t>
      </w:r>
    </w:p>
    <w:p w14:paraId="7E41A808" w14:textId="47987392" w:rsidR="00275BAB" w:rsidRDefault="00275BAB" w:rsidP="0064532B">
      <w:pPr>
        <w:spacing w:after="240" w:line="276" w:lineRule="auto"/>
        <w:ind w:firstLine="567"/>
        <w:rPr>
          <w:rFonts w:ascii="Arial" w:hAnsi="Arial" w:cs="Arial"/>
          <w:color w:val="000000" w:themeColor="text1"/>
        </w:rPr>
      </w:pPr>
      <w:r>
        <w:rPr>
          <w:rFonts w:ascii="Arial" w:hAnsi="Arial" w:cs="Arial"/>
          <w:color w:val="000000" w:themeColor="text1"/>
        </w:rPr>
        <w:t>Так же необходимо своевременное обеспечение наличия следующей корректной и полной информации:</w:t>
      </w:r>
    </w:p>
    <w:p w14:paraId="565FCD2A" w14:textId="0102E316" w:rsidR="00441F36" w:rsidRDefault="00441F36" w:rsidP="00441F36">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t>Стратегическая программа развития (бизнес-процесс УП-01.04 Долгосрочное бизнес-планирование (до 20 лет));</w:t>
      </w:r>
    </w:p>
    <w:p w14:paraId="66CE7963" w14:textId="7BD70486" w:rsidR="00187915" w:rsidRPr="006B0AD8" w:rsidRDefault="00187915" w:rsidP="00441F36">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t>Среднесрочная инвестиционная программа (бизнес-процесс УП-02.03.03 Формирование инвестиционной программы);</w:t>
      </w:r>
    </w:p>
    <w:p w14:paraId="65F9ED7F" w14:textId="02D58A4F" w:rsidR="00275BAB" w:rsidRDefault="00275BAB" w:rsidP="00275BAB">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t>Долгосрочная производственная программа (бизнес-процесс УП-03.02 Долгосрочное динамическое проектирование);</w:t>
      </w:r>
    </w:p>
    <w:p w14:paraId="5527B577" w14:textId="2E64A5D8" w:rsidR="00187915" w:rsidRDefault="00187915" w:rsidP="00275BAB">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t>Факт и ожидаемое исполнения производственного плана (бизнес-процесс УП-03.04.01.01 Прогноз завершения текущего года);</w:t>
      </w:r>
    </w:p>
    <w:p w14:paraId="2F98A589" w14:textId="663B17EC" w:rsidR="00275BAB" w:rsidRDefault="00275BAB" w:rsidP="00275BAB">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t>Макропараметры (бизнес-процесс УП-04.02.01.01 Подготовка основных входных параметров для бюджетного планирования деятельности Группы);</w:t>
      </w:r>
    </w:p>
    <w:p w14:paraId="0411AB61" w14:textId="0727C4D3" w:rsidR="00187915" w:rsidRDefault="00187915" w:rsidP="00275BAB">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t>Лимиты затрат на ремонты (бизнес-процесс УП-04.02.03.05 Формирование КБ по БЕ/Группе);</w:t>
      </w:r>
    </w:p>
    <w:p w14:paraId="7B361CF8" w14:textId="77777777" w:rsidR="00441F36" w:rsidRDefault="00441F36" w:rsidP="00441F36">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t>Стратегический план УПА (бизнес-процесс ПП-07.01.01 Управление стратегическим планом УПА);</w:t>
      </w:r>
    </w:p>
    <w:p w14:paraId="055BD8CB" w14:textId="38757908" w:rsidR="00275BAB" w:rsidRDefault="00275BAB" w:rsidP="009936BB">
      <w:pPr>
        <w:pStyle w:val="af9"/>
        <w:numPr>
          <w:ilvl w:val="0"/>
          <w:numId w:val="41"/>
        </w:numPr>
        <w:spacing w:after="240" w:line="276" w:lineRule="auto"/>
        <w:rPr>
          <w:rFonts w:ascii="Arial" w:hAnsi="Arial" w:cs="Arial"/>
          <w:color w:val="000000" w:themeColor="text1"/>
        </w:rPr>
      </w:pPr>
      <w:r>
        <w:rPr>
          <w:rFonts w:ascii="Arial" w:hAnsi="Arial" w:cs="Arial"/>
          <w:color w:val="000000" w:themeColor="text1"/>
        </w:rPr>
        <w:lastRenderedPageBreak/>
        <w:t xml:space="preserve">График </w:t>
      </w:r>
      <w:r w:rsidRPr="00275BAB">
        <w:rPr>
          <w:rFonts w:ascii="Arial" w:hAnsi="Arial" w:cs="Arial"/>
          <w:color w:val="000000" w:themeColor="text1"/>
        </w:rPr>
        <w:t xml:space="preserve">проектов по </w:t>
      </w:r>
      <w:r>
        <w:rPr>
          <w:rFonts w:ascii="Arial" w:hAnsi="Arial" w:cs="Arial"/>
          <w:color w:val="000000" w:themeColor="text1"/>
        </w:rPr>
        <w:t xml:space="preserve">замене и </w:t>
      </w:r>
      <w:r w:rsidRPr="00275BAB">
        <w:rPr>
          <w:rFonts w:ascii="Arial" w:hAnsi="Arial" w:cs="Arial"/>
          <w:color w:val="000000" w:themeColor="text1"/>
        </w:rPr>
        <w:t>модернизации</w:t>
      </w:r>
      <w:r>
        <w:rPr>
          <w:rFonts w:ascii="Arial" w:hAnsi="Arial" w:cs="Arial"/>
          <w:color w:val="000000" w:themeColor="text1"/>
        </w:rPr>
        <w:t xml:space="preserve"> (бизнес-процесс </w:t>
      </w:r>
      <w:r w:rsidRPr="00275BAB">
        <w:rPr>
          <w:rFonts w:ascii="Arial" w:hAnsi="Arial" w:cs="Arial"/>
          <w:color w:val="000000" w:themeColor="text1"/>
        </w:rPr>
        <w:t>ПП-07.01.02.05</w:t>
      </w:r>
      <w:r>
        <w:rPr>
          <w:rFonts w:ascii="Arial" w:hAnsi="Arial" w:cs="Arial"/>
          <w:color w:val="000000" w:themeColor="text1"/>
        </w:rPr>
        <w:t xml:space="preserve"> </w:t>
      </w:r>
      <w:r w:rsidRPr="00275BAB">
        <w:rPr>
          <w:rFonts w:ascii="Arial" w:hAnsi="Arial" w:cs="Arial"/>
          <w:color w:val="000000" w:themeColor="text1"/>
        </w:rPr>
        <w:t>Управление заменой и модернизацией ПА</w:t>
      </w:r>
      <w:r>
        <w:rPr>
          <w:rFonts w:ascii="Arial" w:hAnsi="Arial" w:cs="Arial"/>
          <w:color w:val="000000" w:themeColor="text1"/>
        </w:rPr>
        <w:t>)</w:t>
      </w:r>
      <w:r w:rsidR="00441F36">
        <w:rPr>
          <w:rFonts w:ascii="Arial" w:hAnsi="Arial" w:cs="Arial"/>
          <w:color w:val="000000" w:themeColor="text1"/>
        </w:rPr>
        <w:t>.</w:t>
      </w:r>
    </w:p>
    <w:p w14:paraId="3954B33E" w14:textId="6E4200C7" w:rsidR="00BD30E0" w:rsidRPr="00494587" w:rsidRDefault="00494587" w:rsidP="0064532B">
      <w:pPr>
        <w:spacing w:after="240" w:line="276" w:lineRule="auto"/>
        <w:ind w:firstLine="567"/>
        <w:rPr>
          <w:rFonts w:ascii="Arial" w:hAnsi="Arial" w:cs="Arial"/>
          <w:color w:val="000000" w:themeColor="text1"/>
        </w:rPr>
      </w:pPr>
      <w:r w:rsidRPr="0064532B">
        <w:rPr>
          <w:rFonts w:ascii="Arial" w:hAnsi="Arial" w:cs="Arial"/>
          <w:color w:val="000000" w:themeColor="text1"/>
        </w:rPr>
        <w:t>Данные процессы необходимы для получения следующей информации</w:t>
      </w:r>
      <w:r w:rsidR="001B716E">
        <w:rPr>
          <w:rFonts w:ascii="Arial" w:hAnsi="Arial" w:cs="Arial"/>
          <w:color w:val="000000" w:themeColor="text1"/>
        </w:rPr>
        <w:t xml:space="preserve"> в соответствующем виде</w:t>
      </w:r>
      <w:r w:rsidRPr="0064532B">
        <w:rPr>
          <w:rFonts w:ascii="Arial" w:hAnsi="Arial" w:cs="Arial"/>
          <w:color w:val="000000" w:themeColor="text1"/>
        </w:rPr>
        <w:t>:</w:t>
      </w:r>
    </w:p>
    <w:p w14:paraId="016D273F" w14:textId="3F87B2D3" w:rsidR="00494587" w:rsidRDefault="00494587" w:rsidP="00494587">
      <w:pPr>
        <w:pStyle w:val="af9"/>
        <w:numPr>
          <w:ilvl w:val="0"/>
          <w:numId w:val="36"/>
        </w:numPr>
        <w:spacing w:after="240" w:line="276" w:lineRule="auto"/>
        <w:rPr>
          <w:rFonts w:ascii="Arial" w:hAnsi="Arial" w:cs="Arial"/>
          <w:color w:val="000000" w:themeColor="text1"/>
        </w:rPr>
      </w:pPr>
      <w:r>
        <w:rPr>
          <w:rFonts w:ascii="Arial" w:hAnsi="Arial" w:cs="Arial"/>
          <w:color w:val="000000" w:themeColor="text1"/>
        </w:rPr>
        <w:t>Корректной, полноценной и актуальной нормативно-справочной информации</w:t>
      </w:r>
      <w:r w:rsidR="001B716E">
        <w:rPr>
          <w:rFonts w:ascii="Arial" w:hAnsi="Arial" w:cs="Arial"/>
          <w:color w:val="000000" w:themeColor="text1"/>
        </w:rPr>
        <w:t xml:space="preserve">, заведённой в системе </w:t>
      </w:r>
      <w:r w:rsidR="001B716E">
        <w:rPr>
          <w:rFonts w:ascii="Arial" w:hAnsi="Arial" w:cs="Arial"/>
          <w:color w:val="000000" w:themeColor="text1"/>
          <w:lang w:val="en-US"/>
        </w:rPr>
        <w:t>SAP</w:t>
      </w:r>
      <w:r>
        <w:rPr>
          <w:rFonts w:ascii="Arial" w:hAnsi="Arial" w:cs="Arial"/>
          <w:color w:val="000000" w:themeColor="text1"/>
        </w:rPr>
        <w:t>;</w:t>
      </w:r>
    </w:p>
    <w:p w14:paraId="53874792" w14:textId="671768A2" w:rsidR="00494587" w:rsidRDefault="001B716E" w:rsidP="00494587">
      <w:pPr>
        <w:pStyle w:val="af9"/>
        <w:numPr>
          <w:ilvl w:val="0"/>
          <w:numId w:val="36"/>
        </w:numPr>
        <w:spacing w:after="240" w:line="276" w:lineRule="auto"/>
        <w:rPr>
          <w:rFonts w:ascii="Arial" w:hAnsi="Arial" w:cs="Arial"/>
          <w:color w:val="000000" w:themeColor="text1"/>
        </w:rPr>
      </w:pPr>
      <w:r>
        <w:rPr>
          <w:rFonts w:ascii="Arial" w:hAnsi="Arial" w:cs="Arial"/>
          <w:color w:val="000000" w:themeColor="text1"/>
        </w:rPr>
        <w:t xml:space="preserve">Отчётности в системе </w:t>
      </w:r>
      <w:r>
        <w:rPr>
          <w:rFonts w:ascii="Arial" w:hAnsi="Arial" w:cs="Arial"/>
          <w:color w:val="000000" w:themeColor="text1"/>
          <w:lang w:val="en-US"/>
        </w:rPr>
        <w:t>SAP</w:t>
      </w:r>
      <w:r w:rsidRPr="009936BB">
        <w:rPr>
          <w:rFonts w:ascii="Arial" w:hAnsi="Arial" w:cs="Arial"/>
          <w:color w:val="000000" w:themeColor="text1"/>
        </w:rPr>
        <w:t xml:space="preserve"> </w:t>
      </w:r>
      <w:r>
        <w:rPr>
          <w:rFonts w:ascii="Arial" w:hAnsi="Arial" w:cs="Arial"/>
          <w:color w:val="000000" w:themeColor="text1"/>
        </w:rPr>
        <w:t>по годовым</w:t>
      </w:r>
      <w:r w:rsidR="00494587">
        <w:rPr>
          <w:rFonts w:ascii="Arial" w:hAnsi="Arial" w:cs="Arial"/>
          <w:color w:val="000000" w:themeColor="text1"/>
        </w:rPr>
        <w:t>, месячны</w:t>
      </w:r>
      <w:r>
        <w:rPr>
          <w:rFonts w:ascii="Arial" w:hAnsi="Arial" w:cs="Arial"/>
          <w:color w:val="000000" w:themeColor="text1"/>
        </w:rPr>
        <w:t>м</w:t>
      </w:r>
      <w:r w:rsidR="00494587">
        <w:rPr>
          <w:rFonts w:ascii="Arial" w:hAnsi="Arial" w:cs="Arial"/>
          <w:color w:val="000000" w:themeColor="text1"/>
        </w:rPr>
        <w:t xml:space="preserve"> и недельно-суточны</w:t>
      </w:r>
      <w:r>
        <w:rPr>
          <w:rFonts w:ascii="Arial" w:hAnsi="Arial" w:cs="Arial"/>
          <w:color w:val="000000" w:themeColor="text1"/>
        </w:rPr>
        <w:t>м</w:t>
      </w:r>
      <w:r w:rsidR="00494587">
        <w:rPr>
          <w:rFonts w:ascii="Arial" w:hAnsi="Arial" w:cs="Arial"/>
          <w:color w:val="000000" w:themeColor="text1"/>
        </w:rPr>
        <w:t xml:space="preserve"> план</w:t>
      </w:r>
      <w:r>
        <w:rPr>
          <w:rFonts w:ascii="Arial" w:hAnsi="Arial" w:cs="Arial"/>
          <w:color w:val="000000" w:themeColor="text1"/>
        </w:rPr>
        <w:t xml:space="preserve">ам </w:t>
      </w:r>
      <w:r w:rsidR="00494587">
        <w:rPr>
          <w:rFonts w:ascii="Arial" w:hAnsi="Arial" w:cs="Arial"/>
          <w:color w:val="000000" w:themeColor="text1"/>
        </w:rPr>
        <w:t>воздействий на производственные активы;</w:t>
      </w:r>
    </w:p>
    <w:p w14:paraId="07D181E9" w14:textId="24BF579F" w:rsidR="00494587" w:rsidRDefault="001B716E" w:rsidP="00494587">
      <w:pPr>
        <w:pStyle w:val="af9"/>
        <w:numPr>
          <w:ilvl w:val="0"/>
          <w:numId w:val="36"/>
        </w:numPr>
        <w:spacing w:after="240" w:line="276" w:lineRule="auto"/>
        <w:rPr>
          <w:rFonts w:ascii="Arial" w:hAnsi="Arial" w:cs="Arial"/>
          <w:color w:val="000000" w:themeColor="text1"/>
        </w:rPr>
      </w:pPr>
      <w:r>
        <w:rPr>
          <w:rFonts w:ascii="Arial" w:hAnsi="Arial" w:cs="Arial"/>
          <w:color w:val="000000" w:themeColor="text1"/>
        </w:rPr>
        <w:t xml:space="preserve">Отчётности в системе </w:t>
      </w:r>
      <w:r>
        <w:rPr>
          <w:rFonts w:ascii="Arial" w:hAnsi="Arial" w:cs="Arial"/>
          <w:color w:val="000000" w:themeColor="text1"/>
          <w:lang w:val="en-US"/>
        </w:rPr>
        <w:t>SAP</w:t>
      </w:r>
      <w:r w:rsidRPr="009936BB">
        <w:rPr>
          <w:rFonts w:ascii="Arial" w:hAnsi="Arial" w:cs="Arial"/>
          <w:color w:val="000000" w:themeColor="text1"/>
        </w:rPr>
        <w:t xml:space="preserve"> </w:t>
      </w:r>
      <w:r>
        <w:rPr>
          <w:rFonts w:ascii="Arial" w:hAnsi="Arial" w:cs="Arial"/>
          <w:color w:val="000000" w:themeColor="text1"/>
        </w:rPr>
        <w:t xml:space="preserve">по внеплановым </w:t>
      </w:r>
      <w:r w:rsidR="00494587">
        <w:rPr>
          <w:rFonts w:ascii="Arial" w:hAnsi="Arial" w:cs="Arial"/>
          <w:color w:val="000000" w:themeColor="text1"/>
        </w:rPr>
        <w:t>воздействи</w:t>
      </w:r>
      <w:r>
        <w:rPr>
          <w:rFonts w:ascii="Arial" w:hAnsi="Arial" w:cs="Arial"/>
          <w:color w:val="000000" w:themeColor="text1"/>
        </w:rPr>
        <w:t xml:space="preserve">ям </w:t>
      </w:r>
      <w:r w:rsidR="00494587">
        <w:rPr>
          <w:rFonts w:ascii="Arial" w:hAnsi="Arial" w:cs="Arial"/>
          <w:color w:val="000000" w:themeColor="text1"/>
        </w:rPr>
        <w:t>на производственные активы;</w:t>
      </w:r>
    </w:p>
    <w:p w14:paraId="0B718CBB" w14:textId="6A929B29" w:rsidR="00A42C61" w:rsidRDefault="001B716E" w:rsidP="00494587">
      <w:pPr>
        <w:pStyle w:val="af9"/>
        <w:numPr>
          <w:ilvl w:val="0"/>
          <w:numId w:val="36"/>
        </w:numPr>
        <w:spacing w:after="240" w:line="276" w:lineRule="auto"/>
        <w:rPr>
          <w:rFonts w:ascii="Arial" w:hAnsi="Arial" w:cs="Arial"/>
          <w:color w:val="000000" w:themeColor="text1"/>
        </w:rPr>
      </w:pPr>
      <w:r>
        <w:rPr>
          <w:rFonts w:ascii="Arial" w:hAnsi="Arial" w:cs="Arial"/>
          <w:color w:val="000000" w:themeColor="text1"/>
        </w:rPr>
        <w:t xml:space="preserve">Отчётности в системе </w:t>
      </w:r>
      <w:r>
        <w:rPr>
          <w:rFonts w:ascii="Arial" w:hAnsi="Arial" w:cs="Arial"/>
          <w:color w:val="000000" w:themeColor="text1"/>
          <w:lang w:val="en-US"/>
        </w:rPr>
        <w:t>SA</w:t>
      </w:r>
      <w:r w:rsidRPr="001B716E">
        <w:rPr>
          <w:rFonts w:ascii="Arial" w:hAnsi="Arial" w:cs="Arial"/>
          <w:color w:val="000000" w:themeColor="text1"/>
        </w:rPr>
        <w:t xml:space="preserve">P </w:t>
      </w:r>
      <w:r>
        <w:rPr>
          <w:rFonts w:ascii="Arial" w:hAnsi="Arial" w:cs="Arial"/>
          <w:color w:val="000000" w:themeColor="text1"/>
        </w:rPr>
        <w:t>по ф</w:t>
      </w:r>
      <w:r w:rsidR="0064532B">
        <w:rPr>
          <w:rFonts w:ascii="Arial" w:hAnsi="Arial" w:cs="Arial"/>
          <w:color w:val="000000" w:themeColor="text1"/>
        </w:rPr>
        <w:t>актически</w:t>
      </w:r>
      <w:r>
        <w:rPr>
          <w:rFonts w:ascii="Arial" w:hAnsi="Arial" w:cs="Arial"/>
          <w:color w:val="000000" w:themeColor="text1"/>
        </w:rPr>
        <w:t xml:space="preserve">м </w:t>
      </w:r>
      <w:r w:rsidR="00A42C61" w:rsidRPr="00494587">
        <w:rPr>
          <w:rFonts w:ascii="Arial" w:hAnsi="Arial" w:cs="Arial"/>
          <w:color w:val="000000" w:themeColor="text1"/>
        </w:rPr>
        <w:t>воздействи</w:t>
      </w:r>
      <w:r>
        <w:rPr>
          <w:rFonts w:ascii="Arial" w:hAnsi="Arial" w:cs="Arial"/>
          <w:color w:val="000000" w:themeColor="text1"/>
        </w:rPr>
        <w:t xml:space="preserve">ям </w:t>
      </w:r>
      <w:r w:rsidR="00494587">
        <w:rPr>
          <w:rFonts w:ascii="Arial" w:hAnsi="Arial" w:cs="Arial"/>
          <w:color w:val="000000" w:themeColor="text1"/>
        </w:rPr>
        <w:t>на производственные активы;</w:t>
      </w:r>
    </w:p>
    <w:p w14:paraId="1E30A78B" w14:textId="155769D6" w:rsidR="0064532B" w:rsidRPr="00494587" w:rsidRDefault="001B716E" w:rsidP="00494587">
      <w:pPr>
        <w:pStyle w:val="af9"/>
        <w:numPr>
          <w:ilvl w:val="0"/>
          <w:numId w:val="36"/>
        </w:numPr>
        <w:spacing w:after="240" w:line="276" w:lineRule="auto"/>
        <w:rPr>
          <w:rFonts w:ascii="Arial" w:hAnsi="Arial" w:cs="Arial"/>
          <w:color w:val="000000" w:themeColor="text1"/>
        </w:rPr>
      </w:pPr>
      <w:r>
        <w:rPr>
          <w:rFonts w:ascii="Arial" w:hAnsi="Arial" w:cs="Arial"/>
          <w:color w:val="000000" w:themeColor="text1"/>
        </w:rPr>
        <w:t xml:space="preserve">Отчётности в системе </w:t>
      </w:r>
      <w:r>
        <w:rPr>
          <w:rFonts w:ascii="Arial" w:hAnsi="Arial" w:cs="Arial"/>
          <w:color w:val="000000" w:themeColor="text1"/>
          <w:lang w:val="en-US"/>
        </w:rPr>
        <w:t>SAP</w:t>
      </w:r>
      <w:r w:rsidRPr="009936BB">
        <w:rPr>
          <w:rFonts w:ascii="Arial" w:hAnsi="Arial" w:cs="Arial"/>
          <w:color w:val="000000" w:themeColor="text1"/>
        </w:rPr>
        <w:t xml:space="preserve"> </w:t>
      </w:r>
      <w:r>
        <w:rPr>
          <w:rFonts w:ascii="Arial" w:hAnsi="Arial" w:cs="Arial"/>
          <w:color w:val="000000" w:themeColor="text1"/>
        </w:rPr>
        <w:t xml:space="preserve">по результатам </w:t>
      </w:r>
      <w:r w:rsidR="0064532B">
        <w:rPr>
          <w:rFonts w:ascii="Arial" w:hAnsi="Arial" w:cs="Arial"/>
          <w:color w:val="000000" w:themeColor="text1"/>
        </w:rPr>
        <w:t>мониторинга и оценки технического состояния производственных активов.</w:t>
      </w:r>
    </w:p>
    <w:p w14:paraId="4B984F85" w14:textId="1570B223" w:rsidR="00A42C61" w:rsidRDefault="0064532B" w:rsidP="00A42C61">
      <w:pPr>
        <w:spacing w:after="240" w:line="276" w:lineRule="auto"/>
        <w:ind w:firstLine="567"/>
        <w:rPr>
          <w:rFonts w:ascii="Arial" w:hAnsi="Arial" w:cs="Arial"/>
          <w:color w:val="000000" w:themeColor="text1"/>
        </w:rPr>
      </w:pPr>
      <w:r>
        <w:rPr>
          <w:rFonts w:ascii="Arial" w:hAnsi="Arial" w:cs="Arial"/>
          <w:color w:val="000000" w:themeColor="text1"/>
        </w:rPr>
        <w:t>Так же, необходима р</w:t>
      </w:r>
      <w:r w:rsidR="00A42C61">
        <w:rPr>
          <w:rFonts w:ascii="Arial" w:hAnsi="Arial" w:cs="Arial"/>
          <w:color w:val="000000" w:themeColor="text1"/>
        </w:rPr>
        <w:t>еализация интеграционных процессов со смежн</w:t>
      </w:r>
      <w:r>
        <w:rPr>
          <w:rFonts w:ascii="Arial" w:hAnsi="Arial" w:cs="Arial"/>
          <w:color w:val="000000" w:themeColor="text1"/>
        </w:rPr>
        <w:t>ой</w:t>
      </w:r>
      <w:r w:rsidR="00A42C61">
        <w:rPr>
          <w:rFonts w:ascii="Arial" w:hAnsi="Arial" w:cs="Arial"/>
          <w:color w:val="000000" w:themeColor="text1"/>
        </w:rPr>
        <w:t xml:space="preserve"> систем</w:t>
      </w:r>
      <w:r>
        <w:rPr>
          <w:rFonts w:ascii="Arial" w:hAnsi="Arial" w:cs="Arial"/>
          <w:color w:val="000000" w:themeColor="text1"/>
        </w:rPr>
        <w:t>ой - автоматизированной системой консолидации и бюджетирования, в части утверждения бюджетов воздействий в процессе их формирования</w:t>
      </w:r>
      <w:r w:rsidR="0002340C">
        <w:rPr>
          <w:rFonts w:ascii="Arial" w:hAnsi="Arial" w:cs="Arial"/>
          <w:color w:val="000000" w:themeColor="text1"/>
        </w:rPr>
        <w:t xml:space="preserve"> (описано в СоИ </w:t>
      </w:r>
      <w:r w:rsidR="0002340C" w:rsidRPr="0002340C">
        <w:rPr>
          <w:rFonts w:ascii="Arial" w:hAnsi="Arial" w:cs="Arial"/>
          <w:color w:val="000000" w:themeColor="text1"/>
        </w:rPr>
        <w:t>ERP.</w:t>
      </w:r>
      <w:r w:rsidR="007C529E">
        <w:rPr>
          <w:rFonts w:ascii="Arial" w:hAnsi="Arial" w:cs="Arial"/>
          <w:color w:val="000000" w:themeColor="text1"/>
        </w:rPr>
        <w:t>13</w:t>
      </w:r>
      <w:r w:rsidR="0002340C" w:rsidRPr="0002340C">
        <w:rPr>
          <w:rFonts w:ascii="Arial" w:hAnsi="Arial" w:cs="Arial"/>
          <w:color w:val="000000" w:themeColor="text1"/>
        </w:rPr>
        <w:t>.6.7_Соглаш</w:t>
      </w:r>
      <w:r w:rsidR="0002340C">
        <w:rPr>
          <w:rFonts w:ascii="Arial" w:hAnsi="Arial" w:cs="Arial"/>
          <w:color w:val="000000" w:themeColor="text1"/>
        </w:rPr>
        <w:t>ение об интеграции АСКБ).</w:t>
      </w:r>
    </w:p>
    <w:p w14:paraId="2D2F7ADB" w14:textId="77777777" w:rsidR="00787288" w:rsidRPr="00014650" w:rsidRDefault="00787288" w:rsidP="00A42C61">
      <w:pPr>
        <w:spacing w:after="240" w:line="276" w:lineRule="auto"/>
        <w:ind w:firstLine="567"/>
        <w:rPr>
          <w:rFonts w:ascii="Arial" w:hAnsi="Arial" w:cs="Arial"/>
          <w:color w:val="000000" w:themeColor="text1"/>
        </w:rPr>
      </w:pPr>
    </w:p>
    <w:p w14:paraId="4FC71FB7" w14:textId="7418C210" w:rsidR="00FA572B" w:rsidRPr="00FA572B" w:rsidRDefault="00FA572B" w:rsidP="004E1119">
      <w:pPr>
        <w:pStyle w:val="1"/>
        <w:rPr>
          <w:rFonts w:eastAsia="Calibri"/>
        </w:rPr>
      </w:pPr>
      <w:bookmarkStart w:id="634" w:name="_Toc523274654"/>
      <w:bookmarkStart w:id="635" w:name="_Toc523274723"/>
      <w:bookmarkStart w:id="636" w:name="_Toc523964086"/>
      <w:bookmarkStart w:id="637" w:name="_Toc523964221"/>
      <w:bookmarkStart w:id="638" w:name="_Toc524114681"/>
      <w:bookmarkStart w:id="639" w:name="_Toc524115717"/>
      <w:bookmarkStart w:id="640" w:name="_Toc524607406"/>
      <w:bookmarkStart w:id="641" w:name="_Toc525235058"/>
      <w:bookmarkStart w:id="642" w:name="_Toc525310619"/>
      <w:bookmarkStart w:id="643" w:name="_Toc525675414"/>
      <w:bookmarkStart w:id="644" w:name="_Toc525907641"/>
      <w:bookmarkStart w:id="645" w:name="_Toc525925764"/>
      <w:bookmarkStart w:id="646" w:name="_Toc525926577"/>
      <w:bookmarkStart w:id="647" w:name="_Toc526414397"/>
      <w:bookmarkStart w:id="648" w:name="_Toc527043327"/>
      <w:bookmarkStart w:id="649" w:name="_Toc527043478"/>
      <w:bookmarkStart w:id="650" w:name="_Toc527452629"/>
      <w:bookmarkStart w:id="651" w:name="_Toc527458697"/>
      <w:bookmarkStart w:id="652" w:name="_Toc527552231"/>
      <w:bookmarkStart w:id="653" w:name="_Toc527626136"/>
      <w:bookmarkStart w:id="654" w:name="_Toc527628885"/>
      <w:bookmarkStart w:id="655" w:name="_Toc77357534"/>
      <w:bookmarkStart w:id="656" w:name="_Toc70236844"/>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r w:rsidRPr="00FA572B">
        <w:rPr>
          <w:rFonts w:eastAsia="Calibri"/>
        </w:rPr>
        <w:t>Бизнес-требования</w:t>
      </w:r>
      <w:bookmarkEnd w:id="655"/>
    </w:p>
    <w:p w14:paraId="2F52DDF0" w14:textId="32C30460" w:rsidR="00A357CA" w:rsidRPr="00A357CA" w:rsidRDefault="00A357CA" w:rsidP="00A357CA">
      <w:pPr>
        <w:spacing w:after="240" w:line="276" w:lineRule="auto"/>
        <w:ind w:firstLine="567"/>
        <w:rPr>
          <w:rFonts w:ascii="Arial" w:hAnsi="Arial" w:cs="Arial"/>
          <w:color w:val="000000" w:themeColor="text1"/>
        </w:rPr>
      </w:pPr>
      <w:r>
        <w:rPr>
          <w:rFonts w:ascii="Arial" w:hAnsi="Arial" w:cs="Arial"/>
          <w:color w:val="000000" w:themeColor="text1"/>
        </w:rPr>
        <w:t>В соответствии с постановкой и в части сформулированных бизнес-требований их описание приводится в настоящем и смежных проектных документах. В частности,</w:t>
      </w:r>
    </w:p>
    <w:p w14:paraId="63B5AB14" w14:textId="3F3DF38B" w:rsidR="00A357CA" w:rsidRDefault="00A357CA" w:rsidP="009936BB">
      <w:pPr>
        <w:pStyle w:val="af9"/>
        <w:numPr>
          <w:ilvl w:val="0"/>
          <w:numId w:val="107"/>
        </w:numPr>
        <w:spacing w:after="240" w:line="276" w:lineRule="auto"/>
        <w:rPr>
          <w:rFonts w:ascii="Arial" w:hAnsi="Arial" w:cs="Arial"/>
          <w:color w:val="000000" w:themeColor="text1"/>
        </w:rPr>
      </w:pPr>
      <w:r>
        <w:rPr>
          <w:rFonts w:ascii="Arial" w:hAnsi="Arial" w:cs="Arial"/>
          <w:color w:val="000000" w:themeColor="text1"/>
        </w:rPr>
        <w:t>б</w:t>
      </w:r>
      <w:r w:rsidRPr="009936BB">
        <w:rPr>
          <w:rFonts w:ascii="Arial" w:hAnsi="Arial" w:cs="Arial"/>
          <w:color w:val="000000" w:themeColor="text1"/>
        </w:rPr>
        <w:t>изнес-требование PM.35 - описание процесс</w:t>
      </w:r>
      <w:r>
        <w:rPr>
          <w:rFonts w:ascii="Arial" w:hAnsi="Arial" w:cs="Arial"/>
          <w:color w:val="000000" w:themeColor="text1"/>
        </w:rPr>
        <w:t>а</w:t>
      </w:r>
      <w:r w:rsidRPr="009936BB">
        <w:rPr>
          <w:rFonts w:ascii="Arial" w:hAnsi="Arial" w:cs="Arial"/>
          <w:color w:val="000000" w:themeColor="text1"/>
        </w:rPr>
        <w:t xml:space="preserve"> перспективного </w:t>
      </w:r>
      <w:r>
        <w:rPr>
          <w:rFonts w:ascii="Arial" w:hAnsi="Arial" w:cs="Arial"/>
          <w:color w:val="000000" w:themeColor="text1"/>
        </w:rPr>
        <w:t xml:space="preserve">планирования </w:t>
      </w:r>
      <w:r w:rsidRPr="009936BB">
        <w:rPr>
          <w:rFonts w:ascii="Arial" w:hAnsi="Arial" w:cs="Arial"/>
          <w:color w:val="000000" w:themeColor="text1"/>
        </w:rPr>
        <w:t xml:space="preserve">на 3 года приведено в </w:t>
      </w:r>
      <w:r>
        <w:rPr>
          <w:rFonts w:ascii="Arial" w:hAnsi="Arial" w:cs="Arial"/>
          <w:color w:val="000000" w:themeColor="text1"/>
        </w:rPr>
        <w:t>документе концептуального дизайна</w:t>
      </w:r>
      <w:r w:rsidRPr="009936BB">
        <w:rPr>
          <w:rFonts w:ascii="Arial" w:hAnsi="Arial" w:cs="Arial"/>
          <w:color w:val="000000" w:themeColor="text1"/>
        </w:rPr>
        <w:t xml:space="preserve">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Pr="00A357CA">
        <w:rPr>
          <w:rFonts w:ascii="Arial" w:hAnsi="Arial" w:cs="Arial"/>
          <w:color w:val="000000" w:themeColor="text1"/>
        </w:rPr>
        <w:t>51</w:t>
      </w:r>
      <w:r w:rsidRPr="00A357CA">
        <w:t xml:space="preserve"> </w:t>
      </w:r>
      <w:r>
        <w:t>«</w:t>
      </w:r>
      <w:r w:rsidRPr="00A357CA">
        <w:rPr>
          <w:rFonts w:ascii="Arial" w:hAnsi="Arial" w:cs="Arial"/>
          <w:color w:val="000000" w:themeColor="text1"/>
        </w:rPr>
        <w:t>Формирование и управление бюджетами ТОиР</w:t>
      </w:r>
      <w:r>
        <w:rPr>
          <w:rFonts w:ascii="Arial" w:hAnsi="Arial" w:cs="Arial"/>
          <w:color w:val="000000" w:themeColor="text1"/>
        </w:rPr>
        <w:t xml:space="preserve">», описание </w:t>
      </w:r>
      <w:r w:rsidRPr="009936BB">
        <w:rPr>
          <w:rFonts w:ascii="Arial" w:hAnsi="Arial" w:cs="Arial"/>
          <w:color w:val="000000" w:themeColor="text1"/>
        </w:rPr>
        <w:t>процесс</w:t>
      </w:r>
      <w:r>
        <w:rPr>
          <w:rFonts w:ascii="Arial" w:hAnsi="Arial" w:cs="Arial"/>
          <w:color w:val="000000" w:themeColor="text1"/>
        </w:rPr>
        <w:t>а</w:t>
      </w:r>
      <w:r w:rsidRPr="009936BB">
        <w:rPr>
          <w:rFonts w:ascii="Arial" w:hAnsi="Arial" w:cs="Arial"/>
          <w:color w:val="000000" w:themeColor="text1"/>
        </w:rPr>
        <w:t xml:space="preserve"> годового планирования </w:t>
      </w:r>
      <w:r>
        <w:rPr>
          <w:rFonts w:ascii="Arial" w:hAnsi="Arial" w:cs="Arial"/>
          <w:color w:val="000000" w:themeColor="text1"/>
        </w:rPr>
        <w:t xml:space="preserve">приведено в документе концептуального дизайна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Pr="00A357CA">
        <w:rPr>
          <w:rFonts w:ascii="Arial" w:hAnsi="Arial" w:cs="Arial"/>
          <w:color w:val="000000" w:themeColor="text1"/>
        </w:rPr>
        <w:t>52</w:t>
      </w:r>
      <w:r>
        <w:rPr>
          <w:rFonts w:ascii="Arial" w:hAnsi="Arial" w:cs="Arial"/>
          <w:color w:val="000000" w:themeColor="text1"/>
        </w:rPr>
        <w:t xml:space="preserve"> «</w:t>
      </w:r>
      <w:r w:rsidRPr="009936BB">
        <w:rPr>
          <w:rFonts w:ascii="Arial" w:hAnsi="Arial" w:cs="Arial"/>
          <w:color w:val="000000" w:themeColor="text1"/>
        </w:rPr>
        <w:t>Годовое планирование воздействий на производственные активы</w:t>
      </w:r>
      <w:r>
        <w:rPr>
          <w:rFonts w:ascii="Arial" w:hAnsi="Arial" w:cs="Arial"/>
          <w:color w:val="000000" w:themeColor="text1"/>
        </w:rPr>
        <w:t>»</w:t>
      </w:r>
      <w:r w:rsidRPr="009936BB">
        <w:rPr>
          <w:rFonts w:ascii="Arial" w:hAnsi="Arial" w:cs="Arial"/>
          <w:color w:val="000000" w:themeColor="text1"/>
        </w:rPr>
        <w:t>.</w:t>
      </w:r>
    </w:p>
    <w:p w14:paraId="190C331A" w14:textId="0D13E80C" w:rsidR="003539DF" w:rsidRDefault="00A357CA" w:rsidP="009936BB">
      <w:pPr>
        <w:pStyle w:val="af9"/>
        <w:spacing w:after="240" w:line="276" w:lineRule="auto"/>
        <w:ind w:left="720"/>
        <w:rPr>
          <w:rFonts w:ascii="Arial" w:hAnsi="Arial" w:cs="Arial"/>
          <w:color w:val="000000" w:themeColor="text1"/>
        </w:rPr>
      </w:pPr>
      <w:r w:rsidRPr="009936BB">
        <w:rPr>
          <w:rFonts w:ascii="Arial" w:hAnsi="Arial" w:cs="Arial"/>
          <w:color w:val="000000" w:themeColor="text1"/>
        </w:rPr>
        <w:t>В соответствии с процесс</w:t>
      </w:r>
      <w:r>
        <w:rPr>
          <w:rFonts w:ascii="Arial" w:hAnsi="Arial" w:cs="Arial"/>
          <w:color w:val="000000" w:themeColor="text1"/>
        </w:rPr>
        <w:t>ами</w:t>
      </w:r>
      <w:r w:rsidRPr="009936BB">
        <w:rPr>
          <w:rFonts w:ascii="Arial" w:hAnsi="Arial" w:cs="Arial"/>
          <w:color w:val="000000" w:themeColor="text1"/>
        </w:rPr>
        <w:t xml:space="preserve"> и </w:t>
      </w:r>
      <w:r w:rsidR="003539DF">
        <w:rPr>
          <w:rFonts w:ascii="Arial" w:hAnsi="Arial" w:cs="Arial"/>
          <w:color w:val="000000" w:themeColor="text1"/>
        </w:rPr>
        <w:t xml:space="preserve">методологическими </w:t>
      </w:r>
      <w:r>
        <w:rPr>
          <w:rFonts w:ascii="Arial" w:hAnsi="Arial" w:cs="Arial"/>
          <w:color w:val="000000" w:themeColor="text1"/>
        </w:rPr>
        <w:t>документ</w:t>
      </w:r>
      <w:r w:rsidR="003539DF">
        <w:rPr>
          <w:rFonts w:ascii="Arial" w:hAnsi="Arial" w:cs="Arial"/>
          <w:color w:val="000000" w:themeColor="text1"/>
        </w:rPr>
        <w:t>ами</w:t>
      </w:r>
      <w:r>
        <w:rPr>
          <w:rFonts w:ascii="Arial" w:hAnsi="Arial" w:cs="Arial"/>
          <w:color w:val="000000" w:themeColor="text1"/>
        </w:rPr>
        <w:t xml:space="preserve"> </w:t>
      </w:r>
      <w:r w:rsidRPr="009936BB">
        <w:rPr>
          <w:rFonts w:ascii="Arial" w:hAnsi="Arial" w:cs="Arial"/>
          <w:color w:val="000000" w:themeColor="text1"/>
        </w:rPr>
        <w:t xml:space="preserve">автоматически формируется предложение по </w:t>
      </w:r>
      <w:r w:rsidR="003922FC">
        <w:rPr>
          <w:rFonts w:ascii="Arial" w:hAnsi="Arial" w:cs="Arial"/>
          <w:color w:val="000000" w:themeColor="text1"/>
        </w:rPr>
        <w:t xml:space="preserve">планово-предупредительному ремонту </w:t>
      </w:r>
      <w:r w:rsidRPr="009936BB">
        <w:rPr>
          <w:rFonts w:ascii="Arial" w:hAnsi="Arial" w:cs="Arial"/>
          <w:color w:val="000000" w:themeColor="text1"/>
        </w:rPr>
        <w:t>на долгосрочный период (</w:t>
      </w:r>
      <w:r w:rsidR="003922FC">
        <w:rPr>
          <w:rFonts w:ascii="Arial" w:hAnsi="Arial" w:cs="Arial"/>
          <w:color w:val="000000" w:themeColor="text1"/>
        </w:rPr>
        <w:t>10 лет – раздел 5.2.1.4 «</w:t>
      </w:r>
      <w:r w:rsidRPr="009936BB">
        <w:rPr>
          <w:rFonts w:ascii="Arial" w:hAnsi="Arial" w:cs="Arial"/>
          <w:color w:val="000000" w:themeColor="text1"/>
        </w:rPr>
        <w:t>Формирование долгосрочного плана БЕ</w:t>
      </w:r>
      <w:r w:rsidR="003922FC">
        <w:rPr>
          <w:rFonts w:ascii="Arial" w:hAnsi="Arial" w:cs="Arial"/>
          <w:color w:val="000000" w:themeColor="text1"/>
        </w:rPr>
        <w:t>» настоящего КД)</w:t>
      </w:r>
      <w:r w:rsidRPr="009936BB">
        <w:rPr>
          <w:rFonts w:ascii="Arial" w:hAnsi="Arial" w:cs="Arial"/>
          <w:color w:val="000000" w:themeColor="text1"/>
        </w:rPr>
        <w:t xml:space="preserve"> для этого </w:t>
      </w:r>
      <w:r w:rsidR="003922FC" w:rsidRPr="00A357CA">
        <w:rPr>
          <w:rFonts w:ascii="Arial" w:hAnsi="Arial" w:cs="Arial"/>
          <w:color w:val="000000" w:themeColor="text1"/>
        </w:rPr>
        <w:t>реализуется</w:t>
      </w:r>
      <w:r w:rsidRPr="009936BB">
        <w:rPr>
          <w:rFonts w:ascii="Arial" w:hAnsi="Arial" w:cs="Arial"/>
          <w:color w:val="000000" w:themeColor="text1"/>
        </w:rPr>
        <w:t xml:space="preserve"> разработка MCB18 </w:t>
      </w:r>
      <w:r w:rsidR="003922FC">
        <w:rPr>
          <w:rFonts w:ascii="Arial" w:hAnsi="Arial" w:cs="Arial"/>
          <w:color w:val="000000" w:themeColor="text1"/>
        </w:rPr>
        <w:t xml:space="preserve">«Моделирование воздействий на производственные активы» </w:t>
      </w:r>
      <w:r w:rsidRPr="009936BB">
        <w:rPr>
          <w:rFonts w:ascii="Arial" w:hAnsi="Arial" w:cs="Arial"/>
          <w:color w:val="000000" w:themeColor="text1"/>
        </w:rPr>
        <w:t>(</w:t>
      </w:r>
      <w:r w:rsidR="003922FC">
        <w:rPr>
          <w:rFonts w:ascii="Arial" w:hAnsi="Arial" w:cs="Arial"/>
          <w:color w:val="000000" w:themeColor="text1"/>
        </w:rPr>
        <w:t xml:space="preserve">раздел </w:t>
      </w:r>
      <w:r w:rsidRPr="009936BB">
        <w:rPr>
          <w:rFonts w:ascii="Arial" w:hAnsi="Arial" w:cs="Arial"/>
          <w:color w:val="000000" w:themeColor="text1"/>
        </w:rPr>
        <w:t xml:space="preserve">5.10 </w:t>
      </w:r>
      <w:r w:rsidR="003922FC">
        <w:rPr>
          <w:rFonts w:ascii="Arial" w:hAnsi="Arial" w:cs="Arial"/>
          <w:color w:val="000000" w:themeColor="text1"/>
        </w:rPr>
        <w:t>настоящего КД).</w:t>
      </w:r>
      <w:r w:rsidRPr="009936BB">
        <w:rPr>
          <w:rFonts w:ascii="Arial" w:hAnsi="Arial" w:cs="Arial"/>
          <w:color w:val="000000" w:themeColor="text1"/>
        </w:rPr>
        <w:t xml:space="preserve"> </w:t>
      </w:r>
      <w:r w:rsidR="003922FC">
        <w:rPr>
          <w:rFonts w:ascii="Arial" w:hAnsi="Arial" w:cs="Arial"/>
          <w:color w:val="000000" w:themeColor="text1"/>
        </w:rPr>
        <w:t>П</w:t>
      </w:r>
      <w:r w:rsidRPr="009936BB">
        <w:rPr>
          <w:rFonts w:ascii="Arial" w:hAnsi="Arial" w:cs="Arial"/>
          <w:color w:val="000000" w:themeColor="text1"/>
        </w:rPr>
        <w:t xml:space="preserve">ерспективный план формируется </w:t>
      </w:r>
      <w:r w:rsidR="003922FC">
        <w:rPr>
          <w:rFonts w:ascii="Arial" w:hAnsi="Arial" w:cs="Arial"/>
          <w:color w:val="000000" w:themeColor="text1"/>
        </w:rPr>
        <w:t>путём выделения</w:t>
      </w:r>
      <w:r w:rsidRPr="009936BB">
        <w:rPr>
          <w:rFonts w:ascii="Arial" w:hAnsi="Arial" w:cs="Arial"/>
          <w:color w:val="000000" w:themeColor="text1"/>
        </w:rPr>
        <w:t xml:space="preserve"> первых </w:t>
      </w:r>
      <w:r w:rsidR="003922FC">
        <w:rPr>
          <w:rFonts w:ascii="Arial" w:hAnsi="Arial" w:cs="Arial"/>
          <w:color w:val="000000" w:themeColor="text1"/>
        </w:rPr>
        <w:t>трёх</w:t>
      </w:r>
      <w:r w:rsidRPr="009936BB">
        <w:rPr>
          <w:rFonts w:ascii="Arial" w:hAnsi="Arial" w:cs="Arial"/>
          <w:color w:val="000000" w:themeColor="text1"/>
        </w:rPr>
        <w:t xml:space="preserve"> лет </w:t>
      </w:r>
      <w:r w:rsidR="003922FC">
        <w:rPr>
          <w:rFonts w:ascii="Arial" w:hAnsi="Arial" w:cs="Arial"/>
          <w:color w:val="000000" w:themeColor="text1"/>
        </w:rPr>
        <w:t xml:space="preserve">из </w:t>
      </w:r>
      <w:r w:rsidR="003922FC">
        <w:rPr>
          <w:rFonts w:ascii="Arial" w:hAnsi="Arial" w:cs="Arial"/>
          <w:color w:val="000000" w:themeColor="text1"/>
        </w:rPr>
        <w:lastRenderedPageBreak/>
        <w:t xml:space="preserve">долгосрочного плана воздействий на ПА </w:t>
      </w:r>
      <w:r w:rsidRPr="009936BB">
        <w:rPr>
          <w:rFonts w:ascii="Arial" w:hAnsi="Arial" w:cs="Arial"/>
          <w:color w:val="000000" w:themeColor="text1"/>
        </w:rPr>
        <w:t>(</w:t>
      </w:r>
      <w:r w:rsidR="003922FC">
        <w:rPr>
          <w:rFonts w:ascii="Arial" w:hAnsi="Arial" w:cs="Arial"/>
          <w:color w:val="000000" w:themeColor="text1"/>
        </w:rPr>
        <w:t>раздел 5.2.2.1 «</w:t>
      </w:r>
      <w:r w:rsidRPr="009936BB">
        <w:rPr>
          <w:rFonts w:ascii="Arial" w:hAnsi="Arial" w:cs="Arial"/>
          <w:color w:val="000000" w:themeColor="text1"/>
        </w:rPr>
        <w:t>Выделение 3-х летнего горизонта</w:t>
      </w:r>
      <w:r w:rsidR="003922FC">
        <w:rPr>
          <w:rFonts w:ascii="Arial" w:hAnsi="Arial" w:cs="Arial"/>
          <w:color w:val="000000" w:themeColor="text1"/>
        </w:rPr>
        <w:t>» настоящего КД</w:t>
      </w:r>
      <w:r w:rsidRPr="009936BB">
        <w:rPr>
          <w:rFonts w:ascii="Arial" w:hAnsi="Arial" w:cs="Arial"/>
          <w:color w:val="000000" w:themeColor="text1"/>
        </w:rPr>
        <w:t>).</w:t>
      </w:r>
    </w:p>
    <w:p w14:paraId="237E6703" w14:textId="46B4F230" w:rsidR="003539DF" w:rsidRPr="009936BB" w:rsidRDefault="003539DF" w:rsidP="009936BB">
      <w:pPr>
        <w:pStyle w:val="af9"/>
        <w:spacing w:after="240" w:line="276" w:lineRule="auto"/>
        <w:ind w:left="720"/>
        <w:rPr>
          <w:rFonts w:ascii="Arial" w:hAnsi="Arial" w:cs="Arial"/>
          <w:color w:val="000000" w:themeColor="text1"/>
        </w:rPr>
      </w:pPr>
      <w:r>
        <w:rPr>
          <w:rFonts w:ascii="Arial" w:hAnsi="Arial" w:cs="Arial"/>
          <w:color w:val="000000" w:themeColor="text1"/>
        </w:rPr>
        <w:t>В соответствии с процессами и методологическими документами реализация планово-предупредительного ремонта</w:t>
      </w:r>
      <w:r w:rsidR="00A357CA" w:rsidRPr="00A357CA">
        <w:rPr>
          <w:rFonts w:ascii="Arial" w:hAnsi="Arial" w:cs="Arial"/>
          <w:color w:val="000000" w:themeColor="text1"/>
        </w:rPr>
        <w:t xml:space="preserve"> для годового планирования </w:t>
      </w:r>
      <w:r>
        <w:rPr>
          <w:rFonts w:ascii="Arial" w:hAnsi="Arial" w:cs="Arial"/>
          <w:color w:val="000000" w:themeColor="text1"/>
        </w:rPr>
        <w:t xml:space="preserve">воздействий на производственные активы </w:t>
      </w:r>
      <w:r w:rsidR="00A357CA" w:rsidRPr="00A357CA">
        <w:rPr>
          <w:rFonts w:ascii="Arial" w:hAnsi="Arial" w:cs="Arial"/>
          <w:color w:val="000000" w:themeColor="text1"/>
        </w:rPr>
        <w:t xml:space="preserve">приведено в </w:t>
      </w:r>
      <w:r>
        <w:rPr>
          <w:rFonts w:ascii="Arial" w:hAnsi="Arial" w:cs="Arial"/>
          <w:color w:val="000000" w:themeColor="text1"/>
        </w:rPr>
        <w:t xml:space="preserve">документе концептуального дизайна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Pr="003539DF">
        <w:rPr>
          <w:rFonts w:ascii="Arial" w:hAnsi="Arial" w:cs="Arial"/>
          <w:color w:val="000000" w:themeColor="text1"/>
        </w:rPr>
        <w:t>52</w:t>
      </w:r>
      <w:r>
        <w:rPr>
          <w:rFonts w:ascii="Arial" w:hAnsi="Arial" w:cs="Arial"/>
          <w:color w:val="000000" w:themeColor="text1"/>
        </w:rPr>
        <w:t xml:space="preserve"> «</w:t>
      </w:r>
      <w:r w:rsidRPr="009936BB">
        <w:rPr>
          <w:rFonts w:ascii="Arial" w:hAnsi="Arial" w:cs="Arial"/>
          <w:color w:val="000000" w:themeColor="text1"/>
        </w:rPr>
        <w:t>Годовое планирование воздействий на производственные активы</w:t>
      </w:r>
      <w:r>
        <w:rPr>
          <w:rFonts w:ascii="Arial" w:hAnsi="Arial" w:cs="Arial"/>
          <w:color w:val="000000" w:themeColor="text1"/>
        </w:rPr>
        <w:t>».</w:t>
      </w:r>
    </w:p>
    <w:p w14:paraId="4441487B" w14:textId="77777777" w:rsidR="003539DF" w:rsidRDefault="003539DF" w:rsidP="009936BB">
      <w:pPr>
        <w:pStyle w:val="af9"/>
        <w:spacing w:after="240" w:line="276" w:lineRule="auto"/>
        <w:ind w:left="720"/>
        <w:rPr>
          <w:rFonts w:ascii="Arial" w:hAnsi="Arial" w:cs="Arial"/>
          <w:color w:val="000000" w:themeColor="text1"/>
        </w:rPr>
      </w:pPr>
      <w:r>
        <w:rPr>
          <w:rFonts w:ascii="Arial" w:hAnsi="Arial" w:cs="Arial"/>
          <w:color w:val="000000" w:themeColor="text1"/>
        </w:rPr>
        <w:t xml:space="preserve">Предлагаемая версионность сформированных долгосрочных, перспективных и годовых планов воздействий на производственные активы описана </w:t>
      </w:r>
      <w:r w:rsidRPr="005B233D">
        <w:rPr>
          <w:rFonts w:ascii="Arial" w:hAnsi="Arial" w:cs="Arial"/>
          <w:color w:val="000000" w:themeColor="text1"/>
        </w:rPr>
        <w:t>в разделе 5.6.10</w:t>
      </w:r>
      <w:r>
        <w:rPr>
          <w:rFonts w:ascii="Arial" w:hAnsi="Arial" w:cs="Arial"/>
          <w:color w:val="000000" w:themeColor="text1"/>
        </w:rPr>
        <w:t xml:space="preserve"> «Версия» настоящего КД</w:t>
      </w:r>
      <w:r w:rsidRPr="005B233D">
        <w:rPr>
          <w:rFonts w:ascii="Arial" w:hAnsi="Arial" w:cs="Arial"/>
          <w:color w:val="000000" w:themeColor="text1"/>
        </w:rPr>
        <w:t>.</w:t>
      </w:r>
    </w:p>
    <w:p w14:paraId="6EBEB1FB" w14:textId="26BBFB59" w:rsidR="00A357CA" w:rsidRPr="00A357CA" w:rsidRDefault="003539DF" w:rsidP="009936BB">
      <w:pPr>
        <w:pStyle w:val="af9"/>
        <w:numPr>
          <w:ilvl w:val="0"/>
          <w:numId w:val="107"/>
        </w:numPr>
        <w:spacing w:after="240" w:line="276" w:lineRule="auto"/>
        <w:rPr>
          <w:rFonts w:ascii="Arial" w:hAnsi="Arial" w:cs="Arial"/>
          <w:color w:val="000000" w:themeColor="text1"/>
        </w:rPr>
      </w:pPr>
      <w:r>
        <w:rPr>
          <w:rFonts w:ascii="Arial" w:hAnsi="Arial" w:cs="Arial"/>
          <w:color w:val="000000" w:themeColor="text1"/>
        </w:rPr>
        <w:t>б</w:t>
      </w:r>
      <w:r w:rsidR="00A357CA" w:rsidRPr="00A357CA">
        <w:rPr>
          <w:rFonts w:ascii="Arial" w:hAnsi="Arial" w:cs="Arial"/>
          <w:color w:val="000000" w:themeColor="text1"/>
        </w:rPr>
        <w:t xml:space="preserve">изнес-требование PM.93 </w:t>
      </w:r>
      <w:r w:rsidR="00872C29">
        <w:rPr>
          <w:rFonts w:ascii="Arial" w:hAnsi="Arial" w:cs="Arial"/>
          <w:color w:val="000000" w:themeColor="text1"/>
        </w:rPr>
        <w:t>–</w:t>
      </w:r>
      <w:r w:rsidR="00A357CA" w:rsidRPr="00A357CA">
        <w:rPr>
          <w:rFonts w:ascii="Arial" w:hAnsi="Arial" w:cs="Arial"/>
          <w:color w:val="000000" w:themeColor="text1"/>
        </w:rPr>
        <w:t xml:space="preserve"> </w:t>
      </w:r>
      <w:r w:rsidR="00872C29">
        <w:rPr>
          <w:rFonts w:ascii="Arial" w:hAnsi="Arial" w:cs="Arial"/>
          <w:color w:val="000000" w:themeColor="text1"/>
        </w:rPr>
        <w:t xml:space="preserve">описание </w:t>
      </w:r>
      <w:r w:rsidR="00A357CA" w:rsidRPr="00A357CA">
        <w:rPr>
          <w:rFonts w:ascii="Arial" w:hAnsi="Arial" w:cs="Arial"/>
          <w:color w:val="000000" w:themeColor="text1"/>
        </w:rPr>
        <w:t>процесс</w:t>
      </w:r>
      <w:r w:rsidR="00872C29">
        <w:rPr>
          <w:rFonts w:ascii="Arial" w:hAnsi="Arial" w:cs="Arial"/>
          <w:color w:val="000000" w:themeColor="text1"/>
        </w:rPr>
        <w:t>а</w:t>
      </w:r>
      <w:r w:rsidR="00A357CA" w:rsidRPr="00A357CA">
        <w:rPr>
          <w:rFonts w:ascii="Arial" w:hAnsi="Arial" w:cs="Arial"/>
          <w:color w:val="000000" w:themeColor="text1"/>
        </w:rPr>
        <w:t xml:space="preserve"> </w:t>
      </w:r>
      <w:r w:rsidR="00872C29" w:rsidRPr="00872C29">
        <w:rPr>
          <w:rFonts w:ascii="Arial" w:hAnsi="Arial" w:cs="Arial"/>
          <w:color w:val="000000" w:themeColor="text1"/>
        </w:rPr>
        <w:t xml:space="preserve">ПП-07.06.04-ERP </w:t>
      </w:r>
      <w:r w:rsidR="00872C29">
        <w:rPr>
          <w:rFonts w:ascii="Arial" w:hAnsi="Arial" w:cs="Arial"/>
          <w:color w:val="000000" w:themeColor="text1"/>
        </w:rPr>
        <w:t>«</w:t>
      </w:r>
      <w:r w:rsidR="00872C29" w:rsidRPr="00872C29">
        <w:rPr>
          <w:rFonts w:ascii="Arial" w:hAnsi="Arial" w:cs="Arial"/>
          <w:color w:val="000000" w:themeColor="text1"/>
        </w:rPr>
        <w:t>Исполнение, корректировка и контроль бюджета воздействий на производственные активы</w:t>
      </w:r>
      <w:r w:rsidR="00872C29">
        <w:rPr>
          <w:rFonts w:ascii="Arial" w:hAnsi="Arial" w:cs="Arial"/>
          <w:color w:val="000000" w:themeColor="text1"/>
        </w:rPr>
        <w:t xml:space="preserve">» приведено </w:t>
      </w:r>
      <w:r w:rsidR="00A357CA" w:rsidRPr="00A357CA">
        <w:rPr>
          <w:rFonts w:ascii="Arial" w:hAnsi="Arial" w:cs="Arial"/>
          <w:color w:val="000000" w:themeColor="text1"/>
        </w:rPr>
        <w:t>в разделе 5.2.4</w:t>
      </w:r>
      <w:r w:rsidR="00872C29">
        <w:rPr>
          <w:rFonts w:ascii="Arial" w:hAnsi="Arial" w:cs="Arial"/>
          <w:color w:val="000000" w:themeColor="text1"/>
        </w:rPr>
        <w:t xml:space="preserve"> настоящего КД</w:t>
      </w:r>
      <w:r w:rsidR="00A357CA" w:rsidRPr="00A357CA">
        <w:rPr>
          <w:rFonts w:ascii="Arial" w:hAnsi="Arial" w:cs="Arial"/>
          <w:color w:val="000000" w:themeColor="text1"/>
        </w:rPr>
        <w:t xml:space="preserve">. </w:t>
      </w:r>
      <w:r w:rsidR="00872C29">
        <w:rPr>
          <w:rFonts w:ascii="Arial" w:hAnsi="Arial" w:cs="Arial"/>
          <w:color w:val="000000" w:themeColor="text1"/>
        </w:rPr>
        <w:t xml:space="preserve">В части интеграции реализуемого решения </w:t>
      </w:r>
      <w:r w:rsidR="00A357CA" w:rsidRPr="00A357CA">
        <w:rPr>
          <w:rFonts w:ascii="Arial" w:hAnsi="Arial" w:cs="Arial"/>
          <w:color w:val="000000" w:themeColor="text1"/>
        </w:rPr>
        <w:t xml:space="preserve">с АСКБ </w:t>
      </w:r>
      <w:r w:rsidR="00872C29">
        <w:rPr>
          <w:rFonts w:ascii="Arial" w:hAnsi="Arial" w:cs="Arial"/>
          <w:color w:val="000000" w:themeColor="text1"/>
        </w:rPr>
        <w:t xml:space="preserve">в отношении передачи в последнюю сформированных и скорректированных бюджетов воздействий на регулярной основе, а также по запросу пользователя, описание приведено в документе-соглашении об интеграции </w:t>
      </w:r>
      <w:r w:rsidR="00A357CA" w:rsidRPr="00A357CA">
        <w:rPr>
          <w:rFonts w:ascii="Arial" w:hAnsi="Arial" w:cs="Arial"/>
          <w:color w:val="000000" w:themeColor="text1"/>
        </w:rPr>
        <w:t>ERP.</w:t>
      </w:r>
      <w:r w:rsidR="007C529E">
        <w:rPr>
          <w:rFonts w:ascii="Arial" w:hAnsi="Arial" w:cs="Arial"/>
          <w:color w:val="000000" w:themeColor="text1"/>
        </w:rPr>
        <w:t>13</w:t>
      </w:r>
      <w:r w:rsidR="00A357CA" w:rsidRPr="00A357CA">
        <w:rPr>
          <w:rFonts w:ascii="Arial" w:hAnsi="Arial" w:cs="Arial"/>
          <w:color w:val="000000" w:themeColor="text1"/>
        </w:rPr>
        <w:t xml:space="preserve">.6.7 </w:t>
      </w:r>
      <w:r w:rsidR="00872C29">
        <w:rPr>
          <w:rFonts w:ascii="Arial" w:hAnsi="Arial" w:cs="Arial"/>
          <w:color w:val="000000" w:themeColor="text1"/>
        </w:rPr>
        <w:t>«</w:t>
      </w:r>
      <w:r w:rsidR="00A357CA" w:rsidRPr="00A357CA">
        <w:rPr>
          <w:rFonts w:ascii="Arial" w:hAnsi="Arial" w:cs="Arial"/>
          <w:color w:val="000000" w:themeColor="text1"/>
        </w:rPr>
        <w:t>АСКБ – S/4 HANA</w:t>
      </w:r>
      <w:r w:rsidR="00872C29">
        <w:rPr>
          <w:rFonts w:ascii="Arial" w:hAnsi="Arial" w:cs="Arial"/>
          <w:color w:val="000000" w:themeColor="text1"/>
        </w:rPr>
        <w:t>».</w:t>
      </w:r>
    </w:p>
    <w:p w14:paraId="24BEEA2A" w14:textId="36E1DE98" w:rsidR="00A357CA" w:rsidRPr="00A357CA" w:rsidRDefault="00872C29" w:rsidP="00A357CA">
      <w:pPr>
        <w:spacing w:after="240" w:line="276" w:lineRule="auto"/>
        <w:ind w:firstLine="567"/>
        <w:rPr>
          <w:rFonts w:ascii="Arial" w:hAnsi="Arial" w:cs="Arial"/>
          <w:color w:val="000000" w:themeColor="text1"/>
        </w:rPr>
      </w:pPr>
      <w:r>
        <w:rPr>
          <w:rFonts w:ascii="Arial" w:hAnsi="Arial" w:cs="Arial"/>
          <w:color w:val="000000" w:themeColor="text1"/>
        </w:rPr>
        <w:t>Формулировки указанных выше бизнес-требований приводятся ниже по тексту.</w:t>
      </w:r>
    </w:p>
    <w:p w14:paraId="514FCA63" w14:textId="77777777" w:rsidR="00872C29" w:rsidRDefault="00A357CA" w:rsidP="009936BB">
      <w:pPr>
        <w:pStyle w:val="af9"/>
        <w:numPr>
          <w:ilvl w:val="0"/>
          <w:numId w:val="107"/>
        </w:numPr>
        <w:spacing w:after="240" w:line="276" w:lineRule="auto"/>
        <w:rPr>
          <w:rFonts w:ascii="Arial" w:hAnsi="Arial" w:cs="Arial"/>
          <w:color w:val="000000" w:themeColor="text1"/>
        </w:rPr>
      </w:pPr>
      <w:r w:rsidRPr="009936BB">
        <w:rPr>
          <w:rFonts w:ascii="Arial" w:hAnsi="Arial" w:cs="Arial"/>
          <w:color w:val="000000" w:themeColor="text1"/>
        </w:rPr>
        <w:t>Бизнес-требование PM.35 - Реализация возможности перспективного и годового планирования мероприятий ТОиР, формирования и расчёта графика ППР (в том числе автоматизированного формирования предложений в график ППР на основе нормативов) с разбивкой по месяцам и в нескольких версиях планирования в различных представлениях (по цеху, по подразделению, по участку, по типу/классу оборудования, по исполнителю и т.д.).</w:t>
      </w:r>
    </w:p>
    <w:p w14:paraId="011DCE12" w14:textId="40427A04" w:rsidR="00A357CA" w:rsidRPr="009936BB" w:rsidRDefault="00A357CA" w:rsidP="009936BB">
      <w:pPr>
        <w:pStyle w:val="af9"/>
        <w:numPr>
          <w:ilvl w:val="0"/>
          <w:numId w:val="107"/>
        </w:numPr>
        <w:spacing w:after="240" w:line="276" w:lineRule="auto"/>
        <w:rPr>
          <w:rFonts w:ascii="Arial" w:hAnsi="Arial" w:cs="Arial"/>
          <w:color w:val="000000" w:themeColor="text1"/>
        </w:rPr>
      </w:pPr>
      <w:r w:rsidRPr="009936BB">
        <w:rPr>
          <w:rFonts w:ascii="Arial" w:hAnsi="Arial" w:cs="Arial"/>
          <w:color w:val="000000" w:themeColor="text1"/>
        </w:rPr>
        <w:t>Бизнес-требование PM.93 - Предусмотреть в бизнес-процессах ТОиР процесс изменения бюджета на квартальном горизонте и передача бюджета в систему АСБ при необходимости.</w:t>
      </w:r>
    </w:p>
    <w:p w14:paraId="2518A293" w14:textId="77777777" w:rsidR="00FA572B" w:rsidRDefault="00363CBE" w:rsidP="00FA572B">
      <w:pPr>
        <w:spacing w:after="240" w:line="276" w:lineRule="auto"/>
        <w:ind w:firstLine="567"/>
        <w:rPr>
          <w:rFonts w:ascii="Arial" w:hAnsi="Arial" w:cs="Arial"/>
          <w:color w:val="000000" w:themeColor="text1"/>
        </w:rPr>
      </w:pPr>
      <w:r w:rsidRPr="00363CBE">
        <w:rPr>
          <w:rFonts w:ascii="Arial" w:hAnsi="Arial" w:cs="Arial"/>
          <w:color w:val="000000" w:themeColor="text1"/>
        </w:rPr>
        <w:t xml:space="preserve">Формализованные бизнес-требования приведены в Приложении № </w:t>
      </w:r>
      <w:r>
        <w:rPr>
          <w:rFonts w:ascii="Arial" w:hAnsi="Arial" w:cs="Arial"/>
          <w:color w:val="000000" w:themeColor="text1"/>
        </w:rPr>
        <w:t>2</w:t>
      </w:r>
      <w:r w:rsidRPr="00363CBE">
        <w:rPr>
          <w:rFonts w:ascii="Arial" w:hAnsi="Arial" w:cs="Arial"/>
          <w:color w:val="000000" w:themeColor="text1"/>
        </w:rPr>
        <w:t>.</w:t>
      </w:r>
    </w:p>
    <w:p w14:paraId="3D2194E1" w14:textId="77777777" w:rsidR="00787288" w:rsidRPr="00363CBE" w:rsidRDefault="00787288" w:rsidP="00FA572B">
      <w:pPr>
        <w:spacing w:after="240" w:line="276" w:lineRule="auto"/>
        <w:ind w:firstLine="567"/>
        <w:rPr>
          <w:rFonts w:ascii="Arial" w:hAnsi="Arial" w:cs="Arial"/>
          <w:color w:val="000000" w:themeColor="text1"/>
        </w:rPr>
      </w:pPr>
    </w:p>
    <w:p w14:paraId="4C594D69" w14:textId="77777777" w:rsidR="00695202" w:rsidRPr="00F94454" w:rsidRDefault="00695202" w:rsidP="004E1119">
      <w:pPr>
        <w:pStyle w:val="1"/>
        <w:rPr>
          <w:rFonts w:eastAsia="Calibri"/>
        </w:rPr>
      </w:pPr>
      <w:bookmarkStart w:id="657" w:name="_Toc77357535"/>
      <w:r w:rsidRPr="00F94454">
        <w:rPr>
          <w:rFonts w:eastAsia="Calibri"/>
        </w:rPr>
        <w:lastRenderedPageBreak/>
        <w:t>Реализация бизнес-процесс</w:t>
      </w:r>
      <w:r w:rsidR="00954BE3">
        <w:rPr>
          <w:rFonts w:eastAsia="Calibri"/>
        </w:rPr>
        <w:t>ов</w:t>
      </w:r>
      <w:bookmarkEnd w:id="657"/>
      <w:r w:rsidR="006C49F8">
        <w:rPr>
          <w:rFonts w:eastAsia="Calibri"/>
          <w:lang w:val="en-US"/>
        </w:rPr>
        <w:t xml:space="preserve"> </w:t>
      </w:r>
    </w:p>
    <w:p w14:paraId="18FB8E89" w14:textId="77777777" w:rsidR="000835FE" w:rsidRDefault="000835FE" w:rsidP="00BE014D">
      <w:pPr>
        <w:pStyle w:val="21"/>
        <w:keepNext/>
        <w:keepLines/>
        <w:numPr>
          <w:ilvl w:val="1"/>
          <w:numId w:val="8"/>
        </w:numPr>
        <w:spacing w:before="160" w:after="120" w:line="276" w:lineRule="auto"/>
        <w:rPr>
          <w:rFonts w:eastAsiaTheme="majorEastAsia" w:cstheme="majorBidi"/>
          <w:bCs w:val="0"/>
          <w:iCs w:val="0"/>
          <w:szCs w:val="26"/>
        </w:rPr>
      </w:pPr>
      <w:bookmarkStart w:id="658" w:name="_Toc77357536"/>
      <w:bookmarkStart w:id="659" w:name="_Ref491168313"/>
      <w:r>
        <w:rPr>
          <w:rFonts w:eastAsiaTheme="majorEastAsia" w:cstheme="majorBidi"/>
          <w:bCs w:val="0"/>
          <w:iCs w:val="0"/>
          <w:szCs w:val="26"/>
        </w:rPr>
        <w:t>Описание бизнес-процессов</w:t>
      </w:r>
      <w:bookmarkEnd w:id="658"/>
    </w:p>
    <w:p w14:paraId="0597EC00" w14:textId="77777777" w:rsidR="00695202" w:rsidRPr="00844151" w:rsidRDefault="00695202" w:rsidP="00483421">
      <w:pPr>
        <w:pStyle w:val="3"/>
      </w:pPr>
      <w:bookmarkStart w:id="660" w:name="_Toc77357537"/>
      <w:r w:rsidRPr="00844151">
        <w:t>Описание бизнес-процесса</w:t>
      </w:r>
      <w:r w:rsidR="00954BE3" w:rsidRPr="00844151">
        <w:t xml:space="preserve"> </w:t>
      </w:r>
      <w:r w:rsidR="00F75646" w:rsidRPr="00844151">
        <w:t>ПП-07.02.01-ERP «Долгосрочное планирование воздействий на производственные активы (мастер-план от 3-х до 10 лет)»</w:t>
      </w:r>
      <w:bookmarkEnd w:id="660"/>
    </w:p>
    <w:p w14:paraId="70B6054E" w14:textId="5C9A87DE" w:rsidR="003E4A3E" w:rsidRDefault="00B91CB7">
      <w:pPr>
        <w:spacing w:after="240" w:line="276" w:lineRule="auto"/>
        <w:ind w:firstLine="567"/>
        <w:rPr>
          <w:rFonts w:ascii="Arial" w:hAnsi="Arial" w:cs="Arial"/>
          <w:color w:val="000000" w:themeColor="text1"/>
        </w:rPr>
      </w:pPr>
      <w:r>
        <w:rPr>
          <w:rFonts w:ascii="Arial" w:hAnsi="Arial" w:cs="Arial"/>
          <w:color w:val="000000" w:themeColor="text1"/>
        </w:rPr>
        <w:t xml:space="preserve">Бизнес-процесс долгосрочного планирования воздействий на производственные активы </w:t>
      </w:r>
      <w:r w:rsidR="00321CC9">
        <w:rPr>
          <w:rFonts w:ascii="Arial" w:hAnsi="Arial" w:cs="Arial"/>
          <w:color w:val="000000" w:themeColor="text1"/>
        </w:rPr>
        <w:t>содержит шаги по</w:t>
      </w:r>
      <w:r>
        <w:rPr>
          <w:rFonts w:ascii="Arial" w:hAnsi="Arial" w:cs="Arial"/>
          <w:color w:val="000000" w:themeColor="text1"/>
        </w:rPr>
        <w:t xml:space="preserve"> формирован</w:t>
      </w:r>
      <w:r w:rsidR="00321CC9">
        <w:rPr>
          <w:rFonts w:ascii="Arial" w:hAnsi="Arial" w:cs="Arial"/>
          <w:color w:val="000000" w:themeColor="text1"/>
        </w:rPr>
        <w:t xml:space="preserve">ию долгосрочного </w:t>
      </w:r>
      <w:r w:rsidR="006B7BFA">
        <w:rPr>
          <w:rFonts w:ascii="Arial" w:hAnsi="Arial" w:cs="Arial"/>
          <w:color w:val="000000" w:themeColor="text1"/>
        </w:rPr>
        <w:t xml:space="preserve">плана и </w:t>
      </w:r>
      <w:r w:rsidR="00321CC9">
        <w:rPr>
          <w:rFonts w:ascii="Arial" w:hAnsi="Arial" w:cs="Arial"/>
          <w:color w:val="000000" w:themeColor="text1"/>
        </w:rPr>
        <w:t xml:space="preserve">бюджета </w:t>
      </w:r>
      <w:r w:rsidR="005D621F">
        <w:rPr>
          <w:rFonts w:ascii="Arial" w:hAnsi="Arial" w:cs="Arial"/>
          <w:color w:val="000000" w:themeColor="text1"/>
        </w:rPr>
        <w:t xml:space="preserve">воздействий на производственные активы (10 лет) </w:t>
      </w:r>
      <w:r w:rsidR="00321CC9">
        <w:rPr>
          <w:rFonts w:ascii="Arial" w:hAnsi="Arial" w:cs="Arial"/>
          <w:color w:val="000000" w:themeColor="text1"/>
        </w:rPr>
        <w:t xml:space="preserve">- </w:t>
      </w:r>
      <w:r w:rsidR="00F475A6">
        <w:rPr>
          <w:rFonts w:ascii="Arial" w:hAnsi="Arial" w:cs="Arial"/>
          <w:color w:val="000000" w:themeColor="text1"/>
        </w:rPr>
        <w:t>укрупнённого</w:t>
      </w:r>
      <w:r>
        <w:rPr>
          <w:rFonts w:ascii="Arial" w:hAnsi="Arial" w:cs="Arial"/>
          <w:color w:val="000000" w:themeColor="text1"/>
        </w:rPr>
        <w:t xml:space="preserve"> </w:t>
      </w:r>
      <w:r w:rsidR="003E4A3E" w:rsidRPr="003E4A3E">
        <w:rPr>
          <w:rFonts w:ascii="Arial" w:hAnsi="Arial" w:cs="Arial"/>
          <w:color w:val="000000" w:themeColor="text1"/>
        </w:rPr>
        <w:t>план</w:t>
      </w:r>
      <w:r>
        <w:rPr>
          <w:rFonts w:ascii="Arial" w:hAnsi="Arial" w:cs="Arial"/>
          <w:color w:val="000000" w:themeColor="text1"/>
        </w:rPr>
        <w:t>а</w:t>
      </w:r>
      <w:r w:rsidR="003E4A3E" w:rsidRPr="003E4A3E">
        <w:rPr>
          <w:rFonts w:ascii="Arial" w:hAnsi="Arial" w:cs="Arial"/>
          <w:color w:val="000000" w:themeColor="text1"/>
        </w:rPr>
        <w:t xml:space="preserve"> </w:t>
      </w:r>
      <w:r w:rsidR="006B7BFA">
        <w:rPr>
          <w:rFonts w:ascii="Arial" w:hAnsi="Arial" w:cs="Arial"/>
          <w:color w:val="000000" w:themeColor="text1"/>
        </w:rPr>
        <w:t xml:space="preserve">воздействий, направленных на поддержание производственных активов, и </w:t>
      </w:r>
      <w:r w:rsidR="003E4A3E" w:rsidRPr="003E4A3E">
        <w:rPr>
          <w:rFonts w:ascii="Arial" w:hAnsi="Arial" w:cs="Arial"/>
          <w:color w:val="000000" w:themeColor="text1"/>
        </w:rPr>
        <w:t>операционных и капи</w:t>
      </w:r>
      <w:r>
        <w:rPr>
          <w:rFonts w:ascii="Arial" w:hAnsi="Arial" w:cs="Arial"/>
          <w:color w:val="000000" w:themeColor="text1"/>
        </w:rPr>
        <w:t>тальных затрат</w:t>
      </w:r>
      <w:r w:rsidR="003E4A3E" w:rsidRPr="003E4A3E">
        <w:rPr>
          <w:rFonts w:ascii="Arial" w:hAnsi="Arial" w:cs="Arial"/>
          <w:color w:val="000000" w:themeColor="text1"/>
        </w:rPr>
        <w:t>, необходимых для обеспечения эффективного функционирования предприятий и реализации стратегических целей Ко</w:t>
      </w:r>
      <w:r w:rsidR="00321CC9">
        <w:rPr>
          <w:rFonts w:ascii="Arial" w:hAnsi="Arial" w:cs="Arial"/>
          <w:color w:val="000000" w:themeColor="text1"/>
        </w:rPr>
        <w:t xml:space="preserve">мпании. Долгосрочный </w:t>
      </w:r>
      <w:r w:rsidR="006B7BFA">
        <w:rPr>
          <w:rFonts w:ascii="Arial" w:hAnsi="Arial" w:cs="Arial"/>
          <w:color w:val="000000" w:themeColor="text1"/>
        </w:rPr>
        <w:t xml:space="preserve">план и </w:t>
      </w:r>
      <w:r w:rsidR="00321CC9">
        <w:rPr>
          <w:rFonts w:ascii="Arial" w:hAnsi="Arial" w:cs="Arial"/>
          <w:color w:val="000000" w:themeColor="text1"/>
        </w:rPr>
        <w:t xml:space="preserve">бюджет формируется на период до десяти </w:t>
      </w:r>
      <w:r w:rsidR="003E4A3E" w:rsidRPr="003E4A3E">
        <w:rPr>
          <w:rFonts w:ascii="Arial" w:hAnsi="Arial" w:cs="Arial"/>
          <w:color w:val="000000" w:themeColor="text1"/>
        </w:rPr>
        <w:t>лет</w:t>
      </w:r>
      <w:r w:rsidR="00321CC9">
        <w:rPr>
          <w:rFonts w:ascii="Arial" w:hAnsi="Arial" w:cs="Arial"/>
          <w:color w:val="000000" w:themeColor="text1"/>
        </w:rPr>
        <w:t>.</w:t>
      </w:r>
      <w:r w:rsidR="00F57EF1">
        <w:rPr>
          <w:rFonts w:ascii="Arial" w:hAnsi="Arial" w:cs="Arial"/>
          <w:color w:val="000000" w:themeColor="text1"/>
        </w:rPr>
        <w:t xml:space="preserve"> </w:t>
      </w:r>
      <w:r w:rsidR="003E4A3E" w:rsidRPr="003E4A3E">
        <w:rPr>
          <w:rFonts w:ascii="Arial" w:hAnsi="Arial" w:cs="Arial"/>
          <w:color w:val="000000" w:themeColor="text1"/>
        </w:rPr>
        <w:t>Долгос</w:t>
      </w:r>
      <w:r w:rsidR="00321CC9">
        <w:rPr>
          <w:rFonts w:ascii="Arial" w:hAnsi="Arial" w:cs="Arial"/>
          <w:color w:val="000000" w:themeColor="text1"/>
        </w:rPr>
        <w:t xml:space="preserve">рочный </w:t>
      </w:r>
      <w:r w:rsidR="006B7BFA">
        <w:rPr>
          <w:rFonts w:ascii="Arial" w:hAnsi="Arial" w:cs="Arial"/>
          <w:color w:val="000000" w:themeColor="text1"/>
        </w:rPr>
        <w:t xml:space="preserve">план и бюджет </w:t>
      </w:r>
      <w:r w:rsidR="00321CC9">
        <w:rPr>
          <w:rFonts w:ascii="Arial" w:hAnsi="Arial" w:cs="Arial"/>
          <w:color w:val="000000" w:themeColor="text1"/>
        </w:rPr>
        <w:t xml:space="preserve">воздействий на производственные активы </w:t>
      </w:r>
      <w:r w:rsidR="003E4A3E" w:rsidRPr="003E4A3E">
        <w:rPr>
          <w:rFonts w:ascii="Arial" w:hAnsi="Arial" w:cs="Arial"/>
          <w:color w:val="000000" w:themeColor="text1"/>
        </w:rPr>
        <w:t>является инструментом формирования п</w:t>
      </w:r>
      <w:r w:rsidR="00321CC9">
        <w:rPr>
          <w:rFonts w:ascii="Arial" w:hAnsi="Arial" w:cs="Arial"/>
          <w:color w:val="000000" w:themeColor="text1"/>
        </w:rPr>
        <w:t>отребностей в воздействиях на производственные активы</w:t>
      </w:r>
      <w:r w:rsidR="003E4A3E" w:rsidRPr="003E4A3E">
        <w:rPr>
          <w:rFonts w:ascii="Arial" w:hAnsi="Arial" w:cs="Arial"/>
          <w:color w:val="000000" w:themeColor="text1"/>
        </w:rPr>
        <w:t xml:space="preserve"> с целью представления направлений, планируемых затрат на долгосрочный период.</w:t>
      </w:r>
    </w:p>
    <w:p w14:paraId="50C20B56" w14:textId="66F7CDF6" w:rsidR="0006603F" w:rsidRDefault="0006603F" w:rsidP="00B91CB7">
      <w:pPr>
        <w:spacing w:after="240" w:line="276" w:lineRule="auto"/>
        <w:ind w:firstLine="567"/>
        <w:rPr>
          <w:rFonts w:ascii="Arial" w:hAnsi="Arial" w:cs="Arial"/>
          <w:color w:val="000000" w:themeColor="text1"/>
        </w:rPr>
      </w:pPr>
      <w:r>
        <w:rPr>
          <w:rFonts w:ascii="Arial" w:hAnsi="Arial" w:cs="Arial"/>
          <w:color w:val="000000" w:themeColor="text1"/>
        </w:rPr>
        <w:t xml:space="preserve">Границы бизнес-процесса начинаются </w:t>
      </w:r>
      <w:r w:rsidR="003A54A9">
        <w:rPr>
          <w:rFonts w:ascii="Arial" w:hAnsi="Arial" w:cs="Arial"/>
          <w:color w:val="000000" w:themeColor="text1"/>
        </w:rPr>
        <w:t>с</w:t>
      </w:r>
      <w:r w:rsidR="00600CC8">
        <w:rPr>
          <w:rFonts w:ascii="Arial" w:hAnsi="Arial" w:cs="Arial"/>
          <w:color w:val="000000" w:themeColor="text1"/>
        </w:rPr>
        <w:t xml:space="preserve"> </w:t>
      </w:r>
      <w:r w:rsidR="003A54A9">
        <w:rPr>
          <w:rFonts w:ascii="Arial" w:hAnsi="Arial" w:cs="Arial"/>
          <w:color w:val="000000" w:themeColor="text1"/>
        </w:rPr>
        <w:t xml:space="preserve">выпуска приказа </w:t>
      </w:r>
      <w:r w:rsidR="003A54A9" w:rsidRPr="007E7753">
        <w:rPr>
          <w:rFonts w:ascii="Arial" w:hAnsi="Arial" w:cs="Arial"/>
          <w:color w:val="000000" w:themeColor="text1"/>
        </w:rPr>
        <w:t xml:space="preserve">о начале планирования </w:t>
      </w:r>
      <w:r w:rsidR="003A54A9">
        <w:rPr>
          <w:rFonts w:ascii="Arial" w:hAnsi="Arial" w:cs="Arial"/>
          <w:color w:val="000000" w:themeColor="text1"/>
        </w:rPr>
        <w:t xml:space="preserve">плана и </w:t>
      </w:r>
      <w:r w:rsidR="003A54A9" w:rsidRPr="007E7753">
        <w:rPr>
          <w:rFonts w:ascii="Arial" w:hAnsi="Arial" w:cs="Arial"/>
          <w:color w:val="000000" w:themeColor="text1"/>
        </w:rPr>
        <w:t xml:space="preserve">бюджета воздействий на </w:t>
      </w:r>
      <w:r w:rsidR="003A54A9">
        <w:rPr>
          <w:rFonts w:ascii="Arial" w:hAnsi="Arial" w:cs="Arial"/>
          <w:color w:val="000000" w:themeColor="text1"/>
        </w:rPr>
        <w:t>производственные активы</w:t>
      </w:r>
      <w:r w:rsidR="003A54A9" w:rsidRPr="007E7753">
        <w:rPr>
          <w:rFonts w:ascii="Arial" w:hAnsi="Arial" w:cs="Arial"/>
          <w:color w:val="000000" w:themeColor="text1"/>
        </w:rPr>
        <w:t xml:space="preserve"> </w:t>
      </w:r>
      <w:r w:rsidR="003A54A9">
        <w:rPr>
          <w:rFonts w:ascii="Arial" w:hAnsi="Arial" w:cs="Arial"/>
          <w:color w:val="000000" w:themeColor="text1"/>
        </w:rPr>
        <w:t xml:space="preserve">на бизнес-единицах, а также </w:t>
      </w:r>
      <w:r w:rsidR="00600CC8">
        <w:rPr>
          <w:rFonts w:ascii="Arial" w:hAnsi="Arial" w:cs="Arial"/>
          <w:color w:val="000000" w:themeColor="text1"/>
        </w:rPr>
        <w:t>наступления нескольких событий и выполнения условий, а именно:</w:t>
      </w:r>
    </w:p>
    <w:p w14:paraId="18DD8988" w14:textId="2DCD21A7" w:rsidR="00600CC8" w:rsidRDefault="00600CC8" w:rsidP="009936BB">
      <w:pPr>
        <w:pStyle w:val="af9"/>
        <w:numPr>
          <w:ilvl w:val="0"/>
          <w:numId w:val="42"/>
        </w:numPr>
        <w:spacing w:after="240" w:line="276" w:lineRule="auto"/>
        <w:rPr>
          <w:rFonts w:ascii="Arial" w:hAnsi="Arial" w:cs="Arial"/>
          <w:color w:val="000000" w:themeColor="text1"/>
        </w:rPr>
      </w:pPr>
      <w:r>
        <w:rPr>
          <w:rFonts w:ascii="Arial" w:hAnsi="Arial" w:cs="Arial"/>
          <w:color w:val="000000" w:themeColor="text1"/>
        </w:rPr>
        <w:t>сформирована долгосрочная инвестиционная программа;</w:t>
      </w:r>
    </w:p>
    <w:p w14:paraId="141B877B" w14:textId="3190C48F" w:rsidR="00600CC8" w:rsidRDefault="00600CC8" w:rsidP="009936BB">
      <w:pPr>
        <w:pStyle w:val="af9"/>
        <w:numPr>
          <w:ilvl w:val="0"/>
          <w:numId w:val="42"/>
        </w:numPr>
        <w:spacing w:after="240" w:line="276" w:lineRule="auto"/>
        <w:rPr>
          <w:rFonts w:ascii="Arial" w:hAnsi="Arial" w:cs="Arial"/>
          <w:color w:val="000000" w:themeColor="text1"/>
        </w:rPr>
      </w:pPr>
      <w:r>
        <w:rPr>
          <w:rFonts w:ascii="Arial" w:hAnsi="Arial" w:cs="Arial"/>
          <w:color w:val="000000" w:themeColor="text1"/>
        </w:rPr>
        <w:t>сформирована долгосрочная производственная программа</w:t>
      </w:r>
    </w:p>
    <w:p w14:paraId="47ADD247" w14:textId="2764B533" w:rsidR="00600CC8" w:rsidRDefault="00600CC8" w:rsidP="009936BB">
      <w:pPr>
        <w:pStyle w:val="af9"/>
        <w:numPr>
          <w:ilvl w:val="0"/>
          <w:numId w:val="42"/>
        </w:numPr>
        <w:spacing w:after="240" w:line="276" w:lineRule="auto"/>
        <w:rPr>
          <w:rFonts w:ascii="Arial" w:hAnsi="Arial" w:cs="Arial"/>
          <w:color w:val="000000" w:themeColor="text1"/>
        </w:rPr>
      </w:pPr>
      <w:r>
        <w:rPr>
          <w:rFonts w:ascii="Arial" w:hAnsi="Arial" w:cs="Arial"/>
          <w:color w:val="000000" w:themeColor="text1"/>
        </w:rPr>
        <w:t>сформирован стратегический план управления производственными активами;</w:t>
      </w:r>
    </w:p>
    <w:p w14:paraId="5ABB71AA" w14:textId="6E8E1396" w:rsidR="00600CC8" w:rsidRPr="009936BB" w:rsidRDefault="00600CC8" w:rsidP="009936BB">
      <w:pPr>
        <w:pStyle w:val="af9"/>
        <w:numPr>
          <w:ilvl w:val="0"/>
          <w:numId w:val="42"/>
        </w:numPr>
        <w:spacing w:after="240" w:line="276" w:lineRule="auto"/>
        <w:rPr>
          <w:rFonts w:ascii="Arial" w:hAnsi="Arial" w:cs="Arial"/>
          <w:color w:val="000000" w:themeColor="text1"/>
        </w:rPr>
      </w:pPr>
      <w:r>
        <w:rPr>
          <w:rFonts w:ascii="Arial" w:hAnsi="Arial" w:cs="Arial"/>
          <w:color w:val="000000" w:themeColor="text1"/>
        </w:rPr>
        <w:t>проведён анализ технического состояния производственных активов, техническим объектам присвоено их техническое состояние;</w:t>
      </w:r>
    </w:p>
    <w:p w14:paraId="78F63F38" w14:textId="6A7414E0" w:rsidR="00600CC8" w:rsidRDefault="007E7753" w:rsidP="009936BB">
      <w:pPr>
        <w:pStyle w:val="af9"/>
        <w:numPr>
          <w:ilvl w:val="0"/>
          <w:numId w:val="42"/>
        </w:numPr>
        <w:spacing w:after="240" w:line="276" w:lineRule="auto"/>
        <w:rPr>
          <w:rFonts w:ascii="Arial" w:hAnsi="Arial" w:cs="Arial"/>
          <w:color w:val="000000" w:themeColor="text1"/>
        </w:rPr>
      </w:pPr>
      <w:r>
        <w:rPr>
          <w:rFonts w:ascii="Arial" w:hAnsi="Arial" w:cs="Arial"/>
          <w:color w:val="000000" w:themeColor="text1"/>
        </w:rPr>
        <w:t>заведена нормативно-справочная информация</w:t>
      </w:r>
      <w:r w:rsidR="00023CE8">
        <w:rPr>
          <w:rFonts w:ascii="Arial" w:hAnsi="Arial" w:cs="Arial"/>
          <w:color w:val="000000" w:themeColor="text1"/>
        </w:rPr>
        <w:t xml:space="preserve"> ТОРО</w:t>
      </w:r>
      <w:r>
        <w:rPr>
          <w:rFonts w:ascii="Arial" w:hAnsi="Arial" w:cs="Arial"/>
          <w:color w:val="000000" w:themeColor="text1"/>
        </w:rPr>
        <w:t>;</w:t>
      </w:r>
    </w:p>
    <w:p w14:paraId="14AFEE94" w14:textId="6057323F" w:rsidR="004E1119" w:rsidRDefault="004E1119" w:rsidP="004E1119">
      <w:pPr>
        <w:pStyle w:val="af9"/>
        <w:numPr>
          <w:ilvl w:val="0"/>
          <w:numId w:val="42"/>
        </w:numPr>
        <w:spacing w:after="240" w:line="276" w:lineRule="auto"/>
        <w:rPr>
          <w:rFonts w:ascii="Arial" w:hAnsi="Arial" w:cs="Arial"/>
          <w:color w:val="000000" w:themeColor="text1"/>
        </w:rPr>
      </w:pPr>
      <w:r>
        <w:rPr>
          <w:rFonts w:ascii="Arial" w:hAnsi="Arial" w:cs="Arial"/>
          <w:color w:val="000000" w:themeColor="text1"/>
        </w:rPr>
        <w:t>получены макро-параметры бюджетирования из Автоматизированной Системы Консолидации и Бюджетирования (на десять лет);</w:t>
      </w:r>
    </w:p>
    <w:p w14:paraId="57BFB60C" w14:textId="497E5682" w:rsidR="007E7753" w:rsidRDefault="007E7753" w:rsidP="009936BB">
      <w:pPr>
        <w:pStyle w:val="af9"/>
        <w:numPr>
          <w:ilvl w:val="0"/>
          <w:numId w:val="42"/>
        </w:numPr>
        <w:spacing w:after="240" w:line="276" w:lineRule="auto"/>
        <w:rPr>
          <w:rFonts w:ascii="Arial" w:hAnsi="Arial" w:cs="Arial"/>
          <w:color w:val="000000" w:themeColor="text1"/>
        </w:rPr>
      </w:pPr>
      <w:r>
        <w:rPr>
          <w:rFonts w:ascii="Arial" w:hAnsi="Arial" w:cs="Arial"/>
          <w:color w:val="000000" w:themeColor="text1"/>
        </w:rPr>
        <w:t>сформирована сводная аналитическая отчётность по планирования и исполнению воздействий прошлой бюджетной кампании.</w:t>
      </w:r>
    </w:p>
    <w:p w14:paraId="0EC987AE" w14:textId="0F811DF0" w:rsidR="007E7753" w:rsidRPr="009936BB" w:rsidRDefault="007E7753" w:rsidP="00687C93">
      <w:pPr>
        <w:spacing w:after="240" w:line="276" w:lineRule="auto"/>
        <w:ind w:firstLine="567"/>
        <w:rPr>
          <w:rFonts w:ascii="Arial" w:hAnsi="Arial" w:cs="Arial"/>
          <w:color w:val="000000" w:themeColor="text1"/>
        </w:rPr>
      </w:pPr>
      <w:r>
        <w:rPr>
          <w:rFonts w:ascii="Arial" w:hAnsi="Arial" w:cs="Arial"/>
          <w:color w:val="000000" w:themeColor="text1"/>
        </w:rPr>
        <w:t xml:space="preserve">Завершается бизнес-процесс долгосрочного планирования воздействий на производственные активы доведением сформированного плана </w:t>
      </w:r>
      <w:r w:rsidR="006B7BFA">
        <w:rPr>
          <w:rFonts w:ascii="Arial" w:hAnsi="Arial" w:cs="Arial"/>
          <w:color w:val="000000" w:themeColor="text1"/>
        </w:rPr>
        <w:t xml:space="preserve">и бюджета </w:t>
      </w:r>
      <w:r>
        <w:rPr>
          <w:rFonts w:ascii="Arial" w:hAnsi="Arial" w:cs="Arial"/>
          <w:color w:val="000000" w:themeColor="text1"/>
        </w:rPr>
        <w:t>до бизнес-единиц для исполнения</w:t>
      </w:r>
      <w:r w:rsidR="00F57EF1">
        <w:rPr>
          <w:rFonts w:ascii="Arial" w:hAnsi="Arial" w:cs="Arial"/>
          <w:color w:val="000000" w:themeColor="text1"/>
        </w:rPr>
        <w:t>.</w:t>
      </w:r>
    </w:p>
    <w:p w14:paraId="11F66239" w14:textId="758F26F5" w:rsidR="00DB7D67" w:rsidRDefault="00DB7D67" w:rsidP="00B91CB7">
      <w:pPr>
        <w:spacing w:after="240" w:line="276" w:lineRule="auto"/>
        <w:ind w:firstLine="567"/>
        <w:rPr>
          <w:rFonts w:ascii="Arial" w:hAnsi="Arial" w:cs="Arial"/>
          <w:color w:val="000000" w:themeColor="text1"/>
        </w:rPr>
      </w:pPr>
      <w:r>
        <w:rPr>
          <w:rFonts w:ascii="Arial" w:hAnsi="Arial" w:cs="Arial"/>
          <w:color w:val="000000" w:themeColor="text1"/>
        </w:rPr>
        <w:lastRenderedPageBreak/>
        <w:t xml:space="preserve">Процесс </w:t>
      </w:r>
      <w:r w:rsidR="00F0217F">
        <w:rPr>
          <w:rFonts w:ascii="Arial" w:hAnsi="Arial" w:cs="Arial"/>
          <w:color w:val="000000" w:themeColor="text1"/>
        </w:rPr>
        <w:t xml:space="preserve">формирования, согласования и утверждения долгосрочного </w:t>
      </w:r>
      <w:r w:rsidR="006B7BFA">
        <w:rPr>
          <w:rFonts w:ascii="Arial" w:hAnsi="Arial" w:cs="Arial"/>
          <w:color w:val="000000" w:themeColor="text1"/>
        </w:rPr>
        <w:t xml:space="preserve">плана и </w:t>
      </w:r>
      <w:r w:rsidR="00F0217F">
        <w:rPr>
          <w:rFonts w:ascii="Arial" w:hAnsi="Arial" w:cs="Arial"/>
          <w:color w:val="000000" w:themeColor="text1"/>
        </w:rPr>
        <w:t>бюджета воздействий на производственн</w:t>
      </w:r>
      <w:r w:rsidR="00806E06">
        <w:rPr>
          <w:rFonts w:ascii="Arial" w:hAnsi="Arial" w:cs="Arial"/>
          <w:color w:val="000000" w:themeColor="text1"/>
        </w:rPr>
        <w:t>ые а</w:t>
      </w:r>
      <w:r w:rsidR="00B34411">
        <w:rPr>
          <w:rFonts w:ascii="Arial" w:hAnsi="Arial" w:cs="Arial"/>
          <w:color w:val="000000" w:themeColor="text1"/>
        </w:rPr>
        <w:t>ктивы</w:t>
      </w:r>
      <w:r w:rsidR="00D91A35">
        <w:rPr>
          <w:rFonts w:ascii="Arial" w:hAnsi="Arial" w:cs="Arial"/>
          <w:color w:val="000000" w:themeColor="text1"/>
        </w:rPr>
        <w:t xml:space="preserve"> в системе </w:t>
      </w:r>
      <w:r w:rsidR="00D91A35">
        <w:rPr>
          <w:rFonts w:ascii="Arial" w:hAnsi="Arial" w:cs="Arial"/>
          <w:color w:val="000000" w:themeColor="text1"/>
          <w:lang w:val="en-US"/>
        </w:rPr>
        <w:t>SAP</w:t>
      </w:r>
      <w:r w:rsidR="00B34411">
        <w:rPr>
          <w:rFonts w:ascii="Arial" w:hAnsi="Arial" w:cs="Arial"/>
          <w:color w:val="000000" w:themeColor="text1"/>
        </w:rPr>
        <w:t xml:space="preserve"> описывается далее в настоящем документе</w:t>
      </w:r>
      <w:r w:rsidR="00806E06">
        <w:rPr>
          <w:rFonts w:ascii="Arial" w:hAnsi="Arial" w:cs="Arial"/>
          <w:color w:val="000000" w:themeColor="text1"/>
        </w:rPr>
        <w:t>.</w:t>
      </w:r>
    </w:p>
    <w:p w14:paraId="3422D2F0" w14:textId="16CC33D7" w:rsidR="00DB7D67" w:rsidRPr="00DB7D67" w:rsidRDefault="00DB7D67" w:rsidP="00DB7D67">
      <w:pPr>
        <w:spacing w:after="240" w:line="276" w:lineRule="auto"/>
        <w:ind w:firstLine="567"/>
        <w:rPr>
          <w:rFonts w:ascii="Arial" w:hAnsi="Arial" w:cs="Arial"/>
          <w:color w:val="000000" w:themeColor="text1"/>
        </w:rPr>
      </w:pPr>
      <w:r w:rsidRPr="00DB7D67">
        <w:rPr>
          <w:rFonts w:ascii="Arial" w:hAnsi="Arial" w:cs="Arial"/>
          <w:color w:val="000000" w:themeColor="text1"/>
        </w:rPr>
        <w:t>Долгосрочный</w:t>
      </w:r>
      <w:r w:rsidR="006B7BFA">
        <w:rPr>
          <w:rFonts w:ascii="Arial" w:hAnsi="Arial" w:cs="Arial"/>
          <w:color w:val="000000" w:themeColor="text1"/>
        </w:rPr>
        <w:t xml:space="preserve"> план и</w:t>
      </w:r>
      <w:r w:rsidRPr="00DB7D67">
        <w:rPr>
          <w:rFonts w:ascii="Arial" w:hAnsi="Arial" w:cs="Arial"/>
          <w:color w:val="000000" w:themeColor="text1"/>
        </w:rPr>
        <w:t xml:space="preserve"> бюджет воздействий на </w:t>
      </w:r>
      <w:r w:rsidR="00F0217F">
        <w:rPr>
          <w:rFonts w:ascii="Arial" w:hAnsi="Arial" w:cs="Arial"/>
          <w:color w:val="000000" w:themeColor="text1"/>
        </w:rPr>
        <w:t xml:space="preserve">производственные активы </w:t>
      </w:r>
      <w:r w:rsidRPr="00DB7D67">
        <w:rPr>
          <w:rFonts w:ascii="Arial" w:hAnsi="Arial" w:cs="Arial"/>
          <w:color w:val="000000" w:themeColor="text1"/>
        </w:rPr>
        <w:t>фор</w:t>
      </w:r>
      <w:r w:rsidR="00F0217F">
        <w:rPr>
          <w:rFonts w:ascii="Arial" w:hAnsi="Arial" w:cs="Arial"/>
          <w:color w:val="000000" w:themeColor="text1"/>
        </w:rPr>
        <w:t xml:space="preserve">мируется </w:t>
      </w:r>
      <w:r w:rsidR="00B0290E">
        <w:rPr>
          <w:rFonts w:ascii="Arial" w:hAnsi="Arial" w:cs="Arial"/>
          <w:color w:val="000000" w:themeColor="text1"/>
        </w:rPr>
        <w:t>Планировщиком</w:t>
      </w:r>
      <w:r w:rsidR="006B7BFA" w:rsidRPr="006B7BFA">
        <w:rPr>
          <w:rFonts w:ascii="Arial" w:hAnsi="Arial" w:cs="Arial"/>
          <w:color w:val="000000" w:themeColor="text1"/>
        </w:rPr>
        <w:t xml:space="preserve"> бюджета УА </w:t>
      </w:r>
      <w:r w:rsidR="00A204B1">
        <w:rPr>
          <w:rFonts w:ascii="Arial" w:hAnsi="Arial" w:cs="Arial"/>
          <w:color w:val="000000" w:themeColor="text1"/>
        </w:rPr>
        <w:t>УО</w:t>
      </w:r>
      <w:r w:rsidR="006B7BFA">
        <w:rPr>
          <w:rFonts w:ascii="Arial" w:hAnsi="Arial" w:cs="Arial"/>
          <w:color w:val="000000" w:themeColor="text1"/>
        </w:rPr>
        <w:t xml:space="preserve"> </w:t>
      </w:r>
      <w:r w:rsidRPr="00DB7D67">
        <w:rPr>
          <w:rFonts w:ascii="Arial" w:hAnsi="Arial" w:cs="Arial"/>
          <w:color w:val="000000" w:themeColor="text1"/>
        </w:rPr>
        <w:t xml:space="preserve">в соответствии со структурой </w:t>
      </w:r>
      <w:r w:rsidR="00D91A35">
        <w:rPr>
          <w:rFonts w:ascii="Arial" w:hAnsi="Arial" w:cs="Arial"/>
          <w:color w:val="000000" w:themeColor="text1"/>
        </w:rPr>
        <w:t xml:space="preserve">проектов и </w:t>
      </w:r>
      <w:r w:rsidRPr="00DB7D67">
        <w:rPr>
          <w:rFonts w:ascii="Arial" w:hAnsi="Arial" w:cs="Arial"/>
          <w:color w:val="000000" w:themeColor="text1"/>
        </w:rPr>
        <w:t>СПП-элементов на основе</w:t>
      </w:r>
      <w:r w:rsidR="00F0217F">
        <w:rPr>
          <w:rFonts w:ascii="Arial" w:hAnsi="Arial" w:cs="Arial"/>
          <w:color w:val="000000" w:themeColor="text1"/>
        </w:rPr>
        <w:t xml:space="preserve"> следующих документов</w:t>
      </w:r>
      <w:r w:rsidRPr="00DB7D67">
        <w:rPr>
          <w:rFonts w:ascii="Arial" w:hAnsi="Arial" w:cs="Arial"/>
          <w:color w:val="000000" w:themeColor="text1"/>
        </w:rPr>
        <w:t>:</w:t>
      </w:r>
    </w:p>
    <w:p w14:paraId="0BB531A9" w14:textId="77777777" w:rsidR="00023CE8" w:rsidRPr="009D75EF" w:rsidRDefault="00023CE8" w:rsidP="00023CE8">
      <w:pPr>
        <w:pStyle w:val="af9"/>
        <w:numPr>
          <w:ilvl w:val="0"/>
          <w:numId w:val="105"/>
        </w:numPr>
        <w:spacing w:after="240" w:line="276" w:lineRule="auto"/>
        <w:rPr>
          <w:rFonts w:ascii="Arial" w:hAnsi="Arial" w:cs="Arial"/>
          <w:color w:val="000000" w:themeColor="text1"/>
        </w:rPr>
      </w:pPr>
      <w:r w:rsidRPr="009D75EF">
        <w:rPr>
          <w:rFonts w:ascii="Arial" w:hAnsi="Arial" w:cs="Arial"/>
          <w:color w:val="000000" w:themeColor="text1"/>
        </w:rPr>
        <w:t>приказ</w:t>
      </w:r>
      <w:r w:rsidRPr="00BF7FC6">
        <w:rPr>
          <w:rFonts w:ascii="Arial" w:hAnsi="Arial" w:cs="Arial"/>
          <w:color w:val="000000" w:themeColor="text1"/>
        </w:rPr>
        <w:t>а</w:t>
      </w:r>
      <w:r w:rsidRPr="009D75EF">
        <w:rPr>
          <w:rFonts w:ascii="Arial" w:hAnsi="Arial" w:cs="Arial"/>
          <w:color w:val="000000" w:themeColor="text1"/>
        </w:rPr>
        <w:t xml:space="preserve"> о начале планирования БЕ;</w:t>
      </w:r>
    </w:p>
    <w:p w14:paraId="413EDF1C" w14:textId="77777777" w:rsidR="00023CE8" w:rsidRPr="009D75EF" w:rsidRDefault="00023CE8" w:rsidP="00023CE8">
      <w:pPr>
        <w:pStyle w:val="af9"/>
        <w:numPr>
          <w:ilvl w:val="0"/>
          <w:numId w:val="105"/>
        </w:numPr>
        <w:spacing w:after="240" w:line="276" w:lineRule="auto"/>
        <w:rPr>
          <w:rFonts w:ascii="Arial" w:hAnsi="Arial" w:cs="Arial"/>
          <w:color w:val="000000" w:themeColor="text1"/>
        </w:rPr>
      </w:pPr>
      <w:r w:rsidRPr="009D75EF">
        <w:rPr>
          <w:rFonts w:ascii="Arial" w:hAnsi="Arial" w:cs="Arial"/>
          <w:color w:val="000000" w:themeColor="text1"/>
        </w:rPr>
        <w:t>долгосрочн</w:t>
      </w:r>
      <w:r w:rsidRPr="00BF7FC6">
        <w:rPr>
          <w:rFonts w:ascii="Arial" w:hAnsi="Arial" w:cs="Arial"/>
          <w:color w:val="000000" w:themeColor="text1"/>
        </w:rPr>
        <w:t xml:space="preserve">ой </w:t>
      </w:r>
      <w:r w:rsidRPr="009D75EF">
        <w:rPr>
          <w:rFonts w:ascii="Arial" w:hAnsi="Arial" w:cs="Arial"/>
          <w:color w:val="000000" w:themeColor="text1"/>
        </w:rPr>
        <w:t>инвестиционн</w:t>
      </w:r>
      <w:r w:rsidRPr="00BF7FC6">
        <w:rPr>
          <w:rFonts w:ascii="Arial" w:hAnsi="Arial" w:cs="Arial"/>
          <w:color w:val="000000" w:themeColor="text1"/>
        </w:rPr>
        <w:t xml:space="preserve">ой </w:t>
      </w:r>
      <w:r w:rsidRPr="009D75EF">
        <w:rPr>
          <w:rFonts w:ascii="Arial" w:hAnsi="Arial" w:cs="Arial"/>
          <w:color w:val="000000" w:themeColor="text1"/>
        </w:rPr>
        <w:t>программ</w:t>
      </w:r>
      <w:r w:rsidRPr="00BF7FC6">
        <w:rPr>
          <w:rFonts w:ascii="Arial" w:hAnsi="Arial" w:cs="Arial"/>
          <w:color w:val="000000" w:themeColor="text1"/>
        </w:rPr>
        <w:t>ы</w:t>
      </w:r>
      <w:r w:rsidRPr="009D75EF">
        <w:rPr>
          <w:rFonts w:ascii="Arial" w:hAnsi="Arial" w:cs="Arial"/>
          <w:color w:val="000000" w:themeColor="text1"/>
        </w:rPr>
        <w:t>;</w:t>
      </w:r>
    </w:p>
    <w:p w14:paraId="24021049" w14:textId="77777777" w:rsidR="00023CE8" w:rsidRPr="009D75EF" w:rsidRDefault="00023CE8" w:rsidP="00023CE8">
      <w:pPr>
        <w:pStyle w:val="af9"/>
        <w:numPr>
          <w:ilvl w:val="0"/>
          <w:numId w:val="105"/>
        </w:numPr>
        <w:spacing w:after="240" w:line="276" w:lineRule="auto"/>
        <w:rPr>
          <w:rFonts w:ascii="Arial" w:hAnsi="Arial" w:cs="Arial"/>
          <w:color w:val="000000" w:themeColor="text1"/>
        </w:rPr>
      </w:pPr>
      <w:r w:rsidRPr="009D75EF">
        <w:rPr>
          <w:rFonts w:ascii="Arial" w:hAnsi="Arial" w:cs="Arial"/>
          <w:color w:val="000000" w:themeColor="text1"/>
        </w:rPr>
        <w:t>долгосрочной производственной программы;</w:t>
      </w:r>
    </w:p>
    <w:p w14:paraId="7EC8AD4C" w14:textId="7E37958F"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стратегии</w:t>
      </w:r>
      <w:r w:rsidR="00023CE8">
        <w:rPr>
          <w:rFonts w:ascii="Arial" w:hAnsi="Arial" w:cs="Arial"/>
          <w:color w:val="000000" w:themeColor="text1"/>
        </w:rPr>
        <w:t xml:space="preserve"> Компании</w:t>
      </w:r>
      <w:r w:rsidRPr="009936BB">
        <w:rPr>
          <w:rFonts w:ascii="Arial" w:hAnsi="Arial" w:cs="Arial"/>
          <w:color w:val="000000" w:themeColor="text1"/>
        </w:rPr>
        <w:t>/стратегических планов по управлению производственными активами;</w:t>
      </w:r>
    </w:p>
    <w:p w14:paraId="74A0D229" w14:textId="77777777" w:rsidR="00023CE8" w:rsidRPr="009D75EF" w:rsidRDefault="00023CE8" w:rsidP="00023CE8">
      <w:pPr>
        <w:pStyle w:val="af9"/>
        <w:numPr>
          <w:ilvl w:val="0"/>
          <w:numId w:val="105"/>
        </w:numPr>
        <w:spacing w:after="240" w:line="276" w:lineRule="auto"/>
        <w:rPr>
          <w:rFonts w:ascii="Arial" w:hAnsi="Arial" w:cs="Arial"/>
          <w:color w:val="000000" w:themeColor="text1"/>
        </w:rPr>
      </w:pPr>
      <w:r w:rsidRPr="009D75EF">
        <w:rPr>
          <w:rFonts w:ascii="Arial" w:hAnsi="Arial" w:cs="Arial"/>
          <w:color w:val="000000" w:themeColor="text1"/>
        </w:rPr>
        <w:t>един</w:t>
      </w:r>
      <w:r w:rsidRPr="00BF7FC6">
        <w:rPr>
          <w:rFonts w:ascii="Arial" w:hAnsi="Arial" w:cs="Arial"/>
          <w:color w:val="000000" w:themeColor="text1"/>
        </w:rPr>
        <w:t xml:space="preserve">ого </w:t>
      </w:r>
      <w:r w:rsidRPr="009D75EF">
        <w:rPr>
          <w:rFonts w:ascii="Arial" w:hAnsi="Arial" w:cs="Arial"/>
          <w:color w:val="000000" w:themeColor="text1"/>
        </w:rPr>
        <w:t>календарн</w:t>
      </w:r>
      <w:r w:rsidRPr="00BF7FC6">
        <w:rPr>
          <w:rFonts w:ascii="Arial" w:hAnsi="Arial" w:cs="Arial"/>
          <w:color w:val="000000" w:themeColor="text1"/>
        </w:rPr>
        <w:t xml:space="preserve">ого </w:t>
      </w:r>
      <w:r w:rsidRPr="009D75EF">
        <w:rPr>
          <w:rFonts w:ascii="Arial" w:hAnsi="Arial" w:cs="Arial"/>
          <w:color w:val="000000" w:themeColor="text1"/>
        </w:rPr>
        <w:t>план</w:t>
      </w:r>
      <w:r w:rsidRPr="00BF7FC6">
        <w:rPr>
          <w:rFonts w:ascii="Arial" w:hAnsi="Arial" w:cs="Arial"/>
          <w:color w:val="000000" w:themeColor="text1"/>
        </w:rPr>
        <w:t>а</w:t>
      </w:r>
      <w:r w:rsidRPr="009D75EF">
        <w:rPr>
          <w:rFonts w:ascii="Arial" w:hAnsi="Arial" w:cs="Arial"/>
          <w:color w:val="000000" w:themeColor="text1"/>
        </w:rPr>
        <w:t xml:space="preserve"> производства;</w:t>
      </w:r>
    </w:p>
    <w:p w14:paraId="61F3561A" w14:textId="77777777"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стандартов управления производственными активами;</w:t>
      </w:r>
    </w:p>
    <w:p w14:paraId="6E7CEDF4" w14:textId="77777777"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целевых программ, содержащих требования по вводу/замене оборудования;</w:t>
      </w:r>
    </w:p>
    <w:p w14:paraId="226FB431" w14:textId="77777777"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стратегической программы развития производственных активов;</w:t>
      </w:r>
    </w:p>
    <w:p w14:paraId="3379C624" w14:textId="77777777"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программы капитального строительства;</w:t>
      </w:r>
    </w:p>
    <w:p w14:paraId="0B20DB9C" w14:textId="77777777"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типовых ремонтных циклов;</w:t>
      </w:r>
    </w:p>
    <w:p w14:paraId="0A3936E1" w14:textId="77777777"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плана по операционным затратам в части ТОиР из модели оценки проектов по вводу нового оборудования;</w:t>
      </w:r>
    </w:p>
    <w:p w14:paraId="72D10A22" w14:textId="77777777"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имеющейся статистики проведения вручную запланированных воздействий на ПА за прошлые годы;</w:t>
      </w:r>
    </w:p>
    <w:p w14:paraId="61543596" w14:textId="3ECE53E5" w:rsidR="006432BE" w:rsidRDefault="006432BE" w:rsidP="009936BB">
      <w:pPr>
        <w:pStyle w:val="af9"/>
        <w:numPr>
          <w:ilvl w:val="0"/>
          <w:numId w:val="105"/>
        </w:numPr>
        <w:spacing w:after="240" w:line="276" w:lineRule="auto"/>
        <w:rPr>
          <w:rFonts w:ascii="Arial" w:hAnsi="Arial" w:cs="Arial"/>
          <w:color w:val="000000" w:themeColor="text1"/>
        </w:rPr>
      </w:pPr>
      <w:r w:rsidRPr="009936BB">
        <w:rPr>
          <w:rFonts w:ascii="Arial" w:hAnsi="Arial" w:cs="Arial"/>
          <w:color w:val="000000" w:themeColor="text1"/>
        </w:rPr>
        <w:t>нормативного срока службы/паркового ресурса/нормативного пробега;</w:t>
      </w:r>
    </w:p>
    <w:p w14:paraId="0C75430C" w14:textId="4706E301" w:rsidR="004E1119" w:rsidRDefault="004E1119" w:rsidP="009936BB">
      <w:pPr>
        <w:pStyle w:val="af9"/>
        <w:numPr>
          <w:ilvl w:val="0"/>
          <w:numId w:val="105"/>
        </w:numPr>
        <w:spacing w:after="240" w:line="276" w:lineRule="auto"/>
        <w:rPr>
          <w:rFonts w:ascii="Arial" w:hAnsi="Arial" w:cs="Arial"/>
          <w:color w:val="000000" w:themeColor="text1"/>
        </w:rPr>
      </w:pPr>
      <w:r>
        <w:rPr>
          <w:rFonts w:ascii="Arial" w:hAnsi="Arial" w:cs="Arial"/>
          <w:color w:val="000000" w:themeColor="text1"/>
        </w:rPr>
        <w:t>макро-параметров;</w:t>
      </w:r>
    </w:p>
    <w:p w14:paraId="11A16290" w14:textId="5AE72014" w:rsidR="006432BE" w:rsidRPr="00023CE8" w:rsidRDefault="00023CE8">
      <w:pPr>
        <w:pStyle w:val="af9"/>
        <w:numPr>
          <w:ilvl w:val="0"/>
          <w:numId w:val="105"/>
        </w:numPr>
        <w:spacing w:after="240" w:line="276" w:lineRule="auto"/>
        <w:rPr>
          <w:rFonts w:ascii="Arial" w:hAnsi="Arial" w:cs="Arial"/>
          <w:color w:val="000000" w:themeColor="text1"/>
        </w:rPr>
      </w:pPr>
      <w:r w:rsidRPr="00023CE8">
        <w:rPr>
          <w:rFonts w:ascii="Arial" w:hAnsi="Arial" w:cs="Arial"/>
          <w:color w:val="000000" w:themeColor="text1"/>
        </w:rPr>
        <w:t>нормативно-справочной информации.</w:t>
      </w:r>
    </w:p>
    <w:p w14:paraId="4B5C5111" w14:textId="2F572E92" w:rsidR="00DB7D67" w:rsidRDefault="00DB7D67" w:rsidP="00232E9F">
      <w:pPr>
        <w:spacing w:after="240" w:line="276" w:lineRule="auto"/>
        <w:ind w:firstLine="567"/>
        <w:rPr>
          <w:rFonts w:ascii="Arial" w:hAnsi="Arial" w:cs="Arial"/>
          <w:color w:val="000000" w:themeColor="text1"/>
        </w:rPr>
      </w:pPr>
      <w:r w:rsidRPr="00DB7D67">
        <w:rPr>
          <w:rFonts w:ascii="Arial" w:hAnsi="Arial" w:cs="Arial"/>
          <w:color w:val="000000" w:themeColor="text1"/>
        </w:rPr>
        <w:t xml:space="preserve">На основе структуры </w:t>
      </w:r>
      <w:r w:rsidR="00D91A35">
        <w:rPr>
          <w:rFonts w:ascii="Arial" w:hAnsi="Arial" w:cs="Arial"/>
          <w:color w:val="000000" w:themeColor="text1"/>
        </w:rPr>
        <w:t xml:space="preserve">проектов </w:t>
      </w:r>
      <w:r w:rsidR="009518F7">
        <w:rPr>
          <w:rFonts w:ascii="Arial" w:hAnsi="Arial" w:cs="Arial"/>
          <w:color w:val="000000" w:themeColor="text1"/>
        </w:rPr>
        <w:t xml:space="preserve">и </w:t>
      </w:r>
      <w:r w:rsidRPr="00DB7D67">
        <w:rPr>
          <w:rFonts w:ascii="Arial" w:hAnsi="Arial" w:cs="Arial"/>
          <w:color w:val="000000" w:themeColor="text1"/>
        </w:rPr>
        <w:t xml:space="preserve">СПП-элементов в системе </w:t>
      </w:r>
      <w:r w:rsidR="00D91A35">
        <w:rPr>
          <w:rFonts w:ascii="Arial" w:hAnsi="Arial" w:cs="Arial"/>
          <w:color w:val="000000" w:themeColor="text1"/>
          <w:lang w:val="en-US"/>
        </w:rPr>
        <w:t>SAP</w:t>
      </w:r>
      <w:r w:rsidR="00D91A35" w:rsidRPr="009936BB">
        <w:rPr>
          <w:rFonts w:ascii="Arial" w:hAnsi="Arial" w:cs="Arial"/>
          <w:color w:val="000000" w:themeColor="text1"/>
        </w:rPr>
        <w:t xml:space="preserve"> </w:t>
      </w:r>
      <w:r w:rsidRPr="00DB7D67">
        <w:rPr>
          <w:rFonts w:ascii="Arial" w:hAnsi="Arial" w:cs="Arial"/>
          <w:color w:val="000000" w:themeColor="text1"/>
        </w:rPr>
        <w:t>формируется проект</w:t>
      </w:r>
      <w:r w:rsidR="00D91A35">
        <w:rPr>
          <w:rFonts w:ascii="Arial" w:hAnsi="Arial" w:cs="Arial"/>
          <w:color w:val="000000" w:themeColor="text1"/>
        </w:rPr>
        <w:t xml:space="preserve"> </w:t>
      </w:r>
      <w:r w:rsidRPr="00DB7D67">
        <w:rPr>
          <w:rFonts w:ascii="Arial" w:hAnsi="Arial" w:cs="Arial"/>
          <w:color w:val="000000" w:themeColor="text1"/>
        </w:rPr>
        <w:t xml:space="preserve">долгосрочного </w:t>
      </w:r>
      <w:r w:rsidR="006B7BFA">
        <w:rPr>
          <w:rFonts w:ascii="Arial" w:hAnsi="Arial" w:cs="Arial"/>
          <w:color w:val="000000" w:themeColor="text1"/>
        </w:rPr>
        <w:t xml:space="preserve">плана и </w:t>
      </w:r>
      <w:r w:rsidRPr="00DB7D67">
        <w:rPr>
          <w:rFonts w:ascii="Arial" w:hAnsi="Arial" w:cs="Arial"/>
          <w:color w:val="000000" w:themeColor="text1"/>
        </w:rPr>
        <w:t xml:space="preserve">бюджета воздействий на </w:t>
      </w:r>
      <w:r w:rsidR="00F0217F">
        <w:rPr>
          <w:rFonts w:ascii="Arial" w:hAnsi="Arial" w:cs="Arial"/>
          <w:color w:val="000000" w:themeColor="text1"/>
        </w:rPr>
        <w:t xml:space="preserve">производственные активы для дальнейшего рассмотрения </w:t>
      </w:r>
      <w:r w:rsidR="00245EDE">
        <w:rPr>
          <w:rFonts w:ascii="Arial" w:hAnsi="Arial" w:cs="Arial"/>
          <w:color w:val="000000" w:themeColor="text1"/>
        </w:rPr>
        <w:t>Т</w:t>
      </w:r>
      <w:r w:rsidR="00245EDE" w:rsidRPr="00DB7D67">
        <w:rPr>
          <w:rFonts w:ascii="Arial" w:hAnsi="Arial" w:cs="Arial"/>
          <w:color w:val="000000" w:themeColor="text1"/>
        </w:rPr>
        <w:t xml:space="preserve">ехническим </w:t>
      </w:r>
      <w:r w:rsidR="00E91639">
        <w:rPr>
          <w:rFonts w:ascii="Arial" w:hAnsi="Arial" w:cs="Arial"/>
          <w:color w:val="000000" w:themeColor="text1"/>
        </w:rPr>
        <w:t>комитетом УО</w:t>
      </w:r>
      <w:r w:rsidRPr="00DB7D67">
        <w:rPr>
          <w:rFonts w:ascii="Arial" w:hAnsi="Arial" w:cs="Arial"/>
          <w:color w:val="000000" w:themeColor="text1"/>
        </w:rPr>
        <w:t>.</w:t>
      </w:r>
      <w:r w:rsidR="002E086A">
        <w:rPr>
          <w:rFonts w:ascii="Arial" w:hAnsi="Arial" w:cs="Arial"/>
          <w:color w:val="000000" w:themeColor="text1"/>
        </w:rPr>
        <w:t xml:space="preserve"> Согласованные </w:t>
      </w:r>
      <w:r w:rsidR="00245EDE">
        <w:rPr>
          <w:rFonts w:ascii="Arial" w:hAnsi="Arial" w:cs="Arial"/>
          <w:color w:val="000000" w:themeColor="text1"/>
        </w:rPr>
        <w:t>Т</w:t>
      </w:r>
      <w:r w:rsidR="00245EDE" w:rsidRPr="00DB7D67">
        <w:rPr>
          <w:rFonts w:ascii="Arial" w:hAnsi="Arial" w:cs="Arial"/>
          <w:color w:val="000000" w:themeColor="text1"/>
        </w:rPr>
        <w:t>ехническим</w:t>
      </w:r>
      <w:r w:rsidR="00245EDE">
        <w:rPr>
          <w:rFonts w:ascii="Arial" w:hAnsi="Arial" w:cs="Arial"/>
          <w:color w:val="000000" w:themeColor="text1"/>
        </w:rPr>
        <w:t xml:space="preserve">и </w:t>
      </w:r>
      <w:r w:rsidR="002E086A">
        <w:rPr>
          <w:rFonts w:ascii="Arial" w:hAnsi="Arial" w:cs="Arial"/>
          <w:color w:val="000000" w:themeColor="text1"/>
        </w:rPr>
        <w:t>комитетами</w:t>
      </w:r>
      <w:r w:rsidRPr="00DB7D67">
        <w:rPr>
          <w:rFonts w:ascii="Arial" w:hAnsi="Arial" w:cs="Arial"/>
          <w:color w:val="000000" w:themeColor="text1"/>
        </w:rPr>
        <w:t xml:space="preserve"> каждой </w:t>
      </w:r>
      <w:r w:rsidR="00245EDE">
        <w:rPr>
          <w:rFonts w:ascii="Arial" w:hAnsi="Arial" w:cs="Arial"/>
          <w:color w:val="000000" w:themeColor="text1"/>
        </w:rPr>
        <w:t>БЕ</w:t>
      </w:r>
      <w:del w:id="661" w:author="Попова Дарья" w:date="2021-07-16T12:42:00Z">
        <w:r w:rsidR="002E086A" w:rsidDel="005B5C3F">
          <w:rPr>
            <w:rFonts w:ascii="Arial" w:hAnsi="Arial" w:cs="Arial"/>
            <w:color w:val="000000" w:themeColor="text1"/>
          </w:rPr>
          <w:delText>,</w:delText>
        </w:r>
      </w:del>
      <w:r w:rsidR="002E086A">
        <w:rPr>
          <w:rFonts w:ascii="Arial" w:hAnsi="Arial" w:cs="Arial"/>
          <w:color w:val="000000" w:themeColor="text1"/>
        </w:rPr>
        <w:t xml:space="preserve"> проекты долгосрочных </w:t>
      </w:r>
      <w:r w:rsidR="006B7BFA">
        <w:rPr>
          <w:rFonts w:ascii="Arial" w:hAnsi="Arial" w:cs="Arial"/>
          <w:color w:val="000000" w:themeColor="text1"/>
        </w:rPr>
        <w:t xml:space="preserve">планов и </w:t>
      </w:r>
      <w:r w:rsidR="002E086A">
        <w:rPr>
          <w:rFonts w:ascii="Arial" w:hAnsi="Arial" w:cs="Arial"/>
          <w:color w:val="000000" w:themeColor="text1"/>
        </w:rPr>
        <w:t xml:space="preserve">бюджетов </w:t>
      </w:r>
      <w:r w:rsidRPr="00DB7D67">
        <w:rPr>
          <w:rFonts w:ascii="Arial" w:hAnsi="Arial" w:cs="Arial"/>
          <w:color w:val="000000" w:themeColor="text1"/>
        </w:rPr>
        <w:t xml:space="preserve">воздействий на </w:t>
      </w:r>
      <w:r w:rsidR="002E086A">
        <w:rPr>
          <w:rFonts w:ascii="Arial" w:hAnsi="Arial" w:cs="Arial"/>
          <w:color w:val="000000" w:themeColor="text1"/>
        </w:rPr>
        <w:t>производственные активы</w:t>
      </w:r>
      <w:r w:rsidRPr="00DB7D67">
        <w:rPr>
          <w:rFonts w:ascii="Arial" w:hAnsi="Arial" w:cs="Arial"/>
          <w:color w:val="000000" w:themeColor="text1"/>
        </w:rPr>
        <w:t xml:space="preserve"> </w:t>
      </w:r>
      <w:r w:rsidR="00D91A35" w:rsidRPr="00446DC7">
        <w:rPr>
          <w:rFonts w:ascii="Arial" w:hAnsi="Arial" w:cs="Arial"/>
          <w:color w:val="000000" w:themeColor="text1"/>
        </w:rPr>
        <w:t xml:space="preserve">анализируются </w:t>
      </w:r>
      <w:r w:rsidR="00B0290E">
        <w:rPr>
          <w:rFonts w:ascii="Arial" w:hAnsi="Arial" w:cs="Arial"/>
          <w:color w:val="000000" w:themeColor="text1"/>
        </w:rPr>
        <w:t>Главным</w:t>
      </w:r>
      <w:r w:rsidR="006B7BFA" w:rsidRPr="006B7BFA">
        <w:rPr>
          <w:rFonts w:ascii="Arial" w:hAnsi="Arial" w:cs="Arial"/>
          <w:color w:val="000000" w:themeColor="text1"/>
        </w:rPr>
        <w:t xml:space="preserve"> специалист</w:t>
      </w:r>
      <w:r w:rsidR="00B0290E">
        <w:rPr>
          <w:rFonts w:ascii="Arial" w:hAnsi="Arial" w:cs="Arial"/>
          <w:color w:val="000000" w:themeColor="text1"/>
        </w:rPr>
        <w:t>ом</w:t>
      </w:r>
      <w:r w:rsidR="006B7BFA" w:rsidRPr="006B7BFA">
        <w:rPr>
          <w:rFonts w:ascii="Arial" w:hAnsi="Arial" w:cs="Arial"/>
          <w:color w:val="000000" w:themeColor="text1"/>
        </w:rPr>
        <w:t xml:space="preserve"> ТОиР УК</w:t>
      </w:r>
      <w:r w:rsidR="00D91A35" w:rsidRPr="00446DC7">
        <w:rPr>
          <w:rFonts w:ascii="Arial" w:hAnsi="Arial" w:cs="Arial"/>
          <w:color w:val="000000" w:themeColor="text1"/>
        </w:rPr>
        <w:t xml:space="preserve">, который </w:t>
      </w:r>
      <w:r w:rsidR="00D91A35" w:rsidRPr="00446DC7">
        <w:rPr>
          <w:rFonts w:ascii="Arial" w:hAnsi="Arial" w:cs="Arial"/>
          <w:color w:val="000000" w:themeColor="text1"/>
        </w:rPr>
        <w:lastRenderedPageBreak/>
        <w:t xml:space="preserve">производит экспертизу проектов долгосрочного </w:t>
      </w:r>
      <w:r w:rsidR="006B7BFA">
        <w:rPr>
          <w:rFonts w:ascii="Arial" w:hAnsi="Arial" w:cs="Arial"/>
          <w:color w:val="000000" w:themeColor="text1"/>
        </w:rPr>
        <w:t>плана</w:t>
      </w:r>
      <w:r w:rsidRPr="00DB7D67">
        <w:rPr>
          <w:rFonts w:ascii="Arial" w:hAnsi="Arial" w:cs="Arial"/>
          <w:color w:val="000000" w:themeColor="text1"/>
        </w:rPr>
        <w:t xml:space="preserve">. </w:t>
      </w:r>
      <w:r w:rsidR="00D91A35">
        <w:rPr>
          <w:rFonts w:ascii="Arial" w:hAnsi="Arial" w:cs="Arial"/>
          <w:color w:val="000000" w:themeColor="text1"/>
        </w:rPr>
        <w:t>После экспертизы проекты</w:t>
      </w:r>
      <w:r w:rsidR="00D91A35" w:rsidRPr="00DB7D67">
        <w:rPr>
          <w:rFonts w:ascii="Arial" w:hAnsi="Arial" w:cs="Arial"/>
          <w:color w:val="000000" w:themeColor="text1"/>
        </w:rPr>
        <w:t xml:space="preserve"> </w:t>
      </w:r>
      <w:r w:rsidRPr="00DB7D67">
        <w:rPr>
          <w:rFonts w:ascii="Arial" w:hAnsi="Arial" w:cs="Arial"/>
          <w:color w:val="000000" w:themeColor="text1"/>
        </w:rPr>
        <w:t>долгосрочны</w:t>
      </w:r>
      <w:r w:rsidR="00D91A35">
        <w:rPr>
          <w:rFonts w:ascii="Arial" w:hAnsi="Arial" w:cs="Arial"/>
          <w:color w:val="000000" w:themeColor="text1"/>
        </w:rPr>
        <w:t>х</w:t>
      </w:r>
      <w:r w:rsidRPr="00DB7D67">
        <w:rPr>
          <w:rFonts w:ascii="Arial" w:hAnsi="Arial" w:cs="Arial"/>
          <w:color w:val="000000" w:themeColor="text1"/>
        </w:rPr>
        <w:t xml:space="preserve"> </w:t>
      </w:r>
      <w:r w:rsidR="00073300">
        <w:rPr>
          <w:rFonts w:ascii="Arial" w:hAnsi="Arial" w:cs="Arial"/>
          <w:color w:val="000000" w:themeColor="text1"/>
        </w:rPr>
        <w:t xml:space="preserve">планов </w:t>
      </w:r>
      <w:r w:rsidR="002E086A">
        <w:rPr>
          <w:rFonts w:ascii="Arial" w:hAnsi="Arial" w:cs="Arial"/>
          <w:color w:val="000000" w:themeColor="text1"/>
        </w:rPr>
        <w:t>воздействий на производственные активы</w:t>
      </w:r>
      <w:r w:rsidRPr="00DB7D67">
        <w:rPr>
          <w:rFonts w:ascii="Arial" w:hAnsi="Arial" w:cs="Arial"/>
          <w:color w:val="000000" w:themeColor="text1"/>
        </w:rPr>
        <w:t xml:space="preserve"> </w:t>
      </w:r>
      <w:r w:rsidR="00D91A35">
        <w:rPr>
          <w:rFonts w:ascii="Arial" w:hAnsi="Arial" w:cs="Arial"/>
          <w:color w:val="000000" w:themeColor="text1"/>
        </w:rPr>
        <w:t xml:space="preserve">бизнес-единиц </w:t>
      </w:r>
      <w:r w:rsidRPr="00DB7D67">
        <w:rPr>
          <w:rFonts w:ascii="Arial" w:hAnsi="Arial" w:cs="Arial"/>
          <w:color w:val="000000" w:themeColor="text1"/>
        </w:rPr>
        <w:t>рассматрива</w:t>
      </w:r>
      <w:r w:rsidR="00D91A35">
        <w:rPr>
          <w:rFonts w:ascii="Arial" w:hAnsi="Arial" w:cs="Arial"/>
          <w:color w:val="000000" w:themeColor="text1"/>
        </w:rPr>
        <w:t>ют</w:t>
      </w:r>
      <w:r w:rsidRPr="00DB7D67">
        <w:rPr>
          <w:rFonts w:ascii="Arial" w:hAnsi="Arial" w:cs="Arial"/>
          <w:color w:val="000000" w:themeColor="text1"/>
        </w:rPr>
        <w:t xml:space="preserve">ся </w:t>
      </w:r>
      <w:r w:rsidR="0035431C">
        <w:rPr>
          <w:rFonts w:ascii="Arial" w:hAnsi="Arial" w:cs="Arial"/>
          <w:color w:val="000000" w:themeColor="text1"/>
        </w:rPr>
        <w:t>Т</w:t>
      </w:r>
      <w:r w:rsidRPr="00DB7D67">
        <w:rPr>
          <w:rFonts w:ascii="Arial" w:hAnsi="Arial" w:cs="Arial"/>
          <w:color w:val="000000" w:themeColor="text1"/>
        </w:rPr>
        <w:t xml:space="preserve">ехническим комитетом </w:t>
      </w:r>
      <w:r w:rsidR="0035431C">
        <w:rPr>
          <w:rFonts w:ascii="Arial" w:hAnsi="Arial" w:cs="Arial"/>
          <w:color w:val="000000" w:themeColor="text1"/>
        </w:rPr>
        <w:t xml:space="preserve">УК </w:t>
      </w:r>
      <w:r w:rsidRPr="00DB7D67">
        <w:rPr>
          <w:rFonts w:ascii="Arial" w:hAnsi="Arial" w:cs="Arial"/>
          <w:color w:val="000000" w:themeColor="text1"/>
        </w:rPr>
        <w:t xml:space="preserve">и согласуется </w:t>
      </w:r>
      <w:r w:rsidR="00DF4E7C">
        <w:rPr>
          <w:rFonts w:ascii="Arial" w:hAnsi="Arial" w:cs="Arial"/>
          <w:color w:val="000000" w:themeColor="text1"/>
        </w:rPr>
        <w:t xml:space="preserve">Старшим </w:t>
      </w:r>
      <w:r w:rsidR="00755D79">
        <w:rPr>
          <w:rFonts w:ascii="Arial" w:hAnsi="Arial" w:cs="Arial"/>
          <w:color w:val="000000" w:themeColor="text1"/>
        </w:rPr>
        <w:t>В</w:t>
      </w:r>
      <w:r w:rsidR="0035431C" w:rsidRPr="00DB7D67">
        <w:rPr>
          <w:rFonts w:ascii="Arial" w:hAnsi="Arial" w:cs="Arial"/>
          <w:color w:val="000000" w:themeColor="text1"/>
        </w:rPr>
        <w:t>ице</w:t>
      </w:r>
      <w:r w:rsidRPr="00DB7D67">
        <w:rPr>
          <w:rFonts w:ascii="Arial" w:hAnsi="Arial" w:cs="Arial"/>
          <w:color w:val="000000" w:themeColor="text1"/>
        </w:rPr>
        <w:t xml:space="preserve">-президентом </w:t>
      </w:r>
      <w:r w:rsidR="0035431C">
        <w:rPr>
          <w:rFonts w:ascii="Arial" w:hAnsi="Arial" w:cs="Arial"/>
          <w:color w:val="000000" w:themeColor="text1"/>
        </w:rPr>
        <w:t>БП и ТП УК</w:t>
      </w:r>
      <w:r w:rsidRPr="00DB7D67">
        <w:rPr>
          <w:rFonts w:ascii="Arial" w:hAnsi="Arial" w:cs="Arial"/>
          <w:color w:val="000000" w:themeColor="text1"/>
        </w:rPr>
        <w:t xml:space="preserve">. При необходимости формируются рекомендации по корректировке проектов </w:t>
      </w:r>
      <w:r w:rsidR="002E086A">
        <w:rPr>
          <w:rFonts w:ascii="Arial" w:hAnsi="Arial" w:cs="Arial"/>
          <w:color w:val="000000" w:themeColor="text1"/>
        </w:rPr>
        <w:t xml:space="preserve">долгосрочных </w:t>
      </w:r>
      <w:r w:rsidR="00073300">
        <w:rPr>
          <w:rFonts w:ascii="Arial" w:hAnsi="Arial" w:cs="Arial"/>
          <w:color w:val="000000" w:themeColor="text1"/>
        </w:rPr>
        <w:t xml:space="preserve">планов </w:t>
      </w:r>
      <w:r w:rsidRPr="00DB7D67">
        <w:rPr>
          <w:rFonts w:ascii="Arial" w:hAnsi="Arial" w:cs="Arial"/>
          <w:color w:val="000000" w:themeColor="text1"/>
        </w:rPr>
        <w:t xml:space="preserve">воздействий на </w:t>
      </w:r>
      <w:r w:rsidR="002E086A">
        <w:rPr>
          <w:rFonts w:ascii="Arial" w:hAnsi="Arial" w:cs="Arial"/>
          <w:color w:val="000000" w:themeColor="text1"/>
        </w:rPr>
        <w:t>производственные активы</w:t>
      </w:r>
      <w:r w:rsidRPr="00DB7D67">
        <w:rPr>
          <w:rFonts w:ascii="Arial" w:hAnsi="Arial" w:cs="Arial"/>
          <w:color w:val="000000" w:themeColor="text1"/>
        </w:rPr>
        <w:t xml:space="preserve"> на уровне </w:t>
      </w:r>
      <w:r w:rsidR="002E086A">
        <w:rPr>
          <w:rFonts w:ascii="Arial" w:hAnsi="Arial" w:cs="Arial"/>
          <w:color w:val="000000" w:themeColor="text1"/>
        </w:rPr>
        <w:t>управляющей компании</w:t>
      </w:r>
      <w:r w:rsidRPr="00DB7D67">
        <w:rPr>
          <w:rFonts w:ascii="Arial" w:hAnsi="Arial" w:cs="Arial"/>
          <w:color w:val="000000" w:themeColor="text1"/>
        </w:rPr>
        <w:t>.</w:t>
      </w:r>
      <w:r w:rsidR="002E086A">
        <w:rPr>
          <w:rFonts w:ascii="Arial" w:hAnsi="Arial" w:cs="Arial"/>
          <w:color w:val="000000" w:themeColor="text1"/>
        </w:rPr>
        <w:t xml:space="preserve"> </w:t>
      </w:r>
      <w:r w:rsidR="00D91A35" w:rsidRPr="00A854F4">
        <w:rPr>
          <w:rFonts w:ascii="Arial" w:hAnsi="Arial" w:cs="Arial"/>
          <w:color w:val="000000" w:themeColor="text1"/>
        </w:rPr>
        <w:t xml:space="preserve">Согласованный </w:t>
      </w:r>
      <w:r w:rsidR="00DF4E7C">
        <w:rPr>
          <w:rFonts w:ascii="Arial" w:hAnsi="Arial" w:cs="Arial"/>
          <w:color w:val="000000" w:themeColor="text1"/>
        </w:rPr>
        <w:t xml:space="preserve">Старшим </w:t>
      </w:r>
      <w:r w:rsidR="00755D79">
        <w:rPr>
          <w:rFonts w:ascii="Arial" w:hAnsi="Arial" w:cs="Arial"/>
          <w:color w:val="000000" w:themeColor="text1"/>
        </w:rPr>
        <w:t>В</w:t>
      </w:r>
      <w:r w:rsidR="00D91A35" w:rsidRPr="00A854F4">
        <w:rPr>
          <w:rFonts w:ascii="Arial" w:hAnsi="Arial" w:cs="Arial"/>
          <w:color w:val="000000" w:themeColor="text1"/>
        </w:rPr>
        <w:t xml:space="preserve">ице-президентом </w:t>
      </w:r>
      <w:r w:rsidR="0035431C">
        <w:rPr>
          <w:rFonts w:ascii="Arial" w:hAnsi="Arial" w:cs="Arial"/>
          <w:color w:val="000000" w:themeColor="text1"/>
        </w:rPr>
        <w:t xml:space="preserve">БП </w:t>
      </w:r>
      <w:r w:rsidR="00D91A35" w:rsidRPr="00A854F4">
        <w:rPr>
          <w:rFonts w:ascii="Arial" w:hAnsi="Arial" w:cs="Arial"/>
          <w:color w:val="000000" w:themeColor="text1"/>
        </w:rPr>
        <w:t xml:space="preserve">и </w:t>
      </w:r>
      <w:r w:rsidR="0035431C">
        <w:rPr>
          <w:rFonts w:ascii="Arial" w:hAnsi="Arial" w:cs="Arial"/>
          <w:color w:val="000000" w:themeColor="text1"/>
        </w:rPr>
        <w:t xml:space="preserve">ТП УК </w:t>
      </w:r>
      <w:r w:rsidR="00D91A35" w:rsidRPr="00A854F4">
        <w:rPr>
          <w:rFonts w:ascii="Arial" w:hAnsi="Arial" w:cs="Arial"/>
          <w:color w:val="000000" w:themeColor="text1"/>
        </w:rPr>
        <w:t xml:space="preserve">долгосрочный </w:t>
      </w:r>
      <w:r w:rsidR="00073300">
        <w:rPr>
          <w:rFonts w:ascii="Arial" w:hAnsi="Arial" w:cs="Arial"/>
          <w:color w:val="000000" w:themeColor="text1"/>
        </w:rPr>
        <w:t xml:space="preserve">план и бюджет </w:t>
      </w:r>
      <w:r w:rsidR="00D91A35" w:rsidRPr="00A854F4">
        <w:rPr>
          <w:rFonts w:ascii="Arial" w:hAnsi="Arial" w:cs="Arial"/>
          <w:color w:val="000000" w:themeColor="text1"/>
        </w:rPr>
        <w:t>утверждается в рамках процесса «Долгосрочное бизнес-планирование» (до 20 лет)</w:t>
      </w:r>
      <w:r w:rsidR="00D91A35">
        <w:rPr>
          <w:rFonts w:ascii="Arial" w:hAnsi="Arial" w:cs="Arial"/>
          <w:color w:val="000000" w:themeColor="text1"/>
        </w:rPr>
        <w:t xml:space="preserve">. </w:t>
      </w:r>
      <w:r w:rsidRPr="00DB7D67">
        <w:rPr>
          <w:rFonts w:ascii="Arial" w:hAnsi="Arial" w:cs="Arial"/>
          <w:color w:val="000000" w:themeColor="text1"/>
        </w:rPr>
        <w:t>У</w:t>
      </w:r>
      <w:r w:rsidR="002E086A">
        <w:rPr>
          <w:rFonts w:ascii="Arial" w:hAnsi="Arial" w:cs="Arial"/>
          <w:color w:val="000000" w:themeColor="text1"/>
        </w:rPr>
        <w:t>тверждё</w:t>
      </w:r>
      <w:r w:rsidRPr="00DB7D67">
        <w:rPr>
          <w:rFonts w:ascii="Arial" w:hAnsi="Arial" w:cs="Arial"/>
          <w:color w:val="000000" w:themeColor="text1"/>
        </w:rPr>
        <w:t xml:space="preserve">нный долгосрочный </w:t>
      </w:r>
      <w:r w:rsidR="00073300">
        <w:rPr>
          <w:rFonts w:ascii="Arial" w:hAnsi="Arial" w:cs="Arial"/>
          <w:color w:val="000000" w:themeColor="text1"/>
        </w:rPr>
        <w:t xml:space="preserve">план и </w:t>
      </w:r>
      <w:r w:rsidRPr="00DB7D67">
        <w:rPr>
          <w:rFonts w:ascii="Arial" w:hAnsi="Arial" w:cs="Arial"/>
          <w:color w:val="000000" w:themeColor="text1"/>
        </w:rPr>
        <w:t xml:space="preserve">бюджет воздействий на </w:t>
      </w:r>
      <w:r w:rsidR="002E086A">
        <w:rPr>
          <w:rFonts w:ascii="Arial" w:hAnsi="Arial" w:cs="Arial"/>
          <w:color w:val="000000" w:themeColor="text1"/>
        </w:rPr>
        <w:t>производственные активы</w:t>
      </w:r>
      <w:r w:rsidRPr="00DB7D67">
        <w:rPr>
          <w:rFonts w:ascii="Arial" w:hAnsi="Arial" w:cs="Arial"/>
          <w:color w:val="000000" w:themeColor="text1"/>
        </w:rPr>
        <w:t xml:space="preserve"> доводится до каждой </w:t>
      </w:r>
      <w:r w:rsidR="002E086A">
        <w:rPr>
          <w:rFonts w:ascii="Arial" w:hAnsi="Arial" w:cs="Arial"/>
          <w:color w:val="000000" w:themeColor="text1"/>
        </w:rPr>
        <w:t>бизнес-единицы</w:t>
      </w:r>
      <w:r w:rsidRPr="00DB7D67">
        <w:rPr>
          <w:rFonts w:ascii="Arial" w:hAnsi="Arial" w:cs="Arial"/>
          <w:color w:val="000000" w:themeColor="text1"/>
        </w:rPr>
        <w:t xml:space="preserve"> для дальнейшего его исполнения.</w:t>
      </w:r>
    </w:p>
    <w:p w14:paraId="2F9ECA06" w14:textId="77777777" w:rsidR="00F45C0A" w:rsidRPr="00B91CB7" w:rsidRDefault="00F45C0A" w:rsidP="00B91CB7">
      <w:pPr>
        <w:spacing w:after="240" w:line="276" w:lineRule="auto"/>
        <w:ind w:firstLine="567"/>
        <w:rPr>
          <w:rFonts w:ascii="Arial" w:hAnsi="Arial" w:cs="Arial"/>
          <w:color w:val="000000" w:themeColor="text1"/>
        </w:rPr>
      </w:pPr>
      <w:r>
        <w:rPr>
          <w:rFonts w:ascii="Arial" w:hAnsi="Arial" w:cs="Arial"/>
          <w:color w:val="000000" w:themeColor="text1"/>
        </w:rPr>
        <w:t>В следующей таблице приведены связанные бизнес-процессы, входящие и исходящие документы.</w:t>
      </w:r>
    </w:p>
    <w:p w14:paraId="79B921A4" w14:textId="7D82AD21" w:rsidR="00A152FB" w:rsidRPr="000835FE" w:rsidRDefault="00B9591F"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6</w:t>
      </w:r>
      <w:r w:rsidRPr="00916FAB">
        <w:rPr>
          <w:rFonts w:ascii="Arial" w:hAnsi="Arial" w:cs="Arial"/>
          <w:b/>
          <w:sz w:val="22"/>
        </w:rPr>
        <w:fldChar w:fldCharType="end"/>
      </w:r>
      <w:r w:rsidRPr="00916FAB">
        <w:rPr>
          <w:rFonts w:ascii="Arial" w:hAnsi="Arial" w:cs="Arial"/>
          <w:b/>
          <w:sz w:val="22"/>
        </w:rPr>
        <w:t>. Описание бизнес-процесса</w:t>
      </w:r>
      <w:r w:rsidR="00B4077E">
        <w:rPr>
          <w:rFonts w:ascii="Arial" w:hAnsi="Arial" w:cs="Arial"/>
          <w:b/>
          <w:sz w:val="22"/>
        </w:rPr>
        <w:t xml:space="preserve"> </w:t>
      </w:r>
      <w:r w:rsidR="00B4077E" w:rsidRPr="00BD4E1D">
        <w:rPr>
          <w:rFonts w:ascii="Arial" w:hAnsi="Arial" w:cs="Arial"/>
          <w:b/>
          <w:sz w:val="22"/>
        </w:rPr>
        <w:t xml:space="preserve">ПП-07.02.01-ERP </w:t>
      </w:r>
      <w:r w:rsidR="00B4077E">
        <w:rPr>
          <w:rFonts w:ascii="Arial" w:hAnsi="Arial" w:cs="Arial"/>
          <w:b/>
          <w:sz w:val="22"/>
        </w:rPr>
        <w:t>«</w:t>
      </w:r>
      <w:r w:rsidR="00B4077E" w:rsidRPr="00BD4E1D">
        <w:rPr>
          <w:rFonts w:ascii="Arial" w:hAnsi="Arial" w:cs="Arial"/>
          <w:b/>
          <w:sz w:val="22"/>
        </w:rPr>
        <w:t>Долгосрочное планирование воздей</w:t>
      </w:r>
      <w:r w:rsidR="00F475A6">
        <w:rPr>
          <w:rFonts w:ascii="Arial" w:hAnsi="Arial" w:cs="Arial"/>
          <w:b/>
          <w:sz w:val="22"/>
        </w:rPr>
        <w:t>ствий на производ</w:t>
      </w:r>
      <w:r w:rsidR="00B4077E">
        <w:rPr>
          <w:rFonts w:ascii="Arial" w:hAnsi="Arial" w:cs="Arial"/>
          <w:b/>
          <w:sz w:val="22"/>
        </w:rPr>
        <w:t>ственные акти</w:t>
      </w:r>
      <w:r w:rsidR="00B4077E" w:rsidRPr="00BD4E1D">
        <w:rPr>
          <w:rFonts w:ascii="Arial" w:hAnsi="Arial" w:cs="Arial"/>
          <w:b/>
          <w:sz w:val="22"/>
        </w:rPr>
        <w:t>вы (мастер-план от 3-х до 10 лет)</w:t>
      </w:r>
      <w:r w:rsidR="00B4077E">
        <w:rPr>
          <w:rFonts w:ascii="Arial" w:hAnsi="Arial" w:cs="Arial"/>
          <w:b/>
          <w:sz w:val="22"/>
        </w:rPr>
        <w:t>»</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B4077E" w:rsidRPr="00BE014D" w14:paraId="0F031C8F" w14:textId="77777777" w:rsidTr="00C358D0">
        <w:trPr>
          <w:cantSplit/>
          <w:trHeight w:val="396"/>
          <w:tblHeader/>
        </w:trPr>
        <w:tc>
          <w:tcPr>
            <w:tcW w:w="2962" w:type="dxa"/>
            <w:shd w:val="clear" w:color="auto" w:fill="FFC000"/>
          </w:tcPr>
          <w:p w14:paraId="4E4C8C22" w14:textId="77777777" w:rsidR="00B4077E" w:rsidRPr="002E2A67" w:rsidRDefault="00B4077E" w:rsidP="00B4077E">
            <w:pPr>
              <w:rPr>
                <w:rFonts w:ascii="Arial" w:hAnsi="Arial" w:cs="Arial"/>
                <w:sz w:val="20"/>
                <w:szCs w:val="20"/>
              </w:rPr>
            </w:pPr>
            <w:r w:rsidRPr="002E2A67">
              <w:rPr>
                <w:rFonts w:ascii="Arial" w:hAnsi="Arial" w:cs="Arial"/>
                <w:sz w:val="20"/>
                <w:szCs w:val="20"/>
              </w:rPr>
              <w:t>Код бизнес-процесса</w:t>
            </w:r>
          </w:p>
        </w:tc>
        <w:tc>
          <w:tcPr>
            <w:tcW w:w="7229" w:type="dxa"/>
            <w:vAlign w:val="bottom"/>
          </w:tcPr>
          <w:p w14:paraId="69A8E26B" w14:textId="77777777" w:rsidR="00B4077E" w:rsidRPr="002E2A67" w:rsidRDefault="00B4077E" w:rsidP="00B4077E">
            <w:pPr>
              <w:jc w:val="left"/>
              <w:rPr>
                <w:rFonts w:ascii="Arial" w:hAnsi="Arial" w:cs="Arial"/>
                <w:color w:val="000000"/>
                <w:sz w:val="20"/>
                <w:szCs w:val="20"/>
                <w:lang w:eastAsia="ru-RU"/>
              </w:rPr>
            </w:pPr>
            <w:r w:rsidRPr="002E2A67">
              <w:rPr>
                <w:rFonts w:ascii="Arial" w:hAnsi="Arial" w:cs="Arial"/>
                <w:color w:val="000000"/>
                <w:sz w:val="20"/>
                <w:szCs w:val="20"/>
                <w:lang w:eastAsia="ru-RU"/>
              </w:rPr>
              <w:t xml:space="preserve">ПП-07.02.01-ERP Долгосрочное планирование воздействий на </w:t>
            </w:r>
            <w:r w:rsidR="00F475A6" w:rsidRPr="002E2A67">
              <w:rPr>
                <w:rFonts w:ascii="Arial" w:hAnsi="Arial" w:cs="Arial"/>
                <w:color w:val="000000"/>
                <w:sz w:val="20"/>
                <w:szCs w:val="20"/>
                <w:lang w:eastAsia="ru-RU"/>
              </w:rPr>
              <w:t>производственные</w:t>
            </w:r>
            <w:r w:rsidRPr="002E2A67">
              <w:rPr>
                <w:rFonts w:ascii="Arial" w:hAnsi="Arial" w:cs="Arial"/>
                <w:color w:val="000000"/>
                <w:sz w:val="20"/>
                <w:szCs w:val="20"/>
                <w:lang w:eastAsia="ru-RU"/>
              </w:rPr>
              <w:t xml:space="preserve"> активы (мастер-план от 3-х до 10 лет)</w:t>
            </w:r>
          </w:p>
        </w:tc>
      </w:tr>
      <w:tr w:rsidR="00B4077E" w:rsidRPr="00BE014D" w14:paraId="425D8155" w14:textId="77777777" w:rsidTr="00C358D0">
        <w:trPr>
          <w:cantSplit/>
          <w:trHeight w:val="290"/>
        </w:trPr>
        <w:tc>
          <w:tcPr>
            <w:tcW w:w="2962" w:type="dxa"/>
            <w:shd w:val="clear" w:color="auto" w:fill="FFC000"/>
          </w:tcPr>
          <w:p w14:paraId="056B4CD4" w14:textId="77777777" w:rsidR="00B4077E" w:rsidRPr="002E2A67" w:rsidRDefault="00B4077E" w:rsidP="00B4077E">
            <w:pPr>
              <w:rPr>
                <w:rFonts w:ascii="Arial" w:hAnsi="Arial" w:cs="Arial"/>
                <w:sz w:val="20"/>
                <w:szCs w:val="20"/>
              </w:rPr>
            </w:pPr>
            <w:r w:rsidRPr="002E2A67">
              <w:rPr>
                <w:rFonts w:ascii="Arial" w:hAnsi="Arial" w:cs="Arial"/>
                <w:sz w:val="20"/>
                <w:szCs w:val="20"/>
              </w:rPr>
              <w:t>Цель бизнес-процесса</w:t>
            </w:r>
          </w:p>
        </w:tc>
        <w:tc>
          <w:tcPr>
            <w:tcW w:w="7229" w:type="dxa"/>
            <w:vAlign w:val="bottom"/>
          </w:tcPr>
          <w:p w14:paraId="006F214F" w14:textId="0E167564" w:rsidR="00B4077E" w:rsidRPr="002E2A67" w:rsidRDefault="00F475A6" w:rsidP="00B4077E">
            <w:pPr>
              <w:jc w:val="left"/>
              <w:rPr>
                <w:rFonts w:ascii="Arial" w:hAnsi="Arial" w:cs="Arial"/>
                <w:color w:val="000000"/>
                <w:sz w:val="20"/>
                <w:szCs w:val="20"/>
                <w:lang w:eastAsia="ru-RU"/>
              </w:rPr>
            </w:pPr>
            <w:r w:rsidRPr="002E2A67">
              <w:rPr>
                <w:rFonts w:ascii="Arial" w:hAnsi="Arial" w:cs="Arial"/>
                <w:sz w:val="20"/>
                <w:szCs w:val="20"/>
              </w:rPr>
              <w:t>Формирование</w:t>
            </w:r>
            <w:r w:rsidR="00B4077E" w:rsidRPr="002E2A67">
              <w:rPr>
                <w:rFonts w:ascii="Arial" w:hAnsi="Arial" w:cs="Arial"/>
                <w:sz w:val="20"/>
                <w:szCs w:val="20"/>
              </w:rPr>
              <w:t xml:space="preserve"> долгосрочного </w:t>
            </w:r>
            <w:r w:rsidR="00073300">
              <w:rPr>
                <w:rFonts w:ascii="Arial" w:hAnsi="Arial" w:cs="Arial"/>
                <w:sz w:val="20"/>
                <w:szCs w:val="20"/>
              </w:rPr>
              <w:t xml:space="preserve">плана и </w:t>
            </w:r>
            <w:r w:rsidR="00B4077E" w:rsidRPr="002E2A67">
              <w:rPr>
                <w:rFonts w:ascii="Arial" w:hAnsi="Arial" w:cs="Arial"/>
                <w:sz w:val="20"/>
                <w:szCs w:val="20"/>
              </w:rPr>
              <w:t>бюджета воздействий на производственные активы.</w:t>
            </w:r>
          </w:p>
        </w:tc>
      </w:tr>
      <w:tr w:rsidR="00B4077E" w:rsidRPr="00BE014D" w14:paraId="3A2A63E1" w14:textId="77777777" w:rsidTr="00C358D0">
        <w:trPr>
          <w:cantSplit/>
          <w:trHeight w:val="290"/>
        </w:trPr>
        <w:tc>
          <w:tcPr>
            <w:tcW w:w="2962" w:type="dxa"/>
            <w:shd w:val="clear" w:color="auto" w:fill="FFC000"/>
          </w:tcPr>
          <w:p w14:paraId="1837651C" w14:textId="77777777" w:rsidR="00B4077E" w:rsidRPr="002E2A67" w:rsidRDefault="00B4077E" w:rsidP="00B4077E">
            <w:pPr>
              <w:rPr>
                <w:rFonts w:ascii="Arial" w:hAnsi="Arial" w:cs="Arial"/>
                <w:sz w:val="20"/>
                <w:szCs w:val="20"/>
              </w:rPr>
            </w:pPr>
            <w:r w:rsidRPr="002E2A67">
              <w:rPr>
                <w:rFonts w:ascii="Arial" w:hAnsi="Arial" w:cs="Arial"/>
                <w:sz w:val="20"/>
                <w:szCs w:val="20"/>
              </w:rPr>
              <w:t>Периодичность</w:t>
            </w:r>
          </w:p>
        </w:tc>
        <w:tc>
          <w:tcPr>
            <w:tcW w:w="7229" w:type="dxa"/>
            <w:vAlign w:val="bottom"/>
          </w:tcPr>
          <w:p w14:paraId="202EB033" w14:textId="77777777" w:rsidR="00B4077E" w:rsidRPr="002E2A67" w:rsidRDefault="00B4077E" w:rsidP="00B4077E">
            <w:pPr>
              <w:jc w:val="left"/>
              <w:rPr>
                <w:rFonts w:ascii="Arial" w:hAnsi="Arial" w:cs="Arial"/>
                <w:color w:val="000000"/>
                <w:sz w:val="20"/>
                <w:szCs w:val="20"/>
                <w:lang w:eastAsia="ru-RU"/>
              </w:rPr>
            </w:pPr>
            <w:r w:rsidRPr="002E2A67">
              <w:rPr>
                <w:rFonts w:ascii="Arial" w:hAnsi="Arial" w:cs="Arial"/>
                <w:sz w:val="20"/>
                <w:szCs w:val="20"/>
              </w:rPr>
              <w:t>Ежегодно</w:t>
            </w:r>
          </w:p>
        </w:tc>
      </w:tr>
      <w:tr w:rsidR="00B4077E" w:rsidRPr="00BE014D" w14:paraId="1CB43605" w14:textId="77777777" w:rsidTr="00C358D0">
        <w:trPr>
          <w:cantSplit/>
          <w:trHeight w:val="293"/>
        </w:trPr>
        <w:tc>
          <w:tcPr>
            <w:tcW w:w="2962" w:type="dxa"/>
            <w:shd w:val="clear" w:color="auto" w:fill="FFC000"/>
          </w:tcPr>
          <w:p w14:paraId="07466FEE" w14:textId="77777777" w:rsidR="00B4077E" w:rsidRPr="002E2A67" w:rsidRDefault="00B4077E" w:rsidP="00B4077E">
            <w:pPr>
              <w:jc w:val="left"/>
              <w:rPr>
                <w:rFonts w:ascii="Arial" w:hAnsi="Arial" w:cs="Arial"/>
                <w:sz w:val="20"/>
                <w:szCs w:val="20"/>
              </w:rPr>
            </w:pPr>
            <w:r w:rsidRPr="002E2A67">
              <w:rPr>
                <w:rFonts w:ascii="Arial" w:hAnsi="Arial" w:cs="Arial"/>
                <w:sz w:val="20"/>
                <w:szCs w:val="20"/>
              </w:rPr>
              <w:t>Предваряющие связанные процессы</w:t>
            </w:r>
          </w:p>
        </w:tc>
        <w:tc>
          <w:tcPr>
            <w:tcW w:w="7229" w:type="dxa"/>
            <w:vAlign w:val="bottom"/>
          </w:tcPr>
          <w:p w14:paraId="3440B1FD" w14:textId="66CB3CA4" w:rsidR="00B4077E" w:rsidRDefault="00B4077E" w:rsidP="00B4077E">
            <w:pPr>
              <w:jc w:val="left"/>
              <w:rPr>
                <w:rFonts w:ascii="Arial" w:hAnsi="Arial" w:cs="Arial"/>
                <w:color w:val="000000"/>
                <w:sz w:val="20"/>
                <w:szCs w:val="20"/>
                <w:lang w:eastAsia="ru-RU"/>
              </w:rPr>
            </w:pPr>
            <w:r w:rsidRPr="002E2A67">
              <w:rPr>
                <w:rFonts w:ascii="Arial" w:hAnsi="Arial" w:cs="Arial"/>
                <w:color w:val="000000"/>
                <w:sz w:val="20"/>
                <w:szCs w:val="20"/>
                <w:lang w:eastAsia="ru-RU"/>
              </w:rPr>
              <w:t>УП-01.04 Долгосрочное бизнес-планирование (до 20 лет)</w:t>
            </w:r>
          </w:p>
          <w:p w14:paraId="1DE25E82" w14:textId="57F854F5" w:rsidR="00073300" w:rsidRPr="002E2A67" w:rsidRDefault="00073300" w:rsidP="00B4077E">
            <w:pPr>
              <w:jc w:val="left"/>
              <w:rPr>
                <w:rFonts w:ascii="Arial" w:hAnsi="Arial" w:cs="Arial"/>
                <w:color w:val="000000"/>
                <w:sz w:val="20"/>
                <w:szCs w:val="20"/>
                <w:lang w:eastAsia="ru-RU"/>
              </w:rPr>
            </w:pPr>
            <w:r>
              <w:rPr>
                <w:rFonts w:ascii="Arial" w:hAnsi="Arial" w:cs="Arial"/>
                <w:color w:val="000000"/>
                <w:sz w:val="20"/>
                <w:szCs w:val="20"/>
                <w:lang w:eastAsia="ru-RU"/>
              </w:rPr>
              <w:t>УП-02.03.03 Формирование инвестиционной программы</w:t>
            </w:r>
          </w:p>
          <w:p w14:paraId="30F8F70D" w14:textId="77777777" w:rsidR="00B4077E" w:rsidRPr="002E2A67" w:rsidRDefault="00B4077E" w:rsidP="00B4077E">
            <w:pPr>
              <w:jc w:val="left"/>
              <w:rPr>
                <w:rFonts w:ascii="Arial" w:hAnsi="Arial" w:cs="Arial"/>
                <w:color w:val="000000"/>
                <w:sz w:val="20"/>
                <w:szCs w:val="20"/>
                <w:lang w:eastAsia="ru-RU"/>
              </w:rPr>
            </w:pPr>
            <w:r w:rsidRPr="002E2A67">
              <w:rPr>
                <w:rFonts w:ascii="Arial" w:hAnsi="Arial" w:cs="Arial"/>
                <w:color w:val="000000"/>
                <w:sz w:val="20"/>
                <w:szCs w:val="20"/>
                <w:lang w:eastAsia="ru-RU"/>
              </w:rPr>
              <w:t>УП-03.02 Долгосрочное динамическое проектирование</w:t>
            </w:r>
          </w:p>
          <w:p w14:paraId="114EF1DA" w14:textId="1CA0FB09" w:rsidR="00073300" w:rsidRDefault="00073300" w:rsidP="00B4077E">
            <w:pPr>
              <w:jc w:val="left"/>
              <w:rPr>
                <w:rFonts w:ascii="Arial" w:hAnsi="Arial" w:cs="Arial"/>
                <w:color w:val="000000"/>
                <w:sz w:val="20"/>
                <w:szCs w:val="20"/>
                <w:lang w:eastAsia="ru-RU"/>
              </w:rPr>
            </w:pPr>
            <w:r w:rsidRPr="002E2A67">
              <w:rPr>
                <w:rFonts w:ascii="Arial" w:hAnsi="Arial" w:cs="Arial"/>
                <w:color w:val="000000"/>
                <w:sz w:val="20"/>
                <w:szCs w:val="20"/>
                <w:lang w:eastAsia="ru-RU"/>
              </w:rPr>
              <w:t>УП-04.02.01.01 Подготовка основных входных параметров для бюджетного планирования деятельности Группы</w:t>
            </w:r>
          </w:p>
          <w:p w14:paraId="6E555411" w14:textId="5E07D90A" w:rsidR="00073300" w:rsidRPr="002E2A67" w:rsidRDefault="00B4077E" w:rsidP="00B60C7C">
            <w:pPr>
              <w:jc w:val="left"/>
              <w:rPr>
                <w:rFonts w:ascii="Arial" w:hAnsi="Arial" w:cs="Arial"/>
                <w:color w:val="000000"/>
                <w:sz w:val="20"/>
                <w:szCs w:val="20"/>
                <w:lang w:eastAsia="ru-RU"/>
              </w:rPr>
            </w:pPr>
            <w:r w:rsidRPr="002E2A67">
              <w:rPr>
                <w:rFonts w:ascii="Arial" w:hAnsi="Arial" w:cs="Arial"/>
                <w:color w:val="000000"/>
                <w:sz w:val="20"/>
                <w:szCs w:val="20"/>
                <w:lang w:eastAsia="ru-RU"/>
              </w:rPr>
              <w:t>ПП-07.01.01 Управление стратегическим планом УПА</w:t>
            </w:r>
          </w:p>
          <w:p w14:paraId="3DB9D1D9" w14:textId="18007D16" w:rsidR="00B4077E" w:rsidRPr="002E2A67" w:rsidRDefault="00073300" w:rsidP="00B42664">
            <w:pPr>
              <w:jc w:val="left"/>
              <w:rPr>
                <w:rFonts w:ascii="Arial" w:hAnsi="Arial" w:cs="Arial"/>
                <w:color w:val="000000"/>
                <w:sz w:val="20"/>
                <w:szCs w:val="20"/>
                <w:lang w:eastAsia="ru-RU"/>
              </w:rPr>
            </w:pPr>
            <w:r>
              <w:rPr>
                <w:rFonts w:ascii="Arial" w:hAnsi="Arial" w:cs="Arial"/>
                <w:color w:val="000000"/>
                <w:sz w:val="20"/>
                <w:szCs w:val="20"/>
                <w:lang w:eastAsia="ru-RU"/>
              </w:rPr>
              <w:t>ПП-07</w:t>
            </w:r>
            <w:r w:rsidR="00CB2CDA">
              <w:rPr>
                <w:rFonts w:ascii="Arial" w:hAnsi="Arial" w:cs="Arial"/>
                <w:color w:val="000000"/>
                <w:sz w:val="20"/>
                <w:szCs w:val="20"/>
                <w:lang w:eastAsia="ru-RU"/>
              </w:rPr>
              <w:t>.04</w:t>
            </w:r>
            <w:r>
              <w:rPr>
                <w:rFonts w:ascii="Arial" w:hAnsi="Arial" w:cs="Arial"/>
                <w:color w:val="000000"/>
                <w:sz w:val="20"/>
                <w:szCs w:val="20"/>
                <w:lang w:eastAsia="ru-RU"/>
              </w:rPr>
              <w:t xml:space="preserve">.04 </w:t>
            </w:r>
            <w:r w:rsidR="00CB2CDA">
              <w:rPr>
                <w:rFonts w:ascii="Arial" w:hAnsi="Arial" w:cs="Arial"/>
                <w:color w:val="000000"/>
                <w:sz w:val="20"/>
                <w:szCs w:val="20"/>
                <w:lang w:eastAsia="ru-RU"/>
              </w:rPr>
              <w:t>Анализ технического состояния ПА</w:t>
            </w:r>
          </w:p>
        </w:tc>
      </w:tr>
      <w:tr w:rsidR="00B4077E" w:rsidRPr="00BE014D" w14:paraId="09E5287C" w14:textId="77777777" w:rsidTr="00C358D0">
        <w:trPr>
          <w:cantSplit/>
          <w:trHeight w:val="293"/>
        </w:trPr>
        <w:tc>
          <w:tcPr>
            <w:tcW w:w="2962" w:type="dxa"/>
            <w:shd w:val="clear" w:color="auto" w:fill="FFC000"/>
          </w:tcPr>
          <w:p w14:paraId="48891C88" w14:textId="77777777" w:rsidR="00B4077E" w:rsidRPr="002E2A67" w:rsidRDefault="00B4077E" w:rsidP="00B4077E">
            <w:pPr>
              <w:jc w:val="left"/>
              <w:rPr>
                <w:rFonts w:ascii="Arial" w:hAnsi="Arial" w:cs="Arial"/>
                <w:sz w:val="20"/>
                <w:szCs w:val="20"/>
              </w:rPr>
            </w:pPr>
            <w:r w:rsidRPr="002E2A67">
              <w:rPr>
                <w:rFonts w:ascii="Arial" w:hAnsi="Arial" w:cs="Arial"/>
                <w:sz w:val="20"/>
                <w:szCs w:val="20"/>
              </w:rPr>
              <w:t>Последующие связанные процессы</w:t>
            </w:r>
          </w:p>
        </w:tc>
        <w:tc>
          <w:tcPr>
            <w:tcW w:w="7229" w:type="dxa"/>
            <w:vAlign w:val="bottom"/>
          </w:tcPr>
          <w:p w14:paraId="4F186885" w14:textId="77777777" w:rsidR="00B4077E" w:rsidRPr="002E2A67" w:rsidRDefault="00B4077E" w:rsidP="00B4077E">
            <w:pPr>
              <w:jc w:val="left"/>
              <w:rPr>
                <w:rFonts w:ascii="Arial" w:hAnsi="Arial" w:cs="Arial"/>
                <w:color w:val="000000"/>
                <w:sz w:val="20"/>
                <w:szCs w:val="20"/>
                <w:lang w:eastAsia="ru-RU"/>
              </w:rPr>
            </w:pPr>
            <w:r w:rsidRPr="002E2A67">
              <w:rPr>
                <w:rFonts w:ascii="Arial" w:hAnsi="Arial" w:cs="Arial"/>
                <w:color w:val="000000"/>
                <w:sz w:val="20"/>
                <w:szCs w:val="20"/>
                <w:lang w:eastAsia="ru-RU"/>
              </w:rPr>
              <w:t>УП-01.04 Долгосрочное бизнес-планирование (до 20 лет)</w:t>
            </w:r>
          </w:p>
          <w:p w14:paraId="47E6FD10" w14:textId="77777777" w:rsidR="00B4077E" w:rsidRDefault="00B4077E" w:rsidP="00B4077E">
            <w:pPr>
              <w:jc w:val="left"/>
              <w:rPr>
                <w:rFonts w:ascii="Arial" w:hAnsi="Arial" w:cs="Arial"/>
                <w:color w:val="000000"/>
                <w:sz w:val="20"/>
                <w:szCs w:val="20"/>
                <w:lang w:eastAsia="ru-RU"/>
              </w:rPr>
            </w:pPr>
            <w:r w:rsidRPr="002E2A67">
              <w:rPr>
                <w:rFonts w:ascii="Arial" w:hAnsi="Arial" w:cs="Arial"/>
                <w:color w:val="000000"/>
                <w:sz w:val="20"/>
                <w:szCs w:val="20"/>
                <w:lang w:eastAsia="ru-RU"/>
              </w:rPr>
              <w:t>ПП-07.02.02-ERP Перспективное среднесрочное планирование воздействий на производственные активы (3-х летний период)</w:t>
            </w:r>
          </w:p>
          <w:p w14:paraId="766E8B5B" w14:textId="02E7BFD4" w:rsidR="004C2DF3" w:rsidRPr="002E2A67" w:rsidRDefault="004C2DF3" w:rsidP="00B4077E">
            <w:pPr>
              <w:jc w:val="left"/>
              <w:rPr>
                <w:rFonts w:ascii="Arial" w:hAnsi="Arial" w:cs="Arial"/>
                <w:color w:val="000000"/>
                <w:sz w:val="20"/>
                <w:szCs w:val="20"/>
                <w:lang w:eastAsia="ru-RU"/>
              </w:rPr>
            </w:pPr>
            <w:r>
              <w:rPr>
                <w:rFonts w:ascii="Arial" w:hAnsi="Arial" w:cs="Arial"/>
                <w:color w:val="000000"/>
                <w:sz w:val="20"/>
                <w:szCs w:val="20"/>
                <w:lang w:eastAsia="ru-RU"/>
              </w:rPr>
              <w:t>ПП-07.06.03 Формирование годового бюджета воздействий на ПА</w:t>
            </w:r>
          </w:p>
        </w:tc>
      </w:tr>
      <w:tr w:rsidR="00B4077E" w:rsidRPr="00BE014D" w14:paraId="138FCFAC" w14:textId="77777777" w:rsidTr="00C358D0">
        <w:trPr>
          <w:cantSplit/>
          <w:trHeight w:val="293"/>
        </w:trPr>
        <w:tc>
          <w:tcPr>
            <w:tcW w:w="2962" w:type="dxa"/>
            <w:shd w:val="clear" w:color="auto" w:fill="FFC000"/>
          </w:tcPr>
          <w:p w14:paraId="374ECB6E" w14:textId="77777777" w:rsidR="00B4077E" w:rsidRPr="002E2A67" w:rsidRDefault="00B4077E" w:rsidP="00B4077E">
            <w:pPr>
              <w:rPr>
                <w:rFonts w:ascii="Arial" w:hAnsi="Arial" w:cs="Arial"/>
                <w:sz w:val="20"/>
                <w:szCs w:val="20"/>
              </w:rPr>
            </w:pPr>
            <w:r w:rsidRPr="002E2A67">
              <w:rPr>
                <w:rFonts w:ascii="Arial" w:hAnsi="Arial" w:cs="Arial"/>
                <w:sz w:val="20"/>
                <w:szCs w:val="20"/>
              </w:rPr>
              <w:t>Входящие данные</w:t>
            </w:r>
          </w:p>
        </w:tc>
        <w:tc>
          <w:tcPr>
            <w:tcW w:w="7229" w:type="dxa"/>
            <w:vAlign w:val="bottom"/>
          </w:tcPr>
          <w:p w14:paraId="59EF1385" w14:textId="41ACCAF9" w:rsidR="00B4077E" w:rsidRDefault="00F20E33" w:rsidP="00494ECB">
            <w:pPr>
              <w:jc w:val="left"/>
              <w:rPr>
                <w:rFonts w:ascii="Arial" w:eastAsia="Arial" w:hAnsi="Arial" w:cs="Arial"/>
                <w:noProof/>
                <w:color w:val="000000"/>
                <w:sz w:val="20"/>
                <w:szCs w:val="20"/>
              </w:rPr>
            </w:pPr>
            <w:r w:rsidRPr="002E2A67">
              <w:rPr>
                <w:rFonts w:ascii="Arial" w:eastAsia="Arial" w:hAnsi="Arial" w:cs="Arial"/>
                <w:noProof/>
                <w:color w:val="000000"/>
                <w:sz w:val="20"/>
                <w:szCs w:val="20"/>
              </w:rPr>
              <w:t>Стратегический план УПА</w:t>
            </w:r>
            <w:ins w:id="662" w:author="Попова Дарья Николаевна (Подрядчик. ООО БерингПойнт)" w:date="2021-10-06T16:05:00Z">
              <w:r w:rsidR="00E001F7">
                <w:rPr>
                  <w:rFonts w:ascii="Arial" w:eastAsia="Arial" w:hAnsi="Arial" w:cs="Arial"/>
                  <w:noProof/>
                  <w:color w:val="000000"/>
                  <w:sz w:val="20"/>
                  <w:szCs w:val="20"/>
                </w:rPr>
                <w:t xml:space="preserve"> (</w:t>
              </w:r>
              <w:r w:rsidR="00E001F7" w:rsidRPr="002E2A67">
                <w:rPr>
                  <w:rFonts w:ascii="Arial" w:hAnsi="Arial" w:cs="Arial"/>
                  <w:color w:val="000000"/>
                  <w:sz w:val="20"/>
                  <w:szCs w:val="20"/>
                  <w:lang w:eastAsia="ru-RU"/>
                </w:rPr>
                <w:t xml:space="preserve"> ПП-07.01.01</w:t>
              </w:r>
              <w:r w:rsidR="00E001F7">
                <w:rPr>
                  <w:rFonts w:ascii="Arial" w:hAnsi="Arial" w:cs="Arial"/>
                  <w:color w:val="000000"/>
                  <w:sz w:val="20"/>
                  <w:szCs w:val="20"/>
                  <w:lang w:eastAsia="ru-RU"/>
                </w:rPr>
                <w:t>)</w:t>
              </w:r>
            </w:ins>
          </w:p>
          <w:p w14:paraId="58633BEA" w14:textId="1105235B" w:rsidR="003D114A" w:rsidRDefault="003D114A" w:rsidP="00B4077E">
            <w:pPr>
              <w:jc w:val="left"/>
              <w:rPr>
                <w:rFonts w:ascii="Arial" w:eastAsia="Arial" w:hAnsi="Arial" w:cs="Arial"/>
                <w:noProof/>
                <w:color w:val="000000"/>
                <w:sz w:val="20"/>
                <w:szCs w:val="20"/>
              </w:rPr>
            </w:pPr>
            <w:r>
              <w:rPr>
                <w:rFonts w:ascii="Arial" w:eastAsia="Arial" w:hAnsi="Arial" w:cs="Arial"/>
                <w:noProof/>
                <w:color w:val="000000"/>
                <w:sz w:val="20"/>
                <w:szCs w:val="20"/>
              </w:rPr>
              <w:t>Стандарт УПА</w:t>
            </w:r>
            <w:ins w:id="663" w:author="Попова Дарья Николаевна (Подрядчик. ООО БерингПойнт)" w:date="2021-10-06T16:05:00Z">
              <w:r w:rsidR="00E001F7">
                <w:rPr>
                  <w:rFonts w:ascii="Arial" w:eastAsia="Arial" w:hAnsi="Arial" w:cs="Arial"/>
                  <w:noProof/>
                  <w:color w:val="000000"/>
                  <w:sz w:val="20"/>
                  <w:szCs w:val="20"/>
                </w:rPr>
                <w:t xml:space="preserve"> (</w:t>
              </w:r>
              <w:r w:rsidR="00E001F7" w:rsidRPr="002E2A67">
                <w:rPr>
                  <w:rFonts w:ascii="Arial" w:hAnsi="Arial" w:cs="Arial"/>
                  <w:color w:val="000000"/>
                  <w:sz w:val="20"/>
                  <w:szCs w:val="20"/>
                  <w:lang w:eastAsia="ru-RU"/>
                </w:rPr>
                <w:t>ПП-07.01.01</w:t>
              </w:r>
              <w:r w:rsidR="00E001F7">
                <w:rPr>
                  <w:rFonts w:ascii="Arial" w:hAnsi="Arial" w:cs="Arial"/>
                  <w:color w:val="000000"/>
                  <w:sz w:val="20"/>
                  <w:szCs w:val="20"/>
                  <w:lang w:eastAsia="ru-RU"/>
                </w:rPr>
                <w:t>)</w:t>
              </w:r>
            </w:ins>
          </w:p>
          <w:p w14:paraId="47283C0D" w14:textId="210B0E61" w:rsidR="00AA4254" w:rsidRDefault="00AA4254" w:rsidP="00B4077E">
            <w:pPr>
              <w:jc w:val="left"/>
              <w:rPr>
                <w:rFonts w:ascii="Arial" w:eastAsia="Arial" w:hAnsi="Arial" w:cs="Arial"/>
                <w:noProof/>
                <w:color w:val="000000"/>
                <w:sz w:val="20"/>
                <w:szCs w:val="20"/>
              </w:rPr>
            </w:pPr>
            <w:r w:rsidRPr="00BF7FC6">
              <w:rPr>
                <w:rFonts w:ascii="Arial" w:eastAsia="Arial" w:hAnsi="Arial" w:cs="Arial"/>
                <w:noProof/>
                <w:color w:val="000000"/>
                <w:sz w:val="20"/>
                <w:szCs w:val="20"/>
              </w:rPr>
              <w:t>Стратегия Компании</w:t>
            </w:r>
            <w:ins w:id="664" w:author="Попова Дарья Николаевна (Подрядчик. ООО БерингПойнт)" w:date="2021-10-06T16:07:00Z">
              <w:r w:rsidR="00E001F7">
                <w:rPr>
                  <w:rFonts w:ascii="Arial" w:eastAsia="Arial" w:hAnsi="Arial" w:cs="Arial"/>
                  <w:noProof/>
                  <w:color w:val="000000"/>
                  <w:sz w:val="20"/>
                  <w:szCs w:val="20"/>
                </w:rPr>
                <w:t xml:space="preserve"> (</w:t>
              </w:r>
              <w:r w:rsidR="00E001F7" w:rsidRPr="002E2A67">
                <w:rPr>
                  <w:rFonts w:ascii="Arial" w:hAnsi="Arial" w:cs="Arial"/>
                  <w:color w:val="000000"/>
                  <w:sz w:val="20"/>
                  <w:szCs w:val="20"/>
                  <w:lang w:eastAsia="ru-RU"/>
                </w:rPr>
                <w:t>УП-01.04</w:t>
              </w:r>
              <w:r w:rsidR="00E001F7">
                <w:rPr>
                  <w:rFonts w:ascii="Arial" w:hAnsi="Arial" w:cs="Arial"/>
                  <w:color w:val="000000"/>
                  <w:sz w:val="20"/>
                  <w:szCs w:val="20"/>
                  <w:lang w:eastAsia="ru-RU"/>
                </w:rPr>
                <w:t>)</w:t>
              </w:r>
            </w:ins>
          </w:p>
          <w:p w14:paraId="09B66B78" w14:textId="5397BD44" w:rsidR="003D114A" w:rsidRDefault="003D114A" w:rsidP="00B4077E">
            <w:pPr>
              <w:jc w:val="left"/>
              <w:rPr>
                <w:rFonts w:ascii="Arial" w:eastAsia="Arial" w:hAnsi="Arial" w:cs="Arial"/>
                <w:noProof/>
                <w:color w:val="000000"/>
                <w:sz w:val="20"/>
                <w:szCs w:val="20"/>
              </w:rPr>
            </w:pPr>
            <w:r>
              <w:rPr>
                <w:rFonts w:ascii="Arial" w:eastAsia="Arial" w:hAnsi="Arial" w:cs="Arial"/>
                <w:noProof/>
                <w:color w:val="000000"/>
                <w:sz w:val="20"/>
                <w:szCs w:val="20"/>
              </w:rPr>
              <w:t>Единый календарный план производства</w:t>
            </w:r>
            <w:ins w:id="665" w:author="Попова Дарья Николаевна (Подрядчик. ООО БерингПойнт)" w:date="2021-10-06T16:10:00Z">
              <w:r w:rsidR="00E001F7">
                <w:rPr>
                  <w:rFonts w:ascii="Arial" w:eastAsia="Arial" w:hAnsi="Arial" w:cs="Arial"/>
                  <w:noProof/>
                  <w:color w:val="000000"/>
                  <w:sz w:val="20"/>
                  <w:szCs w:val="20"/>
                </w:rPr>
                <w:t xml:space="preserve"> (</w:t>
              </w:r>
              <w:r w:rsidR="00E001F7" w:rsidRPr="002E2A67">
                <w:rPr>
                  <w:rFonts w:ascii="Arial" w:hAnsi="Arial" w:cs="Arial"/>
                  <w:color w:val="000000"/>
                  <w:sz w:val="20"/>
                  <w:szCs w:val="20"/>
                  <w:lang w:eastAsia="ru-RU"/>
                </w:rPr>
                <w:t>УП-03.02</w:t>
              </w:r>
              <w:r w:rsidR="00E001F7">
                <w:rPr>
                  <w:rFonts w:ascii="Arial" w:hAnsi="Arial" w:cs="Arial"/>
                  <w:color w:val="000000"/>
                  <w:sz w:val="20"/>
                  <w:szCs w:val="20"/>
                  <w:lang w:eastAsia="ru-RU"/>
                </w:rPr>
                <w:t>)</w:t>
              </w:r>
            </w:ins>
          </w:p>
          <w:p w14:paraId="2CFC4190" w14:textId="67C666A7" w:rsidR="003D114A" w:rsidRDefault="003D114A" w:rsidP="00B4077E">
            <w:pPr>
              <w:jc w:val="left"/>
              <w:rPr>
                <w:rFonts w:ascii="Arial" w:eastAsia="Arial" w:hAnsi="Arial" w:cs="Arial"/>
                <w:noProof/>
                <w:color w:val="000000"/>
                <w:sz w:val="20"/>
                <w:szCs w:val="20"/>
              </w:rPr>
            </w:pPr>
            <w:r>
              <w:rPr>
                <w:rFonts w:ascii="Arial" w:eastAsia="Arial" w:hAnsi="Arial" w:cs="Arial"/>
                <w:noProof/>
                <w:color w:val="000000"/>
                <w:sz w:val="20"/>
                <w:szCs w:val="20"/>
              </w:rPr>
              <w:t>Долгосрочная инвестиционная прог</w:t>
            </w:r>
            <w:r w:rsidR="00265134">
              <w:rPr>
                <w:rFonts w:ascii="Arial" w:eastAsia="Arial" w:hAnsi="Arial" w:cs="Arial"/>
                <w:noProof/>
                <w:color w:val="000000"/>
                <w:sz w:val="20"/>
                <w:szCs w:val="20"/>
              </w:rPr>
              <w:t>р</w:t>
            </w:r>
            <w:r>
              <w:rPr>
                <w:rFonts w:ascii="Arial" w:eastAsia="Arial" w:hAnsi="Arial" w:cs="Arial"/>
                <w:noProof/>
                <w:color w:val="000000"/>
                <w:sz w:val="20"/>
                <w:szCs w:val="20"/>
              </w:rPr>
              <w:t>амма</w:t>
            </w:r>
            <w:ins w:id="666" w:author="Попова Дарья Николаевна (Подрядчик. ООО БерингПойнт)" w:date="2021-10-06T16:11:00Z">
              <w:r w:rsidR="00E001F7">
                <w:rPr>
                  <w:rFonts w:ascii="Arial" w:eastAsia="Arial" w:hAnsi="Arial" w:cs="Arial"/>
                  <w:noProof/>
                  <w:color w:val="000000"/>
                  <w:sz w:val="20"/>
                  <w:szCs w:val="20"/>
                </w:rPr>
                <w:t xml:space="preserve"> (</w:t>
              </w:r>
              <w:r w:rsidR="00E001F7">
                <w:rPr>
                  <w:rFonts w:ascii="Arial" w:hAnsi="Arial" w:cs="Arial"/>
                  <w:color w:val="000000"/>
                  <w:sz w:val="20"/>
                  <w:szCs w:val="20"/>
                  <w:lang w:eastAsia="ru-RU"/>
                </w:rPr>
                <w:t>УП-02.03.03)</w:t>
              </w:r>
            </w:ins>
          </w:p>
          <w:p w14:paraId="262DA1C6" w14:textId="1520DD6A" w:rsidR="003F2D5F" w:rsidRPr="002E2A67" w:rsidRDefault="00AA4254" w:rsidP="00B4077E">
            <w:pPr>
              <w:jc w:val="left"/>
              <w:rPr>
                <w:rFonts w:ascii="Arial" w:eastAsia="Arial" w:hAnsi="Arial" w:cs="Arial"/>
                <w:noProof/>
                <w:color w:val="000000"/>
                <w:sz w:val="20"/>
                <w:szCs w:val="20"/>
              </w:rPr>
            </w:pPr>
            <w:r w:rsidRPr="009D75EF">
              <w:rPr>
                <w:rFonts w:ascii="Arial" w:eastAsia="Arial" w:hAnsi="Arial" w:cs="Arial"/>
                <w:noProof/>
                <w:color w:val="000000"/>
                <w:sz w:val="20"/>
                <w:szCs w:val="20"/>
              </w:rPr>
              <w:t>Формализованное основание для подготовки приказа о нач</w:t>
            </w:r>
            <w:r>
              <w:rPr>
                <w:rFonts w:ascii="Arial" w:eastAsia="Arial" w:hAnsi="Arial" w:cs="Arial"/>
                <w:noProof/>
                <w:color w:val="000000"/>
                <w:sz w:val="20"/>
                <w:szCs w:val="20"/>
              </w:rPr>
              <w:t>а</w:t>
            </w:r>
            <w:r w:rsidRPr="009D75EF">
              <w:rPr>
                <w:rFonts w:ascii="Arial" w:eastAsia="Arial" w:hAnsi="Arial" w:cs="Arial"/>
                <w:noProof/>
                <w:color w:val="000000"/>
                <w:sz w:val="20"/>
                <w:szCs w:val="20"/>
              </w:rPr>
              <w:t>ле планирования</w:t>
            </w:r>
            <w:ins w:id="667" w:author="Попова Дарья Николаевна (Подрядчик. ООО БерингПойнт)" w:date="2021-10-06T16:11:00Z">
              <w:r w:rsidR="00E001F7">
                <w:rPr>
                  <w:rFonts w:ascii="Arial" w:eastAsia="Arial" w:hAnsi="Arial" w:cs="Arial"/>
                  <w:noProof/>
                  <w:color w:val="000000"/>
                  <w:sz w:val="20"/>
                  <w:szCs w:val="20"/>
                </w:rPr>
                <w:t xml:space="preserve"> </w:t>
              </w:r>
            </w:ins>
          </w:p>
          <w:p w14:paraId="15FA4A09" w14:textId="77777777" w:rsidR="004E1119" w:rsidRDefault="003F2D5F" w:rsidP="00B4077E">
            <w:pPr>
              <w:jc w:val="left"/>
              <w:rPr>
                <w:ins w:id="668" w:author="Попова Дарья" w:date="2021-07-16T12:47:00Z"/>
                <w:rFonts w:ascii="Arial" w:hAnsi="Arial" w:cs="Arial"/>
                <w:color w:val="000000"/>
                <w:sz w:val="20"/>
                <w:szCs w:val="20"/>
                <w:lang w:eastAsia="ru-RU"/>
              </w:rPr>
            </w:pPr>
            <w:r>
              <w:rPr>
                <w:rFonts w:ascii="Arial" w:hAnsi="Arial" w:cs="Arial"/>
                <w:color w:val="000000"/>
                <w:sz w:val="20"/>
                <w:szCs w:val="20"/>
                <w:lang w:eastAsia="ru-RU"/>
              </w:rPr>
              <w:t>Структура СПП-элементов</w:t>
            </w:r>
          </w:p>
          <w:p w14:paraId="7678CE50" w14:textId="77531015" w:rsidR="005B5C3F" w:rsidRPr="002E2A67" w:rsidRDefault="005B5C3F" w:rsidP="00B4077E">
            <w:pPr>
              <w:jc w:val="left"/>
              <w:rPr>
                <w:rFonts w:ascii="Arial" w:hAnsi="Arial" w:cs="Arial"/>
                <w:color w:val="000000"/>
                <w:sz w:val="20"/>
                <w:szCs w:val="20"/>
                <w:lang w:eastAsia="ru-RU"/>
              </w:rPr>
            </w:pPr>
            <w:ins w:id="669" w:author="Попова Дарья" w:date="2021-07-16T12:47:00Z">
              <w:r>
                <w:rPr>
                  <w:rFonts w:ascii="Arial" w:hAnsi="Arial" w:cs="Arial"/>
                  <w:color w:val="000000"/>
                  <w:sz w:val="20"/>
                  <w:szCs w:val="20"/>
                  <w:lang w:eastAsia="ru-RU"/>
                </w:rPr>
                <w:t>Макро-параметры</w:t>
              </w:r>
            </w:ins>
            <w:ins w:id="670" w:author="Попова Дарья Николаевна (Подрядчик. ООО БерингПойнт)" w:date="2021-10-06T16:08:00Z">
              <w:r w:rsidR="00E001F7">
                <w:rPr>
                  <w:rFonts w:ascii="Arial" w:hAnsi="Arial" w:cs="Arial"/>
                  <w:color w:val="000000"/>
                  <w:sz w:val="20"/>
                  <w:szCs w:val="20"/>
                  <w:lang w:eastAsia="ru-RU"/>
                </w:rPr>
                <w:t xml:space="preserve"> (</w:t>
              </w:r>
              <w:r w:rsidR="00E001F7" w:rsidRPr="002E2A67">
                <w:rPr>
                  <w:rFonts w:ascii="Arial" w:hAnsi="Arial" w:cs="Arial"/>
                  <w:color w:val="000000"/>
                  <w:sz w:val="20"/>
                  <w:szCs w:val="20"/>
                  <w:lang w:eastAsia="ru-RU"/>
                </w:rPr>
                <w:t xml:space="preserve"> УП-04.02.01.01</w:t>
              </w:r>
              <w:r w:rsidR="00E001F7">
                <w:rPr>
                  <w:rFonts w:ascii="Arial" w:hAnsi="Arial" w:cs="Arial"/>
                  <w:color w:val="000000"/>
                  <w:sz w:val="20"/>
                  <w:szCs w:val="20"/>
                  <w:lang w:eastAsia="ru-RU"/>
                </w:rPr>
                <w:t>)</w:t>
              </w:r>
            </w:ins>
          </w:p>
        </w:tc>
      </w:tr>
      <w:tr w:rsidR="00B4077E" w:rsidRPr="00BE014D" w14:paraId="360CDC16" w14:textId="77777777" w:rsidTr="00C358D0">
        <w:trPr>
          <w:cantSplit/>
          <w:trHeight w:val="293"/>
        </w:trPr>
        <w:tc>
          <w:tcPr>
            <w:tcW w:w="2962" w:type="dxa"/>
            <w:shd w:val="clear" w:color="auto" w:fill="FFC000"/>
          </w:tcPr>
          <w:p w14:paraId="0F1EAFA9" w14:textId="77777777" w:rsidR="00B4077E" w:rsidRPr="002E2A67" w:rsidRDefault="00B4077E" w:rsidP="00B4077E">
            <w:pPr>
              <w:rPr>
                <w:rFonts w:ascii="Arial" w:hAnsi="Arial" w:cs="Arial"/>
                <w:sz w:val="20"/>
                <w:szCs w:val="20"/>
              </w:rPr>
            </w:pPr>
            <w:r w:rsidRPr="002E2A67">
              <w:rPr>
                <w:rFonts w:ascii="Arial" w:hAnsi="Arial" w:cs="Arial"/>
                <w:sz w:val="20"/>
                <w:szCs w:val="20"/>
              </w:rPr>
              <w:t>Исходящие данные</w:t>
            </w:r>
          </w:p>
        </w:tc>
        <w:tc>
          <w:tcPr>
            <w:tcW w:w="7229" w:type="dxa"/>
            <w:vAlign w:val="bottom"/>
          </w:tcPr>
          <w:p w14:paraId="726AC361" w14:textId="33E44D34" w:rsidR="00B4077E" w:rsidDel="005B5C3F" w:rsidRDefault="00C05075" w:rsidP="00B4077E">
            <w:pPr>
              <w:jc w:val="left"/>
              <w:rPr>
                <w:del w:id="671" w:author="Попова Дарья" w:date="2021-07-16T12:47:00Z"/>
                <w:rFonts w:ascii="Arial" w:hAnsi="Arial" w:cs="Arial"/>
                <w:color w:val="000000"/>
                <w:sz w:val="20"/>
                <w:szCs w:val="20"/>
                <w:lang w:eastAsia="ru-RU"/>
              </w:rPr>
            </w:pPr>
            <w:r>
              <w:rPr>
                <w:rFonts w:ascii="Arial" w:hAnsi="Arial" w:cs="Arial"/>
                <w:color w:val="000000"/>
                <w:sz w:val="20"/>
                <w:szCs w:val="20"/>
                <w:lang w:eastAsia="ru-RU"/>
              </w:rPr>
              <w:t>Долгосрочный план</w:t>
            </w:r>
            <w:r w:rsidR="003D114A">
              <w:rPr>
                <w:rFonts w:ascii="Arial" w:hAnsi="Arial" w:cs="Arial"/>
                <w:color w:val="000000"/>
                <w:sz w:val="20"/>
                <w:szCs w:val="20"/>
                <w:lang w:eastAsia="ru-RU"/>
              </w:rPr>
              <w:t xml:space="preserve"> и бюджет воздействий на ПА</w:t>
            </w:r>
            <w:r w:rsidR="00BC4FC0">
              <w:rPr>
                <w:rFonts w:ascii="Arial" w:hAnsi="Arial" w:cs="Arial"/>
                <w:color w:val="000000"/>
                <w:sz w:val="20"/>
                <w:szCs w:val="20"/>
                <w:lang w:eastAsia="ru-RU"/>
              </w:rPr>
              <w:t xml:space="preserve"> БЕ</w:t>
            </w:r>
          </w:p>
          <w:p w14:paraId="2B8A0B7A" w14:textId="78472A57" w:rsidR="00BC4FC0" w:rsidRPr="009D75EF" w:rsidRDefault="00BC4FC0" w:rsidP="00BC4FC0">
            <w:pPr>
              <w:jc w:val="left"/>
              <w:rPr>
                <w:rFonts w:ascii="Arial" w:hAnsi="Arial" w:cs="Arial"/>
                <w:color w:val="000000"/>
                <w:sz w:val="20"/>
                <w:szCs w:val="20"/>
                <w:lang w:eastAsia="ru-RU"/>
              </w:rPr>
            </w:pPr>
            <w:del w:id="672" w:author="Попова Дарья" w:date="2021-07-16T12:46:00Z">
              <w:r w:rsidRPr="00BF7FC6" w:rsidDel="005B5C3F">
                <w:rPr>
                  <w:rFonts w:ascii="Arial" w:hAnsi="Arial" w:cs="Arial"/>
                  <w:color w:val="000000"/>
                  <w:sz w:val="20"/>
                  <w:szCs w:val="20"/>
                  <w:lang w:eastAsia="ru-RU"/>
                </w:rPr>
                <w:delText>Долгосрочный план воздействий УК</w:delText>
              </w:r>
            </w:del>
          </w:p>
          <w:p w14:paraId="2745A663" w14:textId="60BF6CC9" w:rsidR="00BC4FC0" w:rsidRPr="002E2A67" w:rsidRDefault="00BC4FC0" w:rsidP="00C44264">
            <w:pPr>
              <w:jc w:val="left"/>
              <w:rPr>
                <w:rFonts w:ascii="Arial" w:hAnsi="Arial" w:cs="Arial"/>
                <w:color w:val="000000"/>
                <w:sz w:val="20"/>
                <w:szCs w:val="20"/>
                <w:lang w:eastAsia="ru-RU"/>
              </w:rPr>
            </w:pPr>
            <w:r w:rsidRPr="009D75EF">
              <w:rPr>
                <w:rFonts w:ascii="Arial" w:hAnsi="Arial" w:cs="Arial"/>
                <w:color w:val="000000"/>
                <w:sz w:val="20"/>
                <w:szCs w:val="20"/>
                <w:lang w:eastAsia="ru-RU"/>
              </w:rPr>
              <w:t>Приказ о начале планирования БЕ</w:t>
            </w:r>
          </w:p>
        </w:tc>
      </w:tr>
    </w:tbl>
    <w:p w14:paraId="266413B5" w14:textId="77777777" w:rsidR="00B9591F" w:rsidRPr="00F94454" w:rsidRDefault="00B9591F" w:rsidP="00B9591F">
      <w:pPr>
        <w:pStyle w:val="a7"/>
        <w:keepNext/>
        <w:spacing w:after="0" w:afterAutospacing="0"/>
        <w:jc w:val="right"/>
        <w:rPr>
          <w:rFonts w:ascii="Arial" w:hAnsi="Arial" w:cs="Arial"/>
          <w:sz w:val="22"/>
        </w:rPr>
      </w:pPr>
    </w:p>
    <w:p w14:paraId="6854C6D1" w14:textId="4BA3A374" w:rsidR="00321CC9" w:rsidRDefault="00B34411" w:rsidP="00A84116">
      <w:pPr>
        <w:spacing w:after="240" w:line="276" w:lineRule="auto"/>
        <w:ind w:firstLine="567"/>
        <w:rPr>
          <w:rFonts w:ascii="Arial" w:hAnsi="Arial" w:cs="Arial"/>
          <w:color w:val="000000" w:themeColor="text1"/>
        </w:rPr>
      </w:pPr>
      <w:r>
        <w:rPr>
          <w:rFonts w:ascii="Arial" w:hAnsi="Arial" w:cs="Arial"/>
          <w:color w:val="000000" w:themeColor="text1"/>
        </w:rPr>
        <w:t>С</w:t>
      </w:r>
      <w:r w:rsidR="00321CC9">
        <w:rPr>
          <w:rFonts w:ascii="Arial" w:hAnsi="Arial" w:cs="Arial"/>
          <w:color w:val="000000" w:themeColor="text1"/>
        </w:rPr>
        <w:t>ледующие шаги бизнес-процесса долгосрочного планирования воздействий на производственные активы</w:t>
      </w:r>
      <w:r>
        <w:rPr>
          <w:rFonts w:ascii="Arial" w:hAnsi="Arial" w:cs="Arial"/>
          <w:color w:val="000000" w:themeColor="text1"/>
        </w:rPr>
        <w:t xml:space="preserve"> </w:t>
      </w:r>
      <w:r w:rsidR="00B94988">
        <w:rPr>
          <w:rFonts w:ascii="Arial" w:hAnsi="Arial" w:cs="Arial"/>
          <w:color w:val="000000" w:themeColor="text1"/>
        </w:rPr>
        <w:t>являются</w:t>
      </w:r>
      <w:r>
        <w:rPr>
          <w:rFonts w:ascii="Arial" w:hAnsi="Arial" w:cs="Arial"/>
          <w:color w:val="000000" w:themeColor="text1"/>
        </w:rPr>
        <w:t xml:space="preserve"> основными</w:t>
      </w:r>
      <w:r w:rsidR="00321CC9">
        <w:rPr>
          <w:rFonts w:ascii="Arial" w:hAnsi="Arial" w:cs="Arial"/>
          <w:color w:val="000000" w:themeColor="text1"/>
        </w:rPr>
        <w:t>:</w:t>
      </w:r>
    </w:p>
    <w:p w14:paraId="175C2562" w14:textId="57FD716D" w:rsidR="00321CC9" w:rsidRDefault="00321CC9" w:rsidP="000A1539">
      <w:pPr>
        <w:pStyle w:val="af9"/>
        <w:numPr>
          <w:ilvl w:val="0"/>
          <w:numId w:val="13"/>
        </w:numPr>
        <w:spacing w:after="240" w:line="276" w:lineRule="auto"/>
        <w:rPr>
          <w:rFonts w:ascii="Arial" w:hAnsi="Arial" w:cs="Arial"/>
          <w:color w:val="000000" w:themeColor="text1"/>
        </w:rPr>
      </w:pPr>
      <w:r>
        <w:rPr>
          <w:rFonts w:ascii="Arial" w:hAnsi="Arial" w:cs="Arial"/>
          <w:color w:val="000000" w:themeColor="text1"/>
        </w:rPr>
        <w:t xml:space="preserve">Формирование долгосрочного </w:t>
      </w:r>
      <w:r w:rsidR="003D114A">
        <w:rPr>
          <w:rFonts w:ascii="Arial" w:hAnsi="Arial" w:cs="Arial"/>
          <w:color w:val="000000" w:themeColor="text1"/>
        </w:rPr>
        <w:t xml:space="preserve">плана и </w:t>
      </w:r>
      <w:r>
        <w:rPr>
          <w:rFonts w:ascii="Arial" w:hAnsi="Arial" w:cs="Arial"/>
          <w:color w:val="000000" w:themeColor="text1"/>
        </w:rPr>
        <w:t xml:space="preserve">бюджета </w:t>
      </w:r>
      <w:r w:rsidR="00607624">
        <w:rPr>
          <w:rFonts w:ascii="Arial" w:hAnsi="Arial" w:cs="Arial"/>
          <w:color w:val="000000" w:themeColor="text1"/>
        </w:rPr>
        <w:t>воздейс</w:t>
      </w:r>
      <w:r w:rsidR="007D5DA7">
        <w:rPr>
          <w:rFonts w:ascii="Arial" w:hAnsi="Arial" w:cs="Arial"/>
          <w:color w:val="000000" w:themeColor="text1"/>
        </w:rPr>
        <w:t>твий на производственные активы</w:t>
      </w:r>
      <w:r w:rsidR="001F1ABC">
        <w:rPr>
          <w:rFonts w:ascii="Arial" w:hAnsi="Arial" w:cs="Arial"/>
          <w:color w:val="000000" w:themeColor="text1"/>
        </w:rPr>
        <w:t xml:space="preserve">. Шаги, направленные на формирование долгосрочного </w:t>
      </w:r>
      <w:r w:rsidR="003D114A">
        <w:rPr>
          <w:rFonts w:ascii="Arial" w:hAnsi="Arial" w:cs="Arial"/>
          <w:color w:val="000000" w:themeColor="text1"/>
        </w:rPr>
        <w:t xml:space="preserve">плана и </w:t>
      </w:r>
      <w:r w:rsidR="001F1ABC">
        <w:rPr>
          <w:rFonts w:ascii="Arial" w:hAnsi="Arial" w:cs="Arial"/>
          <w:color w:val="000000" w:themeColor="text1"/>
        </w:rPr>
        <w:t xml:space="preserve">бюджета воздействий на производственные активы, предполагают выполнение операций </w:t>
      </w:r>
      <w:r w:rsidR="00D91A35">
        <w:rPr>
          <w:rFonts w:ascii="Arial" w:hAnsi="Arial" w:cs="Arial"/>
          <w:color w:val="000000" w:themeColor="text1"/>
        </w:rPr>
        <w:t xml:space="preserve">автоматического моделирования воздействий на производственные активы (код </w:t>
      </w:r>
      <w:r w:rsidR="00D91A35" w:rsidRPr="00D37948">
        <w:rPr>
          <w:rFonts w:ascii="Arial" w:hAnsi="Arial" w:cs="Arial"/>
          <w:color w:val="000000" w:themeColor="text1"/>
        </w:rPr>
        <w:lastRenderedPageBreak/>
        <w:t>MCB</w:t>
      </w:r>
      <w:r w:rsidR="0019632E">
        <w:rPr>
          <w:rFonts w:ascii="Arial" w:hAnsi="Arial" w:cs="Arial"/>
          <w:color w:val="000000" w:themeColor="text1"/>
        </w:rPr>
        <w:t>0</w:t>
      </w:r>
      <w:r w:rsidR="00D91A35" w:rsidRPr="00D37948">
        <w:rPr>
          <w:rFonts w:ascii="Arial" w:hAnsi="Arial" w:cs="Arial"/>
          <w:color w:val="000000" w:themeColor="text1"/>
        </w:rPr>
        <w:t>8</w:t>
      </w:r>
      <w:r w:rsidR="0019632E">
        <w:rPr>
          <w:rFonts w:ascii="Arial" w:hAnsi="Arial" w:cs="Arial"/>
          <w:color w:val="000000" w:themeColor="text1"/>
        </w:rPr>
        <w:t>-03</w:t>
      </w:r>
      <w:r w:rsidR="00D91A35" w:rsidRPr="00446DC7">
        <w:rPr>
          <w:rFonts w:ascii="Arial" w:hAnsi="Arial" w:cs="Arial"/>
          <w:color w:val="000000" w:themeColor="text1"/>
        </w:rPr>
        <w:t xml:space="preserve"> </w:t>
      </w:r>
      <w:r w:rsidR="00D91A35">
        <w:rPr>
          <w:rFonts w:ascii="Arial" w:hAnsi="Arial" w:cs="Arial"/>
          <w:color w:val="000000" w:themeColor="text1"/>
        </w:rPr>
        <w:t>в реестре разработок</w:t>
      </w:r>
      <w:r w:rsidR="00C97BC6">
        <w:rPr>
          <w:rFonts w:ascii="Arial" w:hAnsi="Arial" w:cs="Arial"/>
          <w:color w:val="000000" w:themeColor="text1"/>
        </w:rPr>
        <w:t>, описание в разделе 5.10 настоящего КД</w:t>
      </w:r>
      <w:r w:rsidR="00D91A35">
        <w:rPr>
          <w:rFonts w:ascii="Arial" w:hAnsi="Arial" w:cs="Arial"/>
          <w:color w:val="000000" w:themeColor="text1"/>
        </w:rPr>
        <w:t xml:space="preserve">) и ручного </w:t>
      </w:r>
      <w:r w:rsidR="001F1ABC">
        <w:rPr>
          <w:rFonts w:ascii="Arial" w:hAnsi="Arial" w:cs="Arial"/>
          <w:color w:val="000000" w:themeColor="text1"/>
        </w:rPr>
        <w:t>заполнения формат</w:t>
      </w:r>
      <w:r w:rsidR="003D114A">
        <w:rPr>
          <w:rFonts w:ascii="Arial" w:hAnsi="Arial" w:cs="Arial"/>
          <w:color w:val="000000" w:themeColor="text1"/>
        </w:rPr>
        <w:t xml:space="preserve">ов </w:t>
      </w:r>
      <w:r w:rsidR="001F1ABC">
        <w:rPr>
          <w:rFonts w:ascii="Arial" w:hAnsi="Arial" w:cs="Arial"/>
          <w:color w:val="000000" w:themeColor="text1"/>
        </w:rPr>
        <w:t>планирования долгосрочного</w:t>
      </w:r>
      <w:r w:rsidR="00942F01">
        <w:rPr>
          <w:rFonts w:ascii="Arial" w:hAnsi="Arial" w:cs="Arial"/>
          <w:color w:val="000000" w:themeColor="text1"/>
        </w:rPr>
        <w:t xml:space="preserve"> </w:t>
      </w:r>
      <w:r w:rsidR="003D114A">
        <w:rPr>
          <w:rFonts w:ascii="Arial" w:hAnsi="Arial" w:cs="Arial"/>
          <w:color w:val="000000" w:themeColor="text1"/>
        </w:rPr>
        <w:t xml:space="preserve">плана и </w:t>
      </w:r>
      <w:r w:rsidR="00942F01">
        <w:rPr>
          <w:rFonts w:ascii="Arial" w:hAnsi="Arial" w:cs="Arial"/>
          <w:color w:val="000000" w:themeColor="text1"/>
        </w:rPr>
        <w:t>бюджета в системе</w:t>
      </w:r>
      <w:r w:rsidR="00D91A35" w:rsidRPr="009936BB">
        <w:rPr>
          <w:rFonts w:ascii="Arial" w:hAnsi="Arial" w:cs="Arial"/>
          <w:color w:val="000000" w:themeColor="text1"/>
        </w:rPr>
        <w:t xml:space="preserve"> </w:t>
      </w:r>
      <w:r w:rsidR="00D91A35">
        <w:rPr>
          <w:rFonts w:ascii="Arial" w:hAnsi="Arial" w:cs="Arial"/>
          <w:color w:val="000000" w:themeColor="text1"/>
          <w:lang w:val="en-US"/>
        </w:rPr>
        <w:t>SAP</w:t>
      </w:r>
      <w:r w:rsidR="00942F01">
        <w:rPr>
          <w:rFonts w:ascii="Arial" w:hAnsi="Arial" w:cs="Arial"/>
          <w:color w:val="000000" w:themeColor="text1"/>
        </w:rPr>
        <w:t>.</w:t>
      </w:r>
    </w:p>
    <w:p w14:paraId="7E0898D0" w14:textId="30F5432E" w:rsidR="00942F01" w:rsidRDefault="00607624" w:rsidP="000A1539">
      <w:pPr>
        <w:pStyle w:val="af9"/>
        <w:numPr>
          <w:ilvl w:val="0"/>
          <w:numId w:val="13"/>
        </w:numPr>
        <w:spacing w:after="240" w:line="276" w:lineRule="auto"/>
        <w:rPr>
          <w:rFonts w:ascii="Arial" w:hAnsi="Arial" w:cs="Arial"/>
          <w:color w:val="000000" w:themeColor="text1"/>
        </w:rPr>
      </w:pPr>
      <w:r>
        <w:rPr>
          <w:rFonts w:ascii="Arial" w:hAnsi="Arial" w:cs="Arial"/>
          <w:color w:val="000000" w:themeColor="text1"/>
        </w:rPr>
        <w:t>Рассмотрение и согласование до</w:t>
      </w:r>
      <w:r w:rsidR="00F45C0A">
        <w:rPr>
          <w:rFonts w:ascii="Arial" w:hAnsi="Arial" w:cs="Arial"/>
          <w:color w:val="000000" w:themeColor="text1"/>
        </w:rPr>
        <w:t xml:space="preserve">лгосрочного </w:t>
      </w:r>
      <w:r w:rsidR="002F0A1C">
        <w:rPr>
          <w:rFonts w:ascii="Arial" w:hAnsi="Arial" w:cs="Arial"/>
          <w:color w:val="000000" w:themeColor="text1"/>
        </w:rPr>
        <w:t xml:space="preserve">плана </w:t>
      </w:r>
      <w:r w:rsidR="00F45C0A">
        <w:rPr>
          <w:rFonts w:ascii="Arial" w:hAnsi="Arial" w:cs="Arial"/>
          <w:color w:val="000000" w:themeColor="text1"/>
        </w:rPr>
        <w:t>воздействий</w:t>
      </w:r>
      <w:ins w:id="673" w:author="Попова Дарья" w:date="2021-07-16T13:03:00Z">
        <w:r w:rsidR="001B609D">
          <w:rPr>
            <w:rFonts w:ascii="Arial" w:hAnsi="Arial" w:cs="Arial"/>
            <w:color w:val="000000" w:themeColor="text1"/>
          </w:rPr>
          <w:t xml:space="preserve"> осуществляется</w:t>
        </w:r>
      </w:ins>
      <w:r w:rsidR="00D91A35" w:rsidRPr="009936BB">
        <w:rPr>
          <w:rFonts w:ascii="Arial" w:hAnsi="Arial" w:cs="Arial"/>
          <w:color w:val="000000" w:themeColor="text1"/>
        </w:rPr>
        <w:t xml:space="preserve"> </w:t>
      </w:r>
      <w:r w:rsidR="00D91A35">
        <w:rPr>
          <w:rFonts w:ascii="Arial" w:hAnsi="Arial" w:cs="Arial"/>
          <w:color w:val="000000" w:themeColor="text1"/>
        </w:rPr>
        <w:t xml:space="preserve">совместно со среднесрочным и годовым </w:t>
      </w:r>
      <w:r w:rsidR="002F0A1C">
        <w:rPr>
          <w:rFonts w:ascii="Arial" w:hAnsi="Arial" w:cs="Arial"/>
          <w:color w:val="000000" w:themeColor="text1"/>
        </w:rPr>
        <w:t>планами</w:t>
      </w:r>
      <w:r w:rsidR="00F45C0A">
        <w:rPr>
          <w:rFonts w:ascii="Arial" w:hAnsi="Arial" w:cs="Arial"/>
          <w:color w:val="000000" w:themeColor="text1"/>
        </w:rPr>
        <w:t>.</w:t>
      </w:r>
      <w:r w:rsidR="00942F01">
        <w:rPr>
          <w:rFonts w:ascii="Arial" w:hAnsi="Arial" w:cs="Arial"/>
          <w:color w:val="000000" w:themeColor="text1"/>
        </w:rPr>
        <w:t xml:space="preserve"> Это шаги </w:t>
      </w:r>
      <w:r w:rsidR="00942F01" w:rsidRPr="00942F01">
        <w:rPr>
          <w:rFonts w:ascii="Arial" w:hAnsi="Arial" w:cs="Arial"/>
          <w:color w:val="000000" w:themeColor="text1"/>
        </w:rPr>
        <w:t>анализа и согласов</w:t>
      </w:r>
      <w:r w:rsidR="00942F01">
        <w:rPr>
          <w:rFonts w:ascii="Arial" w:hAnsi="Arial" w:cs="Arial"/>
          <w:color w:val="000000" w:themeColor="text1"/>
        </w:rPr>
        <w:t>ания</w:t>
      </w:r>
      <w:r w:rsidR="00FE59F3">
        <w:rPr>
          <w:rFonts w:ascii="Arial" w:hAnsi="Arial" w:cs="Arial"/>
          <w:color w:val="000000" w:themeColor="text1"/>
        </w:rPr>
        <w:t xml:space="preserve"> </w:t>
      </w:r>
      <w:r w:rsidR="00FE59F3" w:rsidRPr="00942F01">
        <w:rPr>
          <w:rFonts w:ascii="Arial" w:hAnsi="Arial" w:cs="Arial"/>
          <w:color w:val="000000" w:themeColor="text1"/>
        </w:rPr>
        <w:t>формат</w:t>
      </w:r>
      <w:r w:rsidR="00D91A35">
        <w:rPr>
          <w:rFonts w:ascii="Arial" w:hAnsi="Arial" w:cs="Arial"/>
          <w:color w:val="000000" w:themeColor="text1"/>
        </w:rPr>
        <w:t>ов</w:t>
      </w:r>
      <w:r w:rsidR="00FE59F3" w:rsidRPr="00942F01">
        <w:rPr>
          <w:rFonts w:ascii="Arial" w:hAnsi="Arial" w:cs="Arial"/>
          <w:color w:val="000000" w:themeColor="text1"/>
        </w:rPr>
        <w:t xml:space="preserve"> </w:t>
      </w:r>
      <w:r w:rsidR="00FE59F3">
        <w:rPr>
          <w:rFonts w:ascii="Arial" w:hAnsi="Arial" w:cs="Arial"/>
          <w:color w:val="000000" w:themeColor="text1"/>
        </w:rPr>
        <w:t xml:space="preserve">планирования, </w:t>
      </w:r>
      <w:r w:rsidR="00942F01" w:rsidRPr="00942F01">
        <w:rPr>
          <w:rFonts w:ascii="Arial" w:hAnsi="Arial" w:cs="Arial"/>
          <w:color w:val="000000" w:themeColor="text1"/>
        </w:rPr>
        <w:t>заполненн</w:t>
      </w:r>
      <w:r w:rsidR="00D91A35">
        <w:rPr>
          <w:rFonts w:ascii="Arial" w:hAnsi="Arial" w:cs="Arial"/>
          <w:color w:val="000000" w:themeColor="text1"/>
        </w:rPr>
        <w:t xml:space="preserve">ых </w:t>
      </w:r>
      <w:r w:rsidR="00942F01">
        <w:rPr>
          <w:rFonts w:ascii="Arial" w:hAnsi="Arial" w:cs="Arial"/>
          <w:color w:val="000000" w:themeColor="text1"/>
        </w:rPr>
        <w:t xml:space="preserve">перечнем воздействий. В процессе анализа и согласования долгосрочного </w:t>
      </w:r>
      <w:r w:rsidR="002F0A1C">
        <w:rPr>
          <w:rFonts w:ascii="Arial" w:hAnsi="Arial" w:cs="Arial"/>
          <w:color w:val="000000" w:themeColor="text1"/>
        </w:rPr>
        <w:t xml:space="preserve">плана </w:t>
      </w:r>
      <w:r w:rsidR="00942F01">
        <w:rPr>
          <w:rFonts w:ascii="Arial" w:hAnsi="Arial" w:cs="Arial"/>
          <w:color w:val="000000" w:themeColor="text1"/>
        </w:rPr>
        <w:t xml:space="preserve">возможны возвраты на шаги формирования с целью корректировки запланированных </w:t>
      </w:r>
      <w:r w:rsidR="00D91A35">
        <w:rPr>
          <w:rFonts w:ascii="Arial" w:hAnsi="Arial" w:cs="Arial"/>
          <w:color w:val="000000" w:themeColor="text1"/>
        </w:rPr>
        <w:t>воздействий</w:t>
      </w:r>
      <w:r w:rsidR="00942F01">
        <w:rPr>
          <w:rFonts w:ascii="Arial" w:hAnsi="Arial" w:cs="Arial"/>
          <w:color w:val="000000" w:themeColor="text1"/>
        </w:rPr>
        <w:t>.</w:t>
      </w:r>
    </w:p>
    <w:p w14:paraId="2ADB6BDC" w14:textId="6C76834D" w:rsidR="00607624" w:rsidRDefault="00D91A35" w:rsidP="00607624">
      <w:pPr>
        <w:spacing w:after="240" w:line="276" w:lineRule="auto"/>
        <w:ind w:firstLine="567"/>
        <w:rPr>
          <w:rFonts w:ascii="Arial" w:hAnsi="Arial" w:cs="Arial"/>
          <w:color w:val="000000" w:themeColor="text1"/>
        </w:rPr>
      </w:pPr>
      <w:r>
        <w:rPr>
          <w:rFonts w:ascii="Arial" w:hAnsi="Arial" w:cs="Arial"/>
          <w:color w:val="000000" w:themeColor="text1"/>
        </w:rPr>
        <w:t>Ш</w:t>
      </w:r>
      <w:r w:rsidR="00607624">
        <w:rPr>
          <w:rFonts w:ascii="Arial" w:hAnsi="Arial" w:cs="Arial"/>
          <w:color w:val="000000" w:themeColor="text1"/>
        </w:rPr>
        <w:t>аги выполняются как на уровне бизнес-единицы, так и на уровне управляющей компании.</w:t>
      </w:r>
    </w:p>
    <w:p w14:paraId="3EC599FC" w14:textId="77777777" w:rsidR="00607624" w:rsidRPr="00E73792" w:rsidRDefault="00607624" w:rsidP="00607624">
      <w:pPr>
        <w:spacing w:after="240" w:line="276" w:lineRule="auto"/>
        <w:ind w:firstLine="567"/>
        <w:rPr>
          <w:rFonts w:ascii="Arial" w:hAnsi="Arial" w:cs="Arial"/>
          <w:color w:val="000000" w:themeColor="text1"/>
        </w:rPr>
      </w:pPr>
      <w:r>
        <w:rPr>
          <w:rFonts w:ascii="Arial" w:hAnsi="Arial" w:cs="Arial"/>
          <w:color w:val="000000" w:themeColor="text1"/>
        </w:rPr>
        <w:t>Участниками бизнес-процесса долгосрочного планирования воздействий на произ</w:t>
      </w:r>
      <w:r w:rsidRPr="00E73792">
        <w:rPr>
          <w:rFonts w:ascii="Arial" w:hAnsi="Arial" w:cs="Arial"/>
          <w:color w:val="000000" w:themeColor="text1"/>
        </w:rPr>
        <w:t>водственные активы являются:</w:t>
      </w:r>
    </w:p>
    <w:p w14:paraId="163E9CA8" w14:textId="1B531C0A" w:rsidR="003D114A" w:rsidRPr="00C15F73" w:rsidRDefault="003D114A" w:rsidP="003D114A">
      <w:pPr>
        <w:pStyle w:val="af9"/>
        <w:numPr>
          <w:ilvl w:val="0"/>
          <w:numId w:val="38"/>
        </w:numPr>
        <w:spacing w:after="240" w:line="276" w:lineRule="auto"/>
        <w:rPr>
          <w:rFonts w:ascii="Arial" w:hAnsi="Arial" w:cs="Arial"/>
          <w:color w:val="000000" w:themeColor="text1"/>
        </w:rPr>
      </w:pPr>
      <w:r w:rsidRPr="003D114A">
        <w:rPr>
          <w:rFonts w:ascii="Arial" w:hAnsi="Arial" w:cs="Arial"/>
          <w:color w:val="000000" w:themeColor="text1"/>
        </w:rPr>
        <w:t>Генеральный директор УК</w:t>
      </w:r>
      <w:r>
        <w:rPr>
          <w:rFonts w:ascii="Arial" w:hAnsi="Arial" w:cs="Arial"/>
          <w:color w:val="000000" w:themeColor="text1"/>
          <w:lang w:val="en-US"/>
        </w:rPr>
        <w:t>;</w:t>
      </w:r>
    </w:p>
    <w:p w14:paraId="4CA90809" w14:textId="6ABF344A" w:rsidR="00DF4E7C" w:rsidRPr="003D114A" w:rsidRDefault="00755D79" w:rsidP="003D114A">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Старший В</w:t>
      </w:r>
      <w:r w:rsidR="00DF4E7C">
        <w:rPr>
          <w:rFonts w:ascii="Arial" w:hAnsi="Arial" w:cs="Arial"/>
          <w:color w:val="000000" w:themeColor="text1"/>
        </w:rPr>
        <w:t>ице-президент БП и ТП УК;</w:t>
      </w:r>
    </w:p>
    <w:p w14:paraId="7B0C8503" w14:textId="62BB0478" w:rsidR="003D114A" w:rsidRPr="003D114A" w:rsidRDefault="003D114A" w:rsidP="00551DE5">
      <w:pPr>
        <w:pStyle w:val="af9"/>
        <w:numPr>
          <w:ilvl w:val="0"/>
          <w:numId w:val="38"/>
        </w:numPr>
        <w:spacing w:after="240" w:line="276" w:lineRule="auto"/>
        <w:rPr>
          <w:rFonts w:ascii="Arial" w:hAnsi="Arial" w:cs="Arial"/>
          <w:color w:val="000000" w:themeColor="text1"/>
        </w:rPr>
      </w:pPr>
      <w:r w:rsidRPr="003D114A">
        <w:rPr>
          <w:rFonts w:ascii="Arial" w:hAnsi="Arial" w:cs="Arial"/>
          <w:color w:val="000000" w:themeColor="text1"/>
        </w:rPr>
        <w:t xml:space="preserve">Главный специалист ТОиР </w:t>
      </w:r>
      <w:r w:rsidR="00A204B1">
        <w:rPr>
          <w:rFonts w:ascii="Arial" w:hAnsi="Arial" w:cs="Arial"/>
          <w:color w:val="000000" w:themeColor="text1"/>
        </w:rPr>
        <w:t>УО</w:t>
      </w:r>
      <w:r w:rsidRPr="009936BB">
        <w:rPr>
          <w:rFonts w:ascii="Arial" w:hAnsi="Arial" w:cs="Arial"/>
          <w:color w:val="000000" w:themeColor="text1"/>
        </w:rPr>
        <w:t>;</w:t>
      </w:r>
    </w:p>
    <w:p w14:paraId="2A57B5D5" w14:textId="0205623C" w:rsidR="003D114A" w:rsidRPr="003D114A" w:rsidRDefault="003D114A" w:rsidP="003D114A">
      <w:pPr>
        <w:pStyle w:val="af9"/>
        <w:numPr>
          <w:ilvl w:val="0"/>
          <w:numId w:val="38"/>
        </w:numPr>
        <w:spacing w:after="240" w:line="276" w:lineRule="auto"/>
        <w:rPr>
          <w:rFonts w:ascii="Arial" w:hAnsi="Arial" w:cs="Arial"/>
          <w:color w:val="000000" w:themeColor="text1"/>
        </w:rPr>
      </w:pPr>
      <w:r w:rsidRPr="003D114A">
        <w:rPr>
          <w:rFonts w:ascii="Arial" w:hAnsi="Arial" w:cs="Arial"/>
          <w:color w:val="000000" w:themeColor="text1"/>
        </w:rPr>
        <w:t>Главный специалист ТОиР УК</w:t>
      </w:r>
      <w:r>
        <w:rPr>
          <w:rFonts w:ascii="Arial" w:hAnsi="Arial" w:cs="Arial"/>
          <w:color w:val="000000" w:themeColor="text1"/>
          <w:lang w:val="en-US"/>
        </w:rPr>
        <w:t>;</w:t>
      </w:r>
    </w:p>
    <w:p w14:paraId="01E77C08" w14:textId="205383FA" w:rsidR="003D114A" w:rsidRDefault="003D114A" w:rsidP="003D114A">
      <w:pPr>
        <w:pStyle w:val="af9"/>
        <w:numPr>
          <w:ilvl w:val="0"/>
          <w:numId w:val="38"/>
        </w:numPr>
        <w:spacing w:after="240" w:line="276" w:lineRule="auto"/>
        <w:rPr>
          <w:ins w:id="674" w:author="Попова Дарья" w:date="2021-07-16T13:05:00Z"/>
          <w:rFonts w:ascii="Arial" w:hAnsi="Arial" w:cs="Arial"/>
          <w:color w:val="000000" w:themeColor="text1"/>
        </w:rPr>
      </w:pPr>
      <w:r w:rsidRPr="003D114A">
        <w:rPr>
          <w:rFonts w:ascii="Arial" w:hAnsi="Arial" w:cs="Arial"/>
          <w:color w:val="000000" w:themeColor="text1"/>
        </w:rPr>
        <w:t xml:space="preserve">Планировщик бюджета УА </w:t>
      </w:r>
      <w:r w:rsidR="00A204B1">
        <w:rPr>
          <w:rFonts w:ascii="Arial" w:hAnsi="Arial" w:cs="Arial"/>
          <w:color w:val="000000" w:themeColor="text1"/>
        </w:rPr>
        <w:t>УО</w:t>
      </w:r>
      <w:r w:rsidRPr="009936BB">
        <w:rPr>
          <w:rFonts w:ascii="Arial" w:hAnsi="Arial" w:cs="Arial"/>
          <w:color w:val="000000" w:themeColor="text1"/>
        </w:rPr>
        <w:t>;</w:t>
      </w:r>
    </w:p>
    <w:p w14:paraId="2A9B306C" w14:textId="1A017DC0" w:rsidR="001B609D" w:rsidRPr="003D114A" w:rsidRDefault="001B609D" w:rsidP="003D114A">
      <w:pPr>
        <w:pStyle w:val="af9"/>
        <w:numPr>
          <w:ilvl w:val="0"/>
          <w:numId w:val="38"/>
        </w:numPr>
        <w:spacing w:after="240" w:line="276" w:lineRule="auto"/>
        <w:rPr>
          <w:rFonts w:ascii="Arial" w:hAnsi="Arial" w:cs="Arial"/>
          <w:color w:val="000000" w:themeColor="text1"/>
        </w:rPr>
      </w:pPr>
      <w:ins w:id="675" w:author="Попова Дарья" w:date="2021-07-16T13:05:00Z">
        <w:r>
          <w:rPr>
            <w:rFonts w:ascii="Arial" w:hAnsi="Arial" w:cs="Arial"/>
            <w:color w:val="000000" w:themeColor="text1"/>
          </w:rPr>
          <w:t>Технический комитет УО</w:t>
        </w:r>
      </w:ins>
      <w:ins w:id="676" w:author="Попова Дарья" w:date="2021-07-16T18:37:00Z">
        <w:r w:rsidR="00E22F33">
          <w:rPr>
            <w:rFonts w:ascii="Arial" w:hAnsi="Arial" w:cs="Arial"/>
            <w:color w:val="000000" w:themeColor="text1"/>
          </w:rPr>
          <w:t>;</w:t>
        </w:r>
      </w:ins>
    </w:p>
    <w:p w14:paraId="288DF59B" w14:textId="205C7D16" w:rsidR="003D114A" w:rsidRPr="009936BB" w:rsidRDefault="003D114A" w:rsidP="003D114A">
      <w:pPr>
        <w:pStyle w:val="af9"/>
        <w:numPr>
          <w:ilvl w:val="0"/>
          <w:numId w:val="38"/>
        </w:numPr>
        <w:spacing w:after="240" w:line="276" w:lineRule="auto"/>
        <w:rPr>
          <w:rFonts w:ascii="Arial" w:hAnsi="Arial" w:cs="Arial"/>
          <w:color w:val="000000" w:themeColor="text1"/>
        </w:rPr>
      </w:pPr>
      <w:r w:rsidRPr="003D114A">
        <w:rPr>
          <w:rFonts w:ascii="Arial" w:hAnsi="Arial" w:cs="Arial"/>
          <w:color w:val="000000" w:themeColor="text1"/>
        </w:rPr>
        <w:t>Планировщик бюджета УА УК</w:t>
      </w:r>
      <w:r>
        <w:rPr>
          <w:rFonts w:ascii="Arial" w:hAnsi="Arial" w:cs="Arial"/>
          <w:color w:val="000000" w:themeColor="text1"/>
          <w:lang w:val="en-US"/>
        </w:rPr>
        <w:t>;</w:t>
      </w:r>
    </w:p>
    <w:p w14:paraId="691405B6" w14:textId="34F34648" w:rsidR="003D114A" w:rsidRPr="003D114A" w:rsidRDefault="003D114A" w:rsidP="003D114A">
      <w:pPr>
        <w:pStyle w:val="af9"/>
        <w:numPr>
          <w:ilvl w:val="0"/>
          <w:numId w:val="38"/>
        </w:numPr>
        <w:spacing w:after="240" w:line="276" w:lineRule="auto"/>
        <w:rPr>
          <w:rFonts w:ascii="Arial" w:hAnsi="Arial" w:cs="Arial"/>
          <w:color w:val="000000" w:themeColor="text1"/>
        </w:rPr>
      </w:pPr>
      <w:r w:rsidRPr="003D114A">
        <w:rPr>
          <w:rFonts w:ascii="Arial" w:hAnsi="Arial" w:cs="Arial"/>
          <w:color w:val="000000" w:themeColor="text1"/>
        </w:rPr>
        <w:t xml:space="preserve">Технический </w:t>
      </w:r>
      <w:del w:id="677" w:author="Попова Дарья" w:date="2021-07-16T13:05:00Z">
        <w:r w:rsidRPr="003D114A" w:rsidDel="001B609D">
          <w:rPr>
            <w:rFonts w:ascii="Arial" w:hAnsi="Arial" w:cs="Arial"/>
            <w:color w:val="000000" w:themeColor="text1"/>
          </w:rPr>
          <w:delText xml:space="preserve">директор </w:delText>
        </w:r>
      </w:del>
      <w:ins w:id="678" w:author="Попова Дарья" w:date="2021-07-16T13:05:00Z">
        <w:r w:rsidR="001B609D">
          <w:rPr>
            <w:rFonts w:ascii="Arial" w:hAnsi="Arial" w:cs="Arial"/>
            <w:color w:val="000000" w:themeColor="text1"/>
          </w:rPr>
          <w:t>комитет</w:t>
        </w:r>
        <w:r w:rsidR="001B609D" w:rsidRPr="003D114A">
          <w:rPr>
            <w:rFonts w:ascii="Arial" w:hAnsi="Arial" w:cs="Arial"/>
            <w:color w:val="000000" w:themeColor="text1"/>
          </w:rPr>
          <w:t xml:space="preserve"> </w:t>
        </w:r>
      </w:ins>
      <w:r w:rsidRPr="003D114A">
        <w:rPr>
          <w:rFonts w:ascii="Arial" w:hAnsi="Arial" w:cs="Arial"/>
          <w:color w:val="000000" w:themeColor="text1"/>
        </w:rPr>
        <w:t>УК</w:t>
      </w:r>
      <w:r>
        <w:rPr>
          <w:rFonts w:ascii="Arial" w:hAnsi="Arial" w:cs="Arial"/>
          <w:color w:val="000000" w:themeColor="text1"/>
          <w:lang w:val="en-US"/>
        </w:rPr>
        <w:t>;</w:t>
      </w:r>
    </w:p>
    <w:p w14:paraId="7D6D6C33" w14:textId="6AB9AE76" w:rsidR="00607624" w:rsidRPr="00E73792" w:rsidRDefault="003D114A" w:rsidP="009936BB">
      <w:pPr>
        <w:pStyle w:val="af9"/>
        <w:numPr>
          <w:ilvl w:val="0"/>
          <w:numId w:val="38"/>
        </w:numPr>
        <w:spacing w:after="240" w:line="276" w:lineRule="auto"/>
        <w:rPr>
          <w:rFonts w:ascii="Arial" w:hAnsi="Arial" w:cs="Arial"/>
          <w:color w:val="000000" w:themeColor="text1"/>
        </w:rPr>
      </w:pPr>
      <w:r w:rsidRPr="003D114A">
        <w:rPr>
          <w:rFonts w:ascii="Arial" w:hAnsi="Arial" w:cs="Arial"/>
          <w:color w:val="000000" w:themeColor="text1"/>
        </w:rPr>
        <w:t>Управляющий директор БЕ</w:t>
      </w:r>
      <w:r>
        <w:rPr>
          <w:rFonts w:ascii="Arial" w:hAnsi="Arial" w:cs="Arial"/>
          <w:color w:val="000000" w:themeColor="text1"/>
          <w:lang w:val="en-US"/>
        </w:rPr>
        <w:t>.</w:t>
      </w:r>
    </w:p>
    <w:p w14:paraId="69DCEBAB" w14:textId="77777777" w:rsidR="00F45C0A" w:rsidRDefault="00F45C0A" w:rsidP="00F45C0A">
      <w:pPr>
        <w:spacing w:after="240" w:line="276" w:lineRule="auto"/>
        <w:ind w:firstLine="567"/>
        <w:rPr>
          <w:rFonts w:ascii="Arial" w:hAnsi="Arial" w:cs="Arial"/>
          <w:color w:val="000000" w:themeColor="text1"/>
        </w:rPr>
      </w:pPr>
      <w:r w:rsidRPr="00E73792">
        <w:rPr>
          <w:rFonts w:ascii="Arial" w:hAnsi="Arial" w:cs="Arial"/>
          <w:color w:val="000000" w:themeColor="text1"/>
        </w:rPr>
        <w:t>Шаги бизнес-процесса долгосрочного планирования воздействий на производствен</w:t>
      </w:r>
      <w:r>
        <w:rPr>
          <w:rFonts w:ascii="Arial" w:hAnsi="Arial" w:cs="Arial"/>
          <w:color w:val="000000" w:themeColor="text1"/>
        </w:rPr>
        <w:t>ные активы описаны в разделе 5.2.1 настоящего документа.</w:t>
      </w:r>
    </w:p>
    <w:p w14:paraId="6F9697DF" w14:textId="61C5B398" w:rsidR="00CF329F" w:rsidRDefault="00CF329F" w:rsidP="00CF329F">
      <w:pPr>
        <w:spacing w:after="240" w:line="276" w:lineRule="auto"/>
        <w:ind w:firstLine="567"/>
        <w:rPr>
          <w:rFonts w:ascii="Arial" w:hAnsi="Arial" w:cs="Arial"/>
          <w:color w:val="000000" w:themeColor="text1"/>
        </w:rPr>
      </w:pPr>
      <w:r>
        <w:rPr>
          <w:rFonts w:ascii="Arial" w:hAnsi="Arial" w:cs="Arial"/>
          <w:color w:val="000000" w:themeColor="text1"/>
        </w:rPr>
        <w:t>Б</w:t>
      </w:r>
      <w:r w:rsidRPr="00286817">
        <w:rPr>
          <w:rFonts w:ascii="Arial" w:hAnsi="Arial" w:cs="Arial"/>
          <w:color w:val="000000" w:themeColor="text1"/>
        </w:rPr>
        <w:t xml:space="preserve">изнес-процесс </w:t>
      </w:r>
      <w:r>
        <w:rPr>
          <w:rFonts w:ascii="Arial" w:hAnsi="Arial" w:cs="Arial"/>
          <w:color w:val="000000" w:themeColor="text1"/>
        </w:rPr>
        <w:t>долгосрочного планирования воздействий на производственные активы регламентируется следующими документами:</w:t>
      </w:r>
    </w:p>
    <w:p w14:paraId="7F4D3175" w14:textId="7822DE68" w:rsidR="00CF329F" w:rsidRPr="005A31FA" w:rsidRDefault="002E6C85" w:rsidP="00CF329F">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t>ERP.13.9_10_100_PM</w:t>
      </w:r>
      <w:r w:rsidR="00CF329F">
        <w:rPr>
          <w:rFonts w:ascii="Arial" w:hAnsi="Arial" w:cs="Arial"/>
          <w:color w:val="000000" w:themeColor="text1"/>
        </w:rPr>
        <w:t xml:space="preserve"> «</w:t>
      </w:r>
      <w:r w:rsidR="00CF329F" w:rsidRPr="005A31FA">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CF329F">
        <w:rPr>
          <w:rFonts w:ascii="Arial" w:hAnsi="Arial" w:cs="Arial"/>
          <w:color w:val="000000" w:themeColor="text1"/>
        </w:rPr>
        <w:t>»;</w:t>
      </w:r>
    </w:p>
    <w:p w14:paraId="4F6F41A0" w14:textId="6CBB438D" w:rsidR="00CF329F" w:rsidRPr="005A31FA" w:rsidRDefault="002E6C85" w:rsidP="00CF329F">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lastRenderedPageBreak/>
        <w:t>ERP.13.9_10_101_PM</w:t>
      </w:r>
      <w:r w:rsidR="00CF329F">
        <w:rPr>
          <w:rFonts w:ascii="Arial" w:hAnsi="Arial" w:cs="Arial"/>
          <w:color w:val="000000" w:themeColor="text1"/>
        </w:rPr>
        <w:t xml:space="preserve"> «</w:t>
      </w:r>
      <w:r w:rsidR="00CF329F" w:rsidRPr="005A31F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CF329F">
        <w:rPr>
          <w:rFonts w:ascii="Arial" w:hAnsi="Arial" w:cs="Arial"/>
          <w:color w:val="000000" w:themeColor="text1"/>
        </w:rPr>
        <w:t>».</w:t>
      </w:r>
    </w:p>
    <w:p w14:paraId="3CDB529B" w14:textId="77777777" w:rsidR="00FE59F3" w:rsidRPr="0002340C" w:rsidRDefault="00F6798A" w:rsidP="00FE59F3">
      <w:pPr>
        <w:spacing w:after="240" w:line="276" w:lineRule="auto"/>
        <w:ind w:firstLine="567"/>
        <w:rPr>
          <w:rFonts w:ascii="Arial" w:hAnsi="Arial" w:cs="Arial"/>
          <w:color w:val="000000" w:themeColor="text1"/>
        </w:rPr>
      </w:pPr>
      <w:r>
        <w:rPr>
          <w:rFonts w:ascii="Arial" w:hAnsi="Arial" w:cs="Arial"/>
          <w:color w:val="000000" w:themeColor="text1"/>
        </w:rPr>
        <w:t xml:space="preserve">Схема бизнес-процесса долгосрочного планирования воздействий на производственные активы </w:t>
      </w:r>
      <w:r w:rsidR="00FE59F3">
        <w:rPr>
          <w:rFonts w:ascii="Arial" w:hAnsi="Arial" w:cs="Arial"/>
          <w:color w:val="000000" w:themeColor="text1"/>
        </w:rPr>
        <w:t>расположена в программе</w:t>
      </w:r>
      <w:r>
        <w:rPr>
          <w:rFonts w:ascii="Arial" w:hAnsi="Arial" w:cs="Arial"/>
          <w:color w:val="000000" w:themeColor="text1"/>
        </w:rPr>
        <w:t xml:space="preserve"> </w:t>
      </w:r>
      <w:r>
        <w:rPr>
          <w:rFonts w:ascii="Arial" w:hAnsi="Arial" w:cs="Arial"/>
          <w:color w:val="000000" w:themeColor="text1"/>
          <w:lang w:val="en-US"/>
        </w:rPr>
        <w:t>Aris</w:t>
      </w:r>
      <w:r w:rsidR="00FE59F3">
        <w:rPr>
          <w:rFonts w:ascii="Arial" w:hAnsi="Arial" w:cs="Arial"/>
          <w:color w:val="000000" w:themeColor="text1"/>
        </w:rPr>
        <w:t xml:space="preserve"> по </w:t>
      </w:r>
      <w:r w:rsidR="00FE59F3" w:rsidRPr="00B26985">
        <w:rPr>
          <w:rFonts w:ascii="Arial" w:hAnsi="Arial" w:cs="Arial"/>
          <w:color w:val="000000" w:themeColor="text1"/>
        </w:rPr>
        <w:t xml:space="preserve">адресу: </w:t>
      </w:r>
      <w:r w:rsidR="00FE59F3" w:rsidRPr="009936BB">
        <w:rPr>
          <w:rFonts w:ascii="Arial" w:eastAsia="Calibri" w:hAnsi="Arial" w:cs="Arial"/>
        </w:rPr>
        <w:t>ПОЛЮС/Главная папка/4. В разработке/ERP/ПП-07 Управление производственными активами/</w:t>
      </w:r>
      <w:r w:rsidR="0002340C" w:rsidRPr="00B26985">
        <w:rPr>
          <w:rFonts w:ascii="Arial" w:eastAsia="Calibri" w:hAnsi="Arial" w:cs="Arial"/>
        </w:rPr>
        <w:t>ПП-07.02 Планирование программы управления производственными активами</w:t>
      </w:r>
      <w:r w:rsidR="0002340C" w:rsidRPr="009936BB">
        <w:rPr>
          <w:rFonts w:ascii="Arial" w:eastAsia="Calibri" w:hAnsi="Arial" w:cs="Arial"/>
        </w:rPr>
        <w:t>/</w:t>
      </w:r>
    </w:p>
    <w:p w14:paraId="44FCDEBF" w14:textId="21F66521" w:rsidR="00FE59F3" w:rsidRDefault="009F4279" w:rsidP="00F45C0A">
      <w:pPr>
        <w:spacing w:after="240" w:line="276" w:lineRule="auto"/>
        <w:ind w:firstLine="567"/>
        <w:rPr>
          <w:rFonts w:ascii="Arial" w:hAnsi="Arial" w:cs="Arial"/>
          <w:color w:val="000000" w:themeColor="text1"/>
        </w:rPr>
      </w:pPr>
      <w:r>
        <w:rPr>
          <w:rFonts w:ascii="Arial" w:hAnsi="Arial" w:cs="Arial"/>
          <w:color w:val="000000" w:themeColor="text1"/>
        </w:rPr>
        <w:t>Схема бизнес-процесса</w:t>
      </w:r>
      <w:r w:rsidR="00FE59F3" w:rsidRPr="00FE59F3">
        <w:rPr>
          <w:rFonts w:ascii="Arial" w:hAnsi="Arial" w:cs="Arial"/>
          <w:color w:val="000000" w:themeColor="text1"/>
        </w:rPr>
        <w:t xml:space="preserve"> «ПП-07.02.01-ERP «Долгосрочное планирование воздействий на производственные активы (мастер-план от 3-х до 10 лет)</w:t>
      </w:r>
      <w:r w:rsidR="00FE59F3">
        <w:rPr>
          <w:rFonts w:ascii="Arial" w:hAnsi="Arial" w:cs="Arial"/>
          <w:color w:val="000000" w:themeColor="text1"/>
        </w:rPr>
        <w:t>» приведе</w:t>
      </w:r>
      <w:r w:rsidR="00FE59F3" w:rsidRPr="00FE59F3">
        <w:rPr>
          <w:rFonts w:ascii="Arial" w:hAnsi="Arial" w:cs="Arial"/>
          <w:color w:val="000000" w:themeColor="text1"/>
        </w:rPr>
        <w:t>н</w:t>
      </w:r>
      <w:r>
        <w:rPr>
          <w:rFonts w:ascii="Arial" w:hAnsi="Arial" w:cs="Arial"/>
          <w:color w:val="000000" w:themeColor="text1"/>
        </w:rPr>
        <w:t>а</w:t>
      </w:r>
      <w:r w:rsidR="00FE59F3" w:rsidRPr="00FE59F3">
        <w:rPr>
          <w:rFonts w:ascii="Arial" w:hAnsi="Arial" w:cs="Arial"/>
          <w:color w:val="000000" w:themeColor="text1"/>
        </w:rPr>
        <w:t xml:space="preserve"> в </w:t>
      </w:r>
      <w:r w:rsidR="00FE59F3">
        <w:rPr>
          <w:rFonts w:ascii="Arial" w:hAnsi="Arial" w:cs="Arial"/>
          <w:color w:val="000000" w:themeColor="text1"/>
        </w:rPr>
        <w:t>Приложении</w:t>
      </w:r>
      <w:r w:rsidR="00FE59F3" w:rsidRPr="00FE59F3">
        <w:rPr>
          <w:rFonts w:ascii="Arial" w:hAnsi="Arial" w:cs="Arial"/>
          <w:color w:val="000000" w:themeColor="text1"/>
        </w:rPr>
        <w:t xml:space="preserve"> № 1. </w:t>
      </w:r>
      <w:r w:rsidR="00FE59F3">
        <w:rPr>
          <w:rFonts w:ascii="Arial" w:hAnsi="Arial" w:cs="Arial"/>
          <w:color w:val="000000" w:themeColor="text1"/>
        </w:rPr>
        <w:t>«</w:t>
      </w:r>
      <w:r w:rsidR="00FE59F3" w:rsidRPr="00FE59F3">
        <w:rPr>
          <w:rFonts w:ascii="Arial" w:hAnsi="Arial" w:cs="Arial"/>
          <w:color w:val="000000" w:themeColor="text1"/>
        </w:rPr>
        <w:t xml:space="preserve">Модели бизнес-процессов» </w:t>
      </w:r>
      <w:r w:rsidR="00FE59F3">
        <w:rPr>
          <w:rFonts w:ascii="Arial" w:hAnsi="Arial" w:cs="Arial"/>
          <w:color w:val="000000" w:themeColor="text1"/>
        </w:rPr>
        <w:t>настоящего</w:t>
      </w:r>
      <w:r w:rsidR="00FE59F3" w:rsidRPr="00FE59F3">
        <w:rPr>
          <w:rFonts w:ascii="Arial" w:hAnsi="Arial" w:cs="Arial"/>
          <w:color w:val="000000" w:themeColor="text1"/>
        </w:rPr>
        <w:t xml:space="preserve"> документа.</w:t>
      </w:r>
    </w:p>
    <w:p w14:paraId="33FA2871" w14:textId="77777777" w:rsidR="007F609A" w:rsidRPr="00F6798A" w:rsidRDefault="007F609A" w:rsidP="00F45C0A">
      <w:pPr>
        <w:spacing w:after="240" w:line="276" w:lineRule="auto"/>
        <w:ind w:firstLine="567"/>
        <w:rPr>
          <w:rFonts w:ascii="Arial" w:hAnsi="Arial" w:cs="Arial"/>
          <w:color w:val="000000" w:themeColor="text1"/>
        </w:rPr>
      </w:pPr>
    </w:p>
    <w:p w14:paraId="1EEE55D6" w14:textId="77777777" w:rsidR="000835FE" w:rsidRDefault="000835FE" w:rsidP="00483421">
      <w:pPr>
        <w:pStyle w:val="3"/>
      </w:pPr>
      <w:bookmarkStart w:id="679" w:name="_Toc77357538"/>
      <w:r w:rsidRPr="000835FE">
        <w:t xml:space="preserve">Описание бизнес-процесса </w:t>
      </w:r>
      <w:r w:rsidR="00B4077E" w:rsidRPr="00877BE1">
        <w:t xml:space="preserve">ПП-07.02.02-ERP </w:t>
      </w:r>
      <w:r w:rsidR="00B4077E">
        <w:t>«</w:t>
      </w:r>
      <w:r w:rsidR="00B4077E" w:rsidRPr="00877BE1">
        <w:t>Перспективное среднесрочное пл</w:t>
      </w:r>
      <w:r w:rsidR="00B4077E">
        <w:t>анирование воздействий на произ</w:t>
      </w:r>
      <w:r w:rsidR="00B4077E" w:rsidRPr="00877BE1">
        <w:t>водственные активы (3-х летний период)</w:t>
      </w:r>
      <w:r w:rsidR="00B4077E">
        <w:t>»</w:t>
      </w:r>
      <w:bookmarkEnd w:id="679"/>
    </w:p>
    <w:p w14:paraId="4CEDB0AC" w14:textId="1F2E50D8" w:rsidR="00B4077E" w:rsidRDefault="00F6798A" w:rsidP="00687C93">
      <w:pPr>
        <w:spacing w:after="240" w:line="276" w:lineRule="auto"/>
        <w:ind w:firstLine="567"/>
        <w:rPr>
          <w:rFonts w:ascii="Arial" w:hAnsi="Arial" w:cs="Arial"/>
          <w:color w:val="000000" w:themeColor="text1"/>
        </w:rPr>
      </w:pPr>
      <w:r>
        <w:rPr>
          <w:rFonts w:ascii="Arial" w:hAnsi="Arial" w:cs="Arial"/>
          <w:color w:val="000000" w:themeColor="text1"/>
        </w:rPr>
        <w:t>Бизнес-процесс перспективного среднесрочного планирования воздействий на производ</w:t>
      </w:r>
      <w:r w:rsidRPr="00F6798A">
        <w:rPr>
          <w:rFonts w:ascii="Arial" w:hAnsi="Arial" w:cs="Arial"/>
          <w:color w:val="000000" w:themeColor="text1"/>
        </w:rPr>
        <w:t>ственные активы</w:t>
      </w:r>
      <w:r>
        <w:rPr>
          <w:rFonts w:ascii="Arial" w:hAnsi="Arial" w:cs="Arial"/>
          <w:color w:val="000000" w:themeColor="text1"/>
        </w:rPr>
        <w:t xml:space="preserve"> содержит шаги по формированию среднесрочного </w:t>
      </w:r>
      <w:r w:rsidR="003A54A9">
        <w:rPr>
          <w:rFonts w:ascii="Arial" w:hAnsi="Arial" w:cs="Arial"/>
          <w:color w:val="000000" w:themeColor="text1"/>
        </w:rPr>
        <w:t xml:space="preserve">плана и </w:t>
      </w:r>
      <w:r>
        <w:rPr>
          <w:rFonts w:ascii="Arial" w:hAnsi="Arial" w:cs="Arial"/>
          <w:color w:val="000000" w:themeColor="text1"/>
        </w:rPr>
        <w:t xml:space="preserve">бюджета – </w:t>
      </w:r>
      <w:r w:rsidR="00F475A6">
        <w:rPr>
          <w:rFonts w:ascii="Arial" w:hAnsi="Arial" w:cs="Arial"/>
          <w:color w:val="000000" w:themeColor="text1"/>
        </w:rPr>
        <w:t>уточнённого</w:t>
      </w:r>
      <w:r w:rsidRPr="00F6798A">
        <w:rPr>
          <w:rFonts w:ascii="Arial" w:hAnsi="Arial" w:cs="Arial"/>
          <w:color w:val="000000" w:themeColor="text1"/>
        </w:rPr>
        <w:t xml:space="preserve"> план</w:t>
      </w:r>
      <w:r>
        <w:rPr>
          <w:rFonts w:ascii="Arial" w:hAnsi="Arial" w:cs="Arial"/>
          <w:color w:val="000000" w:themeColor="text1"/>
        </w:rPr>
        <w:t>а</w:t>
      </w:r>
      <w:r w:rsidR="003A54A9">
        <w:rPr>
          <w:rFonts w:ascii="Arial" w:hAnsi="Arial" w:cs="Arial"/>
          <w:color w:val="000000" w:themeColor="text1"/>
        </w:rPr>
        <w:t xml:space="preserve"> воздействий</w:t>
      </w:r>
      <w:r w:rsidR="005C7232">
        <w:rPr>
          <w:rFonts w:ascii="Arial" w:hAnsi="Arial" w:cs="Arial"/>
          <w:color w:val="000000" w:themeColor="text1"/>
        </w:rPr>
        <w:t>,</w:t>
      </w:r>
      <w:r w:rsidR="003A54A9">
        <w:rPr>
          <w:rFonts w:ascii="Arial" w:hAnsi="Arial" w:cs="Arial"/>
          <w:color w:val="000000" w:themeColor="text1"/>
        </w:rPr>
        <w:t xml:space="preserve"> </w:t>
      </w:r>
      <w:r w:rsidRPr="00F6798A">
        <w:rPr>
          <w:rFonts w:ascii="Arial" w:hAnsi="Arial" w:cs="Arial"/>
          <w:color w:val="000000" w:themeColor="text1"/>
        </w:rPr>
        <w:t xml:space="preserve">операционных и капитальных затрат первых </w:t>
      </w:r>
      <w:r w:rsidR="00F475A6" w:rsidRPr="00F6798A">
        <w:rPr>
          <w:rFonts w:ascii="Arial" w:hAnsi="Arial" w:cs="Arial"/>
          <w:color w:val="000000" w:themeColor="text1"/>
        </w:rPr>
        <w:t>трёх</w:t>
      </w:r>
      <w:r w:rsidRPr="00F6798A">
        <w:rPr>
          <w:rFonts w:ascii="Arial" w:hAnsi="Arial" w:cs="Arial"/>
          <w:color w:val="000000" w:themeColor="text1"/>
        </w:rPr>
        <w:t xml:space="preserve"> лет долгосрочного </w:t>
      </w:r>
      <w:r w:rsidR="003A54A9">
        <w:rPr>
          <w:rFonts w:ascii="Arial" w:hAnsi="Arial" w:cs="Arial"/>
          <w:color w:val="000000" w:themeColor="text1"/>
        </w:rPr>
        <w:t xml:space="preserve">плана и </w:t>
      </w:r>
      <w:r w:rsidRPr="00F6798A">
        <w:rPr>
          <w:rFonts w:ascii="Arial" w:hAnsi="Arial" w:cs="Arial"/>
          <w:color w:val="000000" w:themeColor="text1"/>
        </w:rPr>
        <w:t xml:space="preserve">бюджета воздействий на </w:t>
      </w:r>
      <w:r>
        <w:rPr>
          <w:rFonts w:ascii="Arial" w:hAnsi="Arial" w:cs="Arial"/>
          <w:color w:val="000000" w:themeColor="text1"/>
        </w:rPr>
        <w:t>производственные активы</w:t>
      </w:r>
      <w:r w:rsidRPr="00F6798A">
        <w:rPr>
          <w:rFonts w:ascii="Arial" w:hAnsi="Arial" w:cs="Arial"/>
          <w:color w:val="000000" w:themeColor="text1"/>
        </w:rPr>
        <w:t xml:space="preserve"> с описанием </w:t>
      </w:r>
      <w:r w:rsidR="00D27885" w:rsidRPr="00D27885">
        <w:rPr>
          <w:rFonts w:ascii="Arial" w:hAnsi="Arial" w:cs="Arial"/>
          <w:color w:val="000000" w:themeColor="text1"/>
        </w:rPr>
        <w:t xml:space="preserve">воздействий на </w:t>
      </w:r>
      <w:r w:rsidR="00D27885">
        <w:rPr>
          <w:rFonts w:ascii="Arial" w:hAnsi="Arial" w:cs="Arial"/>
          <w:color w:val="000000" w:themeColor="text1"/>
        </w:rPr>
        <w:t>производственные активы</w:t>
      </w:r>
      <w:r w:rsidR="00D27885" w:rsidRPr="00F6798A">
        <w:rPr>
          <w:rFonts w:ascii="Arial" w:hAnsi="Arial" w:cs="Arial"/>
          <w:color w:val="000000" w:themeColor="text1"/>
        </w:rPr>
        <w:t xml:space="preserve"> </w:t>
      </w:r>
      <w:r w:rsidR="00D27885" w:rsidRPr="00D27885">
        <w:rPr>
          <w:rFonts w:ascii="Arial" w:hAnsi="Arial" w:cs="Arial"/>
          <w:color w:val="000000" w:themeColor="text1"/>
        </w:rPr>
        <w:t>(мероприятия ТОиР, обследования и диагностики, ЭПБ) и</w:t>
      </w:r>
      <w:r w:rsidR="00D27885">
        <w:rPr>
          <w:rFonts w:ascii="Arial" w:hAnsi="Arial" w:cs="Arial"/>
          <w:color w:val="000000" w:themeColor="text1"/>
        </w:rPr>
        <w:t xml:space="preserve"> </w:t>
      </w:r>
      <w:r w:rsidRPr="00F6798A">
        <w:rPr>
          <w:rFonts w:ascii="Arial" w:hAnsi="Arial" w:cs="Arial"/>
          <w:color w:val="000000" w:themeColor="text1"/>
        </w:rPr>
        <w:t xml:space="preserve">конкретных проектов (инициатив) </w:t>
      </w:r>
      <w:r w:rsidR="00276DCB">
        <w:rPr>
          <w:rFonts w:ascii="Arial" w:hAnsi="Arial" w:cs="Arial"/>
          <w:color w:val="000000" w:themeColor="text1"/>
        </w:rPr>
        <w:t>ОВП</w:t>
      </w:r>
      <w:r w:rsidR="00687C93">
        <w:rPr>
          <w:rFonts w:ascii="Arial" w:hAnsi="Arial" w:cs="Arial"/>
          <w:color w:val="000000" w:themeColor="text1"/>
        </w:rPr>
        <w:t xml:space="preserve"> </w:t>
      </w:r>
      <w:r w:rsidRPr="00F6798A">
        <w:rPr>
          <w:rFonts w:ascii="Arial" w:hAnsi="Arial" w:cs="Arial"/>
          <w:color w:val="000000" w:themeColor="text1"/>
        </w:rPr>
        <w:t xml:space="preserve">и проектов </w:t>
      </w:r>
      <w:r>
        <w:rPr>
          <w:rFonts w:ascii="Arial" w:hAnsi="Arial" w:cs="Arial"/>
          <w:color w:val="000000" w:themeColor="text1"/>
        </w:rPr>
        <w:t xml:space="preserve">целевых программ. Среднесрочный </w:t>
      </w:r>
      <w:r w:rsidR="003A54A9">
        <w:rPr>
          <w:rFonts w:ascii="Arial" w:hAnsi="Arial" w:cs="Arial"/>
          <w:color w:val="000000" w:themeColor="text1"/>
        </w:rPr>
        <w:t xml:space="preserve">план и </w:t>
      </w:r>
      <w:r>
        <w:rPr>
          <w:rFonts w:ascii="Arial" w:hAnsi="Arial" w:cs="Arial"/>
          <w:color w:val="000000" w:themeColor="text1"/>
        </w:rPr>
        <w:t>бюджет формируется</w:t>
      </w:r>
      <w:r w:rsidRPr="00F6798A">
        <w:rPr>
          <w:rFonts w:ascii="Arial" w:hAnsi="Arial" w:cs="Arial"/>
          <w:color w:val="000000" w:themeColor="text1"/>
        </w:rPr>
        <w:t xml:space="preserve"> на период до </w:t>
      </w:r>
      <w:r>
        <w:rPr>
          <w:rFonts w:ascii="Arial" w:hAnsi="Arial" w:cs="Arial"/>
          <w:color w:val="000000" w:themeColor="text1"/>
        </w:rPr>
        <w:t>трёх</w:t>
      </w:r>
      <w:r w:rsidRPr="00F6798A">
        <w:rPr>
          <w:rFonts w:ascii="Arial" w:hAnsi="Arial" w:cs="Arial"/>
          <w:color w:val="000000" w:themeColor="text1"/>
        </w:rPr>
        <w:t xml:space="preserve"> лет.</w:t>
      </w:r>
      <w:r w:rsidR="00687C93">
        <w:rPr>
          <w:rFonts w:ascii="Arial" w:hAnsi="Arial" w:cs="Arial"/>
          <w:color w:val="000000" w:themeColor="text1"/>
        </w:rPr>
        <w:t xml:space="preserve"> </w:t>
      </w:r>
      <w:r>
        <w:rPr>
          <w:rFonts w:ascii="Arial" w:hAnsi="Arial" w:cs="Arial"/>
          <w:color w:val="000000" w:themeColor="text1"/>
        </w:rPr>
        <w:t xml:space="preserve">Среднесрочный </w:t>
      </w:r>
      <w:r w:rsidR="003A54A9">
        <w:rPr>
          <w:rFonts w:ascii="Arial" w:hAnsi="Arial" w:cs="Arial"/>
          <w:color w:val="000000" w:themeColor="text1"/>
        </w:rPr>
        <w:t xml:space="preserve">план и </w:t>
      </w:r>
      <w:r>
        <w:rPr>
          <w:rFonts w:ascii="Arial" w:hAnsi="Arial" w:cs="Arial"/>
          <w:color w:val="000000" w:themeColor="text1"/>
        </w:rPr>
        <w:t xml:space="preserve">бюджет </w:t>
      </w:r>
      <w:r w:rsidR="00B4077E" w:rsidRPr="00B4077E">
        <w:rPr>
          <w:rFonts w:ascii="Arial" w:hAnsi="Arial" w:cs="Arial"/>
          <w:color w:val="000000" w:themeColor="text1"/>
        </w:rPr>
        <w:t xml:space="preserve">обеспечивает координацию процессов планирования и использования материальных, </w:t>
      </w:r>
      <w:r>
        <w:rPr>
          <w:rFonts w:ascii="Arial" w:hAnsi="Arial" w:cs="Arial"/>
          <w:color w:val="000000" w:themeColor="text1"/>
        </w:rPr>
        <w:t>трудовых и финансовых ресурсов к</w:t>
      </w:r>
      <w:r w:rsidR="00B4077E" w:rsidRPr="00B4077E">
        <w:rPr>
          <w:rFonts w:ascii="Arial" w:hAnsi="Arial" w:cs="Arial"/>
          <w:color w:val="000000" w:themeColor="text1"/>
        </w:rPr>
        <w:t>омпании</w:t>
      </w:r>
      <w:r>
        <w:rPr>
          <w:rFonts w:ascii="Arial" w:hAnsi="Arial" w:cs="Arial"/>
          <w:color w:val="000000" w:themeColor="text1"/>
        </w:rPr>
        <w:t xml:space="preserve"> </w:t>
      </w:r>
      <w:r w:rsidRPr="003E4A3E">
        <w:rPr>
          <w:rFonts w:ascii="Arial" w:hAnsi="Arial" w:cs="Arial"/>
          <w:color w:val="000000" w:themeColor="text1"/>
        </w:rPr>
        <w:t xml:space="preserve">на </w:t>
      </w:r>
      <w:r>
        <w:rPr>
          <w:rFonts w:ascii="Arial" w:hAnsi="Arial" w:cs="Arial"/>
          <w:color w:val="000000" w:themeColor="text1"/>
        </w:rPr>
        <w:t>среднесрочный</w:t>
      </w:r>
      <w:r w:rsidRPr="003E4A3E">
        <w:rPr>
          <w:rFonts w:ascii="Arial" w:hAnsi="Arial" w:cs="Arial"/>
          <w:color w:val="000000" w:themeColor="text1"/>
        </w:rPr>
        <w:t xml:space="preserve"> период</w:t>
      </w:r>
      <w:r w:rsidR="00B4077E" w:rsidRPr="00B4077E">
        <w:rPr>
          <w:rFonts w:ascii="Arial" w:hAnsi="Arial" w:cs="Arial"/>
          <w:color w:val="000000" w:themeColor="text1"/>
        </w:rPr>
        <w:t>.</w:t>
      </w:r>
    </w:p>
    <w:p w14:paraId="5F0C27F0" w14:textId="4EE03DBE" w:rsidR="00002293" w:rsidRDefault="00002293">
      <w:pPr>
        <w:spacing w:after="240" w:line="276" w:lineRule="auto"/>
        <w:ind w:firstLine="567"/>
        <w:rPr>
          <w:rFonts w:ascii="Arial" w:hAnsi="Arial" w:cs="Arial"/>
          <w:color w:val="000000" w:themeColor="text1"/>
        </w:rPr>
      </w:pPr>
      <w:r>
        <w:rPr>
          <w:rFonts w:ascii="Arial" w:hAnsi="Arial" w:cs="Arial"/>
          <w:color w:val="000000" w:themeColor="text1"/>
        </w:rPr>
        <w:t xml:space="preserve">Границы бизнес-процесса начинаются с формирования </w:t>
      </w:r>
      <w:r w:rsidR="003A54A9">
        <w:rPr>
          <w:rFonts w:ascii="Arial" w:hAnsi="Arial" w:cs="Arial"/>
          <w:color w:val="000000" w:themeColor="text1"/>
        </w:rPr>
        <w:t>долгосрочного плана воздействий на ПА</w:t>
      </w:r>
      <w:r>
        <w:rPr>
          <w:rFonts w:ascii="Arial" w:hAnsi="Arial" w:cs="Arial"/>
          <w:color w:val="000000" w:themeColor="text1"/>
        </w:rPr>
        <w:t>. После подготовки приказа о начале планирования бюджета требуется одновременное наступлени</w:t>
      </w:r>
      <w:r w:rsidR="00534ADE">
        <w:rPr>
          <w:rFonts w:ascii="Arial" w:hAnsi="Arial" w:cs="Arial"/>
          <w:color w:val="000000" w:themeColor="text1"/>
        </w:rPr>
        <w:t>е</w:t>
      </w:r>
      <w:r>
        <w:rPr>
          <w:rFonts w:ascii="Arial" w:hAnsi="Arial" w:cs="Arial"/>
          <w:color w:val="000000" w:themeColor="text1"/>
        </w:rPr>
        <w:t xml:space="preserve"> нескольких событий и выполнения условий, а именно:</w:t>
      </w:r>
    </w:p>
    <w:p w14:paraId="3AB0E991" w14:textId="476C5ABD" w:rsidR="00002293" w:rsidRDefault="00002293" w:rsidP="009936BB">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сформирована среднесрочная инвестиционная программа;</w:t>
      </w:r>
    </w:p>
    <w:p w14:paraId="2B917EF6" w14:textId="77777777" w:rsidR="005C7232" w:rsidRPr="009D75EF" w:rsidRDefault="005C7232" w:rsidP="005C7232">
      <w:pPr>
        <w:pStyle w:val="af9"/>
        <w:numPr>
          <w:ilvl w:val="0"/>
          <w:numId w:val="38"/>
        </w:numPr>
        <w:spacing w:after="240" w:line="276" w:lineRule="auto"/>
        <w:rPr>
          <w:rFonts w:ascii="Arial" w:hAnsi="Arial" w:cs="Arial"/>
          <w:color w:val="000000" w:themeColor="text1"/>
        </w:rPr>
      </w:pPr>
      <w:r w:rsidRPr="009D75EF">
        <w:rPr>
          <w:rFonts w:ascii="Arial" w:hAnsi="Arial" w:cs="Arial"/>
          <w:color w:val="000000" w:themeColor="text1"/>
        </w:rPr>
        <w:t>сформирована долгосрочная производственная программа;</w:t>
      </w:r>
    </w:p>
    <w:p w14:paraId="07C0756B" w14:textId="77777777" w:rsidR="005C7232" w:rsidRPr="00BF7FC6" w:rsidRDefault="005C7232" w:rsidP="005C7232">
      <w:pPr>
        <w:pStyle w:val="af9"/>
        <w:numPr>
          <w:ilvl w:val="0"/>
          <w:numId w:val="38"/>
        </w:numPr>
        <w:spacing w:after="240" w:line="276" w:lineRule="auto"/>
        <w:rPr>
          <w:rFonts w:ascii="Arial" w:hAnsi="Arial" w:cs="Arial"/>
          <w:color w:val="000000" w:themeColor="text1"/>
        </w:rPr>
      </w:pPr>
      <w:r w:rsidRPr="009D75EF">
        <w:rPr>
          <w:rFonts w:ascii="Arial" w:hAnsi="Arial" w:cs="Arial"/>
          <w:color w:val="000000" w:themeColor="text1"/>
        </w:rPr>
        <w:t>сформированы долгосрочные план и бюджет на БЕ;</w:t>
      </w:r>
    </w:p>
    <w:p w14:paraId="60B01018" w14:textId="1A785352" w:rsidR="00002293" w:rsidRDefault="00002293" w:rsidP="009936BB">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сформированы факт и ожидаемое исполнение производственно</w:t>
      </w:r>
      <w:r w:rsidR="005C7232">
        <w:rPr>
          <w:rFonts w:ascii="Arial" w:hAnsi="Arial" w:cs="Arial"/>
          <w:color w:val="000000" w:themeColor="text1"/>
        </w:rPr>
        <w:t>го</w:t>
      </w:r>
      <w:r>
        <w:rPr>
          <w:rFonts w:ascii="Arial" w:hAnsi="Arial" w:cs="Arial"/>
          <w:color w:val="000000" w:themeColor="text1"/>
        </w:rPr>
        <w:t xml:space="preserve"> </w:t>
      </w:r>
      <w:r w:rsidR="005C7232">
        <w:rPr>
          <w:rFonts w:ascii="Arial" w:hAnsi="Arial" w:cs="Arial"/>
          <w:color w:val="000000" w:themeColor="text1"/>
        </w:rPr>
        <w:t>плана</w:t>
      </w:r>
      <w:r>
        <w:rPr>
          <w:rFonts w:ascii="Arial" w:hAnsi="Arial" w:cs="Arial"/>
          <w:color w:val="000000" w:themeColor="text1"/>
        </w:rPr>
        <w:t>;</w:t>
      </w:r>
    </w:p>
    <w:p w14:paraId="7390C9E2" w14:textId="74E916EE" w:rsidR="00002293" w:rsidRDefault="00002293" w:rsidP="009936BB">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получены макро</w:t>
      </w:r>
      <w:r w:rsidR="004E1119">
        <w:rPr>
          <w:rFonts w:ascii="Arial" w:hAnsi="Arial" w:cs="Arial"/>
          <w:color w:val="000000" w:themeColor="text1"/>
        </w:rPr>
        <w:t>-</w:t>
      </w:r>
      <w:r>
        <w:rPr>
          <w:rFonts w:ascii="Arial" w:hAnsi="Arial" w:cs="Arial"/>
          <w:color w:val="000000" w:themeColor="text1"/>
        </w:rPr>
        <w:t>параметры бюджетирования из Автоматизированной Системы Консолидации и Бюджетирования</w:t>
      </w:r>
      <w:r w:rsidR="00483421">
        <w:rPr>
          <w:rFonts w:ascii="Arial" w:hAnsi="Arial" w:cs="Arial"/>
          <w:color w:val="000000" w:themeColor="text1"/>
        </w:rPr>
        <w:t xml:space="preserve"> (на </w:t>
      </w:r>
      <w:r w:rsidR="00CB2DF8">
        <w:rPr>
          <w:rFonts w:ascii="Arial" w:hAnsi="Arial" w:cs="Arial"/>
          <w:color w:val="000000" w:themeColor="text1"/>
        </w:rPr>
        <w:t>три</w:t>
      </w:r>
      <w:r w:rsidR="00483421">
        <w:rPr>
          <w:rFonts w:ascii="Arial" w:hAnsi="Arial" w:cs="Arial"/>
          <w:color w:val="000000" w:themeColor="text1"/>
        </w:rPr>
        <w:t xml:space="preserve"> год</w:t>
      </w:r>
      <w:r w:rsidR="00CB2DF8">
        <w:rPr>
          <w:rFonts w:ascii="Arial" w:hAnsi="Arial" w:cs="Arial"/>
          <w:color w:val="000000" w:themeColor="text1"/>
        </w:rPr>
        <w:t>а</w:t>
      </w:r>
      <w:r w:rsidR="00483421">
        <w:rPr>
          <w:rFonts w:ascii="Arial" w:hAnsi="Arial" w:cs="Arial"/>
          <w:color w:val="000000" w:themeColor="text1"/>
        </w:rPr>
        <w:t>)</w:t>
      </w:r>
      <w:r>
        <w:rPr>
          <w:rFonts w:ascii="Arial" w:hAnsi="Arial" w:cs="Arial"/>
          <w:color w:val="000000" w:themeColor="text1"/>
        </w:rPr>
        <w:t>;</w:t>
      </w:r>
    </w:p>
    <w:p w14:paraId="5A4C9376" w14:textId="0F67549E" w:rsidR="00002293" w:rsidRPr="00002293" w:rsidRDefault="00002293" w:rsidP="009936BB">
      <w:pPr>
        <w:pStyle w:val="af9"/>
        <w:numPr>
          <w:ilvl w:val="0"/>
          <w:numId w:val="38"/>
        </w:numPr>
        <w:spacing w:after="240" w:line="276" w:lineRule="auto"/>
        <w:rPr>
          <w:rFonts w:ascii="Arial" w:hAnsi="Arial" w:cs="Arial"/>
          <w:color w:val="000000" w:themeColor="text1"/>
        </w:rPr>
      </w:pPr>
      <w:r w:rsidRPr="00002293">
        <w:rPr>
          <w:rFonts w:ascii="Arial" w:hAnsi="Arial" w:cs="Arial"/>
          <w:color w:val="000000" w:themeColor="text1"/>
        </w:rPr>
        <w:t>заведена нормативно-справочная информация</w:t>
      </w:r>
      <w:r w:rsidR="005C7232">
        <w:rPr>
          <w:rFonts w:ascii="Arial" w:hAnsi="Arial" w:cs="Arial"/>
          <w:color w:val="000000" w:themeColor="text1"/>
        </w:rPr>
        <w:t xml:space="preserve"> ТОРО</w:t>
      </w:r>
      <w:r w:rsidRPr="00002293">
        <w:rPr>
          <w:rFonts w:ascii="Arial" w:hAnsi="Arial" w:cs="Arial"/>
          <w:color w:val="000000" w:themeColor="text1"/>
        </w:rPr>
        <w:t>;</w:t>
      </w:r>
    </w:p>
    <w:p w14:paraId="02684E2F" w14:textId="0A25EC5F" w:rsidR="00002293" w:rsidRPr="009936BB" w:rsidRDefault="00002293" w:rsidP="009936BB">
      <w:pPr>
        <w:pStyle w:val="af9"/>
        <w:numPr>
          <w:ilvl w:val="0"/>
          <w:numId w:val="38"/>
        </w:numPr>
        <w:spacing w:after="240" w:line="276" w:lineRule="auto"/>
        <w:rPr>
          <w:rFonts w:ascii="Arial" w:hAnsi="Arial" w:cs="Arial"/>
          <w:color w:val="000000" w:themeColor="text1"/>
        </w:rPr>
      </w:pPr>
      <w:r w:rsidRPr="00002293">
        <w:rPr>
          <w:rFonts w:ascii="Arial" w:hAnsi="Arial" w:cs="Arial"/>
          <w:color w:val="000000" w:themeColor="text1"/>
        </w:rPr>
        <w:t>сформирована сводная аналитическая отчётность по планировани</w:t>
      </w:r>
      <w:r w:rsidR="00534ADE">
        <w:rPr>
          <w:rFonts w:ascii="Arial" w:hAnsi="Arial" w:cs="Arial"/>
          <w:color w:val="000000" w:themeColor="text1"/>
        </w:rPr>
        <w:t>ю</w:t>
      </w:r>
      <w:r w:rsidRPr="00002293">
        <w:rPr>
          <w:rFonts w:ascii="Arial" w:hAnsi="Arial" w:cs="Arial"/>
          <w:color w:val="000000" w:themeColor="text1"/>
        </w:rPr>
        <w:t xml:space="preserve"> и исполнению воздействий прошлой бюджетной кампании.</w:t>
      </w:r>
    </w:p>
    <w:p w14:paraId="433E27C9" w14:textId="6BE9AA1D" w:rsidR="00AB3AA6" w:rsidRDefault="00AB3AA6" w:rsidP="00687C93">
      <w:pPr>
        <w:spacing w:after="240" w:line="276" w:lineRule="auto"/>
        <w:ind w:firstLine="567"/>
        <w:rPr>
          <w:rFonts w:ascii="Arial" w:hAnsi="Arial" w:cs="Arial"/>
          <w:color w:val="000000" w:themeColor="text1"/>
        </w:rPr>
      </w:pPr>
      <w:r>
        <w:rPr>
          <w:rFonts w:ascii="Arial" w:hAnsi="Arial" w:cs="Arial"/>
          <w:color w:val="000000" w:themeColor="text1"/>
        </w:rPr>
        <w:t xml:space="preserve">Завершается бизнес-процесс среднесрочного планирования воздействий на производственные активы доведением утверждённого среднесрочного плана </w:t>
      </w:r>
      <w:r w:rsidR="005C7232">
        <w:rPr>
          <w:rFonts w:ascii="Arial" w:hAnsi="Arial" w:cs="Arial"/>
          <w:color w:val="000000" w:themeColor="text1"/>
        </w:rPr>
        <w:t xml:space="preserve">и бюджета </w:t>
      </w:r>
      <w:r>
        <w:rPr>
          <w:rFonts w:ascii="Arial" w:hAnsi="Arial" w:cs="Arial"/>
          <w:color w:val="000000" w:themeColor="text1"/>
        </w:rPr>
        <w:t>до бизнес-единиц для исполнения.</w:t>
      </w:r>
    </w:p>
    <w:p w14:paraId="559F9D6F" w14:textId="01F06DB3" w:rsidR="00806E06" w:rsidRDefault="00806E06" w:rsidP="00F6798A">
      <w:pPr>
        <w:spacing w:after="240" w:line="276" w:lineRule="auto"/>
        <w:ind w:firstLine="567"/>
        <w:rPr>
          <w:rFonts w:ascii="Arial" w:hAnsi="Arial" w:cs="Arial"/>
          <w:color w:val="000000" w:themeColor="text1"/>
        </w:rPr>
      </w:pPr>
      <w:r w:rsidRPr="00806E06">
        <w:rPr>
          <w:rFonts w:ascii="Arial" w:hAnsi="Arial" w:cs="Arial"/>
          <w:color w:val="000000" w:themeColor="text1"/>
        </w:rPr>
        <w:t xml:space="preserve">Процесс формирования, согласования и утверждения </w:t>
      </w:r>
      <w:r>
        <w:rPr>
          <w:rFonts w:ascii="Arial" w:hAnsi="Arial" w:cs="Arial"/>
          <w:color w:val="000000" w:themeColor="text1"/>
        </w:rPr>
        <w:t>среднесрочного</w:t>
      </w:r>
      <w:r w:rsidR="003A54A9">
        <w:rPr>
          <w:rFonts w:ascii="Arial" w:hAnsi="Arial" w:cs="Arial"/>
          <w:color w:val="000000" w:themeColor="text1"/>
        </w:rPr>
        <w:t xml:space="preserve"> плана и</w:t>
      </w:r>
      <w:r w:rsidRPr="00806E06">
        <w:rPr>
          <w:rFonts w:ascii="Arial" w:hAnsi="Arial" w:cs="Arial"/>
          <w:color w:val="000000" w:themeColor="text1"/>
        </w:rPr>
        <w:t xml:space="preserve"> бюджета </w:t>
      </w:r>
      <w:r w:rsidR="00D265F4" w:rsidRPr="00806E06">
        <w:rPr>
          <w:rFonts w:ascii="Arial" w:hAnsi="Arial" w:cs="Arial"/>
          <w:color w:val="000000" w:themeColor="text1"/>
        </w:rPr>
        <w:t>воздействий</w:t>
      </w:r>
      <w:r w:rsidRPr="00806E06">
        <w:rPr>
          <w:rFonts w:ascii="Arial" w:hAnsi="Arial" w:cs="Arial"/>
          <w:color w:val="000000" w:themeColor="text1"/>
        </w:rPr>
        <w:t xml:space="preserve"> на производственн</w:t>
      </w:r>
      <w:r>
        <w:rPr>
          <w:rFonts w:ascii="Arial" w:hAnsi="Arial" w:cs="Arial"/>
          <w:color w:val="000000" w:themeColor="text1"/>
        </w:rPr>
        <w:t xml:space="preserve">ые активы </w:t>
      </w:r>
      <w:r w:rsidR="00D91A35">
        <w:rPr>
          <w:rFonts w:ascii="Arial" w:hAnsi="Arial" w:cs="Arial"/>
          <w:color w:val="000000" w:themeColor="text1"/>
        </w:rPr>
        <w:t xml:space="preserve">в системе </w:t>
      </w:r>
      <w:r w:rsidR="00D91A35">
        <w:rPr>
          <w:rFonts w:ascii="Arial" w:hAnsi="Arial" w:cs="Arial"/>
          <w:color w:val="000000" w:themeColor="text1"/>
          <w:lang w:val="en-US"/>
        </w:rPr>
        <w:t>SAP</w:t>
      </w:r>
      <w:r w:rsidR="00D91A35" w:rsidRPr="00446DC7">
        <w:rPr>
          <w:rFonts w:ascii="Arial" w:hAnsi="Arial" w:cs="Arial"/>
          <w:color w:val="000000" w:themeColor="text1"/>
        </w:rPr>
        <w:t xml:space="preserve"> </w:t>
      </w:r>
      <w:r w:rsidR="004B75BC">
        <w:rPr>
          <w:rFonts w:ascii="Arial" w:hAnsi="Arial" w:cs="Arial"/>
          <w:color w:val="000000" w:themeColor="text1"/>
        </w:rPr>
        <w:t>описывается далее в настоящем документе</w:t>
      </w:r>
      <w:r>
        <w:rPr>
          <w:rFonts w:ascii="Arial" w:hAnsi="Arial" w:cs="Arial"/>
          <w:color w:val="000000" w:themeColor="text1"/>
        </w:rPr>
        <w:t>.</w:t>
      </w:r>
    </w:p>
    <w:p w14:paraId="67679B31" w14:textId="12290854" w:rsidR="00806E06" w:rsidRPr="00806E06" w:rsidRDefault="00806E06" w:rsidP="00806E06">
      <w:pPr>
        <w:spacing w:after="240" w:line="276" w:lineRule="auto"/>
        <w:ind w:firstLine="567"/>
        <w:rPr>
          <w:rFonts w:ascii="Arial" w:hAnsi="Arial" w:cs="Arial"/>
          <w:color w:val="000000" w:themeColor="text1"/>
        </w:rPr>
      </w:pPr>
      <w:r w:rsidRPr="00806E06">
        <w:rPr>
          <w:rFonts w:ascii="Arial" w:hAnsi="Arial" w:cs="Arial"/>
          <w:color w:val="000000" w:themeColor="text1"/>
        </w:rPr>
        <w:t xml:space="preserve">Среднесрочный </w:t>
      </w:r>
      <w:r w:rsidR="00B0290E">
        <w:rPr>
          <w:rFonts w:ascii="Arial" w:hAnsi="Arial" w:cs="Arial"/>
          <w:color w:val="000000" w:themeColor="text1"/>
        </w:rPr>
        <w:t xml:space="preserve">план и </w:t>
      </w:r>
      <w:r w:rsidRPr="00806E06">
        <w:rPr>
          <w:rFonts w:ascii="Arial" w:hAnsi="Arial" w:cs="Arial"/>
          <w:color w:val="000000" w:themeColor="text1"/>
        </w:rPr>
        <w:t xml:space="preserve">бюджет воздействий на </w:t>
      </w:r>
      <w:r>
        <w:rPr>
          <w:rFonts w:ascii="Arial" w:hAnsi="Arial" w:cs="Arial"/>
          <w:color w:val="000000" w:themeColor="text1"/>
        </w:rPr>
        <w:t>производственные активы</w:t>
      </w:r>
      <w:r w:rsidRPr="00806E06">
        <w:rPr>
          <w:rFonts w:ascii="Arial" w:hAnsi="Arial" w:cs="Arial"/>
          <w:color w:val="000000" w:themeColor="text1"/>
        </w:rPr>
        <w:t xml:space="preserve"> формируется </w:t>
      </w:r>
      <w:r w:rsidR="00B0290E" w:rsidRPr="00B0290E">
        <w:rPr>
          <w:rFonts w:ascii="Arial" w:hAnsi="Arial" w:cs="Arial"/>
          <w:color w:val="000000" w:themeColor="text1"/>
        </w:rPr>
        <w:t>Планировщик</w:t>
      </w:r>
      <w:r w:rsidR="00B0290E">
        <w:rPr>
          <w:rFonts w:ascii="Arial" w:hAnsi="Arial" w:cs="Arial"/>
          <w:color w:val="000000" w:themeColor="text1"/>
        </w:rPr>
        <w:t>ом</w:t>
      </w:r>
      <w:r w:rsidR="00B0290E" w:rsidRPr="00B0290E">
        <w:rPr>
          <w:rFonts w:ascii="Arial" w:hAnsi="Arial" w:cs="Arial"/>
          <w:color w:val="000000" w:themeColor="text1"/>
        </w:rPr>
        <w:t xml:space="preserve"> бюджета УА </w:t>
      </w:r>
      <w:r w:rsidR="00A204B1">
        <w:rPr>
          <w:rFonts w:ascii="Arial" w:hAnsi="Arial" w:cs="Arial"/>
          <w:color w:val="000000" w:themeColor="text1"/>
        </w:rPr>
        <w:t>УО</w:t>
      </w:r>
      <w:r w:rsidR="00B0290E">
        <w:rPr>
          <w:rFonts w:ascii="Arial" w:hAnsi="Arial" w:cs="Arial"/>
          <w:color w:val="000000" w:themeColor="text1"/>
        </w:rPr>
        <w:t xml:space="preserve"> </w:t>
      </w:r>
      <w:r w:rsidRPr="00806E06">
        <w:rPr>
          <w:rFonts w:ascii="Arial" w:hAnsi="Arial" w:cs="Arial"/>
          <w:color w:val="000000" w:themeColor="text1"/>
        </w:rPr>
        <w:t>в соответствии</w:t>
      </w:r>
      <w:r w:rsidR="009E2BC9">
        <w:rPr>
          <w:rFonts w:ascii="Arial" w:hAnsi="Arial" w:cs="Arial"/>
          <w:color w:val="000000" w:themeColor="text1"/>
        </w:rPr>
        <w:t xml:space="preserve"> </w:t>
      </w:r>
      <w:r w:rsidR="00D91A35" w:rsidRPr="00806E06">
        <w:rPr>
          <w:rFonts w:ascii="Arial" w:hAnsi="Arial" w:cs="Arial"/>
          <w:color w:val="000000" w:themeColor="text1"/>
        </w:rPr>
        <w:t>с</w:t>
      </w:r>
      <w:r w:rsidR="00D91A35">
        <w:rPr>
          <w:rFonts w:ascii="Arial" w:hAnsi="Arial" w:cs="Arial"/>
          <w:color w:val="000000" w:themeColor="text1"/>
        </w:rPr>
        <w:t xml:space="preserve">о структурой проектов и СПП-элементов </w:t>
      </w:r>
      <w:r>
        <w:rPr>
          <w:rFonts w:ascii="Arial" w:hAnsi="Arial" w:cs="Arial"/>
          <w:color w:val="000000" w:themeColor="text1"/>
        </w:rPr>
        <w:t>на основе следующих документов:</w:t>
      </w:r>
    </w:p>
    <w:p w14:paraId="06DD36C3" w14:textId="77777777" w:rsidR="008D2DD4" w:rsidRPr="009D75EF" w:rsidRDefault="008D2DD4" w:rsidP="008D2DD4">
      <w:pPr>
        <w:pStyle w:val="af9"/>
        <w:numPr>
          <w:ilvl w:val="0"/>
          <w:numId w:val="22"/>
        </w:numPr>
        <w:spacing w:after="240" w:line="276" w:lineRule="auto"/>
        <w:rPr>
          <w:rFonts w:ascii="Arial" w:hAnsi="Arial" w:cs="Arial"/>
          <w:color w:val="000000" w:themeColor="text1"/>
        </w:rPr>
      </w:pPr>
      <w:r w:rsidRPr="009D75EF">
        <w:rPr>
          <w:rFonts w:ascii="Arial" w:hAnsi="Arial" w:cs="Arial"/>
          <w:color w:val="000000" w:themeColor="text1"/>
        </w:rPr>
        <w:t>единого календарного плана производства;</w:t>
      </w:r>
    </w:p>
    <w:p w14:paraId="6F8A8EE2" w14:textId="77777777" w:rsidR="008D2DD4" w:rsidRPr="009D75EF" w:rsidRDefault="008D2DD4" w:rsidP="008D2DD4">
      <w:pPr>
        <w:pStyle w:val="af9"/>
        <w:numPr>
          <w:ilvl w:val="0"/>
          <w:numId w:val="22"/>
        </w:numPr>
        <w:spacing w:after="240" w:line="276" w:lineRule="auto"/>
        <w:rPr>
          <w:rFonts w:ascii="Arial" w:hAnsi="Arial" w:cs="Arial"/>
          <w:color w:val="000000" w:themeColor="text1"/>
        </w:rPr>
      </w:pPr>
      <w:r w:rsidRPr="009D75EF">
        <w:rPr>
          <w:rFonts w:ascii="Arial" w:hAnsi="Arial" w:cs="Arial"/>
          <w:color w:val="000000" w:themeColor="text1"/>
        </w:rPr>
        <w:t>среднесрочной инвестиционной программы;</w:t>
      </w:r>
    </w:p>
    <w:p w14:paraId="08C732B6" w14:textId="77777777" w:rsidR="00593726" w:rsidRDefault="00593726" w:rsidP="00593726">
      <w:pPr>
        <w:pStyle w:val="af9"/>
        <w:numPr>
          <w:ilvl w:val="0"/>
          <w:numId w:val="22"/>
        </w:numPr>
        <w:spacing w:after="240" w:line="276" w:lineRule="auto"/>
        <w:rPr>
          <w:rFonts w:ascii="Arial" w:hAnsi="Arial" w:cs="Arial"/>
          <w:color w:val="000000" w:themeColor="text1"/>
        </w:rPr>
      </w:pPr>
      <w:r>
        <w:rPr>
          <w:rFonts w:ascii="Arial" w:hAnsi="Arial" w:cs="Arial"/>
          <w:color w:val="000000" w:themeColor="text1"/>
        </w:rPr>
        <w:t xml:space="preserve">сформированного </w:t>
      </w:r>
      <w:r w:rsidRPr="00806E06">
        <w:rPr>
          <w:rFonts w:ascii="Arial" w:hAnsi="Arial" w:cs="Arial"/>
          <w:color w:val="000000" w:themeColor="text1"/>
        </w:rPr>
        <w:t xml:space="preserve">долгосрочного бюджета воздействий на </w:t>
      </w:r>
      <w:r>
        <w:rPr>
          <w:rFonts w:ascii="Arial" w:hAnsi="Arial" w:cs="Arial"/>
          <w:color w:val="000000" w:themeColor="text1"/>
        </w:rPr>
        <w:t>производственные активы</w:t>
      </w:r>
      <w:r w:rsidRPr="00806E06">
        <w:rPr>
          <w:rFonts w:ascii="Arial" w:hAnsi="Arial" w:cs="Arial"/>
          <w:color w:val="000000" w:themeColor="text1"/>
        </w:rPr>
        <w:t>;</w:t>
      </w:r>
    </w:p>
    <w:p w14:paraId="55E6336C" w14:textId="77777777" w:rsidR="008D2DD4" w:rsidRDefault="00593726" w:rsidP="00593726">
      <w:pPr>
        <w:pStyle w:val="af9"/>
        <w:numPr>
          <w:ilvl w:val="0"/>
          <w:numId w:val="22"/>
        </w:numPr>
        <w:spacing w:after="240" w:line="276" w:lineRule="auto"/>
        <w:rPr>
          <w:rFonts w:ascii="Arial" w:hAnsi="Arial" w:cs="Arial"/>
          <w:color w:val="000000" w:themeColor="text1"/>
        </w:rPr>
      </w:pPr>
      <w:r w:rsidRPr="00446DC7">
        <w:rPr>
          <w:rFonts w:ascii="Arial" w:hAnsi="Arial" w:cs="Arial"/>
          <w:color w:val="000000" w:themeColor="text1"/>
        </w:rPr>
        <w:t xml:space="preserve">утверждённого графика проектов по замене и модернизации </w:t>
      </w:r>
      <w:r>
        <w:rPr>
          <w:rFonts w:ascii="Arial" w:hAnsi="Arial" w:cs="Arial"/>
          <w:color w:val="000000" w:themeColor="text1"/>
        </w:rPr>
        <w:t>производственных активов</w:t>
      </w:r>
      <w:r w:rsidR="008D2DD4">
        <w:rPr>
          <w:rFonts w:ascii="Arial" w:hAnsi="Arial" w:cs="Arial"/>
          <w:color w:val="000000" w:themeColor="text1"/>
        </w:rPr>
        <w:t>;</w:t>
      </w:r>
    </w:p>
    <w:p w14:paraId="35E9BF7D" w14:textId="77777777" w:rsidR="008D2DD4" w:rsidRPr="009D75EF" w:rsidRDefault="008D2DD4" w:rsidP="008D2DD4">
      <w:pPr>
        <w:pStyle w:val="af9"/>
        <w:numPr>
          <w:ilvl w:val="0"/>
          <w:numId w:val="22"/>
        </w:numPr>
        <w:spacing w:after="240" w:line="276" w:lineRule="auto"/>
        <w:rPr>
          <w:rFonts w:ascii="Arial" w:hAnsi="Arial" w:cs="Arial"/>
          <w:color w:val="000000" w:themeColor="text1"/>
        </w:rPr>
      </w:pPr>
      <w:r w:rsidRPr="00BF7FC6">
        <w:rPr>
          <w:rFonts w:ascii="Arial" w:hAnsi="Arial" w:cs="Arial"/>
          <w:color w:val="000000" w:themeColor="text1"/>
        </w:rPr>
        <w:t>макро-параметров;</w:t>
      </w:r>
    </w:p>
    <w:p w14:paraId="5CF124A4" w14:textId="4B314A6B" w:rsidR="00593726" w:rsidRPr="008D2DD4" w:rsidRDefault="008D2DD4">
      <w:pPr>
        <w:pStyle w:val="af9"/>
        <w:numPr>
          <w:ilvl w:val="0"/>
          <w:numId w:val="22"/>
        </w:numPr>
        <w:spacing w:after="240" w:line="276" w:lineRule="auto"/>
        <w:rPr>
          <w:rFonts w:ascii="Arial" w:hAnsi="Arial" w:cs="Arial"/>
          <w:color w:val="000000" w:themeColor="text1"/>
        </w:rPr>
      </w:pPr>
      <w:r w:rsidRPr="008D2DD4">
        <w:rPr>
          <w:rFonts w:ascii="Arial" w:hAnsi="Arial" w:cs="Arial"/>
          <w:color w:val="000000" w:themeColor="text1"/>
        </w:rPr>
        <w:t>нормативно-справочной информации.</w:t>
      </w:r>
    </w:p>
    <w:p w14:paraId="3E7DC109" w14:textId="618A2BA8" w:rsidR="00806E06" w:rsidRPr="00D265F4" w:rsidRDefault="00806E06" w:rsidP="00D265F4">
      <w:pPr>
        <w:spacing w:after="240" w:line="276" w:lineRule="auto"/>
        <w:ind w:firstLine="567"/>
        <w:rPr>
          <w:rFonts w:ascii="Arial" w:hAnsi="Arial" w:cs="Arial"/>
          <w:color w:val="000000" w:themeColor="text1"/>
        </w:rPr>
      </w:pPr>
      <w:r w:rsidRPr="00806E06">
        <w:rPr>
          <w:rFonts w:ascii="Arial" w:hAnsi="Arial" w:cs="Arial"/>
          <w:color w:val="000000" w:themeColor="text1"/>
        </w:rPr>
        <w:t>Проект среднесрочного</w:t>
      </w:r>
      <w:r w:rsidR="00B0290E">
        <w:rPr>
          <w:rFonts w:ascii="Arial" w:hAnsi="Arial" w:cs="Arial"/>
          <w:color w:val="000000" w:themeColor="text1"/>
        </w:rPr>
        <w:t xml:space="preserve"> план </w:t>
      </w:r>
      <w:r w:rsidRPr="00806E06">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Pr="00806E06">
        <w:rPr>
          <w:rFonts w:ascii="Arial" w:hAnsi="Arial" w:cs="Arial"/>
          <w:color w:val="000000" w:themeColor="text1"/>
        </w:rPr>
        <w:t xml:space="preserve"> формируется на каждой </w:t>
      </w:r>
      <w:r w:rsidR="004B75BC">
        <w:rPr>
          <w:rFonts w:ascii="Arial" w:hAnsi="Arial" w:cs="Arial"/>
          <w:color w:val="000000" w:themeColor="text1"/>
        </w:rPr>
        <w:t>бизнес-единице</w:t>
      </w:r>
      <w:r w:rsidRPr="00806E06">
        <w:rPr>
          <w:rFonts w:ascii="Arial" w:hAnsi="Arial" w:cs="Arial"/>
          <w:color w:val="000000" w:themeColor="text1"/>
        </w:rPr>
        <w:t xml:space="preserve"> </w:t>
      </w:r>
      <w:r w:rsidR="00B0290E" w:rsidRPr="00B0290E">
        <w:rPr>
          <w:rFonts w:ascii="Arial" w:hAnsi="Arial" w:cs="Arial"/>
          <w:color w:val="000000" w:themeColor="text1"/>
        </w:rPr>
        <w:t>Планировщик</w:t>
      </w:r>
      <w:r w:rsidR="00B0290E">
        <w:rPr>
          <w:rFonts w:ascii="Arial" w:hAnsi="Arial" w:cs="Arial"/>
          <w:color w:val="000000" w:themeColor="text1"/>
        </w:rPr>
        <w:t>ом</w:t>
      </w:r>
      <w:r w:rsidR="00B0290E" w:rsidRPr="00B0290E">
        <w:rPr>
          <w:rFonts w:ascii="Arial" w:hAnsi="Arial" w:cs="Arial"/>
          <w:color w:val="000000" w:themeColor="text1"/>
        </w:rPr>
        <w:t xml:space="preserve"> бюджета УА </w:t>
      </w:r>
      <w:r w:rsidR="00A204B1">
        <w:rPr>
          <w:rFonts w:ascii="Arial" w:hAnsi="Arial" w:cs="Arial"/>
          <w:color w:val="000000" w:themeColor="text1"/>
        </w:rPr>
        <w:t>УО</w:t>
      </w:r>
      <w:r w:rsidRPr="00806E06">
        <w:rPr>
          <w:rFonts w:ascii="Arial" w:hAnsi="Arial" w:cs="Arial"/>
          <w:color w:val="000000" w:themeColor="text1"/>
        </w:rPr>
        <w:t xml:space="preserve">, путём выделения трёхлетнего периода из долгосрочного </w:t>
      </w:r>
      <w:r w:rsidR="00B0290E">
        <w:rPr>
          <w:rFonts w:ascii="Arial" w:hAnsi="Arial" w:cs="Arial"/>
          <w:color w:val="000000" w:themeColor="text1"/>
        </w:rPr>
        <w:t xml:space="preserve">плана </w:t>
      </w:r>
      <w:r w:rsidRPr="00806E06">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Pr="00806E06">
        <w:rPr>
          <w:rFonts w:ascii="Arial" w:hAnsi="Arial" w:cs="Arial"/>
          <w:color w:val="000000" w:themeColor="text1"/>
        </w:rPr>
        <w:t>.</w:t>
      </w:r>
      <w:r w:rsidR="00AB6E07">
        <w:rPr>
          <w:rFonts w:ascii="Arial" w:hAnsi="Arial" w:cs="Arial"/>
          <w:color w:val="000000" w:themeColor="text1"/>
        </w:rPr>
        <w:t xml:space="preserve"> </w:t>
      </w:r>
      <w:r w:rsidRPr="00806E06">
        <w:rPr>
          <w:rFonts w:ascii="Arial" w:hAnsi="Arial" w:cs="Arial"/>
          <w:color w:val="000000" w:themeColor="text1"/>
        </w:rPr>
        <w:t xml:space="preserve">В первый плановый год среднесрочного </w:t>
      </w:r>
      <w:r w:rsidR="00B0290E">
        <w:rPr>
          <w:rFonts w:ascii="Arial" w:hAnsi="Arial" w:cs="Arial"/>
          <w:color w:val="000000" w:themeColor="text1"/>
        </w:rPr>
        <w:t xml:space="preserve">плана </w:t>
      </w:r>
      <w:r w:rsidRPr="00806E06">
        <w:rPr>
          <w:rFonts w:ascii="Arial" w:hAnsi="Arial" w:cs="Arial"/>
          <w:color w:val="000000" w:themeColor="text1"/>
        </w:rPr>
        <w:t xml:space="preserve">воздействий на </w:t>
      </w:r>
      <w:r w:rsidR="00AB6E07">
        <w:rPr>
          <w:rFonts w:ascii="Arial" w:hAnsi="Arial" w:cs="Arial"/>
          <w:color w:val="000000" w:themeColor="text1"/>
        </w:rPr>
        <w:t>производственные активы</w:t>
      </w:r>
      <w:r w:rsidRPr="00806E06">
        <w:rPr>
          <w:rFonts w:ascii="Arial" w:hAnsi="Arial" w:cs="Arial"/>
          <w:color w:val="000000" w:themeColor="text1"/>
        </w:rPr>
        <w:t xml:space="preserve"> включается согласованный годовой </w:t>
      </w:r>
      <w:r w:rsidR="00B0290E">
        <w:rPr>
          <w:rFonts w:ascii="Arial" w:hAnsi="Arial" w:cs="Arial"/>
          <w:color w:val="000000" w:themeColor="text1"/>
        </w:rPr>
        <w:t xml:space="preserve">план </w:t>
      </w:r>
      <w:r w:rsidRPr="00806E06">
        <w:rPr>
          <w:rFonts w:ascii="Arial" w:hAnsi="Arial" w:cs="Arial"/>
          <w:color w:val="000000" w:themeColor="text1"/>
        </w:rPr>
        <w:t xml:space="preserve">воздействий на </w:t>
      </w:r>
      <w:r w:rsidR="00AB6E07">
        <w:rPr>
          <w:rFonts w:ascii="Arial" w:hAnsi="Arial" w:cs="Arial"/>
          <w:color w:val="000000" w:themeColor="text1"/>
        </w:rPr>
        <w:t>производственные активы</w:t>
      </w:r>
      <w:r w:rsidR="00FF377E">
        <w:rPr>
          <w:rFonts w:ascii="Arial" w:hAnsi="Arial" w:cs="Arial"/>
          <w:color w:val="000000" w:themeColor="text1"/>
        </w:rPr>
        <w:t xml:space="preserve">. По </w:t>
      </w:r>
      <w:r w:rsidRPr="00806E06">
        <w:rPr>
          <w:rFonts w:ascii="Arial" w:hAnsi="Arial" w:cs="Arial"/>
          <w:color w:val="000000" w:themeColor="text1"/>
        </w:rPr>
        <w:t xml:space="preserve">следующим годам среднесрочного </w:t>
      </w:r>
      <w:r w:rsidR="00B0290E">
        <w:rPr>
          <w:rFonts w:ascii="Arial" w:hAnsi="Arial" w:cs="Arial"/>
          <w:color w:val="000000" w:themeColor="text1"/>
        </w:rPr>
        <w:t xml:space="preserve">плана </w:t>
      </w:r>
      <w:r w:rsidRPr="00806E06">
        <w:rPr>
          <w:rFonts w:ascii="Arial" w:hAnsi="Arial" w:cs="Arial"/>
          <w:color w:val="000000" w:themeColor="text1"/>
        </w:rPr>
        <w:t>определяются проекты, выполнение которых не представляется возможным. По результатам анализа принимается решение о переносе сроков реализации таких проектов, л</w:t>
      </w:r>
      <w:r w:rsidR="00AB6E07">
        <w:rPr>
          <w:rFonts w:ascii="Arial" w:hAnsi="Arial" w:cs="Arial"/>
          <w:color w:val="000000" w:themeColor="text1"/>
        </w:rPr>
        <w:t>ибо об отказе от их выполнения.</w:t>
      </w:r>
    </w:p>
    <w:p w14:paraId="6415B83D" w14:textId="4A84CBDF" w:rsidR="007B615B" w:rsidRDefault="00806E06" w:rsidP="00B7123D">
      <w:pPr>
        <w:spacing w:after="240" w:line="276" w:lineRule="auto"/>
        <w:ind w:firstLine="567"/>
        <w:rPr>
          <w:rFonts w:ascii="Arial" w:hAnsi="Arial" w:cs="Arial"/>
          <w:color w:val="000000" w:themeColor="text1"/>
        </w:rPr>
      </w:pPr>
      <w:r w:rsidRPr="00B7123D">
        <w:rPr>
          <w:rFonts w:ascii="Arial" w:hAnsi="Arial" w:cs="Arial"/>
          <w:color w:val="000000" w:themeColor="text1"/>
        </w:rPr>
        <w:t xml:space="preserve">Если по результатам </w:t>
      </w:r>
      <w:r w:rsidR="00AB6E07" w:rsidRPr="00B7123D">
        <w:rPr>
          <w:rFonts w:ascii="Arial" w:hAnsi="Arial" w:cs="Arial"/>
          <w:color w:val="000000" w:themeColor="text1"/>
        </w:rPr>
        <w:t>проведённых</w:t>
      </w:r>
      <w:r w:rsidRPr="00B7123D">
        <w:rPr>
          <w:rFonts w:ascii="Arial" w:hAnsi="Arial" w:cs="Arial"/>
          <w:color w:val="000000" w:themeColor="text1"/>
        </w:rPr>
        <w:t xml:space="preserve"> </w:t>
      </w:r>
      <w:r w:rsidR="00AB6E07" w:rsidRPr="00B7123D">
        <w:rPr>
          <w:rFonts w:ascii="Arial" w:hAnsi="Arial" w:cs="Arial"/>
          <w:color w:val="000000" w:themeColor="text1"/>
        </w:rPr>
        <w:t xml:space="preserve">проектно-изыскательских работ </w:t>
      </w:r>
      <w:r w:rsidRPr="00B7123D">
        <w:rPr>
          <w:rFonts w:ascii="Arial" w:hAnsi="Arial" w:cs="Arial"/>
          <w:color w:val="000000" w:themeColor="text1"/>
        </w:rPr>
        <w:t>(</w:t>
      </w:r>
      <w:r w:rsidR="00414FF3">
        <w:rPr>
          <w:rFonts w:ascii="Arial" w:hAnsi="Arial" w:cs="Arial"/>
          <w:color w:val="000000" w:themeColor="text1"/>
        </w:rPr>
        <w:t>подготовки</w:t>
      </w:r>
      <w:r w:rsidRPr="00B7123D">
        <w:rPr>
          <w:rFonts w:ascii="Arial" w:hAnsi="Arial" w:cs="Arial"/>
          <w:color w:val="000000" w:themeColor="text1"/>
        </w:rPr>
        <w:t xml:space="preserve"> </w:t>
      </w:r>
      <w:r w:rsidR="00AB6E07" w:rsidRPr="00B7123D">
        <w:rPr>
          <w:rFonts w:ascii="Arial" w:hAnsi="Arial" w:cs="Arial"/>
          <w:color w:val="000000" w:themeColor="text1"/>
        </w:rPr>
        <w:t>проектно-сметной документации</w:t>
      </w:r>
      <w:r w:rsidRPr="00B7123D">
        <w:rPr>
          <w:rFonts w:ascii="Arial" w:hAnsi="Arial" w:cs="Arial"/>
          <w:color w:val="000000" w:themeColor="text1"/>
        </w:rPr>
        <w:t>) выявлена дополнител</w:t>
      </w:r>
      <w:r w:rsidR="00AB6E07" w:rsidRPr="00B7123D">
        <w:rPr>
          <w:rFonts w:ascii="Arial" w:hAnsi="Arial" w:cs="Arial"/>
          <w:color w:val="000000" w:themeColor="text1"/>
        </w:rPr>
        <w:t>ьная эффективность проекта (в то</w:t>
      </w:r>
      <w:r w:rsidR="00D265F4">
        <w:rPr>
          <w:rFonts w:ascii="Arial" w:hAnsi="Arial" w:cs="Arial"/>
          <w:color w:val="000000" w:themeColor="text1"/>
        </w:rPr>
        <w:t>м</w:t>
      </w:r>
      <w:r w:rsidR="00AB6E07" w:rsidRPr="00B7123D">
        <w:rPr>
          <w:rFonts w:ascii="Arial" w:hAnsi="Arial" w:cs="Arial"/>
          <w:color w:val="000000" w:themeColor="text1"/>
        </w:rPr>
        <w:t xml:space="preserve"> числе</w:t>
      </w:r>
      <w:r w:rsidRPr="00B7123D">
        <w:rPr>
          <w:rFonts w:ascii="Arial" w:hAnsi="Arial" w:cs="Arial"/>
          <w:color w:val="000000" w:themeColor="text1"/>
        </w:rPr>
        <w:t xml:space="preserve"> увеличение эффективности производства), то</w:t>
      </w:r>
      <w:r w:rsidR="007B615B">
        <w:rPr>
          <w:rFonts w:ascii="Arial" w:hAnsi="Arial" w:cs="Arial"/>
          <w:color w:val="000000" w:themeColor="text1"/>
        </w:rPr>
        <w:t>, в соответствии с документ</w:t>
      </w:r>
      <w:r w:rsidR="009C2881">
        <w:rPr>
          <w:rFonts w:ascii="Arial" w:hAnsi="Arial" w:cs="Arial"/>
          <w:color w:val="000000" w:themeColor="text1"/>
        </w:rPr>
        <w:t>ом</w:t>
      </w:r>
      <w:r w:rsidR="007B615B">
        <w:rPr>
          <w:rFonts w:ascii="Arial" w:hAnsi="Arial" w:cs="Arial"/>
          <w:color w:val="000000" w:themeColor="text1"/>
        </w:rPr>
        <w:t xml:space="preserve"> </w:t>
      </w:r>
      <w:r w:rsidR="002E6C85">
        <w:rPr>
          <w:rFonts w:ascii="Arial" w:hAnsi="Arial" w:cs="Arial"/>
          <w:color w:val="000000" w:themeColor="text1"/>
        </w:rPr>
        <w:t>ERP.13.9_10_101_PM</w:t>
      </w:r>
      <w:r w:rsidR="007B615B" w:rsidRPr="007B615B">
        <w:rPr>
          <w:rFonts w:ascii="Arial" w:hAnsi="Arial" w:cs="Arial"/>
          <w:color w:val="000000" w:themeColor="text1"/>
        </w:rPr>
        <w:t xml:space="preserve"> </w:t>
      </w:r>
      <w:r w:rsidR="007B615B">
        <w:rPr>
          <w:rFonts w:ascii="Arial" w:hAnsi="Arial" w:cs="Arial"/>
          <w:color w:val="000000" w:themeColor="text1"/>
        </w:rPr>
        <w:t>«</w:t>
      </w:r>
      <w:r w:rsidR="007B615B" w:rsidRPr="007B615B">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7B615B">
        <w:rPr>
          <w:rFonts w:ascii="Arial" w:hAnsi="Arial" w:cs="Arial"/>
          <w:color w:val="000000" w:themeColor="text1"/>
        </w:rPr>
        <w:t xml:space="preserve">», </w:t>
      </w:r>
      <w:r w:rsidRPr="00B7123D">
        <w:rPr>
          <w:rFonts w:ascii="Arial" w:hAnsi="Arial" w:cs="Arial"/>
          <w:color w:val="000000" w:themeColor="text1"/>
        </w:rPr>
        <w:t xml:space="preserve">формируется инвестиционная заявка для включения данного проекта в </w:t>
      </w:r>
      <w:r w:rsidR="00AB6E07" w:rsidRPr="00B7123D">
        <w:rPr>
          <w:rFonts w:ascii="Arial" w:hAnsi="Arial" w:cs="Arial"/>
          <w:color w:val="000000" w:themeColor="text1"/>
        </w:rPr>
        <w:t>и</w:t>
      </w:r>
      <w:r w:rsidRPr="00B7123D">
        <w:rPr>
          <w:rFonts w:ascii="Arial" w:hAnsi="Arial" w:cs="Arial"/>
          <w:color w:val="000000" w:themeColor="text1"/>
        </w:rPr>
        <w:t>нвестиционную программу. Рассмотрение этих заявок и дальнейшее планирование, выполнение и контроль работ осуществляется в соответствии с</w:t>
      </w:r>
      <w:r w:rsidR="00E71A60" w:rsidRPr="009936BB">
        <w:rPr>
          <w:rFonts w:ascii="Arial" w:hAnsi="Arial" w:cs="Arial"/>
          <w:color w:val="000000" w:themeColor="text1"/>
        </w:rPr>
        <w:t xml:space="preserve"> </w:t>
      </w:r>
      <w:r w:rsidR="00E71A60">
        <w:rPr>
          <w:rFonts w:ascii="Arial" w:hAnsi="Arial" w:cs="Arial"/>
          <w:color w:val="000000" w:themeColor="text1"/>
        </w:rPr>
        <w:t>документом</w:t>
      </w:r>
      <w:r w:rsidRPr="00B7123D">
        <w:rPr>
          <w:rFonts w:ascii="Arial" w:hAnsi="Arial" w:cs="Arial"/>
          <w:color w:val="000000" w:themeColor="text1"/>
        </w:rPr>
        <w:t xml:space="preserve"> </w:t>
      </w:r>
      <w:r w:rsidR="00E71A60">
        <w:rPr>
          <w:rFonts w:ascii="Arial" w:hAnsi="Arial" w:cs="Arial"/>
          <w:color w:val="000000" w:themeColor="text1"/>
        </w:rPr>
        <w:t>«Р</w:t>
      </w:r>
      <w:r w:rsidR="00E71A60" w:rsidRPr="00B7123D">
        <w:rPr>
          <w:rFonts w:ascii="Arial" w:hAnsi="Arial" w:cs="Arial"/>
          <w:color w:val="000000" w:themeColor="text1"/>
        </w:rPr>
        <w:t xml:space="preserve">егламент </w:t>
      </w:r>
      <w:r w:rsidRPr="00B7123D">
        <w:rPr>
          <w:rFonts w:ascii="Arial" w:hAnsi="Arial" w:cs="Arial"/>
          <w:color w:val="000000" w:themeColor="text1"/>
        </w:rPr>
        <w:t>управления инвестиционной деятельностью</w:t>
      </w:r>
      <w:r w:rsidR="00D80083">
        <w:rPr>
          <w:rFonts w:ascii="Arial" w:hAnsi="Arial" w:cs="Arial"/>
          <w:color w:val="000000" w:themeColor="text1"/>
        </w:rPr>
        <w:t>»</w:t>
      </w:r>
      <w:r w:rsidR="00184ECA">
        <w:rPr>
          <w:rFonts w:ascii="Arial" w:hAnsi="Arial" w:cs="Arial"/>
          <w:color w:val="000000" w:themeColor="text1"/>
        </w:rPr>
        <w:t xml:space="preserve"> (</w:t>
      </w:r>
      <w:r w:rsidR="00D80083">
        <w:rPr>
          <w:rFonts w:ascii="Arial" w:hAnsi="Arial" w:cs="Arial"/>
          <w:color w:val="000000" w:themeColor="text1"/>
        </w:rPr>
        <w:t xml:space="preserve">версия 03 от </w:t>
      </w:r>
      <w:r w:rsidR="00D80083" w:rsidRPr="00D80083">
        <w:rPr>
          <w:rFonts w:ascii="Arial" w:hAnsi="Arial" w:cs="Arial"/>
          <w:color w:val="000000" w:themeColor="text1"/>
        </w:rPr>
        <w:t>18.07.2017</w:t>
      </w:r>
      <w:r w:rsidR="00D80083">
        <w:rPr>
          <w:rFonts w:ascii="Arial" w:hAnsi="Arial" w:cs="Arial"/>
          <w:color w:val="000000" w:themeColor="text1"/>
        </w:rPr>
        <w:t>)</w:t>
      </w:r>
      <w:r w:rsidRPr="00B7123D">
        <w:rPr>
          <w:rFonts w:ascii="Arial" w:hAnsi="Arial" w:cs="Arial"/>
          <w:color w:val="000000" w:themeColor="text1"/>
        </w:rPr>
        <w:t>. Этапы реализации данного проекта исключаются из среднесрочного бюджета воздействий на</w:t>
      </w:r>
      <w:r w:rsidR="00C86221" w:rsidRPr="00B7123D">
        <w:rPr>
          <w:rFonts w:ascii="Arial" w:hAnsi="Arial" w:cs="Arial"/>
          <w:color w:val="000000" w:themeColor="text1"/>
        </w:rPr>
        <w:t xml:space="preserve"> производственные активы</w:t>
      </w:r>
      <w:r w:rsidR="00B7123D" w:rsidRPr="00B7123D">
        <w:rPr>
          <w:rFonts w:ascii="Arial" w:hAnsi="Arial" w:cs="Arial"/>
          <w:color w:val="000000" w:themeColor="text1"/>
        </w:rPr>
        <w:t>.</w:t>
      </w:r>
    </w:p>
    <w:p w14:paraId="79634278" w14:textId="4E2D935B" w:rsidR="00806E06" w:rsidRPr="00B7123D" w:rsidRDefault="00806E06" w:rsidP="00B7123D">
      <w:pPr>
        <w:spacing w:after="240" w:line="276" w:lineRule="auto"/>
        <w:ind w:firstLine="567"/>
        <w:rPr>
          <w:rFonts w:ascii="Arial" w:hAnsi="Arial" w:cs="Arial"/>
          <w:color w:val="000000" w:themeColor="text1"/>
        </w:rPr>
      </w:pPr>
      <w:r w:rsidRPr="00B7123D">
        <w:rPr>
          <w:rFonts w:ascii="Arial" w:hAnsi="Arial" w:cs="Arial"/>
          <w:color w:val="000000" w:themeColor="text1"/>
        </w:rPr>
        <w:t>На основе структуры</w:t>
      </w:r>
      <w:r w:rsidR="0065193A">
        <w:rPr>
          <w:rFonts w:ascii="Arial" w:hAnsi="Arial" w:cs="Arial"/>
          <w:color w:val="000000" w:themeColor="text1"/>
        </w:rPr>
        <w:t xml:space="preserve"> проектов и</w:t>
      </w:r>
      <w:r w:rsidRPr="00B7123D">
        <w:rPr>
          <w:rFonts w:ascii="Arial" w:hAnsi="Arial" w:cs="Arial"/>
          <w:color w:val="000000" w:themeColor="text1"/>
        </w:rPr>
        <w:t xml:space="preserve"> СПП-элементов в системе </w:t>
      </w:r>
      <w:r w:rsidR="00593726">
        <w:rPr>
          <w:rFonts w:ascii="Arial" w:hAnsi="Arial" w:cs="Arial"/>
          <w:color w:val="000000" w:themeColor="text1"/>
          <w:lang w:val="en-US"/>
        </w:rPr>
        <w:t>SAP</w:t>
      </w:r>
      <w:r w:rsidR="00593726" w:rsidRPr="009936BB">
        <w:rPr>
          <w:rFonts w:ascii="Arial" w:hAnsi="Arial" w:cs="Arial"/>
          <w:color w:val="000000" w:themeColor="text1"/>
        </w:rPr>
        <w:t xml:space="preserve"> </w:t>
      </w:r>
      <w:r w:rsidRPr="00B7123D">
        <w:rPr>
          <w:rFonts w:ascii="Arial" w:hAnsi="Arial" w:cs="Arial"/>
          <w:color w:val="000000" w:themeColor="text1"/>
        </w:rPr>
        <w:t xml:space="preserve">формируется проект среднесрочного бюджета воздействий на </w:t>
      </w:r>
      <w:r w:rsidR="00B7123D" w:rsidRPr="00B7123D">
        <w:rPr>
          <w:rFonts w:ascii="Arial" w:hAnsi="Arial" w:cs="Arial"/>
          <w:color w:val="000000" w:themeColor="text1"/>
        </w:rPr>
        <w:t>производственные активы</w:t>
      </w:r>
      <w:r w:rsidRPr="00B7123D">
        <w:rPr>
          <w:rFonts w:ascii="Arial" w:hAnsi="Arial" w:cs="Arial"/>
          <w:color w:val="000000" w:themeColor="text1"/>
        </w:rPr>
        <w:t xml:space="preserve"> для дальнейшего рассмотрения </w:t>
      </w:r>
      <w:r w:rsidR="0065193A">
        <w:rPr>
          <w:rFonts w:ascii="Arial" w:hAnsi="Arial" w:cs="Arial"/>
          <w:color w:val="000000" w:themeColor="text1"/>
        </w:rPr>
        <w:t>Т</w:t>
      </w:r>
      <w:r w:rsidR="0065193A" w:rsidRPr="00B7123D">
        <w:rPr>
          <w:rFonts w:ascii="Arial" w:hAnsi="Arial" w:cs="Arial"/>
          <w:color w:val="000000" w:themeColor="text1"/>
        </w:rPr>
        <w:t xml:space="preserve">ехническим </w:t>
      </w:r>
      <w:r w:rsidRPr="00B7123D">
        <w:rPr>
          <w:rFonts w:ascii="Arial" w:hAnsi="Arial" w:cs="Arial"/>
          <w:color w:val="000000" w:themeColor="text1"/>
        </w:rPr>
        <w:t xml:space="preserve">комитетом </w:t>
      </w:r>
      <w:r w:rsidR="00E91639">
        <w:rPr>
          <w:rFonts w:ascii="Arial" w:hAnsi="Arial" w:cs="Arial"/>
          <w:color w:val="000000" w:themeColor="text1"/>
        </w:rPr>
        <w:t>УО</w:t>
      </w:r>
      <w:r w:rsidRPr="00B7123D">
        <w:rPr>
          <w:rFonts w:ascii="Arial" w:hAnsi="Arial" w:cs="Arial"/>
          <w:color w:val="000000" w:themeColor="text1"/>
        </w:rPr>
        <w:t>.</w:t>
      </w:r>
      <w:r w:rsidR="00B7123D" w:rsidRPr="00B7123D">
        <w:rPr>
          <w:rFonts w:ascii="Arial" w:hAnsi="Arial" w:cs="Arial"/>
          <w:color w:val="000000" w:themeColor="text1"/>
        </w:rPr>
        <w:t xml:space="preserve"> </w:t>
      </w:r>
      <w:r w:rsidRPr="00B7123D">
        <w:rPr>
          <w:rFonts w:ascii="Arial" w:hAnsi="Arial" w:cs="Arial"/>
          <w:color w:val="000000" w:themeColor="text1"/>
        </w:rPr>
        <w:t xml:space="preserve">В ходе рассмотрения проекта </w:t>
      </w:r>
      <w:r w:rsidR="00B7123D" w:rsidRPr="00B7123D">
        <w:rPr>
          <w:rFonts w:ascii="Arial" w:hAnsi="Arial" w:cs="Arial"/>
          <w:color w:val="000000" w:themeColor="text1"/>
        </w:rPr>
        <w:t xml:space="preserve">среднесрочного </w:t>
      </w:r>
      <w:r w:rsidRPr="00B7123D">
        <w:rPr>
          <w:rFonts w:ascii="Arial" w:hAnsi="Arial" w:cs="Arial"/>
          <w:color w:val="000000" w:themeColor="text1"/>
        </w:rPr>
        <w:t xml:space="preserve">бюджета воздействий на </w:t>
      </w:r>
      <w:r w:rsidR="00B7123D" w:rsidRPr="00B7123D">
        <w:rPr>
          <w:rFonts w:ascii="Arial" w:hAnsi="Arial" w:cs="Arial"/>
          <w:color w:val="000000" w:themeColor="text1"/>
        </w:rPr>
        <w:t xml:space="preserve">производственные активы </w:t>
      </w:r>
      <w:r w:rsidR="0065193A">
        <w:rPr>
          <w:rFonts w:ascii="Arial" w:hAnsi="Arial" w:cs="Arial"/>
          <w:color w:val="000000" w:themeColor="text1"/>
        </w:rPr>
        <w:t>Т</w:t>
      </w:r>
      <w:r w:rsidRPr="00B7123D">
        <w:rPr>
          <w:rFonts w:ascii="Arial" w:hAnsi="Arial" w:cs="Arial"/>
          <w:color w:val="000000" w:themeColor="text1"/>
        </w:rPr>
        <w:t xml:space="preserve">ехнический комитет </w:t>
      </w:r>
      <w:r w:rsidR="00E91639">
        <w:rPr>
          <w:rFonts w:ascii="Arial" w:hAnsi="Arial" w:cs="Arial"/>
          <w:color w:val="000000" w:themeColor="text1"/>
        </w:rPr>
        <w:t>УО</w:t>
      </w:r>
      <w:r w:rsidRPr="00B7123D">
        <w:rPr>
          <w:rFonts w:ascii="Arial" w:hAnsi="Arial" w:cs="Arial"/>
          <w:color w:val="000000" w:themeColor="text1"/>
        </w:rPr>
        <w:t>:</w:t>
      </w:r>
    </w:p>
    <w:p w14:paraId="6FF9EB61" w14:textId="638E0D97" w:rsidR="00806E06" w:rsidRPr="009936BB" w:rsidRDefault="00B7123D">
      <w:pPr>
        <w:pStyle w:val="af9"/>
        <w:numPr>
          <w:ilvl w:val="0"/>
          <w:numId w:val="23"/>
        </w:numPr>
        <w:spacing w:after="240" w:line="276" w:lineRule="auto"/>
        <w:rPr>
          <w:rFonts w:ascii="Arial" w:hAnsi="Arial" w:cs="Arial"/>
          <w:color w:val="000000" w:themeColor="text1"/>
        </w:rPr>
      </w:pPr>
      <w:r w:rsidRPr="00B7123D">
        <w:rPr>
          <w:rFonts w:ascii="Arial" w:hAnsi="Arial" w:cs="Arial"/>
          <w:color w:val="000000" w:themeColor="text1"/>
        </w:rPr>
        <w:t>р</w:t>
      </w:r>
      <w:r w:rsidR="00806E06" w:rsidRPr="00B7123D">
        <w:rPr>
          <w:rFonts w:ascii="Arial" w:hAnsi="Arial" w:cs="Arial"/>
          <w:color w:val="000000" w:themeColor="text1"/>
        </w:rPr>
        <w:t xml:space="preserve">ассматривает бюджет воздействий на </w:t>
      </w:r>
      <w:r>
        <w:rPr>
          <w:rFonts w:ascii="Arial" w:hAnsi="Arial" w:cs="Arial"/>
          <w:color w:val="000000" w:themeColor="text1"/>
        </w:rPr>
        <w:t>производственные активы</w:t>
      </w:r>
      <w:r w:rsidR="00806E06" w:rsidRPr="00B7123D">
        <w:rPr>
          <w:rFonts w:ascii="Arial" w:hAnsi="Arial" w:cs="Arial"/>
          <w:color w:val="000000" w:themeColor="text1"/>
        </w:rPr>
        <w:t xml:space="preserve"> на соответствие согласованным ориентирам затрат на </w:t>
      </w:r>
      <w:r>
        <w:rPr>
          <w:rFonts w:ascii="Arial" w:hAnsi="Arial" w:cs="Arial"/>
          <w:color w:val="000000" w:themeColor="text1"/>
        </w:rPr>
        <w:t>поддержание производственных активов</w:t>
      </w:r>
      <w:r w:rsidR="00806E06" w:rsidRPr="00B7123D">
        <w:rPr>
          <w:rFonts w:ascii="Arial" w:hAnsi="Arial" w:cs="Arial"/>
          <w:color w:val="000000" w:themeColor="text1"/>
        </w:rPr>
        <w:t xml:space="preserve">. В случае превышения суммарной стоимости воздействий </w:t>
      </w:r>
      <w:r w:rsidR="00422DA0" w:rsidRPr="00B7123D">
        <w:rPr>
          <w:rFonts w:ascii="Arial" w:hAnsi="Arial" w:cs="Arial"/>
          <w:color w:val="000000" w:themeColor="text1"/>
        </w:rPr>
        <w:t>ориентир</w:t>
      </w:r>
      <w:r w:rsidR="00422DA0">
        <w:rPr>
          <w:rFonts w:ascii="Arial" w:hAnsi="Arial" w:cs="Arial"/>
          <w:color w:val="000000" w:themeColor="text1"/>
        </w:rPr>
        <w:t>ов</w:t>
      </w:r>
      <w:r w:rsidR="00422DA0" w:rsidRPr="00B7123D">
        <w:rPr>
          <w:rFonts w:ascii="Arial" w:hAnsi="Arial" w:cs="Arial"/>
          <w:color w:val="000000" w:themeColor="text1"/>
        </w:rPr>
        <w:t xml:space="preserve"> </w:t>
      </w:r>
      <w:r w:rsidR="00806E06" w:rsidRPr="00B7123D">
        <w:rPr>
          <w:rFonts w:ascii="Arial" w:hAnsi="Arial" w:cs="Arial"/>
          <w:color w:val="000000" w:themeColor="text1"/>
        </w:rPr>
        <w:t xml:space="preserve">затрат на </w:t>
      </w:r>
      <w:r>
        <w:rPr>
          <w:rFonts w:ascii="Arial" w:hAnsi="Arial" w:cs="Arial"/>
          <w:color w:val="000000" w:themeColor="text1"/>
        </w:rPr>
        <w:t>поддержание производственных активов</w:t>
      </w:r>
      <w:r w:rsidR="00806E06" w:rsidRPr="00B7123D">
        <w:rPr>
          <w:rFonts w:ascii="Arial" w:hAnsi="Arial" w:cs="Arial"/>
          <w:color w:val="000000" w:themeColor="text1"/>
        </w:rPr>
        <w:t xml:space="preserve"> </w:t>
      </w:r>
      <w:r>
        <w:rPr>
          <w:rFonts w:ascii="Arial" w:hAnsi="Arial" w:cs="Arial"/>
          <w:color w:val="000000" w:themeColor="text1"/>
        </w:rPr>
        <w:t xml:space="preserve">может быть принято решение </w:t>
      </w:r>
      <w:r w:rsidR="00806E06" w:rsidRPr="00B7123D">
        <w:rPr>
          <w:rFonts w:ascii="Arial" w:hAnsi="Arial" w:cs="Arial"/>
          <w:color w:val="000000" w:themeColor="text1"/>
        </w:rPr>
        <w:t xml:space="preserve">о </w:t>
      </w:r>
      <w:r>
        <w:rPr>
          <w:rFonts w:ascii="Arial" w:hAnsi="Arial" w:cs="Arial"/>
          <w:color w:val="000000" w:themeColor="text1"/>
        </w:rPr>
        <w:t>сокращении</w:t>
      </w:r>
      <w:r w:rsidR="00806E06" w:rsidRPr="00B7123D">
        <w:rPr>
          <w:rFonts w:ascii="Arial" w:hAnsi="Arial" w:cs="Arial"/>
          <w:color w:val="000000" w:themeColor="text1"/>
        </w:rPr>
        <w:t xml:space="preserve"> среднесрочного бюджета воздействий на </w:t>
      </w:r>
      <w:r>
        <w:rPr>
          <w:rFonts w:ascii="Arial" w:hAnsi="Arial" w:cs="Arial"/>
          <w:color w:val="000000" w:themeColor="text1"/>
        </w:rPr>
        <w:t>поддержание активов</w:t>
      </w:r>
      <w:r w:rsidR="00806E06" w:rsidRPr="00B7123D">
        <w:rPr>
          <w:rFonts w:ascii="Arial" w:hAnsi="Arial" w:cs="Arial"/>
          <w:color w:val="000000" w:themeColor="text1"/>
        </w:rPr>
        <w:t xml:space="preserve">. </w:t>
      </w:r>
      <w:r>
        <w:rPr>
          <w:rFonts w:ascii="Arial" w:hAnsi="Arial" w:cs="Arial"/>
          <w:color w:val="000000" w:themeColor="text1"/>
        </w:rPr>
        <w:t>Сокращение</w:t>
      </w:r>
      <w:r w:rsidR="00806E06" w:rsidRPr="00B7123D">
        <w:rPr>
          <w:rFonts w:ascii="Arial" w:hAnsi="Arial" w:cs="Arial"/>
          <w:color w:val="000000" w:themeColor="text1"/>
        </w:rPr>
        <w:t xml:space="preserve"> среднесрочного бюджета воздействий на </w:t>
      </w:r>
      <w:r>
        <w:rPr>
          <w:rFonts w:ascii="Arial" w:hAnsi="Arial" w:cs="Arial"/>
          <w:color w:val="000000" w:themeColor="text1"/>
        </w:rPr>
        <w:t>производственные активы</w:t>
      </w:r>
      <w:r w:rsidR="00806E06" w:rsidRPr="00B7123D">
        <w:rPr>
          <w:rFonts w:ascii="Arial" w:hAnsi="Arial" w:cs="Arial"/>
          <w:color w:val="000000" w:themeColor="text1"/>
        </w:rPr>
        <w:t xml:space="preserve"> проводится через перенос сроков реализации или отказ от проведения воздействий на основе ранжировани</w:t>
      </w:r>
      <w:r>
        <w:rPr>
          <w:rFonts w:ascii="Arial" w:hAnsi="Arial" w:cs="Arial"/>
          <w:color w:val="000000" w:themeColor="text1"/>
        </w:rPr>
        <w:t>я, проводим</w:t>
      </w:r>
      <w:r w:rsidR="004B75BC">
        <w:rPr>
          <w:rFonts w:ascii="Arial" w:hAnsi="Arial" w:cs="Arial"/>
          <w:color w:val="000000" w:themeColor="text1"/>
        </w:rPr>
        <w:t>ого</w:t>
      </w:r>
      <w:r>
        <w:rPr>
          <w:rFonts w:ascii="Arial" w:hAnsi="Arial" w:cs="Arial"/>
          <w:color w:val="000000" w:themeColor="text1"/>
        </w:rPr>
        <w:t xml:space="preserve"> в соответствии с </w:t>
      </w:r>
      <w:r w:rsidR="000D7E61">
        <w:rPr>
          <w:rFonts w:ascii="Arial" w:hAnsi="Arial" w:cs="Arial"/>
          <w:color w:val="000000" w:themeColor="text1"/>
        </w:rPr>
        <w:t xml:space="preserve">документом </w:t>
      </w:r>
      <w:r w:rsidR="002E6C85">
        <w:rPr>
          <w:rFonts w:ascii="Arial" w:hAnsi="Arial" w:cs="Arial"/>
          <w:color w:val="000000" w:themeColor="text1"/>
        </w:rPr>
        <w:t>ERP.13.9_10_100_PM</w:t>
      </w:r>
      <w:r w:rsidR="000D7E61">
        <w:rPr>
          <w:rFonts w:ascii="Arial" w:hAnsi="Arial" w:cs="Arial"/>
          <w:color w:val="000000" w:themeColor="text1"/>
        </w:rPr>
        <w:t xml:space="preserve"> «</w:t>
      </w:r>
      <w:r w:rsidR="000D7E61" w:rsidRPr="009936BB">
        <w:rPr>
          <w:rFonts w:ascii="Arial" w:hAnsi="Arial" w:cs="Arial"/>
          <w:color w:val="000000" w:themeColor="text1"/>
        </w:rPr>
        <w:t>Методика планирования (долгосрочного, годово</w:t>
      </w:r>
      <w:r w:rsidR="000D7E61">
        <w:rPr>
          <w:rFonts w:ascii="Arial" w:hAnsi="Arial" w:cs="Arial"/>
          <w:color w:val="000000" w:themeColor="text1"/>
        </w:rPr>
        <w:t>го, месячного, недельного) и учё</w:t>
      </w:r>
      <w:r w:rsidR="000D7E61" w:rsidRPr="009936BB">
        <w:rPr>
          <w:rFonts w:ascii="Arial" w:hAnsi="Arial" w:cs="Arial"/>
          <w:color w:val="000000" w:themeColor="text1"/>
        </w:rPr>
        <w:t xml:space="preserve">та работ по </w:t>
      </w:r>
      <w:r w:rsidR="000D7E61">
        <w:rPr>
          <w:rFonts w:ascii="Arial" w:hAnsi="Arial" w:cs="Arial"/>
          <w:color w:val="000000" w:themeColor="text1"/>
        </w:rPr>
        <w:t>ТО</w:t>
      </w:r>
      <w:r w:rsidR="000D7E61" w:rsidRPr="009936BB">
        <w:rPr>
          <w:rFonts w:ascii="Arial" w:hAnsi="Arial" w:cs="Arial"/>
          <w:color w:val="000000" w:themeColor="text1"/>
        </w:rPr>
        <w:t>и</w:t>
      </w:r>
      <w:r w:rsidR="000D7E61">
        <w:rPr>
          <w:rFonts w:ascii="Arial" w:hAnsi="Arial" w:cs="Arial"/>
          <w:color w:val="000000" w:themeColor="text1"/>
        </w:rPr>
        <w:t>Р</w:t>
      </w:r>
      <w:r w:rsidR="000D7E61" w:rsidRPr="009936BB">
        <w:rPr>
          <w:rFonts w:ascii="Arial" w:hAnsi="Arial" w:cs="Arial"/>
          <w:color w:val="000000" w:themeColor="text1"/>
        </w:rPr>
        <w:t>,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0D7E61">
        <w:rPr>
          <w:rFonts w:ascii="Arial" w:hAnsi="Arial" w:cs="Arial"/>
          <w:color w:val="000000" w:themeColor="text1"/>
        </w:rPr>
        <w:t>»</w:t>
      </w:r>
      <w:r w:rsidR="00806E06" w:rsidRPr="009936BB">
        <w:rPr>
          <w:rFonts w:ascii="Arial" w:hAnsi="Arial" w:cs="Arial"/>
          <w:color w:val="000000" w:themeColor="text1"/>
        </w:rPr>
        <w:t>.</w:t>
      </w:r>
    </w:p>
    <w:p w14:paraId="61C7D6C1" w14:textId="7A954AD2" w:rsidR="00806E06" w:rsidRPr="009936BB" w:rsidRDefault="00B7123D">
      <w:pPr>
        <w:pStyle w:val="af9"/>
        <w:numPr>
          <w:ilvl w:val="0"/>
          <w:numId w:val="23"/>
        </w:numPr>
        <w:spacing w:after="240" w:line="276" w:lineRule="auto"/>
        <w:rPr>
          <w:rFonts w:ascii="Arial" w:hAnsi="Arial" w:cs="Arial"/>
          <w:color w:val="000000" w:themeColor="text1"/>
        </w:rPr>
      </w:pPr>
      <w:r w:rsidRPr="00B7123D">
        <w:rPr>
          <w:rFonts w:ascii="Arial" w:hAnsi="Arial" w:cs="Arial"/>
          <w:color w:val="000000" w:themeColor="text1"/>
        </w:rPr>
        <w:t>п</w:t>
      </w:r>
      <w:r w:rsidR="00806E06" w:rsidRPr="00B7123D">
        <w:rPr>
          <w:rFonts w:ascii="Arial" w:hAnsi="Arial" w:cs="Arial"/>
          <w:color w:val="000000" w:themeColor="text1"/>
        </w:rPr>
        <w:t xml:space="preserve">роверяет соответствие проектов </w:t>
      </w:r>
      <w:r w:rsidR="00276DCB">
        <w:rPr>
          <w:rFonts w:ascii="Arial" w:hAnsi="Arial" w:cs="Arial"/>
          <w:color w:val="000000" w:themeColor="text1"/>
        </w:rPr>
        <w:t>ОВП</w:t>
      </w:r>
      <w:r w:rsidR="00806E06" w:rsidRPr="00B7123D">
        <w:rPr>
          <w:rFonts w:ascii="Arial" w:hAnsi="Arial" w:cs="Arial"/>
          <w:color w:val="000000" w:themeColor="text1"/>
        </w:rPr>
        <w:t xml:space="preserve"> и проектов </w:t>
      </w:r>
      <w:r>
        <w:rPr>
          <w:rFonts w:ascii="Arial" w:hAnsi="Arial" w:cs="Arial"/>
          <w:color w:val="000000" w:themeColor="text1"/>
        </w:rPr>
        <w:t>целевых программ</w:t>
      </w:r>
      <w:r w:rsidR="00806E06" w:rsidRPr="00B7123D">
        <w:rPr>
          <w:rFonts w:ascii="Arial" w:hAnsi="Arial" w:cs="Arial"/>
          <w:color w:val="000000" w:themeColor="text1"/>
        </w:rPr>
        <w:t xml:space="preserve"> критериям включения в бюджет воздействий на </w:t>
      </w:r>
      <w:r>
        <w:rPr>
          <w:rFonts w:ascii="Arial" w:hAnsi="Arial" w:cs="Arial"/>
          <w:color w:val="000000" w:themeColor="text1"/>
        </w:rPr>
        <w:t>производственные активы</w:t>
      </w:r>
      <w:r w:rsidR="00806E06" w:rsidRPr="00B7123D">
        <w:rPr>
          <w:rFonts w:ascii="Arial" w:hAnsi="Arial" w:cs="Arial"/>
          <w:color w:val="000000" w:themeColor="text1"/>
        </w:rPr>
        <w:t xml:space="preserve"> (</w:t>
      </w:r>
      <w:r>
        <w:rPr>
          <w:rFonts w:ascii="Arial" w:hAnsi="Arial" w:cs="Arial"/>
          <w:color w:val="000000" w:themeColor="text1"/>
        </w:rPr>
        <w:t xml:space="preserve">в соответствии с </w:t>
      </w:r>
      <w:r w:rsidR="0004276D">
        <w:rPr>
          <w:rFonts w:ascii="Arial" w:hAnsi="Arial" w:cs="Arial"/>
          <w:color w:val="000000" w:themeColor="text1"/>
        </w:rPr>
        <w:t xml:space="preserve">документом </w:t>
      </w:r>
      <w:r w:rsidR="002E6C85">
        <w:rPr>
          <w:rFonts w:ascii="Arial" w:hAnsi="Arial" w:cs="Arial"/>
          <w:color w:val="000000" w:themeColor="text1"/>
        </w:rPr>
        <w:t>ERP.13.9_10_101_PM</w:t>
      </w:r>
      <w:r w:rsidR="0004276D">
        <w:rPr>
          <w:rFonts w:ascii="Arial" w:hAnsi="Arial" w:cs="Arial"/>
          <w:color w:val="000000" w:themeColor="text1"/>
        </w:rPr>
        <w:t xml:space="preserve"> «</w:t>
      </w:r>
      <w:r w:rsidR="0004276D" w:rsidRPr="009936BB">
        <w:rPr>
          <w:rFonts w:ascii="Arial" w:hAnsi="Arial" w:cs="Arial"/>
          <w:color w:val="000000" w:themeColor="text1"/>
        </w:rPr>
        <w:t>Методика планирования и контроля факта затрат на поддержание</w:t>
      </w:r>
      <w:r w:rsidR="0004276D">
        <w:rPr>
          <w:rFonts w:ascii="Arial" w:hAnsi="Arial" w:cs="Arial"/>
          <w:color w:val="000000" w:themeColor="text1"/>
        </w:rPr>
        <w:t xml:space="preserve"> производственных активов (с учё</w:t>
      </w:r>
      <w:r w:rsidR="0004276D" w:rsidRPr="009936BB">
        <w:rPr>
          <w:rFonts w:ascii="Arial" w:hAnsi="Arial" w:cs="Arial"/>
          <w:color w:val="000000" w:themeColor="text1"/>
        </w:rPr>
        <w:t>том капитализации затрат на ремонт основных средств)</w:t>
      </w:r>
      <w:r w:rsidR="0004276D">
        <w:rPr>
          <w:rFonts w:ascii="Arial" w:hAnsi="Arial" w:cs="Arial"/>
          <w:color w:val="000000" w:themeColor="text1"/>
        </w:rPr>
        <w:t>»</w:t>
      </w:r>
      <w:r w:rsidR="00806E06" w:rsidRPr="009936BB">
        <w:rPr>
          <w:rFonts w:ascii="Arial" w:hAnsi="Arial" w:cs="Arial"/>
          <w:color w:val="000000" w:themeColor="text1"/>
        </w:rPr>
        <w:t xml:space="preserve">). В случае несоответствия проекта одному из критериев, </w:t>
      </w:r>
      <w:r w:rsidR="004B75BC" w:rsidRPr="009936BB">
        <w:rPr>
          <w:rFonts w:ascii="Arial" w:hAnsi="Arial" w:cs="Arial"/>
          <w:color w:val="000000" w:themeColor="text1"/>
        </w:rPr>
        <w:t xml:space="preserve">его </w:t>
      </w:r>
      <w:r w:rsidR="00806E06" w:rsidRPr="009936BB">
        <w:rPr>
          <w:rFonts w:ascii="Arial" w:hAnsi="Arial" w:cs="Arial"/>
          <w:color w:val="000000" w:themeColor="text1"/>
        </w:rPr>
        <w:t>планирование и реализация</w:t>
      </w:r>
      <w:r w:rsidR="004B75BC" w:rsidRPr="009936BB">
        <w:rPr>
          <w:rFonts w:ascii="Arial" w:hAnsi="Arial" w:cs="Arial"/>
          <w:color w:val="000000" w:themeColor="text1"/>
        </w:rPr>
        <w:t xml:space="preserve"> </w:t>
      </w:r>
      <w:r w:rsidR="00806E06" w:rsidRPr="009936BB">
        <w:rPr>
          <w:rFonts w:ascii="Arial" w:hAnsi="Arial" w:cs="Arial"/>
          <w:color w:val="000000" w:themeColor="text1"/>
        </w:rPr>
        <w:t>должн</w:t>
      </w:r>
      <w:r w:rsidR="004B75BC" w:rsidRPr="009936BB">
        <w:rPr>
          <w:rFonts w:ascii="Arial" w:hAnsi="Arial" w:cs="Arial"/>
          <w:color w:val="000000" w:themeColor="text1"/>
        </w:rPr>
        <w:t>ы</w:t>
      </w:r>
      <w:r w:rsidR="00806E06" w:rsidRPr="009936BB">
        <w:rPr>
          <w:rFonts w:ascii="Arial" w:hAnsi="Arial" w:cs="Arial"/>
          <w:color w:val="000000" w:themeColor="text1"/>
        </w:rPr>
        <w:t xml:space="preserve"> осуществляться в соответствии с </w:t>
      </w:r>
      <w:r w:rsidR="00810D19" w:rsidRPr="00810D19">
        <w:rPr>
          <w:rFonts w:ascii="Arial" w:hAnsi="Arial" w:cs="Arial"/>
          <w:color w:val="000000" w:themeColor="text1"/>
        </w:rPr>
        <w:t>документом «Регламент управления инвестиционной деятельно</w:t>
      </w:r>
      <w:r w:rsidR="00810D19">
        <w:rPr>
          <w:rFonts w:ascii="Arial" w:hAnsi="Arial" w:cs="Arial"/>
          <w:color w:val="000000" w:themeColor="text1"/>
        </w:rPr>
        <w:t>стью» (</w:t>
      </w:r>
      <w:r w:rsidR="00810D19" w:rsidRPr="00810D19">
        <w:rPr>
          <w:rFonts w:ascii="Arial" w:hAnsi="Arial" w:cs="Arial"/>
          <w:color w:val="000000" w:themeColor="text1"/>
        </w:rPr>
        <w:t>версия 03 от 18.07.2017)</w:t>
      </w:r>
      <w:r w:rsidR="00806E06" w:rsidRPr="009936BB">
        <w:rPr>
          <w:rFonts w:ascii="Arial" w:hAnsi="Arial" w:cs="Arial"/>
          <w:color w:val="000000" w:themeColor="text1"/>
        </w:rPr>
        <w:t>.</w:t>
      </w:r>
    </w:p>
    <w:p w14:paraId="4A86A751" w14:textId="77777777" w:rsidR="00806E06" w:rsidRPr="00B7123D" w:rsidRDefault="00B7123D" w:rsidP="000A1539">
      <w:pPr>
        <w:pStyle w:val="af9"/>
        <w:numPr>
          <w:ilvl w:val="0"/>
          <w:numId w:val="23"/>
        </w:numPr>
        <w:spacing w:after="240" w:line="276" w:lineRule="auto"/>
        <w:rPr>
          <w:rFonts w:ascii="Arial" w:hAnsi="Arial" w:cs="Arial"/>
          <w:color w:val="000000" w:themeColor="text1"/>
        </w:rPr>
      </w:pPr>
      <w:r>
        <w:rPr>
          <w:rFonts w:ascii="Arial" w:hAnsi="Arial" w:cs="Arial"/>
          <w:color w:val="000000" w:themeColor="text1"/>
        </w:rPr>
        <w:t>п</w:t>
      </w:r>
      <w:r w:rsidR="00806E06" w:rsidRPr="00B7123D">
        <w:rPr>
          <w:rFonts w:ascii="Arial" w:hAnsi="Arial" w:cs="Arial"/>
          <w:color w:val="000000" w:themeColor="text1"/>
        </w:rPr>
        <w:t xml:space="preserve">ринимает решение о включении в бюджет воздействий </w:t>
      </w:r>
      <w:r>
        <w:rPr>
          <w:rFonts w:ascii="Arial" w:hAnsi="Arial" w:cs="Arial"/>
          <w:color w:val="000000" w:themeColor="text1"/>
        </w:rPr>
        <w:t>на производственные активы</w:t>
      </w:r>
      <w:r w:rsidR="00806E06" w:rsidRPr="00B7123D">
        <w:rPr>
          <w:rFonts w:ascii="Arial" w:hAnsi="Arial" w:cs="Arial"/>
          <w:color w:val="000000" w:themeColor="text1"/>
        </w:rPr>
        <w:t xml:space="preserve"> проектов, не вошедших в бюджет инвестиционной деятельности из-за низкого приоритета реализации в соответствии с ранжированием.</w:t>
      </w:r>
    </w:p>
    <w:p w14:paraId="2ACDBC46" w14:textId="4C645938" w:rsidR="00806E06" w:rsidRDefault="00B7123D" w:rsidP="00353115">
      <w:pPr>
        <w:spacing w:after="240" w:line="276" w:lineRule="auto"/>
        <w:ind w:firstLine="567"/>
        <w:rPr>
          <w:rFonts w:ascii="Arial" w:hAnsi="Arial" w:cs="Arial"/>
          <w:color w:val="000000" w:themeColor="text1"/>
        </w:rPr>
      </w:pPr>
      <w:r>
        <w:rPr>
          <w:rFonts w:ascii="Arial" w:hAnsi="Arial" w:cs="Arial"/>
          <w:color w:val="000000" w:themeColor="text1"/>
        </w:rPr>
        <w:t xml:space="preserve">Согласованные </w:t>
      </w:r>
      <w:r w:rsidR="00E82465">
        <w:rPr>
          <w:rFonts w:ascii="Arial" w:hAnsi="Arial" w:cs="Arial"/>
          <w:color w:val="000000" w:themeColor="text1"/>
        </w:rPr>
        <w:t>Т</w:t>
      </w:r>
      <w:r w:rsidR="00806E06" w:rsidRPr="00806E06">
        <w:rPr>
          <w:rFonts w:ascii="Arial" w:hAnsi="Arial" w:cs="Arial"/>
          <w:color w:val="000000" w:themeColor="text1"/>
        </w:rPr>
        <w:t>ехническим</w:t>
      </w:r>
      <w:r w:rsidR="00593726">
        <w:rPr>
          <w:rFonts w:ascii="Arial" w:hAnsi="Arial" w:cs="Arial"/>
          <w:color w:val="000000" w:themeColor="text1"/>
        </w:rPr>
        <w:t>и</w:t>
      </w:r>
      <w:r w:rsidR="00806E06" w:rsidRPr="00806E06">
        <w:rPr>
          <w:rFonts w:ascii="Arial" w:hAnsi="Arial" w:cs="Arial"/>
          <w:color w:val="000000" w:themeColor="text1"/>
        </w:rPr>
        <w:t xml:space="preserve"> комитет</w:t>
      </w:r>
      <w:r w:rsidR="00593726">
        <w:rPr>
          <w:rFonts w:ascii="Arial" w:hAnsi="Arial" w:cs="Arial"/>
          <w:color w:val="000000" w:themeColor="text1"/>
        </w:rPr>
        <w:t>а</w:t>
      </w:r>
      <w:r w:rsidR="00806E06" w:rsidRPr="00806E06">
        <w:rPr>
          <w:rFonts w:ascii="Arial" w:hAnsi="Arial" w:cs="Arial"/>
          <w:color w:val="000000" w:themeColor="text1"/>
        </w:rPr>
        <w:t>м</w:t>
      </w:r>
      <w:r w:rsidR="00593726">
        <w:rPr>
          <w:rFonts w:ascii="Arial" w:hAnsi="Arial" w:cs="Arial"/>
          <w:color w:val="000000" w:themeColor="text1"/>
        </w:rPr>
        <w:t>и</w:t>
      </w:r>
      <w:r w:rsidR="00806E06" w:rsidRPr="00806E06">
        <w:rPr>
          <w:rFonts w:ascii="Arial" w:hAnsi="Arial" w:cs="Arial"/>
          <w:color w:val="000000" w:themeColor="text1"/>
        </w:rPr>
        <w:t xml:space="preserve"> каждой </w:t>
      </w:r>
      <w:r w:rsidR="00600A9F">
        <w:rPr>
          <w:rFonts w:ascii="Arial" w:hAnsi="Arial" w:cs="Arial"/>
          <w:color w:val="000000" w:themeColor="text1"/>
        </w:rPr>
        <w:t xml:space="preserve">БЕ </w:t>
      </w:r>
      <w:r w:rsidR="00806E06" w:rsidRPr="00806E06">
        <w:rPr>
          <w:rFonts w:ascii="Arial" w:hAnsi="Arial" w:cs="Arial"/>
          <w:color w:val="000000" w:themeColor="text1"/>
        </w:rPr>
        <w:t>проекты</w:t>
      </w:r>
      <w:r w:rsidR="00593726">
        <w:rPr>
          <w:rFonts w:ascii="Arial" w:hAnsi="Arial" w:cs="Arial"/>
          <w:color w:val="000000" w:themeColor="text1"/>
        </w:rPr>
        <w:t xml:space="preserve"> среднесрочного</w:t>
      </w:r>
      <w:r w:rsidR="00806E06" w:rsidRPr="00806E06">
        <w:rPr>
          <w:rFonts w:ascii="Arial" w:hAnsi="Arial" w:cs="Arial"/>
          <w:color w:val="000000" w:themeColor="text1"/>
        </w:rPr>
        <w:t xml:space="preserve"> </w:t>
      </w:r>
      <w:r w:rsidR="00B0290E">
        <w:rPr>
          <w:rFonts w:ascii="Arial" w:hAnsi="Arial" w:cs="Arial"/>
          <w:color w:val="000000" w:themeColor="text1"/>
        </w:rPr>
        <w:t xml:space="preserve">плана </w:t>
      </w:r>
      <w:r w:rsidR="00806E06" w:rsidRPr="00806E06">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00E600FF">
        <w:rPr>
          <w:rFonts w:ascii="Arial" w:hAnsi="Arial" w:cs="Arial"/>
          <w:color w:val="000000" w:themeColor="text1"/>
        </w:rPr>
        <w:t xml:space="preserve"> по направлению</w:t>
      </w:r>
      <w:r w:rsidR="00806E06" w:rsidRPr="00806E06">
        <w:rPr>
          <w:rFonts w:ascii="Arial" w:hAnsi="Arial" w:cs="Arial"/>
          <w:color w:val="000000" w:themeColor="text1"/>
        </w:rPr>
        <w:t xml:space="preserve"> </w:t>
      </w:r>
      <w:r w:rsidR="00593726" w:rsidRPr="00593726">
        <w:rPr>
          <w:rFonts w:ascii="Arial" w:hAnsi="Arial" w:cs="Arial"/>
          <w:color w:val="000000" w:themeColor="text1"/>
        </w:rPr>
        <w:t xml:space="preserve">анализируются </w:t>
      </w:r>
      <w:r w:rsidR="00B0290E">
        <w:rPr>
          <w:rFonts w:ascii="Arial" w:hAnsi="Arial" w:cs="Arial"/>
          <w:color w:val="000000" w:themeColor="text1"/>
        </w:rPr>
        <w:t>Главным</w:t>
      </w:r>
      <w:r w:rsidR="00B0290E" w:rsidRPr="00B0290E">
        <w:rPr>
          <w:rFonts w:ascii="Arial" w:hAnsi="Arial" w:cs="Arial"/>
          <w:color w:val="000000" w:themeColor="text1"/>
        </w:rPr>
        <w:t xml:space="preserve"> специалист</w:t>
      </w:r>
      <w:r w:rsidR="00B0290E">
        <w:rPr>
          <w:rFonts w:ascii="Arial" w:hAnsi="Arial" w:cs="Arial"/>
          <w:color w:val="000000" w:themeColor="text1"/>
        </w:rPr>
        <w:t>ом</w:t>
      </w:r>
      <w:r w:rsidR="00B0290E" w:rsidRPr="00B0290E">
        <w:rPr>
          <w:rFonts w:ascii="Arial" w:hAnsi="Arial" w:cs="Arial"/>
          <w:color w:val="000000" w:themeColor="text1"/>
        </w:rPr>
        <w:t xml:space="preserve"> ТОиР УК</w:t>
      </w:r>
      <w:r w:rsidR="00593726">
        <w:rPr>
          <w:rFonts w:ascii="Arial" w:hAnsi="Arial" w:cs="Arial"/>
          <w:color w:val="000000" w:themeColor="text1"/>
        </w:rPr>
        <w:t>, который произ</w:t>
      </w:r>
      <w:r w:rsidR="00593726" w:rsidRPr="00593726">
        <w:rPr>
          <w:rFonts w:ascii="Arial" w:hAnsi="Arial" w:cs="Arial"/>
          <w:color w:val="000000" w:themeColor="text1"/>
        </w:rPr>
        <w:t xml:space="preserve">водит экспертизу проектов среднесрочного </w:t>
      </w:r>
      <w:r w:rsidR="00B0290E">
        <w:rPr>
          <w:rFonts w:ascii="Arial" w:hAnsi="Arial" w:cs="Arial"/>
          <w:color w:val="000000" w:themeColor="text1"/>
        </w:rPr>
        <w:t>плана</w:t>
      </w:r>
      <w:r>
        <w:rPr>
          <w:rFonts w:ascii="Arial" w:hAnsi="Arial" w:cs="Arial"/>
          <w:color w:val="000000" w:themeColor="text1"/>
        </w:rPr>
        <w:t xml:space="preserve">. </w:t>
      </w:r>
      <w:r w:rsidR="00593726">
        <w:rPr>
          <w:rFonts w:ascii="Arial" w:hAnsi="Arial" w:cs="Arial"/>
          <w:color w:val="000000" w:themeColor="text1"/>
        </w:rPr>
        <w:t xml:space="preserve">После экспертизы проекты </w:t>
      </w:r>
      <w:r w:rsidR="004B75BC">
        <w:rPr>
          <w:rFonts w:ascii="Arial" w:hAnsi="Arial" w:cs="Arial"/>
          <w:color w:val="000000" w:themeColor="text1"/>
        </w:rPr>
        <w:t>среднесрочны</w:t>
      </w:r>
      <w:r w:rsidR="00593726">
        <w:rPr>
          <w:rFonts w:ascii="Arial" w:hAnsi="Arial" w:cs="Arial"/>
          <w:color w:val="000000" w:themeColor="text1"/>
        </w:rPr>
        <w:t>х</w:t>
      </w:r>
      <w:r w:rsidR="004B75BC">
        <w:rPr>
          <w:rFonts w:ascii="Arial" w:hAnsi="Arial" w:cs="Arial"/>
          <w:color w:val="000000" w:themeColor="text1"/>
        </w:rPr>
        <w:t xml:space="preserve"> </w:t>
      </w:r>
      <w:r w:rsidR="00B0290E">
        <w:rPr>
          <w:rFonts w:ascii="Arial" w:hAnsi="Arial" w:cs="Arial"/>
          <w:color w:val="000000" w:themeColor="text1"/>
        </w:rPr>
        <w:t xml:space="preserve">планов </w:t>
      </w:r>
      <w:r w:rsidR="004B75BC">
        <w:rPr>
          <w:rFonts w:ascii="Arial" w:hAnsi="Arial" w:cs="Arial"/>
          <w:color w:val="000000" w:themeColor="text1"/>
        </w:rPr>
        <w:t>воздействий на производственные активы</w:t>
      </w:r>
      <w:r w:rsidR="00806E06" w:rsidRPr="00806E06">
        <w:rPr>
          <w:rFonts w:ascii="Arial" w:hAnsi="Arial" w:cs="Arial"/>
          <w:color w:val="000000" w:themeColor="text1"/>
        </w:rPr>
        <w:t xml:space="preserve"> </w:t>
      </w:r>
      <w:r w:rsidR="00593726">
        <w:rPr>
          <w:rFonts w:ascii="Arial" w:hAnsi="Arial" w:cs="Arial"/>
          <w:color w:val="000000" w:themeColor="text1"/>
        </w:rPr>
        <w:t xml:space="preserve">бизнес-единиц </w:t>
      </w:r>
      <w:r w:rsidR="00806E06" w:rsidRPr="00806E06">
        <w:rPr>
          <w:rFonts w:ascii="Arial" w:hAnsi="Arial" w:cs="Arial"/>
          <w:color w:val="000000" w:themeColor="text1"/>
        </w:rPr>
        <w:t xml:space="preserve">рассматривается </w:t>
      </w:r>
      <w:r w:rsidR="00600A9F">
        <w:rPr>
          <w:rFonts w:ascii="Arial" w:hAnsi="Arial" w:cs="Arial"/>
          <w:color w:val="000000" w:themeColor="text1"/>
        </w:rPr>
        <w:t>Т</w:t>
      </w:r>
      <w:r w:rsidR="00600A9F" w:rsidRPr="00806E06">
        <w:rPr>
          <w:rFonts w:ascii="Arial" w:hAnsi="Arial" w:cs="Arial"/>
          <w:color w:val="000000" w:themeColor="text1"/>
        </w:rPr>
        <w:t xml:space="preserve">ехническим </w:t>
      </w:r>
      <w:r w:rsidR="00806E06" w:rsidRPr="00806E06">
        <w:rPr>
          <w:rFonts w:ascii="Arial" w:hAnsi="Arial" w:cs="Arial"/>
          <w:color w:val="000000" w:themeColor="text1"/>
        </w:rPr>
        <w:t xml:space="preserve">комитетом </w:t>
      </w:r>
      <w:r w:rsidR="00600A9F">
        <w:rPr>
          <w:rFonts w:ascii="Arial" w:hAnsi="Arial" w:cs="Arial"/>
          <w:color w:val="000000" w:themeColor="text1"/>
        </w:rPr>
        <w:t xml:space="preserve">УК </w:t>
      </w:r>
      <w:r w:rsidR="00806E06" w:rsidRPr="00806E06">
        <w:rPr>
          <w:rFonts w:ascii="Arial" w:hAnsi="Arial" w:cs="Arial"/>
          <w:color w:val="000000" w:themeColor="text1"/>
        </w:rPr>
        <w:t xml:space="preserve">и согласуется </w:t>
      </w:r>
      <w:r w:rsidR="00DF4E7C">
        <w:rPr>
          <w:rFonts w:ascii="Arial" w:hAnsi="Arial" w:cs="Arial"/>
          <w:color w:val="000000" w:themeColor="text1"/>
        </w:rPr>
        <w:t xml:space="preserve">Старшим </w:t>
      </w:r>
      <w:r w:rsidR="00755D79">
        <w:rPr>
          <w:rFonts w:ascii="Arial" w:hAnsi="Arial" w:cs="Arial"/>
          <w:color w:val="000000" w:themeColor="text1"/>
        </w:rPr>
        <w:t>В</w:t>
      </w:r>
      <w:r w:rsidR="00600A9F" w:rsidRPr="00806E06">
        <w:rPr>
          <w:rFonts w:ascii="Arial" w:hAnsi="Arial" w:cs="Arial"/>
          <w:color w:val="000000" w:themeColor="text1"/>
        </w:rPr>
        <w:t>ице</w:t>
      </w:r>
      <w:r w:rsidR="00806E06" w:rsidRPr="00806E06">
        <w:rPr>
          <w:rFonts w:ascii="Arial" w:hAnsi="Arial" w:cs="Arial"/>
          <w:color w:val="000000" w:themeColor="text1"/>
        </w:rPr>
        <w:t>-президентом</w:t>
      </w:r>
      <w:r w:rsidR="004B75BC">
        <w:rPr>
          <w:rFonts w:ascii="Arial" w:hAnsi="Arial" w:cs="Arial"/>
          <w:color w:val="000000" w:themeColor="text1"/>
        </w:rPr>
        <w:t xml:space="preserve"> </w:t>
      </w:r>
      <w:r w:rsidR="00600A9F">
        <w:rPr>
          <w:rFonts w:ascii="Arial" w:hAnsi="Arial" w:cs="Arial"/>
          <w:color w:val="000000" w:themeColor="text1"/>
        </w:rPr>
        <w:t xml:space="preserve">БП </w:t>
      </w:r>
      <w:r w:rsidRPr="009C362C">
        <w:rPr>
          <w:rFonts w:ascii="Arial" w:hAnsi="Arial" w:cs="Arial"/>
          <w:color w:val="000000" w:themeColor="text1"/>
        </w:rPr>
        <w:t xml:space="preserve">и </w:t>
      </w:r>
      <w:r w:rsidR="00600A9F">
        <w:rPr>
          <w:rFonts w:ascii="Arial" w:hAnsi="Arial" w:cs="Arial"/>
          <w:color w:val="000000" w:themeColor="text1"/>
        </w:rPr>
        <w:t>ТП УК</w:t>
      </w:r>
      <w:r w:rsidR="00806E06" w:rsidRPr="00806E06">
        <w:rPr>
          <w:rFonts w:ascii="Arial" w:hAnsi="Arial" w:cs="Arial"/>
          <w:color w:val="000000" w:themeColor="text1"/>
        </w:rPr>
        <w:t>. При необходимости формируются рекомендации по корректировке проектов</w:t>
      </w:r>
      <w:r w:rsidR="00593726" w:rsidRPr="00593726">
        <w:rPr>
          <w:rFonts w:ascii="Arial" w:hAnsi="Arial" w:cs="Arial"/>
          <w:color w:val="000000" w:themeColor="text1"/>
        </w:rPr>
        <w:t xml:space="preserve"> </w:t>
      </w:r>
      <w:r w:rsidR="00593726">
        <w:rPr>
          <w:rFonts w:ascii="Arial" w:hAnsi="Arial" w:cs="Arial"/>
          <w:color w:val="000000" w:themeColor="text1"/>
        </w:rPr>
        <w:t>среднесрочных</w:t>
      </w:r>
      <w:r w:rsidR="00806E06" w:rsidRPr="00806E06">
        <w:rPr>
          <w:rFonts w:ascii="Arial" w:hAnsi="Arial" w:cs="Arial"/>
          <w:color w:val="000000" w:themeColor="text1"/>
        </w:rPr>
        <w:t xml:space="preserve"> </w:t>
      </w:r>
      <w:r w:rsidR="00B0290E">
        <w:rPr>
          <w:rFonts w:ascii="Arial" w:hAnsi="Arial" w:cs="Arial"/>
          <w:color w:val="000000" w:themeColor="text1"/>
        </w:rPr>
        <w:t xml:space="preserve">планов </w:t>
      </w:r>
      <w:r w:rsidR="00806E06" w:rsidRPr="00806E06">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00806E06" w:rsidRPr="00806E06">
        <w:rPr>
          <w:rFonts w:ascii="Arial" w:hAnsi="Arial" w:cs="Arial"/>
          <w:color w:val="000000" w:themeColor="text1"/>
        </w:rPr>
        <w:t xml:space="preserve"> </w:t>
      </w:r>
      <w:r w:rsidR="00AB17D4">
        <w:rPr>
          <w:rFonts w:ascii="Arial" w:hAnsi="Arial" w:cs="Arial"/>
          <w:color w:val="000000" w:themeColor="text1"/>
        </w:rPr>
        <w:t xml:space="preserve">бизнес-единиц </w:t>
      </w:r>
      <w:r w:rsidR="00806E06" w:rsidRPr="00806E06">
        <w:rPr>
          <w:rFonts w:ascii="Arial" w:hAnsi="Arial" w:cs="Arial"/>
          <w:color w:val="000000" w:themeColor="text1"/>
        </w:rPr>
        <w:t xml:space="preserve">на уровне </w:t>
      </w:r>
      <w:r>
        <w:rPr>
          <w:rFonts w:ascii="Arial" w:hAnsi="Arial" w:cs="Arial"/>
          <w:color w:val="000000" w:themeColor="text1"/>
        </w:rPr>
        <w:t>управляющей компании</w:t>
      </w:r>
      <w:r w:rsidR="00806E06" w:rsidRPr="00806E06">
        <w:rPr>
          <w:rFonts w:ascii="Arial" w:hAnsi="Arial" w:cs="Arial"/>
          <w:color w:val="000000" w:themeColor="text1"/>
        </w:rPr>
        <w:t>.</w:t>
      </w:r>
      <w:r>
        <w:rPr>
          <w:rFonts w:ascii="Arial" w:hAnsi="Arial" w:cs="Arial"/>
          <w:color w:val="000000" w:themeColor="text1"/>
        </w:rPr>
        <w:t xml:space="preserve"> </w:t>
      </w:r>
      <w:r w:rsidR="00593726">
        <w:rPr>
          <w:rFonts w:ascii="Arial" w:hAnsi="Arial" w:cs="Arial"/>
          <w:color w:val="000000" w:themeColor="text1"/>
        </w:rPr>
        <w:t>С</w:t>
      </w:r>
      <w:r w:rsidR="00806E06" w:rsidRPr="00806E06">
        <w:rPr>
          <w:rFonts w:ascii="Arial" w:hAnsi="Arial" w:cs="Arial"/>
          <w:color w:val="000000" w:themeColor="text1"/>
        </w:rPr>
        <w:t>ре</w:t>
      </w:r>
      <w:r w:rsidR="00B91C88">
        <w:rPr>
          <w:rFonts w:ascii="Arial" w:hAnsi="Arial" w:cs="Arial"/>
          <w:color w:val="000000" w:themeColor="text1"/>
        </w:rPr>
        <w:t xml:space="preserve">днесрочный </w:t>
      </w:r>
      <w:r w:rsidR="00B0290E">
        <w:rPr>
          <w:rFonts w:ascii="Arial" w:hAnsi="Arial" w:cs="Arial"/>
          <w:color w:val="000000" w:themeColor="text1"/>
        </w:rPr>
        <w:t xml:space="preserve">план и </w:t>
      </w:r>
      <w:r w:rsidR="00B91C88">
        <w:rPr>
          <w:rFonts w:ascii="Arial" w:hAnsi="Arial" w:cs="Arial"/>
          <w:color w:val="000000" w:themeColor="text1"/>
        </w:rPr>
        <w:t xml:space="preserve">бюджет воздействий </w:t>
      </w:r>
      <w:r w:rsidR="00806E06" w:rsidRPr="00806E06">
        <w:rPr>
          <w:rFonts w:ascii="Arial" w:hAnsi="Arial" w:cs="Arial"/>
          <w:color w:val="000000" w:themeColor="text1"/>
        </w:rPr>
        <w:t>утвержда</w:t>
      </w:r>
      <w:r w:rsidR="00593726">
        <w:rPr>
          <w:rFonts w:ascii="Arial" w:hAnsi="Arial" w:cs="Arial"/>
          <w:color w:val="000000" w:themeColor="text1"/>
        </w:rPr>
        <w:t>е</w:t>
      </w:r>
      <w:r w:rsidR="00806E06" w:rsidRPr="00806E06">
        <w:rPr>
          <w:rFonts w:ascii="Arial" w:hAnsi="Arial" w:cs="Arial"/>
          <w:color w:val="000000" w:themeColor="text1"/>
        </w:rPr>
        <w:t xml:space="preserve">тся на </w:t>
      </w:r>
      <w:r w:rsidR="00600A9F">
        <w:rPr>
          <w:rFonts w:ascii="Arial" w:hAnsi="Arial" w:cs="Arial"/>
          <w:color w:val="000000" w:themeColor="text1"/>
        </w:rPr>
        <w:t>Б</w:t>
      </w:r>
      <w:r w:rsidR="00600A9F" w:rsidRPr="00806E06">
        <w:rPr>
          <w:rFonts w:ascii="Arial" w:hAnsi="Arial" w:cs="Arial"/>
          <w:color w:val="000000" w:themeColor="text1"/>
        </w:rPr>
        <w:t xml:space="preserve">юджетном </w:t>
      </w:r>
      <w:r w:rsidR="00806E06" w:rsidRPr="00806E06">
        <w:rPr>
          <w:rFonts w:ascii="Arial" w:hAnsi="Arial" w:cs="Arial"/>
          <w:color w:val="000000" w:themeColor="text1"/>
        </w:rPr>
        <w:t xml:space="preserve">комитете </w:t>
      </w:r>
      <w:r w:rsidR="00600A9F">
        <w:rPr>
          <w:rFonts w:ascii="Arial" w:hAnsi="Arial" w:cs="Arial"/>
          <w:color w:val="000000" w:themeColor="text1"/>
        </w:rPr>
        <w:t>УК</w:t>
      </w:r>
      <w:r w:rsidR="00353115">
        <w:rPr>
          <w:rFonts w:ascii="Arial" w:hAnsi="Arial" w:cs="Arial"/>
          <w:color w:val="000000" w:themeColor="text1"/>
        </w:rPr>
        <w:t xml:space="preserve">. </w:t>
      </w:r>
      <w:r w:rsidR="00353115" w:rsidRPr="00806E06">
        <w:rPr>
          <w:rFonts w:ascii="Arial" w:hAnsi="Arial" w:cs="Arial"/>
          <w:color w:val="000000" w:themeColor="text1"/>
        </w:rPr>
        <w:t>Утверждённый</w:t>
      </w:r>
      <w:r w:rsidR="00806E06" w:rsidRPr="00806E06">
        <w:rPr>
          <w:rFonts w:ascii="Arial" w:hAnsi="Arial" w:cs="Arial"/>
          <w:color w:val="000000" w:themeColor="text1"/>
        </w:rPr>
        <w:t xml:space="preserve"> среднесрочный </w:t>
      </w:r>
      <w:r w:rsidR="00B0290E">
        <w:rPr>
          <w:rFonts w:ascii="Arial" w:hAnsi="Arial" w:cs="Arial"/>
          <w:color w:val="000000" w:themeColor="text1"/>
        </w:rPr>
        <w:t xml:space="preserve">план и </w:t>
      </w:r>
      <w:r w:rsidR="00806E06" w:rsidRPr="00806E06">
        <w:rPr>
          <w:rFonts w:ascii="Arial" w:hAnsi="Arial" w:cs="Arial"/>
          <w:color w:val="000000" w:themeColor="text1"/>
        </w:rPr>
        <w:t xml:space="preserve">бюджет воздействий на </w:t>
      </w:r>
      <w:r w:rsidR="00353115">
        <w:rPr>
          <w:rFonts w:ascii="Arial" w:hAnsi="Arial" w:cs="Arial"/>
          <w:color w:val="000000" w:themeColor="text1"/>
        </w:rPr>
        <w:t>производственные активы</w:t>
      </w:r>
      <w:r w:rsidR="00806E06" w:rsidRPr="00806E06">
        <w:rPr>
          <w:rFonts w:ascii="Arial" w:hAnsi="Arial" w:cs="Arial"/>
          <w:color w:val="000000" w:themeColor="text1"/>
        </w:rPr>
        <w:t xml:space="preserve"> доводится до каждой </w:t>
      </w:r>
      <w:r w:rsidR="00353115">
        <w:rPr>
          <w:rFonts w:ascii="Arial" w:hAnsi="Arial" w:cs="Arial"/>
          <w:color w:val="000000" w:themeColor="text1"/>
        </w:rPr>
        <w:t>бизнес-единицы</w:t>
      </w:r>
      <w:r w:rsidR="00806E06" w:rsidRPr="00806E06">
        <w:rPr>
          <w:rFonts w:ascii="Arial" w:hAnsi="Arial" w:cs="Arial"/>
          <w:color w:val="000000" w:themeColor="text1"/>
        </w:rPr>
        <w:t xml:space="preserve"> для дальнейшего его исполнения.</w:t>
      </w:r>
    </w:p>
    <w:p w14:paraId="31BC87D9" w14:textId="77777777" w:rsidR="00F6798A" w:rsidRPr="00B91CB7" w:rsidRDefault="00F6798A" w:rsidP="00F6798A">
      <w:pPr>
        <w:spacing w:after="240" w:line="276" w:lineRule="auto"/>
        <w:ind w:firstLine="567"/>
        <w:rPr>
          <w:rFonts w:ascii="Arial" w:hAnsi="Arial" w:cs="Arial"/>
          <w:color w:val="000000" w:themeColor="text1"/>
        </w:rPr>
      </w:pPr>
      <w:r>
        <w:rPr>
          <w:rFonts w:ascii="Arial" w:hAnsi="Arial" w:cs="Arial"/>
          <w:color w:val="000000" w:themeColor="text1"/>
        </w:rPr>
        <w:t>В следующей таблице приведены связанные бизнес-процессы, входящие и исходящие документы.</w:t>
      </w:r>
    </w:p>
    <w:p w14:paraId="28B44F13" w14:textId="1E48CEEF" w:rsidR="00B4077E" w:rsidRPr="000835FE" w:rsidRDefault="00B4077E" w:rsidP="00B4077E">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7</w:t>
      </w:r>
      <w:r w:rsidRPr="00916FAB">
        <w:rPr>
          <w:rFonts w:ascii="Arial" w:hAnsi="Arial" w:cs="Arial"/>
          <w:b/>
          <w:sz w:val="22"/>
        </w:rPr>
        <w:fldChar w:fldCharType="end"/>
      </w:r>
      <w:r w:rsidRPr="00916FAB">
        <w:rPr>
          <w:rFonts w:ascii="Arial" w:hAnsi="Arial" w:cs="Arial"/>
          <w:b/>
          <w:sz w:val="22"/>
        </w:rPr>
        <w:t>. Описание бизнес-процесса</w:t>
      </w:r>
      <w:r>
        <w:rPr>
          <w:rFonts w:ascii="Arial" w:hAnsi="Arial" w:cs="Arial"/>
          <w:b/>
          <w:sz w:val="22"/>
        </w:rPr>
        <w:t xml:space="preserve"> </w:t>
      </w:r>
      <w:r w:rsidRPr="00B4077E">
        <w:rPr>
          <w:rFonts w:ascii="Arial" w:hAnsi="Arial" w:cs="Arial"/>
          <w:b/>
          <w:sz w:val="22"/>
        </w:rPr>
        <w:t xml:space="preserve">ПП-07.02.02-ERP </w:t>
      </w:r>
      <w:r>
        <w:rPr>
          <w:rFonts w:ascii="Arial" w:hAnsi="Arial" w:cs="Arial"/>
          <w:b/>
          <w:sz w:val="22"/>
        </w:rPr>
        <w:t>«</w:t>
      </w:r>
      <w:r w:rsidRPr="00B4077E">
        <w:rPr>
          <w:rFonts w:ascii="Arial" w:hAnsi="Arial" w:cs="Arial"/>
          <w:b/>
          <w:sz w:val="22"/>
        </w:rPr>
        <w:t>Перспективное среднесрочное плани</w:t>
      </w:r>
      <w:r w:rsidR="00F475A6">
        <w:rPr>
          <w:rFonts w:ascii="Arial" w:hAnsi="Arial" w:cs="Arial"/>
          <w:b/>
          <w:sz w:val="22"/>
        </w:rPr>
        <w:t>рование воздействий на производ</w:t>
      </w:r>
      <w:r w:rsidRPr="00B4077E">
        <w:rPr>
          <w:rFonts w:ascii="Arial" w:hAnsi="Arial" w:cs="Arial"/>
          <w:b/>
          <w:sz w:val="22"/>
        </w:rPr>
        <w:t>ственные активы (3-х летний период)</w:t>
      </w:r>
      <w:r>
        <w:rPr>
          <w:rFonts w:ascii="Arial" w:hAnsi="Arial" w:cs="Arial"/>
          <w:b/>
          <w:sz w:val="22"/>
        </w:rPr>
        <w:t>»</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B4077E" w:rsidRPr="00BE014D" w14:paraId="2A3273FB" w14:textId="77777777" w:rsidTr="00C358D0">
        <w:trPr>
          <w:cantSplit/>
          <w:trHeight w:val="396"/>
          <w:tblHeader/>
        </w:trPr>
        <w:tc>
          <w:tcPr>
            <w:tcW w:w="2962" w:type="dxa"/>
            <w:shd w:val="clear" w:color="auto" w:fill="FFC000"/>
          </w:tcPr>
          <w:p w14:paraId="284A4B12" w14:textId="77777777" w:rsidR="00B4077E" w:rsidRPr="00BE014D" w:rsidRDefault="00B4077E" w:rsidP="00B4077E">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452EA9BC" w14:textId="77777777" w:rsidR="00B4077E" w:rsidRPr="00BE014D" w:rsidRDefault="00B4077E" w:rsidP="00B4077E">
            <w:pPr>
              <w:jc w:val="left"/>
              <w:rPr>
                <w:rFonts w:ascii="Arial" w:hAnsi="Arial" w:cs="Arial"/>
                <w:color w:val="000000"/>
                <w:sz w:val="20"/>
                <w:szCs w:val="20"/>
                <w:lang w:eastAsia="ru-RU"/>
              </w:rPr>
            </w:pPr>
            <w:r w:rsidRPr="00877BE1">
              <w:rPr>
                <w:rFonts w:ascii="Arial" w:hAnsi="Arial" w:cs="Arial"/>
                <w:color w:val="000000"/>
                <w:sz w:val="20"/>
                <w:szCs w:val="20"/>
                <w:lang w:eastAsia="ru-RU"/>
              </w:rPr>
              <w:t>ПП-07.02.02-ERP Перспективное среднесрочное планирование в</w:t>
            </w:r>
            <w:r w:rsidR="00D62EE0">
              <w:rPr>
                <w:rFonts w:ascii="Arial" w:hAnsi="Arial" w:cs="Arial"/>
                <w:color w:val="000000"/>
                <w:sz w:val="20"/>
                <w:szCs w:val="20"/>
                <w:lang w:eastAsia="ru-RU"/>
              </w:rPr>
              <w:t>оздействий на произ</w:t>
            </w:r>
            <w:r w:rsidRPr="00877BE1">
              <w:rPr>
                <w:rFonts w:ascii="Arial" w:hAnsi="Arial" w:cs="Arial"/>
                <w:color w:val="000000"/>
                <w:sz w:val="20"/>
                <w:szCs w:val="20"/>
                <w:lang w:eastAsia="ru-RU"/>
              </w:rPr>
              <w:t>водственные активы (3-х летний период)</w:t>
            </w:r>
          </w:p>
        </w:tc>
      </w:tr>
      <w:tr w:rsidR="00B4077E" w:rsidRPr="00BE014D" w14:paraId="03E2A34A" w14:textId="77777777" w:rsidTr="00C358D0">
        <w:trPr>
          <w:cantSplit/>
          <w:trHeight w:val="290"/>
        </w:trPr>
        <w:tc>
          <w:tcPr>
            <w:tcW w:w="2962" w:type="dxa"/>
            <w:shd w:val="clear" w:color="auto" w:fill="FFC000"/>
          </w:tcPr>
          <w:p w14:paraId="6C982020" w14:textId="77777777" w:rsidR="00B4077E" w:rsidRPr="00BE014D" w:rsidRDefault="00B4077E" w:rsidP="00B4077E">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23155174" w14:textId="75D5A00A" w:rsidR="00B4077E" w:rsidRPr="00BE014D" w:rsidRDefault="00F475A6" w:rsidP="00B4077E">
            <w:pPr>
              <w:jc w:val="left"/>
              <w:rPr>
                <w:rFonts w:ascii="Arial" w:hAnsi="Arial" w:cs="Arial"/>
                <w:color w:val="000000"/>
                <w:sz w:val="20"/>
                <w:szCs w:val="20"/>
                <w:lang w:eastAsia="ru-RU"/>
              </w:rPr>
            </w:pPr>
            <w:r>
              <w:rPr>
                <w:rFonts w:ascii="Arial" w:hAnsi="Arial" w:cs="Arial"/>
                <w:sz w:val="20"/>
                <w:szCs w:val="20"/>
              </w:rPr>
              <w:t>Формирование</w:t>
            </w:r>
            <w:r w:rsidR="00B4077E">
              <w:rPr>
                <w:rFonts w:ascii="Arial" w:hAnsi="Arial" w:cs="Arial"/>
                <w:sz w:val="20"/>
                <w:szCs w:val="20"/>
              </w:rPr>
              <w:t xml:space="preserve"> среднесрочного </w:t>
            </w:r>
            <w:r w:rsidR="00B0290E">
              <w:rPr>
                <w:rFonts w:ascii="Arial" w:hAnsi="Arial" w:cs="Arial"/>
                <w:sz w:val="20"/>
                <w:szCs w:val="20"/>
              </w:rPr>
              <w:t xml:space="preserve">плана и </w:t>
            </w:r>
            <w:r w:rsidR="00B4077E">
              <w:rPr>
                <w:rFonts w:ascii="Arial" w:hAnsi="Arial" w:cs="Arial"/>
                <w:sz w:val="20"/>
                <w:szCs w:val="20"/>
              </w:rPr>
              <w:t>бюджета воздействий на производственные активы.</w:t>
            </w:r>
          </w:p>
        </w:tc>
      </w:tr>
      <w:tr w:rsidR="00B4077E" w:rsidRPr="00BE014D" w14:paraId="0DD7D118" w14:textId="77777777" w:rsidTr="00C358D0">
        <w:trPr>
          <w:cantSplit/>
          <w:trHeight w:val="290"/>
        </w:trPr>
        <w:tc>
          <w:tcPr>
            <w:tcW w:w="2962" w:type="dxa"/>
            <w:shd w:val="clear" w:color="auto" w:fill="FFC000"/>
          </w:tcPr>
          <w:p w14:paraId="289F00B0" w14:textId="77777777" w:rsidR="00B4077E" w:rsidRPr="00BE014D" w:rsidRDefault="00B4077E" w:rsidP="00B4077E">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76EA1941" w14:textId="77777777" w:rsidR="00B4077E" w:rsidRPr="00BE014D" w:rsidRDefault="00B4077E" w:rsidP="00B4077E">
            <w:pPr>
              <w:jc w:val="left"/>
              <w:rPr>
                <w:rFonts w:ascii="Arial" w:hAnsi="Arial" w:cs="Arial"/>
                <w:color w:val="000000"/>
                <w:sz w:val="20"/>
                <w:szCs w:val="20"/>
                <w:lang w:eastAsia="ru-RU"/>
              </w:rPr>
            </w:pPr>
            <w:r>
              <w:rPr>
                <w:rFonts w:ascii="Arial" w:hAnsi="Arial" w:cs="Arial"/>
                <w:sz w:val="20"/>
                <w:szCs w:val="20"/>
              </w:rPr>
              <w:t>Ежегодно</w:t>
            </w:r>
          </w:p>
        </w:tc>
      </w:tr>
      <w:tr w:rsidR="00B4077E" w:rsidRPr="00BE014D" w14:paraId="553B4886" w14:textId="77777777" w:rsidTr="00C358D0">
        <w:trPr>
          <w:cantSplit/>
          <w:trHeight w:val="293"/>
        </w:trPr>
        <w:tc>
          <w:tcPr>
            <w:tcW w:w="2962" w:type="dxa"/>
            <w:shd w:val="clear" w:color="auto" w:fill="FFC000"/>
          </w:tcPr>
          <w:p w14:paraId="2B7D5093" w14:textId="77777777" w:rsidR="00B4077E" w:rsidRPr="00BE014D" w:rsidRDefault="00B4077E" w:rsidP="00B4077E">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731692A3" w14:textId="77777777" w:rsidR="008D2DD4" w:rsidRDefault="00B0290E" w:rsidP="00906DEB">
            <w:pPr>
              <w:jc w:val="left"/>
              <w:rPr>
                <w:rFonts w:ascii="Arial" w:hAnsi="Arial" w:cs="Arial"/>
                <w:color w:val="000000"/>
                <w:sz w:val="20"/>
                <w:szCs w:val="20"/>
                <w:lang w:eastAsia="ru-RU"/>
              </w:rPr>
            </w:pPr>
            <w:r w:rsidRPr="00B0290E">
              <w:rPr>
                <w:rFonts w:ascii="Arial" w:hAnsi="Arial" w:cs="Arial"/>
                <w:color w:val="000000"/>
                <w:sz w:val="20"/>
                <w:szCs w:val="20"/>
                <w:lang w:eastAsia="ru-RU"/>
              </w:rPr>
              <w:t>УП-03.02 Долгосрочное динамическое проектирование</w:t>
            </w:r>
          </w:p>
          <w:p w14:paraId="66A2D72F" w14:textId="44047924" w:rsidR="00906DEB" w:rsidRPr="00B0290E" w:rsidRDefault="00906DEB" w:rsidP="00906DEB">
            <w:pPr>
              <w:jc w:val="left"/>
              <w:rPr>
                <w:rFonts w:ascii="Arial" w:hAnsi="Arial" w:cs="Arial"/>
                <w:color w:val="000000"/>
                <w:sz w:val="20"/>
                <w:szCs w:val="20"/>
                <w:lang w:eastAsia="ru-RU"/>
              </w:rPr>
            </w:pPr>
            <w:r w:rsidRPr="00B0290E">
              <w:rPr>
                <w:rFonts w:ascii="Arial" w:hAnsi="Arial" w:cs="Arial"/>
                <w:color w:val="000000"/>
                <w:sz w:val="20"/>
                <w:szCs w:val="20"/>
                <w:lang w:eastAsia="ru-RU"/>
              </w:rPr>
              <w:t>ПП-07.02.01-ERP Долгосрочное планирование воздействий на производственные активы (мастер-план от 3-х до 10 лет)</w:t>
            </w:r>
          </w:p>
          <w:p w14:paraId="1026217C" w14:textId="77777777" w:rsidR="00906DEB" w:rsidRPr="00B0290E" w:rsidRDefault="00906DEB" w:rsidP="00906DEB">
            <w:pPr>
              <w:jc w:val="left"/>
              <w:rPr>
                <w:rFonts w:ascii="Arial" w:hAnsi="Arial" w:cs="Arial"/>
                <w:color w:val="000000"/>
                <w:sz w:val="20"/>
                <w:szCs w:val="20"/>
                <w:lang w:eastAsia="ru-RU"/>
              </w:rPr>
            </w:pPr>
            <w:r w:rsidRPr="00B0290E">
              <w:rPr>
                <w:rFonts w:ascii="Arial" w:hAnsi="Arial" w:cs="Arial"/>
                <w:color w:val="000000"/>
                <w:sz w:val="20"/>
                <w:szCs w:val="20"/>
                <w:lang w:eastAsia="ru-RU"/>
              </w:rPr>
              <w:t>УП-03.04.01.01 Прогноз завершения текущего года</w:t>
            </w:r>
          </w:p>
          <w:p w14:paraId="21DF4BBE" w14:textId="77777777" w:rsidR="00906DEB" w:rsidRPr="00B0290E" w:rsidRDefault="00906DEB" w:rsidP="00906DEB">
            <w:pPr>
              <w:jc w:val="left"/>
              <w:rPr>
                <w:rFonts w:ascii="Arial" w:hAnsi="Arial" w:cs="Arial"/>
                <w:color w:val="000000"/>
                <w:sz w:val="20"/>
                <w:szCs w:val="20"/>
                <w:lang w:eastAsia="ru-RU"/>
              </w:rPr>
            </w:pPr>
            <w:r w:rsidRPr="00B0290E">
              <w:rPr>
                <w:rFonts w:ascii="Arial" w:hAnsi="Arial" w:cs="Arial"/>
                <w:color w:val="000000"/>
                <w:sz w:val="20"/>
                <w:szCs w:val="20"/>
                <w:lang w:eastAsia="ru-RU"/>
              </w:rPr>
              <w:t>УП-02.03.03 Формирование инвестиционной программы</w:t>
            </w:r>
          </w:p>
          <w:p w14:paraId="34E87773" w14:textId="7722F0C1" w:rsidR="00B4077E" w:rsidRPr="00BE014D" w:rsidRDefault="00906DEB" w:rsidP="00494ECB">
            <w:pPr>
              <w:jc w:val="left"/>
              <w:rPr>
                <w:rFonts w:ascii="Arial" w:hAnsi="Arial" w:cs="Arial"/>
                <w:color w:val="000000"/>
                <w:sz w:val="20"/>
                <w:szCs w:val="20"/>
                <w:lang w:eastAsia="ru-RU"/>
              </w:rPr>
            </w:pPr>
            <w:r w:rsidRPr="00B0290E">
              <w:rPr>
                <w:rFonts w:ascii="Arial" w:hAnsi="Arial" w:cs="Arial"/>
                <w:color w:val="000000"/>
                <w:sz w:val="20"/>
                <w:szCs w:val="20"/>
                <w:lang w:eastAsia="ru-RU"/>
              </w:rPr>
              <w:t>УП-04.02.01.01 Подготовка основных входных параметров для бюджетного планирования деятельности Группы</w:t>
            </w:r>
          </w:p>
        </w:tc>
      </w:tr>
      <w:tr w:rsidR="00B4077E" w:rsidRPr="00BE014D" w14:paraId="72E577B7" w14:textId="77777777" w:rsidTr="00C358D0">
        <w:trPr>
          <w:cantSplit/>
          <w:trHeight w:val="293"/>
        </w:trPr>
        <w:tc>
          <w:tcPr>
            <w:tcW w:w="2962" w:type="dxa"/>
            <w:shd w:val="clear" w:color="auto" w:fill="FFC000"/>
          </w:tcPr>
          <w:p w14:paraId="5E5A1D09" w14:textId="77777777" w:rsidR="00B4077E" w:rsidRPr="00BE014D" w:rsidRDefault="00B4077E" w:rsidP="00B4077E">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2C2EC500" w14:textId="127B1DE4" w:rsidR="0014330F" w:rsidRPr="0014330F" w:rsidRDefault="0014330F" w:rsidP="0014330F">
            <w:pPr>
              <w:jc w:val="left"/>
              <w:rPr>
                <w:rFonts w:ascii="Arial" w:hAnsi="Arial" w:cs="Arial"/>
                <w:color w:val="000000"/>
                <w:sz w:val="20"/>
                <w:szCs w:val="20"/>
                <w:lang w:eastAsia="ru-RU"/>
              </w:rPr>
            </w:pPr>
            <w:r w:rsidRPr="009936BB">
              <w:rPr>
                <w:rFonts w:ascii="Arial" w:hAnsi="Arial" w:cs="Arial"/>
                <w:color w:val="000000"/>
                <w:sz w:val="20"/>
                <w:szCs w:val="20"/>
                <w:lang w:eastAsia="ru-RU"/>
              </w:rPr>
              <w:t xml:space="preserve">ПП-07.02.01-ERP Долгосрочное планирование воздействий на </w:t>
            </w:r>
            <w:r w:rsidR="008D2DD4" w:rsidRPr="00BF7FC6">
              <w:rPr>
                <w:rFonts w:ascii="Arial" w:hAnsi="Arial" w:cs="Arial"/>
                <w:color w:val="000000"/>
                <w:sz w:val="20"/>
                <w:szCs w:val="20"/>
                <w:lang w:eastAsia="ru-RU"/>
              </w:rPr>
              <w:t xml:space="preserve"> производственные активы (мастер-план от 3-х до 10 лет)</w:t>
            </w:r>
          </w:p>
          <w:p w14:paraId="051ADEE4" w14:textId="7FB59B05" w:rsidR="00B4077E" w:rsidRPr="00BE014D" w:rsidRDefault="0014330F" w:rsidP="00906DEB">
            <w:pPr>
              <w:jc w:val="left"/>
              <w:rPr>
                <w:rFonts w:ascii="Arial" w:hAnsi="Arial" w:cs="Arial"/>
                <w:color w:val="000000"/>
                <w:sz w:val="20"/>
                <w:szCs w:val="20"/>
                <w:lang w:eastAsia="ru-RU"/>
              </w:rPr>
            </w:pPr>
            <w:r w:rsidRPr="009936BB">
              <w:rPr>
                <w:rFonts w:ascii="Arial" w:hAnsi="Arial" w:cs="Arial"/>
                <w:color w:val="000000"/>
                <w:sz w:val="20"/>
                <w:szCs w:val="20"/>
                <w:lang w:eastAsia="ru-RU"/>
              </w:rPr>
              <w:t>ПП-07.06.03-ERP Формирование годового бюджета воздействий на производственные активы</w:t>
            </w:r>
          </w:p>
        </w:tc>
      </w:tr>
      <w:tr w:rsidR="00B4077E" w:rsidRPr="00BE014D" w14:paraId="0B61AC5D" w14:textId="77777777" w:rsidTr="00C358D0">
        <w:trPr>
          <w:cantSplit/>
          <w:trHeight w:val="293"/>
        </w:trPr>
        <w:tc>
          <w:tcPr>
            <w:tcW w:w="2962" w:type="dxa"/>
            <w:shd w:val="clear" w:color="auto" w:fill="FFC000"/>
          </w:tcPr>
          <w:p w14:paraId="682E8BBB" w14:textId="77777777" w:rsidR="00B4077E" w:rsidRPr="00BE014D" w:rsidRDefault="00B4077E" w:rsidP="00B4077E">
            <w:pPr>
              <w:rPr>
                <w:rFonts w:ascii="Arial" w:hAnsi="Arial" w:cs="Arial"/>
                <w:sz w:val="20"/>
                <w:szCs w:val="20"/>
              </w:rPr>
            </w:pPr>
            <w:r w:rsidRPr="00BE014D">
              <w:rPr>
                <w:rFonts w:ascii="Arial" w:hAnsi="Arial" w:cs="Arial"/>
                <w:sz w:val="20"/>
                <w:szCs w:val="20"/>
              </w:rPr>
              <w:t>Входящие данные</w:t>
            </w:r>
          </w:p>
        </w:tc>
        <w:tc>
          <w:tcPr>
            <w:tcW w:w="7229" w:type="dxa"/>
            <w:vAlign w:val="bottom"/>
          </w:tcPr>
          <w:p w14:paraId="14B03946" w14:textId="2AEED018" w:rsidR="00F15C42" w:rsidRDefault="00F15C42" w:rsidP="00F15C42">
            <w:pPr>
              <w:jc w:val="left"/>
              <w:rPr>
                <w:ins w:id="680" w:author="Попова Дарья Николаевна (Подрядчик. ООО БерингПойнт)" w:date="2021-10-06T16:23:00Z"/>
                <w:rFonts w:ascii="Arial" w:eastAsia="Arial" w:hAnsi="Arial" w:cs="Arial"/>
                <w:noProof/>
                <w:color w:val="000000"/>
                <w:sz w:val="20"/>
                <w:szCs w:val="20"/>
              </w:rPr>
            </w:pPr>
            <w:ins w:id="681" w:author="Попова Дарья Николаевна (Подрядчик. ООО БерингПойнт)" w:date="2021-10-06T16:23:00Z">
              <w:r>
                <w:rPr>
                  <w:rFonts w:ascii="Arial" w:eastAsia="Arial" w:hAnsi="Arial" w:cs="Arial"/>
                  <w:noProof/>
                  <w:color w:val="000000"/>
                  <w:sz w:val="20"/>
                  <w:szCs w:val="20"/>
                </w:rPr>
                <w:t>Единый календарный план производства (</w:t>
              </w:r>
              <w:r w:rsidRPr="002E2A67">
                <w:rPr>
                  <w:rFonts w:ascii="Arial" w:hAnsi="Arial" w:cs="Arial"/>
                  <w:color w:val="000000"/>
                  <w:sz w:val="20"/>
                  <w:szCs w:val="20"/>
                  <w:lang w:eastAsia="ru-RU"/>
                </w:rPr>
                <w:t>УП-03.02</w:t>
              </w:r>
              <w:r>
                <w:rPr>
                  <w:rFonts w:ascii="Arial" w:hAnsi="Arial" w:cs="Arial"/>
                  <w:color w:val="000000"/>
                  <w:sz w:val="20"/>
                  <w:szCs w:val="20"/>
                  <w:lang w:eastAsia="ru-RU"/>
                </w:rPr>
                <w:t>)</w:t>
              </w:r>
            </w:ins>
          </w:p>
          <w:p w14:paraId="2D150031" w14:textId="44BB7D29" w:rsidR="0014330F" w:rsidRDefault="00850D6D" w:rsidP="00064210">
            <w:pPr>
              <w:jc w:val="left"/>
              <w:rPr>
                <w:rFonts w:ascii="Arial" w:hAnsi="Arial" w:cs="Arial"/>
                <w:color w:val="000000"/>
                <w:sz w:val="20"/>
                <w:szCs w:val="20"/>
                <w:lang w:eastAsia="ru-RU"/>
              </w:rPr>
            </w:pPr>
            <w:ins w:id="682" w:author="Попова Дарья Николаевна (Подрядчик. ООО БерингПойнт)" w:date="2021-10-06T16:24:00Z">
              <w:r>
                <w:rPr>
                  <w:rFonts w:ascii="Arial" w:eastAsia="Arial" w:hAnsi="Arial" w:cs="Arial"/>
                  <w:noProof/>
                  <w:color w:val="000000"/>
                  <w:sz w:val="20"/>
                  <w:szCs w:val="20"/>
                </w:rPr>
                <w:t>Среднесрочная</w:t>
              </w:r>
              <w:r w:rsidR="00F15C42">
                <w:rPr>
                  <w:rFonts w:ascii="Arial" w:eastAsia="Arial" w:hAnsi="Arial" w:cs="Arial"/>
                  <w:noProof/>
                  <w:color w:val="000000"/>
                  <w:sz w:val="20"/>
                  <w:szCs w:val="20"/>
                </w:rPr>
                <w:t xml:space="preserve"> инвестиционная программа (</w:t>
              </w:r>
              <w:r w:rsidR="00F15C42">
                <w:rPr>
                  <w:rFonts w:ascii="Arial" w:hAnsi="Arial" w:cs="Arial"/>
                  <w:color w:val="000000"/>
                  <w:sz w:val="20"/>
                  <w:szCs w:val="20"/>
                  <w:lang w:eastAsia="ru-RU"/>
                </w:rPr>
                <w:t>УП-02.03.03)</w:t>
              </w:r>
            </w:ins>
          </w:p>
          <w:p w14:paraId="27A4C106" w14:textId="40C42919" w:rsidR="0014330F" w:rsidRDefault="0014330F" w:rsidP="00064210">
            <w:pPr>
              <w:jc w:val="left"/>
              <w:rPr>
                <w:rFonts w:ascii="Arial" w:hAnsi="Arial" w:cs="Arial"/>
                <w:color w:val="000000"/>
                <w:sz w:val="20"/>
                <w:szCs w:val="20"/>
                <w:lang w:eastAsia="ru-RU"/>
              </w:rPr>
            </w:pPr>
            <w:r w:rsidRPr="00064210">
              <w:rPr>
                <w:rFonts w:ascii="Arial" w:hAnsi="Arial" w:cs="Arial"/>
                <w:color w:val="000000"/>
                <w:sz w:val="20"/>
                <w:szCs w:val="20"/>
                <w:lang w:eastAsia="ru-RU"/>
              </w:rPr>
              <w:t xml:space="preserve">Долгосрочный план </w:t>
            </w:r>
            <w:r>
              <w:rPr>
                <w:rFonts w:ascii="Arial" w:hAnsi="Arial" w:cs="Arial"/>
                <w:color w:val="000000"/>
                <w:sz w:val="20"/>
                <w:szCs w:val="20"/>
                <w:lang w:eastAsia="ru-RU"/>
              </w:rPr>
              <w:t>воздействий на ПА</w:t>
            </w:r>
            <w:ins w:id="683" w:author="Попова Дарья Николаевна (Подрядчик. ООО БерингПойнт)" w:date="2021-10-06T16:14:00Z">
              <w:r w:rsidR="00E001F7">
                <w:rPr>
                  <w:rFonts w:ascii="Arial" w:hAnsi="Arial" w:cs="Arial"/>
                  <w:color w:val="000000"/>
                  <w:sz w:val="20"/>
                  <w:szCs w:val="20"/>
                  <w:lang w:eastAsia="ru-RU"/>
                </w:rPr>
                <w:t xml:space="preserve"> (</w:t>
              </w:r>
              <w:r w:rsidR="00E001F7" w:rsidRPr="00B0290E">
                <w:rPr>
                  <w:rFonts w:ascii="Arial" w:hAnsi="Arial" w:cs="Arial"/>
                  <w:color w:val="000000"/>
                  <w:sz w:val="20"/>
                  <w:szCs w:val="20"/>
                  <w:lang w:eastAsia="ru-RU"/>
                </w:rPr>
                <w:t>ПП-07.02.01-ERP</w:t>
              </w:r>
              <w:r w:rsidR="00E001F7">
                <w:rPr>
                  <w:rFonts w:ascii="Arial" w:hAnsi="Arial" w:cs="Arial"/>
                  <w:color w:val="000000"/>
                  <w:sz w:val="20"/>
                  <w:szCs w:val="20"/>
                  <w:lang w:eastAsia="ru-RU"/>
                </w:rPr>
                <w:t>)</w:t>
              </w:r>
            </w:ins>
          </w:p>
          <w:p w14:paraId="60EC5155" w14:textId="444E6CC6" w:rsidR="0014330F" w:rsidRDefault="0014330F" w:rsidP="00064210">
            <w:pPr>
              <w:jc w:val="left"/>
              <w:rPr>
                <w:rFonts w:ascii="Arial" w:hAnsi="Arial" w:cs="Arial"/>
                <w:color w:val="000000"/>
                <w:sz w:val="20"/>
                <w:szCs w:val="20"/>
                <w:lang w:eastAsia="ru-RU"/>
              </w:rPr>
            </w:pPr>
            <w:r>
              <w:rPr>
                <w:rFonts w:ascii="Arial" w:hAnsi="Arial" w:cs="Arial"/>
                <w:color w:val="000000"/>
                <w:sz w:val="20"/>
                <w:szCs w:val="20"/>
                <w:lang w:eastAsia="ru-RU"/>
              </w:rPr>
              <w:t>Долгосрочный бюджет воздействий на ПА</w:t>
            </w:r>
            <w:ins w:id="684" w:author="Попова Дарья Николаевна (Подрядчик. ООО БерингПойнт)" w:date="2021-10-06T16:14:00Z">
              <w:r w:rsidR="00E001F7">
                <w:rPr>
                  <w:rFonts w:ascii="Arial" w:hAnsi="Arial" w:cs="Arial"/>
                  <w:color w:val="000000"/>
                  <w:sz w:val="20"/>
                  <w:szCs w:val="20"/>
                  <w:lang w:eastAsia="ru-RU"/>
                </w:rPr>
                <w:t xml:space="preserve"> (</w:t>
              </w:r>
              <w:r w:rsidR="00E001F7" w:rsidRPr="00B0290E">
                <w:rPr>
                  <w:rFonts w:ascii="Arial" w:hAnsi="Arial" w:cs="Arial"/>
                  <w:color w:val="000000"/>
                  <w:sz w:val="20"/>
                  <w:szCs w:val="20"/>
                  <w:lang w:eastAsia="ru-RU"/>
                </w:rPr>
                <w:t>ПП-07.02.01-ERP</w:t>
              </w:r>
              <w:r w:rsidR="00E001F7">
                <w:rPr>
                  <w:rFonts w:ascii="Arial" w:hAnsi="Arial" w:cs="Arial"/>
                  <w:color w:val="000000"/>
                  <w:sz w:val="20"/>
                  <w:szCs w:val="20"/>
                  <w:lang w:eastAsia="ru-RU"/>
                </w:rPr>
                <w:t>)</w:t>
              </w:r>
            </w:ins>
          </w:p>
          <w:p w14:paraId="5D4DFD2C" w14:textId="75CEC85F" w:rsidR="0014330F" w:rsidRPr="00064210" w:rsidRDefault="0014330F" w:rsidP="0014330F">
            <w:pPr>
              <w:jc w:val="left"/>
              <w:rPr>
                <w:rFonts w:ascii="Arial" w:hAnsi="Arial" w:cs="Arial"/>
                <w:color w:val="000000"/>
                <w:sz w:val="20"/>
                <w:szCs w:val="20"/>
                <w:lang w:eastAsia="ru-RU"/>
              </w:rPr>
            </w:pPr>
            <w:r w:rsidRPr="00064210">
              <w:rPr>
                <w:rFonts w:ascii="Arial" w:hAnsi="Arial" w:cs="Arial"/>
                <w:color w:val="000000"/>
                <w:sz w:val="20"/>
                <w:szCs w:val="20"/>
                <w:lang w:eastAsia="ru-RU"/>
              </w:rPr>
              <w:t>Факт исполнения производственного плана</w:t>
            </w:r>
            <w:ins w:id="685" w:author="Попова Дарья Николаевна (Подрядчик. ООО БерингПойнт)" w:date="2021-10-06T16:16:00Z">
              <w:r w:rsidR="00F15C42">
                <w:rPr>
                  <w:rFonts w:ascii="Arial" w:hAnsi="Arial" w:cs="Arial"/>
                  <w:color w:val="000000"/>
                  <w:sz w:val="20"/>
                  <w:szCs w:val="20"/>
                  <w:lang w:eastAsia="ru-RU"/>
                </w:rPr>
                <w:t xml:space="preserve"> (</w:t>
              </w:r>
              <w:r w:rsidR="00F15C42" w:rsidRPr="00B0290E">
                <w:rPr>
                  <w:rFonts w:ascii="Arial" w:hAnsi="Arial" w:cs="Arial"/>
                  <w:color w:val="000000"/>
                  <w:sz w:val="20"/>
                  <w:szCs w:val="20"/>
                  <w:lang w:eastAsia="ru-RU"/>
                </w:rPr>
                <w:t>УП-03.04.01.01</w:t>
              </w:r>
              <w:r w:rsidR="00F15C42">
                <w:rPr>
                  <w:rFonts w:ascii="Arial" w:hAnsi="Arial" w:cs="Arial"/>
                  <w:color w:val="000000"/>
                  <w:sz w:val="20"/>
                  <w:szCs w:val="20"/>
                  <w:lang w:eastAsia="ru-RU"/>
                </w:rPr>
                <w:t>)</w:t>
              </w:r>
            </w:ins>
          </w:p>
          <w:p w14:paraId="441704DA" w14:textId="30064DDE" w:rsidR="0014330F" w:rsidRDefault="0014330F" w:rsidP="00064210">
            <w:pPr>
              <w:jc w:val="left"/>
              <w:rPr>
                <w:rFonts w:ascii="Arial" w:hAnsi="Arial" w:cs="Arial"/>
                <w:color w:val="000000"/>
                <w:sz w:val="20"/>
                <w:szCs w:val="20"/>
                <w:lang w:eastAsia="ru-RU"/>
              </w:rPr>
            </w:pPr>
            <w:r>
              <w:rPr>
                <w:rFonts w:ascii="Arial" w:hAnsi="Arial" w:cs="Arial"/>
                <w:color w:val="000000"/>
                <w:sz w:val="20"/>
                <w:szCs w:val="20"/>
                <w:lang w:eastAsia="ru-RU"/>
              </w:rPr>
              <w:t>Ожидаемое исполнение производственного плана</w:t>
            </w:r>
            <w:ins w:id="686" w:author="Попова Дарья Николаевна (Подрядчик. ООО БерингПойнт)" w:date="2021-10-06T16:16:00Z">
              <w:r w:rsidR="00F15C42">
                <w:rPr>
                  <w:rFonts w:ascii="Arial" w:hAnsi="Arial" w:cs="Arial"/>
                  <w:color w:val="000000"/>
                  <w:sz w:val="20"/>
                  <w:szCs w:val="20"/>
                  <w:lang w:eastAsia="ru-RU"/>
                </w:rPr>
                <w:t xml:space="preserve"> (</w:t>
              </w:r>
              <w:r w:rsidR="00F15C42" w:rsidRPr="00B0290E">
                <w:rPr>
                  <w:rFonts w:ascii="Arial" w:hAnsi="Arial" w:cs="Arial"/>
                  <w:color w:val="000000"/>
                  <w:sz w:val="20"/>
                  <w:szCs w:val="20"/>
                  <w:lang w:eastAsia="ru-RU"/>
                </w:rPr>
                <w:t>УП-03.04.01.01</w:t>
              </w:r>
              <w:r w:rsidR="00F15C42">
                <w:rPr>
                  <w:rFonts w:ascii="Arial" w:hAnsi="Arial" w:cs="Arial"/>
                  <w:color w:val="000000"/>
                  <w:sz w:val="20"/>
                  <w:szCs w:val="20"/>
                  <w:lang w:eastAsia="ru-RU"/>
                </w:rPr>
                <w:t>)</w:t>
              </w:r>
            </w:ins>
          </w:p>
          <w:p w14:paraId="719B210C" w14:textId="68CEFF3D" w:rsidR="00F15C42" w:rsidRDefault="00A53B4B" w:rsidP="00064210">
            <w:pPr>
              <w:jc w:val="left"/>
              <w:rPr>
                <w:ins w:id="687" w:author="Попова Дарья Николаевна (Подрядчик. ООО БерингПойнт)" w:date="2021-10-06T16:17:00Z"/>
                <w:rFonts w:ascii="Arial" w:hAnsi="Arial" w:cs="Arial"/>
                <w:color w:val="000000"/>
                <w:sz w:val="20"/>
                <w:szCs w:val="20"/>
                <w:lang w:eastAsia="ru-RU"/>
              </w:rPr>
            </w:pPr>
            <w:r w:rsidRPr="009D75EF">
              <w:rPr>
                <w:rFonts w:ascii="Arial" w:hAnsi="Arial" w:cs="Arial"/>
                <w:color w:val="000000"/>
                <w:sz w:val="20"/>
                <w:szCs w:val="20"/>
                <w:lang w:eastAsia="ru-RU"/>
              </w:rPr>
              <w:t>Приказ о начале планирования БЕ</w:t>
            </w:r>
            <w:r w:rsidRPr="00064210" w:rsidDel="008D2DD4">
              <w:rPr>
                <w:rFonts w:ascii="Arial" w:hAnsi="Arial" w:cs="Arial"/>
                <w:color w:val="000000"/>
                <w:sz w:val="20"/>
                <w:szCs w:val="20"/>
                <w:lang w:eastAsia="ru-RU"/>
              </w:rPr>
              <w:t xml:space="preserve"> </w:t>
            </w:r>
            <w:ins w:id="688" w:author="Попова Дарья Николаевна (Подрядчик. ООО БерингПойнт)" w:date="2021-10-06T16:19:00Z">
              <w:r w:rsidR="00F15C42">
                <w:rPr>
                  <w:rFonts w:ascii="Arial" w:hAnsi="Arial" w:cs="Arial"/>
                  <w:color w:val="000000"/>
                  <w:sz w:val="20"/>
                  <w:szCs w:val="20"/>
                  <w:lang w:eastAsia="ru-RU"/>
                </w:rPr>
                <w:t>(</w:t>
              </w:r>
              <w:r w:rsidR="00F15C42" w:rsidRPr="00B0290E">
                <w:rPr>
                  <w:rFonts w:ascii="Arial" w:hAnsi="Arial" w:cs="Arial"/>
                  <w:color w:val="000000"/>
                  <w:sz w:val="20"/>
                  <w:szCs w:val="20"/>
                  <w:lang w:eastAsia="ru-RU"/>
                </w:rPr>
                <w:t>ПП-07.02.01-ERP</w:t>
              </w:r>
              <w:r w:rsidR="00F15C42">
                <w:rPr>
                  <w:rFonts w:ascii="Arial" w:hAnsi="Arial" w:cs="Arial"/>
                  <w:color w:val="000000"/>
                  <w:sz w:val="20"/>
                  <w:szCs w:val="20"/>
                  <w:lang w:eastAsia="ru-RU"/>
                </w:rPr>
                <w:t>)</w:t>
              </w:r>
            </w:ins>
          </w:p>
          <w:p w14:paraId="3BD40EC6" w14:textId="7C560CB6" w:rsidR="008D2DD4" w:rsidRDefault="00850D6D" w:rsidP="00064210">
            <w:pPr>
              <w:jc w:val="left"/>
              <w:rPr>
                <w:rFonts w:ascii="Arial" w:hAnsi="Arial" w:cs="Arial"/>
                <w:color w:val="000000"/>
                <w:sz w:val="20"/>
                <w:szCs w:val="20"/>
                <w:lang w:eastAsia="ru-RU"/>
              </w:rPr>
            </w:pPr>
            <w:ins w:id="689" w:author="Попова Дарья Николаевна (Подрядчик. ООО БерингПойнт)" w:date="2021-10-06T16:25:00Z">
              <w:r>
                <w:rPr>
                  <w:rFonts w:ascii="Arial" w:hAnsi="Arial" w:cs="Arial"/>
                  <w:color w:val="000000"/>
                  <w:sz w:val="20"/>
                  <w:szCs w:val="20"/>
                  <w:lang w:eastAsia="ru-RU"/>
                </w:rPr>
                <w:t>Структура СПП-элементов</w:t>
              </w:r>
              <w:r w:rsidDel="00F15C42">
                <w:rPr>
                  <w:rFonts w:ascii="Arial" w:hAnsi="Arial" w:cs="Arial"/>
                  <w:color w:val="000000"/>
                  <w:sz w:val="20"/>
                  <w:szCs w:val="20"/>
                  <w:lang w:eastAsia="ru-RU"/>
                </w:rPr>
                <w:t xml:space="preserve"> </w:t>
              </w:r>
            </w:ins>
            <w:del w:id="690" w:author="Попова Дарья Николаевна (Подрядчик. ООО БерингПойнт)" w:date="2021-10-06T16:22:00Z">
              <w:r w:rsidR="0014330F" w:rsidDel="00F15C42">
                <w:rPr>
                  <w:rFonts w:ascii="Arial" w:hAnsi="Arial" w:cs="Arial"/>
                  <w:color w:val="000000"/>
                  <w:sz w:val="20"/>
                  <w:szCs w:val="20"/>
                  <w:lang w:eastAsia="ru-RU"/>
                </w:rPr>
                <w:delText xml:space="preserve">График проектов целевых </w:delText>
              </w:r>
              <w:r w:rsidR="004C2DF3" w:rsidDel="00F15C42">
                <w:rPr>
                  <w:rFonts w:ascii="Arial" w:hAnsi="Arial" w:cs="Arial"/>
                  <w:color w:val="000000"/>
                  <w:sz w:val="20"/>
                  <w:szCs w:val="20"/>
                  <w:lang w:eastAsia="ru-RU"/>
                </w:rPr>
                <w:delText>программ</w:delText>
              </w:r>
            </w:del>
          </w:p>
          <w:p w14:paraId="45A1CBF5" w14:textId="58D662B3" w:rsidR="00064210" w:rsidRPr="00064210" w:rsidDel="00850D6D" w:rsidRDefault="00A53B4B" w:rsidP="00064210">
            <w:pPr>
              <w:jc w:val="left"/>
              <w:rPr>
                <w:del w:id="691" w:author="Попова Дарья Николаевна (Подрядчик. ООО БерингПойнт)" w:date="2021-10-06T16:25:00Z"/>
                <w:rFonts w:ascii="Arial" w:hAnsi="Arial" w:cs="Arial"/>
                <w:color w:val="000000"/>
                <w:sz w:val="20"/>
                <w:szCs w:val="20"/>
                <w:lang w:eastAsia="ru-RU"/>
              </w:rPr>
            </w:pPr>
            <w:del w:id="692" w:author="Попова Дарья Николаевна (Подрядчик. ООО БерингПойнт)" w:date="2021-10-06T16:25:00Z">
              <w:r w:rsidDel="00850D6D">
                <w:rPr>
                  <w:rFonts w:ascii="Arial" w:hAnsi="Arial" w:cs="Arial"/>
                  <w:color w:val="000000"/>
                  <w:sz w:val="20"/>
                  <w:szCs w:val="20"/>
                  <w:lang w:eastAsia="ru-RU"/>
                </w:rPr>
                <w:delText>Структура СПП-элементов</w:delText>
              </w:r>
            </w:del>
            <w:ins w:id="693" w:author="Попова Дарья Николаевна (Подрядчик. ООО БерингПойнт)" w:date="2021-10-06T16:25:00Z">
              <w:r w:rsidR="00850D6D" w:rsidRPr="00064210">
                <w:rPr>
                  <w:rFonts w:ascii="Arial" w:hAnsi="Arial" w:cs="Arial"/>
                  <w:color w:val="000000"/>
                  <w:sz w:val="20"/>
                  <w:szCs w:val="20"/>
                  <w:lang w:eastAsia="ru-RU"/>
                </w:rPr>
                <w:t>Макро</w:t>
              </w:r>
              <w:r w:rsidR="00850D6D">
                <w:rPr>
                  <w:rFonts w:ascii="Arial" w:hAnsi="Arial" w:cs="Arial"/>
                  <w:color w:val="000000"/>
                  <w:sz w:val="20"/>
                  <w:szCs w:val="20"/>
                  <w:lang w:eastAsia="ru-RU"/>
                </w:rPr>
                <w:t>-</w:t>
              </w:r>
              <w:r w:rsidR="00850D6D" w:rsidRPr="00064210">
                <w:rPr>
                  <w:rFonts w:ascii="Arial" w:hAnsi="Arial" w:cs="Arial"/>
                  <w:color w:val="000000"/>
                  <w:sz w:val="20"/>
                  <w:szCs w:val="20"/>
                  <w:lang w:eastAsia="ru-RU"/>
                </w:rPr>
                <w:t>параметры</w:t>
              </w:r>
              <w:r w:rsidR="00850D6D">
                <w:rPr>
                  <w:rFonts w:ascii="Arial" w:hAnsi="Arial" w:cs="Arial"/>
                  <w:color w:val="000000"/>
                  <w:sz w:val="20"/>
                  <w:szCs w:val="20"/>
                  <w:lang w:eastAsia="ru-RU"/>
                </w:rPr>
                <w:t xml:space="preserve"> (</w:t>
              </w:r>
              <w:r w:rsidR="00850D6D" w:rsidRPr="00B0290E">
                <w:rPr>
                  <w:rFonts w:ascii="Arial" w:hAnsi="Arial" w:cs="Arial"/>
                  <w:color w:val="000000"/>
                  <w:sz w:val="20"/>
                  <w:szCs w:val="20"/>
                  <w:lang w:eastAsia="ru-RU"/>
                </w:rPr>
                <w:t>УП-04.02.01.01</w:t>
              </w:r>
              <w:r w:rsidR="00850D6D">
                <w:rPr>
                  <w:rFonts w:ascii="Arial" w:hAnsi="Arial" w:cs="Arial"/>
                  <w:color w:val="000000"/>
                  <w:sz w:val="20"/>
                  <w:szCs w:val="20"/>
                  <w:lang w:eastAsia="ru-RU"/>
                </w:rPr>
                <w:t>)</w:t>
              </w:r>
            </w:ins>
          </w:p>
          <w:p w14:paraId="691FFE0A" w14:textId="49F8BD30" w:rsidR="00B4077E" w:rsidRPr="00BE014D" w:rsidRDefault="00064210" w:rsidP="00B82834">
            <w:pPr>
              <w:jc w:val="left"/>
              <w:rPr>
                <w:rFonts w:ascii="Arial" w:hAnsi="Arial" w:cs="Arial"/>
                <w:color w:val="000000"/>
                <w:sz w:val="20"/>
                <w:szCs w:val="20"/>
                <w:lang w:eastAsia="ru-RU"/>
              </w:rPr>
            </w:pPr>
            <w:del w:id="694" w:author="Попова Дарья Николаевна (Подрядчик. ООО БерингПойнт)" w:date="2021-10-06T16:25:00Z">
              <w:r w:rsidRPr="00064210" w:rsidDel="00850D6D">
                <w:rPr>
                  <w:rFonts w:ascii="Arial" w:hAnsi="Arial" w:cs="Arial"/>
                  <w:color w:val="000000"/>
                  <w:sz w:val="20"/>
                  <w:szCs w:val="20"/>
                  <w:lang w:eastAsia="ru-RU"/>
                </w:rPr>
                <w:delText>Макро</w:delText>
              </w:r>
              <w:r w:rsidR="00A53B4B" w:rsidDel="00850D6D">
                <w:rPr>
                  <w:rFonts w:ascii="Arial" w:hAnsi="Arial" w:cs="Arial"/>
                  <w:color w:val="000000"/>
                  <w:sz w:val="20"/>
                  <w:szCs w:val="20"/>
                  <w:lang w:eastAsia="ru-RU"/>
                </w:rPr>
                <w:delText>-</w:delText>
              </w:r>
              <w:r w:rsidRPr="00064210" w:rsidDel="00850D6D">
                <w:rPr>
                  <w:rFonts w:ascii="Arial" w:hAnsi="Arial" w:cs="Arial"/>
                  <w:color w:val="000000"/>
                  <w:sz w:val="20"/>
                  <w:szCs w:val="20"/>
                  <w:lang w:eastAsia="ru-RU"/>
                </w:rPr>
                <w:delText>параметры</w:delText>
              </w:r>
            </w:del>
          </w:p>
        </w:tc>
      </w:tr>
      <w:tr w:rsidR="00B4077E" w:rsidRPr="00BE014D" w14:paraId="11BC05A2" w14:textId="77777777" w:rsidTr="00C358D0">
        <w:trPr>
          <w:cantSplit/>
          <w:trHeight w:val="293"/>
        </w:trPr>
        <w:tc>
          <w:tcPr>
            <w:tcW w:w="2962" w:type="dxa"/>
            <w:shd w:val="clear" w:color="auto" w:fill="FFC000"/>
          </w:tcPr>
          <w:p w14:paraId="3D1E2063" w14:textId="77777777" w:rsidR="00B4077E" w:rsidRPr="00BE014D" w:rsidRDefault="00B4077E" w:rsidP="00B4077E">
            <w:pPr>
              <w:rPr>
                <w:rFonts w:ascii="Arial" w:hAnsi="Arial" w:cs="Arial"/>
                <w:sz w:val="20"/>
                <w:szCs w:val="20"/>
              </w:rPr>
            </w:pPr>
            <w:r w:rsidRPr="00BE014D">
              <w:rPr>
                <w:rFonts w:ascii="Arial" w:hAnsi="Arial" w:cs="Arial"/>
                <w:sz w:val="20"/>
                <w:szCs w:val="20"/>
              </w:rPr>
              <w:t>Исходящие данные</w:t>
            </w:r>
          </w:p>
        </w:tc>
        <w:tc>
          <w:tcPr>
            <w:tcW w:w="7229" w:type="dxa"/>
            <w:vAlign w:val="bottom"/>
          </w:tcPr>
          <w:p w14:paraId="2146C9E6" w14:textId="28DBFEA4" w:rsidR="00936814" w:rsidRDefault="0014330F" w:rsidP="003B4301">
            <w:pPr>
              <w:jc w:val="left"/>
              <w:rPr>
                <w:rFonts w:ascii="Arial" w:hAnsi="Arial" w:cs="Arial"/>
                <w:color w:val="000000"/>
                <w:sz w:val="20"/>
                <w:szCs w:val="20"/>
                <w:lang w:eastAsia="ru-RU"/>
              </w:rPr>
            </w:pPr>
            <w:r w:rsidRPr="00454AF7">
              <w:rPr>
                <w:rFonts w:ascii="Arial" w:hAnsi="Arial" w:cs="Arial"/>
                <w:color w:val="000000"/>
                <w:sz w:val="20"/>
                <w:szCs w:val="20"/>
                <w:lang w:eastAsia="ru-RU"/>
              </w:rPr>
              <w:t xml:space="preserve">Среднесрочный </w:t>
            </w:r>
            <w:r>
              <w:rPr>
                <w:rFonts w:ascii="Arial" w:hAnsi="Arial" w:cs="Arial"/>
                <w:color w:val="000000"/>
                <w:sz w:val="20"/>
                <w:szCs w:val="20"/>
                <w:lang w:eastAsia="ru-RU"/>
              </w:rPr>
              <w:t>бюджет</w:t>
            </w:r>
            <w:r w:rsidRPr="00454AF7">
              <w:rPr>
                <w:rFonts w:ascii="Arial" w:hAnsi="Arial" w:cs="Arial"/>
                <w:color w:val="000000"/>
                <w:sz w:val="20"/>
                <w:szCs w:val="20"/>
                <w:lang w:eastAsia="ru-RU"/>
              </w:rPr>
              <w:t xml:space="preserve"> воздействий</w:t>
            </w:r>
            <w:r>
              <w:rPr>
                <w:rFonts w:ascii="Arial" w:hAnsi="Arial" w:cs="Arial"/>
                <w:color w:val="000000"/>
                <w:sz w:val="20"/>
                <w:szCs w:val="20"/>
                <w:lang w:eastAsia="ru-RU"/>
              </w:rPr>
              <w:t xml:space="preserve"> на ПА</w:t>
            </w:r>
          </w:p>
          <w:p w14:paraId="59CC67EE" w14:textId="33BC3F5B" w:rsidR="00A53B4B" w:rsidRPr="00BE014D" w:rsidRDefault="00A53B4B" w:rsidP="003B4301">
            <w:pPr>
              <w:jc w:val="left"/>
              <w:rPr>
                <w:rFonts w:ascii="Arial" w:hAnsi="Arial" w:cs="Arial"/>
                <w:color w:val="000000"/>
                <w:sz w:val="20"/>
                <w:szCs w:val="20"/>
                <w:lang w:eastAsia="ru-RU"/>
              </w:rPr>
            </w:pPr>
            <w:r>
              <w:rPr>
                <w:rFonts w:ascii="Arial" w:hAnsi="Arial" w:cs="Arial"/>
                <w:color w:val="000000"/>
                <w:sz w:val="20"/>
                <w:szCs w:val="20"/>
                <w:lang w:eastAsia="ru-RU"/>
              </w:rPr>
              <w:t>Среднесрочный план воздействий на ПА</w:t>
            </w:r>
          </w:p>
        </w:tc>
      </w:tr>
    </w:tbl>
    <w:p w14:paraId="7530C81A" w14:textId="77777777" w:rsidR="00B4077E" w:rsidRPr="00F94454" w:rsidRDefault="00B4077E" w:rsidP="00B4077E">
      <w:pPr>
        <w:pStyle w:val="a7"/>
        <w:keepNext/>
        <w:spacing w:after="0" w:afterAutospacing="0"/>
        <w:jc w:val="right"/>
        <w:rPr>
          <w:rFonts w:ascii="Arial" w:hAnsi="Arial" w:cs="Arial"/>
          <w:sz w:val="22"/>
        </w:rPr>
      </w:pPr>
    </w:p>
    <w:p w14:paraId="6B798CBF" w14:textId="6AE15C3F" w:rsidR="00F6798A" w:rsidRDefault="00B91C88" w:rsidP="00F6798A">
      <w:pPr>
        <w:spacing w:after="240" w:line="276" w:lineRule="auto"/>
        <w:ind w:firstLine="567"/>
        <w:rPr>
          <w:rFonts w:ascii="Arial" w:hAnsi="Arial" w:cs="Arial"/>
          <w:color w:val="000000" w:themeColor="text1"/>
        </w:rPr>
      </w:pPr>
      <w:r>
        <w:rPr>
          <w:rFonts w:ascii="Arial" w:hAnsi="Arial" w:cs="Arial"/>
          <w:color w:val="000000" w:themeColor="text1"/>
        </w:rPr>
        <w:t>С</w:t>
      </w:r>
      <w:r w:rsidR="00F6798A">
        <w:rPr>
          <w:rFonts w:ascii="Arial" w:hAnsi="Arial" w:cs="Arial"/>
          <w:color w:val="000000" w:themeColor="text1"/>
        </w:rPr>
        <w:t xml:space="preserve">ледующие шаги бизнес-процесса </w:t>
      </w:r>
      <w:r w:rsidR="009C362C">
        <w:rPr>
          <w:rFonts w:ascii="Arial" w:hAnsi="Arial" w:cs="Arial"/>
          <w:color w:val="000000" w:themeColor="text1"/>
        </w:rPr>
        <w:t>перспективного среднесрочного планирования воздействий на производ</w:t>
      </w:r>
      <w:r w:rsidR="009C362C" w:rsidRPr="00F6798A">
        <w:rPr>
          <w:rFonts w:ascii="Arial" w:hAnsi="Arial" w:cs="Arial"/>
          <w:color w:val="000000" w:themeColor="text1"/>
        </w:rPr>
        <w:t>ственные активы</w:t>
      </w:r>
      <w:r>
        <w:rPr>
          <w:rFonts w:ascii="Arial" w:hAnsi="Arial" w:cs="Arial"/>
          <w:color w:val="000000" w:themeColor="text1"/>
        </w:rPr>
        <w:t xml:space="preserve"> </w:t>
      </w:r>
      <w:r w:rsidR="00936814">
        <w:rPr>
          <w:rFonts w:ascii="Arial" w:hAnsi="Arial" w:cs="Arial"/>
          <w:color w:val="000000" w:themeColor="text1"/>
        </w:rPr>
        <w:t>являются</w:t>
      </w:r>
      <w:r>
        <w:rPr>
          <w:rFonts w:ascii="Arial" w:hAnsi="Arial" w:cs="Arial"/>
          <w:color w:val="000000" w:themeColor="text1"/>
        </w:rPr>
        <w:t xml:space="preserve"> основными</w:t>
      </w:r>
      <w:r w:rsidR="00F6798A">
        <w:rPr>
          <w:rFonts w:ascii="Arial" w:hAnsi="Arial" w:cs="Arial"/>
          <w:color w:val="000000" w:themeColor="text1"/>
        </w:rPr>
        <w:t>:</w:t>
      </w:r>
    </w:p>
    <w:p w14:paraId="31196C9B" w14:textId="1AC49C7E" w:rsidR="00FF377E" w:rsidRPr="00A97602" w:rsidRDefault="009C362C" w:rsidP="000A1539">
      <w:pPr>
        <w:pStyle w:val="af9"/>
        <w:numPr>
          <w:ilvl w:val="0"/>
          <w:numId w:val="13"/>
        </w:numPr>
        <w:spacing w:after="240" w:line="276" w:lineRule="auto"/>
        <w:rPr>
          <w:rFonts w:ascii="Arial" w:hAnsi="Arial" w:cs="Arial"/>
          <w:color w:val="000000" w:themeColor="text1"/>
        </w:rPr>
      </w:pPr>
      <w:r>
        <w:rPr>
          <w:rFonts w:ascii="Arial" w:hAnsi="Arial" w:cs="Arial"/>
          <w:color w:val="000000" w:themeColor="text1"/>
        </w:rPr>
        <w:t xml:space="preserve">Формирование среднесрочного </w:t>
      </w:r>
      <w:r w:rsidR="00936814">
        <w:rPr>
          <w:rFonts w:ascii="Arial" w:hAnsi="Arial" w:cs="Arial"/>
          <w:color w:val="000000" w:themeColor="text1"/>
        </w:rPr>
        <w:t>плана проектов БЕ</w:t>
      </w:r>
      <w:r w:rsidR="00FF377E">
        <w:rPr>
          <w:rFonts w:ascii="Arial" w:hAnsi="Arial" w:cs="Arial"/>
          <w:color w:val="000000" w:themeColor="text1"/>
        </w:rPr>
        <w:t xml:space="preserve">. Шаги, направленные на формирование среднесрочного </w:t>
      </w:r>
      <w:r w:rsidR="00936814">
        <w:rPr>
          <w:rFonts w:ascii="Arial" w:hAnsi="Arial" w:cs="Arial"/>
          <w:color w:val="000000" w:themeColor="text1"/>
        </w:rPr>
        <w:t>плана проектов бизнес-единицы</w:t>
      </w:r>
      <w:r w:rsidR="00FF377E">
        <w:rPr>
          <w:rFonts w:ascii="Arial" w:hAnsi="Arial" w:cs="Arial"/>
          <w:color w:val="000000" w:themeColor="text1"/>
        </w:rPr>
        <w:t xml:space="preserve">, предполагают </w:t>
      </w:r>
      <w:r w:rsidR="00EF41F6">
        <w:rPr>
          <w:rFonts w:ascii="Arial" w:hAnsi="Arial" w:cs="Arial"/>
          <w:color w:val="000000" w:themeColor="text1"/>
        </w:rPr>
        <w:t xml:space="preserve">использование результатов выполнения </w:t>
      </w:r>
      <w:r w:rsidR="00FF377E">
        <w:rPr>
          <w:rFonts w:ascii="Arial" w:hAnsi="Arial" w:cs="Arial"/>
          <w:color w:val="000000" w:themeColor="text1"/>
        </w:rPr>
        <w:t xml:space="preserve">операций </w:t>
      </w:r>
      <w:r w:rsidR="00593726">
        <w:rPr>
          <w:rFonts w:ascii="Arial" w:hAnsi="Arial" w:cs="Arial"/>
          <w:color w:val="000000" w:themeColor="text1"/>
        </w:rPr>
        <w:t xml:space="preserve">автоматического моделирования воздействий на производственные активы (код </w:t>
      </w:r>
      <w:r w:rsidR="00593726" w:rsidRPr="00D37948">
        <w:rPr>
          <w:rFonts w:ascii="Arial" w:hAnsi="Arial" w:cs="Arial"/>
          <w:color w:val="000000" w:themeColor="text1"/>
        </w:rPr>
        <w:t>MCB</w:t>
      </w:r>
      <w:r w:rsidR="00653F34">
        <w:rPr>
          <w:rFonts w:ascii="Arial" w:hAnsi="Arial" w:cs="Arial"/>
          <w:color w:val="000000" w:themeColor="text1"/>
        </w:rPr>
        <w:t>0</w:t>
      </w:r>
      <w:r w:rsidR="00593726" w:rsidRPr="00D37948">
        <w:rPr>
          <w:rFonts w:ascii="Arial" w:hAnsi="Arial" w:cs="Arial"/>
          <w:color w:val="000000" w:themeColor="text1"/>
        </w:rPr>
        <w:t>8</w:t>
      </w:r>
      <w:r w:rsidR="00653F34">
        <w:rPr>
          <w:rFonts w:ascii="Arial" w:hAnsi="Arial" w:cs="Arial"/>
          <w:color w:val="000000" w:themeColor="text1"/>
        </w:rPr>
        <w:t>-</w:t>
      </w:r>
      <w:r w:rsidR="00653F34" w:rsidRPr="00494ECB">
        <w:rPr>
          <w:rFonts w:ascii="Arial" w:hAnsi="Arial" w:cs="Arial"/>
          <w:color w:val="000000" w:themeColor="text1"/>
        </w:rPr>
        <w:t>0</w:t>
      </w:r>
      <w:r w:rsidR="00653F34">
        <w:rPr>
          <w:rFonts w:ascii="Arial" w:hAnsi="Arial" w:cs="Arial"/>
          <w:color w:val="000000" w:themeColor="text1"/>
        </w:rPr>
        <w:t>2</w:t>
      </w:r>
      <w:r w:rsidR="00593726" w:rsidRPr="00446DC7">
        <w:rPr>
          <w:rFonts w:ascii="Arial" w:hAnsi="Arial" w:cs="Arial"/>
          <w:color w:val="000000" w:themeColor="text1"/>
        </w:rPr>
        <w:t xml:space="preserve"> </w:t>
      </w:r>
      <w:r w:rsidR="00593726">
        <w:rPr>
          <w:rFonts w:ascii="Arial" w:hAnsi="Arial" w:cs="Arial"/>
          <w:color w:val="000000" w:themeColor="text1"/>
        </w:rPr>
        <w:t>в реестре разработок</w:t>
      </w:r>
      <w:r w:rsidR="00C97BC6">
        <w:rPr>
          <w:rFonts w:ascii="Arial" w:hAnsi="Arial" w:cs="Arial"/>
          <w:color w:val="000000" w:themeColor="text1"/>
        </w:rPr>
        <w:t>, описание в разделе 5.10 настоящего КД</w:t>
      </w:r>
      <w:r w:rsidR="00593726">
        <w:rPr>
          <w:rFonts w:ascii="Arial" w:hAnsi="Arial" w:cs="Arial"/>
          <w:color w:val="000000" w:themeColor="text1"/>
        </w:rPr>
        <w:t>)</w:t>
      </w:r>
      <w:r w:rsidR="00593726" w:rsidRPr="00446DC7">
        <w:rPr>
          <w:rFonts w:ascii="Arial" w:hAnsi="Arial" w:cs="Arial"/>
          <w:color w:val="000000" w:themeColor="text1"/>
        </w:rPr>
        <w:t xml:space="preserve"> </w:t>
      </w:r>
      <w:r w:rsidR="00EF41F6">
        <w:rPr>
          <w:rFonts w:ascii="Arial" w:hAnsi="Arial" w:cs="Arial"/>
          <w:color w:val="000000" w:themeColor="text1"/>
        </w:rPr>
        <w:t xml:space="preserve">в рамках долгосрочного планирования </w:t>
      </w:r>
      <w:r w:rsidR="00593726">
        <w:rPr>
          <w:rFonts w:ascii="Arial" w:hAnsi="Arial" w:cs="Arial"/>
          <w:color w:val="000000" w:themeColor="text1"/>
        </w:rPr>
        <w:t xml:space="preserve">и ручного </w:t>
      </w:r>
      <w:r w:rsidR="00FF377E">
        <w:rPr>
          <w:rFonts w:ascii="Arial" w:hAnsi="Arial" w:cs="Arial"/>
          <w:color w:val="000000" w:themeColor="text1"/>
        </w:rPr>
        <w:t>заполнения формата планиро</w:t>
      </w:r>
      <w:r w:rsidR="00FF377E" w:rsidRPr="00A97602">
        <w:rPr>
          <w:rFonts w:ascii="Arial" w:hAnsi="Arial" w:cs="Arial"/>
          <w:color w:val="000000" w:themeColor="text1"/>
        </w:rPr>
        <w:t xml:space="preserve">вания </w:t>
      </w:r>
      <w:r w:rsidR="00E52BAC" w:rsidRPr="00A97602">
        <w:rPr>
          <w:rFonts w:ascii="Arial" w:hAnsi="Arial" w:cs="Arial"/>
          <w:color w:val="000000" w:themeColor="text1"/>
        </w:rPr>
        <w:t xml:space="preserve">проектов воздействий </w:t>
      </w:r>
      <w:r w:rsidR="00FF377E" w:rsidRPr="00A97602">
        <w:rPr>
          <w:rFonts w:ascii="Arial" w:hAnsi="Arial" w:cs="Arial"/>
          <w:color w:val="000000" w:themeColor="text1"/>
        </w:rPr>
        <w:t xml:space="preserve">в системе </w:t>
      </w:r>
      <w:r w:rsidR="00593726" w:rsidRPr="00A97602">
        <w:rPr>
          <w:rFonts w:ascii="Arial" w:hAnsi="Arial" w:cs="Arial"/>
          <w:color w:val="000000" w:themeColor="text1"/>
          <w:lang w:val="en-US"/>
        </w:rPr>
        <w:t>SAP</w:t>
      </w:r>
      <w:r w:rsidR="00FF377E" w:rsidRPr="00A97602">
        <w:rPr>
          <w:rFonts w:ascii="Arial" w:hAnsi="Arial" w:cs="Arial"/>
          <w:color w:val="000000" w:themeColor="text1"/>
        </w:rPr>
        <w:t>.</w:t>
      </w:r>
    </w:p>
    <w:p w14:paraId="34BE372C" w14:textId="63E868AD" w:rsidR="00FF377E" w:rsidRDefault="009C362C" w:rsidP="000A1539">
      <w:pPr>
        <w:pStyle w:val="af9"/>
        <w:numPr>
          <w:ilvl w:val="0"/>
          <w:numId w:val="13"/>
        </w:numPr>
        <w:spacing w:after="240" w:line="276" w:lineRule="auto"/>
        <w:rPr>
          <w:rFonts w:ascii="Arial" w:hAnsi="Arial" w:cs="Arial"/>
          <w:color w:val="000000" w:themeColor="text1"/>
        </w:rPr>
      </w:pPr>
      <w:r w:rsidRPr="00A97602">
        <w:rPr>
          <w:rFonts w:ascii="Arial" w:hAnsi="Arial" w:cs="Arial"/>
          <w:color w:val="000000" w:themeColor="text1"/>
        </w:rPr>
        <w:t xml:space="preserve">Рассмотрение и согласование среднесрочного </w:t>
      </w:r>
      <w:r w:rsidR="002F0A1C" w:rsidRPr="00A97602">
        <w:rPr>
          <w:rFonts w:ascii="Arial" w:hAnsi="Arial" w:cs="Arial"/>
          <w:color w:val="000000" w:themeColor="text1"/>
        </w:rPr>
        <w:t>плана</w:t>
      </w:r>
      <w:r w:rsidR="0014330F">
        <w:rPr>
          <w:rFonts w:ascii="Arial" w:hAnsi="Arial" w:cs="Arial"/>
          <w:color w:val="000000" w:themeColor="text1"/>
        </w:rPr>
        <w:t xml:space="preserve"> и бюджета</w:t>
      </w:r>
      <w:r w:rsidR="002F0A1C" w:rsidRPr="00A97602">
        <w:rPr>
          <w:rFonts w:ascii="Arial" w:hAnsi="Arial" w:cs="Arial"/>
          <w:color w:val="000000" w:themeColor="text1"/>
        </w:rPr>
        <w:t xml:space="preserve"> проектов</w:t>
      </w:r>
      <w:r w:rsidR="00593726" w:rsidRPr="00A97602">
        <w:rPr>
          <w:rFonts w:ascii="Arial" w:hAnsi="Arial" w:cs="Arial"/>
          <w:color w:val="000000" w:themeColor="text1"/>
        </w:rPr>
        <w:t xml:space="preserve"> совместно с долго</w:t>
      </w:r>
      <w:r w:rsidR="00593726">
        <w:rPr>
          <w:rFonts w:ascii="Arial" w:hAnsi="Arial" w:cs="Arial"/>
          <w:color w:val="000000" w:themeColor="text1"/>
        </w:rPr>
        <w:t xml:space="preserve">срочным и годовым </w:t>
      </w:r>
      <w:r w:rsidR="002F0A1C">
        <w:rPr>
          <w:rFonts w:ascii="Arial" w:hAnsi="Arial" w:cs="Arial"/>
          <w:color w:val="000000" w:themeColor="text1"/>
        </w:rPr>
        <w:t xml:space="preserve">планом </w:t>
      </w:r>
      <w:r w:rsidR="0014330F">
        <w:rPr>
          <w:rFonts w:ascii="Arial" w:hAnsi="Arial" w:cs="Arial"/>
          <w:color w:val="000000" w:themeColor="text1"/>
        </w:rPr>
        <w:t xml:space="preserve">и бюджетом </w:t>
      </w:r>
      <w:r w:rsidR="002F0A1C">
        <w:rPr>
          <w:rFonts w:ascii="Arial" w:hAnsi="Arial" w:cs="Arial"/>
          <w:color w:val="000000" w:themeColor="text1"/>
        </w:rPr>
        <w:t>воздействий</w:t>
      </w:r>
      <w:r>
        <w:rPr>
          <w:rFonts w:ascii="Arial" w:hAnsi="Arial" w:cs="Arial"/>
          <w:color w:val="000000" w:themeColor="text1"/>
        </w:rPr>
        <w:t>.</w:t>
      </w:r>
      <w:r w:rsidR="00FF377E">
        <w:rPr>
          <w:rFonts w:ascii="Arial" w:hAnsi="Arial" w:cs="Arial"/>
          <w:color w:val="000000" w:themeColor="text1"/>
        </w:rPr>
        <w:t xml:space="preserve"> Это шаги </w:t>
      </w:r>
      <w:r w:rsidR="00FF377E" w:rsidRPr="00942F01">
        <w:rPr>
          <w:rFonts w:ascii="Arial" w:hAnsi="Arial" w:cs="Arial"/>
          <w:color w:val="000000" w:themeColor="text1"/>
        </w:rPr>
        <w:t xml:space="preserve">анализа и </w:t>
      </w:r>
      <w:r w:rsidR="00D265F4" w:rsidRPr="00942F01">
        <w:rPr>
          <w:rFonts w:ascii="Arial" w:hAnsi="Arial" w:cs="Arial"/>
          <w:color w:val="000000" w:themeColor="text1"/>
        </w:rPr>
        <w:t>согласов</w:t>
      </w:r>
      <w:r w:rsidR="00D265F4">
        <w:rPr>
          <w:rFonts w:ascii="Arial" w:hAnsi="Arial" w:cs="Arial"/>
          <w:color w:val="000000" w:themeColor="text1"/>
        </w:rPr>
        <w:t>ания</w:t>
      </w:r>
      <w:r w:rsidR="00FF377E" w:rsidRPr="00942F01">
        <w:rPr>
          <w:rFonts w:ascii="Arial" w:hAnsi="Arial" w:cs="Arial"/>
          <w:color w:val="000000" w:themeColor="text1"/>
        </w:rPr>
        <w:t xml:space="preserve"> </w:t>
      </w:r>
      <w:r w:rsidR="00B91C88" w:rsidRPr="00942F01">
        <w:rPr>
          <w:rFonts w:ascii="Arial" w:hAnsi="Arial" w:cs="Arial"/>
          <w:color w:val="000000" w:themeColor="text1"/>
        </w:rPr>
        <w:t>формат</w:t>
      </w:r>
      <w:r w:rsidR="00593726">
        <w:rPr>
          <w:rFonts w:ascii="Arial" w:hAnsi="Arial" w:cs="Arial"/>
          <w:color w:val="000000" w:themeColor="text1"/>
        </w:rPr>
        <w:t>ов</w:t>
      </w:r>
      <w:r w:rsidR="00B91C88" w:rsidRPr="00942F01">
        <w:rPr>
          <w:rFonts w:ascii="Arial" w:hAnsi="Arial" w:cs="Arial"/>
          <w:color w:val="000000" w:themeColor="text1"/>
        </w:rPr>
        <w:t xml:space="preserve"> </w:t>
      </w:r>
      <w:r w:rsidR="00B91C88">
        <w:rPr>
          <w:rFonts w:ascii="Arial" w:hAnsi="Arial" w:cs="Arial"/>
          <w:color w:val="000000" w:themeColor="text1"/>
        </w:rPr>
        <w:t>планирования,</w:t>
      </w:r>
      <w:r w:rsidR="00B91C88" w:rsidRPr="00942F01">
        <w:rPr>
          <w:rFonts w:ascii="Arial" w:hAnsi="Arial" w:cs="Arial"/>
          <w:color w:val="000000" w:themeColor="text1"/>
        </w:rPr>
        <w:t xml:space="preserve"> </w:t>
      </w:r>
      <w:r w:rsidR="00593726" w:rsidRPr="00942F01">
        <w:rPr>
          <w:rFonts w:ascii="Arial" w:hAnsi="Arial" w:cs="Arial"/>
          <w:color w:val="000000" w:themeColor="text1"/>
        </w:rPr>
        <w:t>заполненн</w:t>
      </w:r>
      <w:r w:rsidR="002F0A1C">
        <w:rPr>
          <w:rFonts w:ascii="Arial" w:hAnsi="Arial" w:cs="Arial"/>
          <w:color w:val="000000" w:themeColor="text1"/>
        </w:rPr>
        <w:t xml:space="preserve">ых </w:t>
      </w:r>
      <w:r w:rsidR="00FF377E">
        <w:rPr>
          <w:rFonts w:ascii="Arial" w:hAnsi="Arial" w:cs="Arial"/>
          <w:color w:val="000000" w:themeColor="text1"/>
        </w:rPr>
        <w:t xml:space="preserve">перечнем воздействий. В процессе анализа и согласования среднесрочного </w:t>
      </w:r>
      <w:r w:rsidR="002F0A1C">
        <w:rPr>
          <w:rFonts w:ascii="Arial" w:hAnsi="Arial" w:cs="Arial"/>
          <w:color w:val="000000" w:themeColor="text1"/>
        </w:rPr>
        <w:t xml:space="preserve">плана </w:t>
      </w:r>
      <w:r w:rsidR="00FF377E">
        <w:rPr>
          <w:rFonts w:ascii="Arial" w:hAnsi="Arial" w:cs="Arial"/>
          <w:color w:val="000000" w:themeColor="text1"/>
        </w:rPr>
        <w:t xml:space="preserve">возможны возвраты на шаги формирования с целью корректировки запланированных </w:t>
      </w:r>
      <w:r w:rsidR="002F0A1C">
        <w:rPr>
          <w:rFonts w:ascii="Arial" w:hAnsi="Arial" w:cs="Arial"/>
          <w:color w:val="000000" w:themeColor="text1"/>
        </w:rPr>
        <w:t>воздействий</w:t>
      </w:r>
      <w:r w:rsidR="00FF377E">
        <w:rPr>
          <w:rFonts w:ascii="Arial" w:hAnsi="Arial" w:cs="Arial"/>
          <w:color w:val="000000" w:themeColor="text1"/>
        </w:rPr>
        <w:t>.</w:t>
      </w:r>
    </w:p>
    <w:p w14:paraId="00575EE4" w14:textId="61864FDA" w:rsidR="009C362C" w:rsidRPr="009C362C" w:rsidRDefault="00593726" w:rsidP="009C362C">
      <w:pPr>
        <w:spacing w:after="240" w:line="276" w:lineRule="auto"/>
        <w:ind w:firstLine="567"/>
        <w:rPr>
          <w:rFonts w:ascii="Arial" w:hAnsi="Arial" w:cs="Arial"/>
          <w:color w:val="000000" w:themeColor="text1"/>
        </w:rPr>
      </w:pPr>
      <w:r>
        <w:rPr>
          <w:rFonts w:ascii="Arial" w:hAnsi="Arial" w:cs="Arial"/>
          <w:color w:val="000000" w:themeColor="text1"/>
        </w:rPr>
        <w:t>Ш</w:t>
      </w:r>
      <w:r w:rsidR="009C362C" w:rsidRPr="009C362C">
        <w:rPr>
          <w:rFonts w:ascii="Arial" w:hAnsi="Arial" w:cs="Arial"/>
          <w:color w:val="000000" w:themeColor="text1"/>
        </w:rPr>
        <w:t>аги выполняются как на уровне бизнес-единицы, так и на уровне управляющей компании.</w:t>
      </w:r>
    </w:p>
    <w:p w14:paraId="32E00461" w14:textId="15727E57" w:rsidR="009C362C" w:rsidRDefault="009C362C" w:rsidP="009C362C">
      <w:pPr>
        <w:spacing w:after="240" w:line="276" w:lineRule="auto"/>
        <w:ind w:firstLine="567"/>
        <w:rPr>
          <w:rFonts w:ascii="Arial" w:hAnsi="Arial" w:cs="Arial"/>
          <w:color w:val="000000" w:themeColor="text1"/>
        </w:rPr>
      </w:pPr>
      <w:r w:rsidRPr="009C362C">
        <w:rPr>
          <w:rFonts w:ascii="Arial" w:hAnsi="Arial" w:cs="Arial"/>
          <w:color w:val="000000" w:themeColor="text1"/>
        </w:rPr>
        <w:t xml:space="preserve">Участниками бизнес-процесса </w:t>
      </w:r>
      <w:r>
        <w:rPr>
          <w:rFonts w:ascii="Arial" w:hAnsi="Arial" w:cs="Arial"/>
          <w:color w:val="000000" w:themeColor="text1"/>
        </w:rPr>
        <w:t>перспективного среднесрочного планирования воздействий на производ</w:t>
      </w:r>
      <w:r w:rsidRPr="00F6798A">
        <w:rPr>
          <w:rFonts w:ascii="Arial" w:hAnsi="Arial" w:cs="Arial"/>
          <w:color w:val="000000" w:themeColor="text1"/>
        </w:rPr>
        <w:t>ственные активы</w:t>
      </w:r>
      <w:r w:rsidRPr="009C362C">
        <w:rPr>
          <w:rFonts w:ascii="Arial" w:hAnsi="Arial" w:cs="Arial"/>
          <w:color w:val="000000" w:themeColor="text1"/>
        </w:rPr>
        <w:t xml:space="preserve"> являются:</w:t>
      </w:r>
    </w:p>
    <w:p w14:paraId="38E0D1AB" w14:textId="03B4491F" w:rsidR="0014330F" w:rsidRPr="009936BB" w:rsidRDefault="0014330F" w:rsidP="009936BB">
      <w:pPr>
        <w:pStyle w:val="af9"/>
        <w:numPr>
          <w:ilvl w:val="0"/>
          <w:numId w:val="38"/>
        </w:numPr>
        <w:spacing w:after="240" w:line="276" w:lineRule="auto"/>
        <w:rPr>
          <w:rFonts w:ascii="Arial" w:hAnsi="Arial" w:cs="Arial"/>
          <w:color w:val="000000" w:themeColor="text1"/>
        </w:rPr>
      </w:pPr>
      <w:r w:rsidRPr="009936BB">
        <w:rPr>
          <w:rFonts w:ascii="Arial" w:hAnsi="Arial" w:cs="Arial"/>
          <w:color w:val="000000" w:themeColor="text1"/>
        </w:rPr>
        <w:t xml:space="preserve">Главный специалист ТОиР </w:t>
      </w:r>
      <w:r w:rsidR="00A204B1">
        <w:rPr>
          <w:rFonts w:ascii="Arial" w:hAnsi="Arial" w:cs="Arial"/>
          <w:color w:val="000000" w:themeColor="text1"/>
        </w:rPr>
        <w:t>УО</w:t>
      </w:r>
      <w:r>
        <w:rPr>
          <w:rFonts w:ascii="Arial" w:hAnsi="Arial" w:cs="Arial"/>
          <w:color w:val="000000" w:themeColor="text1"/>
        </w:rPr>
        <w:t>;</w:t>
      </w:r>
    </w:p>
    <w:p w14:paraId="23D864F0" w14:textId="293E7470" w:rsidR="0014330F" w:rsidRDefault="0014330F" w:rsidP="009936BB">
      <w:pPr>
        <w:pStyle w:val="af9"/>
        <w:numPr>
          <w:ilvl w:val="0"/>
          <w:numId w:val="38"/>
        </w:numPr>
        <w:spacing w:after="240" w:line="276" w:lineRule="auto"/>
        <w:rPr>
          <w:rFonts w:ascii="Arial" w:hAnsi="Arial" w:cs="Arial"/>
          <w:color w:val="000000" w:themeColor="text1"/>
        </w:rPr>
      </w:pPr>
      <w:r w:rsidRPr="009936BB">
        <w:rPr>
          <w:rFonts w:ascii="Arial" w:hAnsi="Arial" w:cs="Arial"/>
          <w:color w:val="000000" w:themeColor="text1"/>
        </w:rPr>
        <w:t>Главный специалист ТОиР УК</w:t>
      </w:r>
      <w:r>
        <w:rPr>
          <w:rFonts w:ascii="Arial" w:hAnsi="Arial" w:cs="Arial"/>
          <w:color w:val="000000" w:themeColor="text1"/>
        </w:rPr>
        <w:t>;</w:t>
      </w:r>
    </w:p>
    <w:p w14:paraId="3FA52088" w14:textId="7C2976A4" w:rsidR="0014330F" w:rsidRDefault="0014330F" w:rsidP="009936BB">
      <w:pPr>
        <w:pStyle w:val="af9"/>
        <w:numPr>
          <w:ilvl w:val="0"/>
          <w:numId w:val="38"/>
        </w:numPr>
        <w:spacing w:after="240" w:line="276" w:lineRule="auto"/>
        <w:rPr>
          <w:rFonts w:ascii="Arial" w:hAnsi="Arial" w:cs="Arial"/>
          <w:color w:val="000000" w:themeColor="text1"/>
        </w:rPr>
      </w:pPr>
      <w:r w:rsidRPr="009936BB">
        <w:rPr>
          <w:rFonts w:ascii="Arial" w:hAnsi="Arial" w:cs="Arial"/>
          <w:color w:val="000000" w:themeColor="text1"/>
        </w:rPr>
        <w:t xml:space="preserve">Планировщик бюджета УА </w:t>
      </w:r>
      <w:r w:rsidR="00A204B1">
        <w:rPr>
          <w:rFonts w:ascii="Arial" w:hAnsi="Arial" w:cs="Arial"/>
          <w:color w:val="000000" w:themeColor="text1"/>
        </w:rPr>
        <w:t>УО</w:t>
      </w:r>
      <w:r>
        <w:rPr>
          <w:rFonts w:ascii="Arial" w:hAnsi="Arial" w:cs="Arial"/>
          <w:color w:val="000000" w:themeColor="text1"/>
        </w:rPr>
        <w:t>;</w:t>
      </w:r>
    </w:p>
    <w:p w14:paraId="7C510F72" w14:textId="4CCA9248" w:rsidR="00EC22C6" w:rsidRPr="009936BB" w:rsidRDefault="00EC22C6" w:rsidP="009936BB">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Технический комитет УО;</w:t>
      </w:r>
    </w:p>
    <w:p w14:paraId="35DCA61E" w14:textId="7B0801BC" w:rsidR="00EC22C6" w:rsidRDefault="0014330F">
      <w:pPr>
        <w:pStyle w:val="af9"/>
        <w:numPr>
          <w:ilvl w:val="0"/>
          <w:numId w:val="38"/>
        </w:numPr>
        <w:spacing w:after="240" w:line="276" w:lineRule="auto"/>
        <w:rPr>
          <w:rFonts w:ascii="Arial" w:hAnsi="Arial" w:cs="Arial"/>
          <w:color w:val="000000" w:themeColor="text1"/>
        </w:rPr>
      </w:pPr>
      <w:r w:rsidRPr="009936BB">
        <w:rPr>
          <w:rFonts w:ascii="Arial" w:hAnsi="Arial" w:cs="Arial"/>
          <w:color w:val="000000" w:themeColor="text1"/>
        </w:rPr>
        <w:t xml:space="preserve">Технический </w:t>
      </w:r>
      <w:r w:rsidR="00EC22C6">
        <w:rPr>
          <w:rFonts w:ascii="Arial" w:hAnsi="Arial" w:cs="Arial"/>
          <w:color w:val="000000" w:themeColor="text1"/>
        </w:rPr>
        <w:t>комитет</w:t>
      </w:r>
      <w:r w:rsidR="00EC22C6" w:rsidRPr="009936BB">
        <w:rPr>
          <w:rFonts w:ascii="Arial" w:hAnsi="Arial" w:cs="Arial"/>
          <w:color w:val="000000" w:themeColor="text1"/>
        </w:rPr>
        <w:t xml:space="preserve"> </w:t>
      </w:r>
      <w:r w:rsidRPr="009936BB">
        <w:rPr>
          <w:rFonts w:ascii="Arial" w:hAnsi="Arial" w:cs="Arial"/>
          <w:color w:val="000000" w:themeColor="text1"/>
        </w:rPr>
        <w:t>УК</w:t>
      </w:r>
      <w:r w:rsidR="00EC22C6">
        <w:rPr>
          <w:rFonts w:ascii="Arial" w:hAnsi="Arial" w:cs="Arial"/>
          <w:color w:val="000000" w:themeColor="text1"/>
        </w:rPr>
        <w:t>;</w:t>
      </w:r>
    </w:p>
    <w:p w14:paraId="47C47C0B" w14:textId="7D37805B" w:rsidR="00961998" w:rsidRPr="009936BB" w:rsidRDefault="00DF4E7C">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 xml:space="preserve">Старший </w:t>
      </w:r>
      <w:r w:rsidR="00755D79">
        <w:rPr>
          <w:rFonts w:ascii="Arial" w:hAnsi="Arial" w:cs="Arial"/>
          <w:color w:val="000000" w:themeColor="text1"/>
        </w:rPr>
        <w:t>В</w:t>
      </w:r>
      <w:r w:rsidR="00EC22C6" w:rsidRPr="00806E06">
        <w:rPr>
          <w:rFonts w:ascii="Arial" w:hAnsi="Arial" w:cs="Arial"/>
          <w:color w:val="000000" w:themeColor="text1"/>
        </w:rPr>
        <w:t>ице</w:t>
      </w:r>
      <w:r w:rsidR="00EC22C6">
        <w:rPr>
          <w:rFonts w:ascii="Arial" w:hAnsi="Arial" w:cs="Arial"/>
          <w:color w:val="000000" w:themeColor="text1"/>
        </w:rPr>
        <w:t xml:space="preserve">-президент БП </w:t>
      </w:r>
      <w:r w:rsidR="00EC22C6" w:rsidRPr="009C362C">
        <w:rPr>
          <w:rFonts w:ascii="Arial" w:hAnsi="Arial" w:cs="Arial"/>
          <w:color w:val="000000" w:themeColor="text1"/>
        </w:rPr>
        <w:t xml:space="preserve">и </w:t>
      </w:r>
      <w:r w:rsidR="00EC22C6">
        <w:rPr>
          <w:rFonts w:ascii="Arial" w:hAnsi="Arial" w:cs="Arial"/>
          <w:color w:val="000000" w:themeColor="text1"/>
        </w:rPr>
        <w:t>ТП УК</w:t>
      </w:r>
      <w:r w:rsidR="00961998" w:rsidRPr="009936BB">
        <w:rPr>
          <w:rFonts w:ascii="Arial" w:hAnsi="Arial" w:cs="Arial"/>
          <w:color w:val="000000" w:themeColor="text1"/>
        </w:rPr>
        <w:t>.</w:t>
      </w:r>
    </w:p>
    <w:p w14:paraId="49A00CC0" w14:textId="24CC2C19" w:rsidR="009C362C" w:rsidRPr="009C362C" w:rsidRDefault="009C362C" w:rsidP="00961998">
      <w:pPr>
        <w:spacing w:after="240" w:line="276" w:lineRule="auto"/>
        <w:ind w:firstLine="567"/>
        <w:rPr>
          <w:rFonts w:ascii="Arial" w:hAnsi="Arial" w:cs="Arial"/>
          <w:color w:val="000000" w:themeColor="text1"/>
        </w:rPr>
      </w:pPr>
      <w:r>
        <w:rPr>
          <w:rFonts w:ascii="Arial" w:hAnsi="Arial" w:cs="Arial"/>
          <w:color w:val="000000" w:themeColor="text1"/>
        </w:rPr>
        <w:t>Шаги бизнес-процесса</w:t>
      </w:r>
      <w:r w:rsidRPr="009C362C">
        <w:rPr>
          <w:rFonts w:ascii="Arial" w:hAnsi="Arial" w:cs="Arial"/>
          <w:color w:val="000000" w:themeColor="text1"/>
        </w:rPr>
        <w:t xml:space="preserve"> </w:t>
      </w:r>
      <w:r>
        <w:rPr>
          <w:rFonts w:ascii="Arial" w:hAnsi="Arial" w:cs="Arial"/>
          <w:color w:val="000000" w:themeColor="text1"/>
        </w:rPr>
        <w:t>перспективного среднесрочного планирования воздействий на производ</w:t>
      </w:r>
      <w:r w:rsidRPr="00F6798A">
        <w:rPr>
          <w:rFonts w:ascii="Arial" w:hAnsi="Arial" w:cs="Arial"/>
          <w:color w:val="000000" w:themeColor="text1"/>
        </w:rPr>
        <w:t>ственные активы</w:t>
      </w:r>
      <w:r w:rsidRPr="009C362C">
        <w:rPr>
          <w:rFonts w:ascii="Arial" w:hAnsi="Arial" w:cs="Arial"/>
          <w:color w:val="000000" w:themeColor="text1"/>
        </w:rPr>
        <w:t xml:space="preserve"> описаны в разделе 5.2.</w:t>
      </w:r>
      <w:r w:rsidR="00436C7A">
        <w:rPr>
          <w:rFonts w:ascii="Arial" w:hAnsi="Arial" w:cs="Arial"/>
          <w:color w:val="000000" w:themeColor="text1"/>
        </w:rPr>
        <w:t>2</w:t>
      </w:r>
      <w:r w:rsidRPr="009C362C">
        <w:rPr>
          <w:rFonts w:ascii="Arial" w:hAnsi="Arial" w:cs="Arial"/>
          <w:color w:val="000000" w:themeColor="text1"/>
        </w:rPr>
        <w:t xml:space="preserve"> настоящего документа.</w:t>
      </w:r>
    </w:p>
    <w:p w14:paraId="157CC227" w14:textId="1FDCD50F" w:rsidR="00CF329F" w:rsidRDefault="00CF329F" w:rsidP="00CF329F">
      <w:pPr>
        <w:spacing w:after="240" w:line="276" w:lineRule="auto"/>
        <w:ind w:firstLine="567"/>
        <w:rPr>
          <w:rFonts w:ascii="Arial" w:hAnsi="Arial" w:cs="Arial"/>
          <w:color w:val="000000" w:themeColor="text1"/>
        </w:rPr>
      </w:pPr>
      <w:r>
        <w:rPr>
          <w:rFonts w:ascii="Arial" w:hAnsi="Arial" w:cs="Arial"/>
          <w:color w:val="000000" w:themeColor="text1"/>
        </w:rPr>
        <w:t>Б</w:t>
      </w:r>
      <w:r w:rsidRPr="00286817">
        <w:rPr>
          <w:rFonts w:ascii="Arial" w:hAnsi="Arial" w:cs="Arial"/>
          <w:color w:val="000000" w:themeColor="text1"/>
        </w:rPr>
        <w:t xml:space="preserve">изнес-процесс </w:t>
      </w:r>
      <w:r>
        <w:rPr>
          <w:rFonts w:ascii="Arial" w:hAnsi="Arial" w:cs="Arial"/>
          <w:color w:val="000000" w:themeColor="text1"/>
        </w:rPr>
        <w:t>перспективного среднесрочного планирования воздействий на производ</w:t>
      </w:r>
      <w:r w:rsidRPr="00F6798A">
        <w:rPr>
          <w:rFonts w:ascii="Arial" w:hAnsi="Arial" w:cs="Arial"/>
          <w:color w:val="000000" w:themeColor="text1"/>
        </w:rPr>
        <w:t>ственные активы</w:t>
      </w:r>
      <w:r>
        <w:rPr>
          <w:rFonts w:ascii="Arial" w:hAnsi="Arial" w:cs="Arial"/>
          <w:color w:val="000000" w:themeColor="text1"/>
        </w:rPr>
        <w:t xml:space="preserve"> регламентируется следующими документами:</w:t>
      </w:r>
    </w:p>
    <w:p w14:paraId="6E3114ED" w14:textId="55441506" w:rsidR="00CF329F" w:rsidRPr="005A31FA" w:rsidRDefault="002E6C85" w:rsidP="00CF329F">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t>ERP.13.9_10_100_PM</w:t>
      </w:r>
      <w:r w:rsidR="00CF329F">
        <w:rPr>
          <w:rFonts w:ascii="Arial" w:hAnsi="Arial" w:cs="Arial"/>
          <w:color w:val="000000" w:themeColor="text1"/>
        </w:rPr>
        <w:t xml:space="preserve"> «</w:t>
      </w:r>
      <w:r w:rsidR="00CF329F" w:rsidRPr="005A31FA">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CF329F">
        <w:rPr>
          <w:rFonts w:ascii="Arial" w:hAnsi="Arial" w:cs="Arial"/>
          <w:color w:val="000000" w:themeColor="text1"/>
        </w:rPr>
        <w:t>»;</w:t>
      </w:r>
    </w:p>
    <w:p w14:paraId="6BFCC23A" w14:textId="5C19FC1F" w:rsidR="00CF329F" w:rsidRPr="005A31FA" w:rsidRDefault="002E6C85" w:rsidP="00CF329F">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t>ERP.13.9_10_101_PM</w:t>
      </w:r>
      <w:r w:rsidR="00CF329F">
        <w:rPr>
          <w:rFonts w:ascii="Arial" w:hAnsi="Arial" w:cs="Arial"/>
          <w:color w:val="000000" w:themeColor="text1"/>
        </w:rPr>
        <w:t xml:space="preserve"> «</w:t>
      </w:r>
      <w:r w:rsidR="00CF329F" w:rsidRPr="005A31F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CF329F">
        <w:rPr>
          <w:rFonts w:ascii="Arial" w:hAnsi="Arial" w:cs="Arial"/>
          <w:color w:val="000000" w:themeColor="text1"/>
        </w:rPr>
        <w:t>».</w:t>
      </w:r>
    </w:p>
    <w:p w14:paraId="10A9D551" w14:textId="77777777" w:rsidR="00B26985" w:rsidRDefault="00B91C88" w:rsidP="00B91C88">
      <w:pPr>
        <w:spacing w:after="240" w:line="276" w:lineRule="auto"/>
        <w:ind w:firstLine="567"/>
        <w:rPr>
          <w:rFonts w:ascii="Arial" w:hAnsi="Arial" w:cs="Arial"/>
          <w:color w:val="000000" w:themeColor="text1"/>
        </w:rPr>
      </w:pPr>
      <w:r>
        <w:rPr>
          <w:rFonts w:ascii="Arial" w:hAnsi="Arial" w:cs="Arial"/>
          <w:color w:val="000000" w:themeColor="text1"/>
        </w:rPr>
        <w:t>Схема бизнес-процесса перспективного среднесрочного планирования воздействий на производ</w:t>
      </w:r>
      <w:r w:rsidRPr="00F6798A">
        <w:rPr>
          <w:rFonts w:ascii="Arial" w:hAnsi="Arial" w:cs="Arial"/>
          <w:color w:val="000000" w:themeColor="text1"/>
        </w:rPr>
        <w:t>ственные активы</w:t>
      </w:r>
      <w:r>
        <w:rPr>
          <w:rFonts w:ascii="Arial" w:hAnsi="Arial" w:cs="Arial"/>
          <w:color w:val="000000" w:themeColor="text1"/>
        </w:rPr>
        <w:t xml:space="preserve"> расположена в программе </w:t>
      </w:r>
      <w:r>
        <w:rPr>
          <w:rFonts w:ascii="Arial" w:hAnsi="Arial" w:cs="Arial"/>
          <w:color w:val="000000" w:themeColor="text1"/>
          <w:lang w:val="en-US"/>
        </w:rPr>
        <w:t>Aris</w:t>
      </w:r>
      <w:r>
        <w:rPr>
          <w:rFonts w:ascii="Arial" w:hAnsi="Arial" w:cs="Arial"/>
          <w:color w:val="000000" w:themeColor="text1"/>
        </w:rPr>
        <w:t xml:space="preserve"> по адресу: </w:t>
      </w:r>
      <w:r w:rsidR="00B26985" w:rsidRPr="00B26985">
        <w:rPr>
          <w:rFonts w:ascii="Arial" w:hAnsi="Arial" w:cs="Arial"/>
          <w:color w:val="000000" w:themeColor="text1"/>
        </w:rPr>
        <w:t>ПОЛЮС/Главная папка/4. В разработке/ERP/ПП-07 Управление производствен</w:t>
      </w:r>
      <w:r w:rsidR="00B26985">
        <w:rPr>
          <w:rFonts w:ascii="Arial" w:hAnsi="Arial" w:cs="Arial"/>
          <w:color w:val="000000" w:themeColor="text1"/>
        </w:rPr>
        <w:t>ными ак</w:t>
      </w:r>
      <w:r w:rsidR="00B26985" w:rsidRPr="00B26985">
        <w:rPr>
          <w:rFonts w:ascii="Arial" w:hAnsi="Arial" w:cs="Arial"/>
          <w:color w:val="000000" w:themeColor="text1"/>
        </w:rPr>
        <w:t>тивами/ПП-07.02 Планирование программы управления производственными активами/</w:t>
      </w:r>
    </w:p>
    <w:p w14:paraId="08022E88" w14:textId="49F7D865" w:rsidR="00B91C88" w:rsidRDefault="009F4279" w:rsidP="00B91C88">
      <w:pPr>
        <w:spacing w:after="240" w:line="276" w:lineRule="auto"/>
        <w:ind w:firstLine="567"/>
        <w:rPr>
          <w:rFonts w:ascii="Arial" w:hAnsi="Arial" w:cs="Arial"/>
          <w:color w:val="000000" w:themeColor="text1"/>
        </w:rPr>
      </w:pPr>
      <w:r>
        <w:rPr>
          <w:rFonts w:ascii="Arial" w:hAnsi="Arial" w:cs="Arial"/>
          <w:color w:val="000000" w:themeColor="text1"/>
        </w:rPr>
        <w:t>Схема бизнес-процесса</w:t>
      </w:r>
      <w:r w:rsidR="00B91C88" w:rsidRPr="00FE59F3">
        <w:rPr>
          <w:rFonts w:ascii="Arial" w:hAnsi="Arial" w:cs="Arial"/>
          <w:color w:val="000000" w:themeColor="text1"/>
        </w:rPr>
        <w:t xml:space="preserve"> «</w:t>
      </w:r>
      <w:r w:rsidR="00B91C88" w:rsidRPr="00B91C88">
        <w:rPr>
          <w:rFonts w:ascii="Arial" w:hAnsi="Arial" w:cs="Arial"/>
          <w:color w:val="000000" w:themeColor="text1"/>
        </w:rPr>
        <w:t>ПП-07.02.02-ERP «Перспективное среднесрочное плани</w:t>
      </w:r>
      <w:r w:rsidR="00B91C88">
        <w:rPr>
          <w:rFonts w:ascii="Arial" w:hAnsi="Arial" w:cs="Arial"/>
          <w:color w:val="000000" w:themeColor="text1"/>
        </w:rPr>
        <w:t>рование воздействий на производ</w:t>
      </w:r>
      <w:r w:rsidR="00B91C88" w:rsidRPr="00B91C88">
        <w:rPr>
          <w:rFonts w:ascii="Arial" w:hAnsi="Arial" w:cs="Arial"/>
          <w:color w:val="000000" w:themeColor="text1"/>
        </w:rPr>
        <w:t>ственные активы (3-х летн</w:t>
      </w:r>
      <w:r w:rsidR="00A53B4B">
        <w:rPr>
          <w:rFonts w:ascii="Arial" w:hAnsi="Arial" w:cs="Arial"/>
          <w:color w:val="000000" w:themeColor="text1"/>
        </w:rPr>
        <w:t>и</w:t>
      </w:r>
      <w:r w:rsidR="00B91C88" w:rsidRPr="00B91C88">
        <w:rPr>
          <w:rFonts w:ascii="Arial" w:hAnsi="Arial" w:cs="Arial"/>
          <w:color w:val="000000" w:themeColor="text1"/>
        </w:rPr>
        <w:t>й период)</w:t>
      </w:r>
      <w:r w:rsidR="00B91C88">
        <w:rPr>
          <w:rFonts w:ascii="Arial" w:hAnsi="Arial" w:cs="Arial"/>
          <w:color w:val="000000" w:themeColor="text1"/>
        </w:rPr>
        <w:t>» приведе</w:t>
      </w:r>
      <w:r w:rsidR="00B91C88" w:rsidRPr="00FE59F3">
        <w:rPr>
          <w:rFonts w:ascii="Arial" w:hAnsi="Arial" w:cs="Arial"/>
          <w:color w:val="000000" w:themeColor="text1"/>
        </w:rPr>
        <w:t>н</w:t>
      </w:r>
      <w:r>
        <w:rPr>
          <w:rFonts w:ascii="Arial" w:hAnsi="Arial" w:cs="Arial"/>
          <w:color w:val="000000" w:themeColor="text1"/>
        </w:rPr>
        <w:t>а</w:t>
      </w:r>
      <w:r w:rsidR="00B91C88" w:rsidRPr="00FE59F3">
        <w:rPr>
          <w:rFonts w:ascii="Arial" w:hAnsi="Arial" w:cs="Arial"/>
          <w:color w:val="000000" w:themeColor="text1"/>
        </w:rPr>
        <w:t xml:space="preserve"> в </w:t>
      </w:r>
      <w:r w:rsidR="00B91C88">
        <w:rPr>
          <w:rFonts w:ascii="Arial" w:hAnsi="Arial" w:cs="Arial"/>
          <w:color w:val="000000" w:themeColor="text1"/>
        </w:rPr>
        <w:t>Приложении</w:t>
      </w:r>
      <w:r w:rsidR="00B91C88" w:rsidRPr="00FE59F3">
        <w:rPr>
          <w:rFonts w:ascii="Arial" w:hAnsi="Arial" w:cs="Arial"/>
          <w:color w:val="000000" w:themeColor="text1"/>
        </w:rPr>
        <w:t xml:space="preserve"> № 1. </w:t>
      </w:r>
      <w:r w:rsidR="00B91C88">
        <w:rPr>
          <w:rFonts w:ascii="Arial" w:hAnsi="Arial" w:cs="Arial"/>
          <w:color w:val="000000" w:themeColor="text1"/>
        </w:rPr>
        <w:t>«</w:t>
      </w:r>
      <w:r w:rsidR="00B91C88" w:rsidRPr="00FE59F3">
        <w:rPr>
          <w:rFonts w:ascii="Arial" w:hAnsi="Arial" w:cs="Arial"/>
          <w:color w:val="000000" w:themeColor="text1"/>
        </w:rPr>
        <w:t xml:space="preserve">Модели бизнес-процессов» </w:t>
      </w:r>
      <w:r w:rsidR="00B91C88">
        <w:rPr>
          <w:rFonts w:ascii="Arial" w:hAnsi="Arial" w:cs="Arial"/>
          <w:color w:val="000000" w:themeColor="text1"/>
        </w:rPr>
        <w:t>настоящего</w:t>
      </w:r>
      <w:r w:rsidR="00B91C88" w:rsidRPr="00FE59F3">
        <w:rPr>
          <w:rFonts w:ascii="Arial" w:hAnsi="Arial" w:cs="Arial"/>
          <w:color w:val="000000" w:themeColor="text1"/>
        </w:rPr>
        <w:t xml:space="preserve"> документа.</w:t>
      </w:r>
    </w:p>
    <w:p w14:paraId="56BFBE85" w14:textId="77777777" w:rsidR="007F609A" w:rsidRPr="009C362C" w:rsidRDefault="007F609A" w:rsidP="009C362C">
      <w:pPr>
        <w:spacing w:after="240" w:line="276" w:lineRule="auto"/>
        <w:ind w:firstLine="567"/>
        <w:rPr>
          <w:rFonts w:ascii="Arial" w:hAnsi="Arial" w:cs="Arial"/>
          <w:color w:val="000000" w:themeColor="text1"/>
        </w:rPr>
      </w:pPr>
    </w:p>
    <w:p w14:paraId="14FCC71D" w14:textId="77777777" w:rsidR="00B4077E" w:rsidRDefault="00B4077E" w:rsidP="00483421">
      <w:pPr>
        <w:pStyle w:val="3"/>
      </w:pPr>
      <w:bookmarkStart w:id="695" w:name="_Toc77357539"/>
      <w:r w:rsidRPr="000835FE">
        <w:t>Описание бизнес-процесса</w:t>
      </w:r>
      <w:r>
        <w:t xml:space="preserve"> </w:t>
      </w:r>
      <w:r w:rsidRPr="00B4077E">
        <w:t xml:space="preserve">ПП-07.06.03-ERP </w:t>
      </w:r>
      <w:r>
        <w:t>«</w:t>
      </w:r>
      <w:r w:rsidRPr="00B4077E">
        <w:t>Формирование годового бюджета воздействий на производственные активы</w:t>
      </w:r>
      <w:r>
        <w:t>»</w:t>
      </w:r>
      <w:bookmarkEnd w:id="695"/>
    </w:p>
    <w:p w14:paraId="406F725C" w14:textId="48E9F423" w:rsidR="00007ACC" w:rsidRDefault="00007ACC" w:rsidP="00B4077E">
      <w:pPr>
        <w:spacing w:after="240" w:line="276" w:lineRule="auto"/>
        <w:ind w:firstLine="567"/>
        <w:rPr>
          <w:rFonts w:ascii="Arial" w:hAnsi="Arial" w:cs="Arial"/>
          <w:color w:val="000000" w:themeColor="text1"/>
        </w:rPr>
      </w:pPr>
      <w:r>
        <w:rPr>
          <w:rFonts w:ascii="Arial" w:hAnsi="Arial" w:cs="Arial"/>
          <w:color w:val="000000" w:themeColor="text1"/>
        </w:rPr>
        <w:t>Бизнес-процесс ф</w:t>
      </w:r>
      <w:r w:rsidRPr="00007ACC">
        <w:rPr>
          <w:rFonts w:ascii="Arial" w:hAnsi="Arial" w:cs="Arial"/>
          <w:color w:val="000000" w:themeColor="text1"/>
        </w:rPr>
        <w:t>орми</w:t>
      </w:r>
      <w:r>
        <w:rPr>
          <w:rFonts w:ascii="Arial" w:hAnsi="Arial" w:cs="Arial"/>
          <w:color w:val="000000" w:themeColor="text1"/>
        </w:rPr>
        <w:t xml:space="preserve">рования </w:t>
      </w:r>
      <w:r w:rsidRPr="00007ACC">
        <w:rPr>
          <w:rFonts w:ascii="Arial" w:hAnsi="Arial" w:cs="Arial"/>
          <w:color w:val="000000" w:themeColor="text1"/>
        </w:rPr>
        <w:t>годового бюджета возде</w:t>
      </w:r>
      <w:r>
        <w:rPr>
          <w:rFonts w:ascii="Arial" w:hAnsi="Arial" w:cs="Arial"/>
          <w:color w:val="000000" w:themeColor="text1"/>
        </w:rPr>
        <w:t>йствий на производственные акти</w:t>
      </w:r>
      <w:r w:rsidRPr="00007ACC">
        <w:rPr>
          <w:rFonts w:ascii="Arial" w:hAnsi="Arial" w:cs="Arial"/>
          <w:color w:val="000000" w:themeColor="text1"/>
        </w:rPr>
        <w:t>вы</w:t>
      </w:r>
      <w:r>
        <w:rPr>
          <w:rFonts w:ascii="Arial" w:hAnsi="Arial" w:cs="Arial"/>
          <w:color w:val="000000" w:themeColor="text1"/>
        </w:rPr>
        <w:t xml:space="preserve"> </w:t>
      </w:r>
      <w:r w:rsidR="002B0E04">
        <w:rPr>
          <w:rFonts w:ascii="Arial" w:hAnsi="Arial" w:cs="Arial"/>
          <w:color w:val="000000" w:themeColor="text1"/>
        </w:rPr>
        <w:t>содержит</w:t>
      </w:r>
      <w:r w:rsidR="00031C62">
        <w:rPr>
          <w:rFonts w:ascii="Arial" w:hAnsi="Arial" w:cs="Arial"/>
          <w:color w:val="000000" w:themeColor="text1"/>
        </w:rPr>
        <w:t xml:space="preserve"> шаги по</w:t>
      </w:r>
      <w:r w:rsidR="00730814">
        <w:rPr>
          <w:rFonts w:ascii="Arial" w:hAnsi="Arial" w:cs="Arial"/>
          <w:color w:val="000000" w:themeColor="text1"/>
        </w:rPr>
        <w:t xml:space="preserve"> детальному </w:t>
      </w:r>
      <w:r w:rsidR="002B0E04">
        <w:rPr>
          <w:rFonts w:ascii="Arial" w:hAnsi="Arial" w:cs="Arial"/>
          <w:color w:val="000000" w:themeColor="text1"/>
        </w:rPr>
        <w:t>планированию</w:t>
      </w:r>
      <w:r w:rsidR="00730814">
        <w:rPr>
          <w:rFonts w:ascii="Arial" w:hAnsi="Arial" w:cs="Arial"/>
          <w:color w:val="000000" w:themeColor="text1"/>
        </w:rPr>
        <w:t xml:space="preserve"> </w:t>
      </w:r>
      <w:r w:rsidR="00730814" w:rsidRPr="00031C62">
        <w:rPr>
          <w:rFonts w:ascii="Arial" w:hAnsi="Arial" w:cs="Arial"/>
          <w:color w:val="000000" w:themeColor="text1"/>
        </w:rPr>
        <w:t xml:space="preserve">операционных </w:t>
      </w:r>
      <w:r w:rsidR="003467C6">
        <w:rPr>
          <w:rFonts w:ascii="Arial" w:hAnsi="Arial" w:cs="Arial"/>
          <w:color w:val="000000" w:themeColor="text1"/>
        </w:rPr>
        <w:t xml:space="preserve">затрат </w:t>
      </w:r>
      <w:r w:rsidR="00730814" w:rsidRPr="00031C62">
        <w:rPr>
          <w:rFonts w:ascii="Arial" w:hAnsi="Arial" w:cs="Arial"/>
          <w:color w:val="000000" w:themeColor="text1"/>
        </w:rPr>
        <w:t xml:space="preserve">и капитальных </w:t>
      </w:r>
      <w:r w:rsidR="003467C6">
        <w:rPr>
          <w:rFonts w:ascii="Arial" w:hAnsi="Arial" w:cs="Arial"/>
          <w:color w:val="000000" w:themeColor="text1"/>
        </w:rPr>
        <w:t>вложений</w:t>
      </w:r>
      <w:r w:rsidR="00053EFA">
        <w:rPr>
          <w:rFonts w:ascii="Arial" w:hAnsi="Arial" w:cs="Arial"/>
          <w:color w:val="000000" w:themeColor="text1"/>
        </w:rPr>
        <w:t xml:space="preserve">, их финансирование и ввод в эксплуатацию, в части капвложений, </w:t>
      </w:r>
      <w:r w:rsidR="00730814" w:rsidRPr="00031C62">
        <w:rPr>
          <w:rFonts w:ascii="Arial" w:hAnsi="Arial" w:cs="Arial"/>
          <w:color w:val="000000" w:themeColor="text1"/>
        </w:rPr>
        <w:t>на первый год планирования в рамках среднеср</w:t>
      </w:r>
      <w:r w:rsidR="000B5207">
        <w:rPr>
          <w:rFonts w:ascii="Arial" w:hAnsi="Arial" w:cs="Arial"/>
          <w:color w:val="000000" w:themeColor="text1"/>
        </w:rPr>
        <w:t>очного бюджета воздействий на производственные активы</w:t>
      </w:r>
      <w:r w:rsidR="00730814" w:rsidRPr="00031C62">
        <w:rPr>
          <w:rFonts w:ascii="Arial" w:hAnsi="Arial" w:cs="Arial"/>
          <w:color w:val="000000" w:themeColor="text1"/>
        </w:rPr>
        <w:t xml:space="preserve"> с описанием воздействий на </w:t>
      </w:r>
      <w:r w:rsidR="000B5207">
        <w:rPr>
          <w:rFonts w:ascii="Arial" w:hAnsi="Arial" w:cs="Arial"/>
          <w:color w:val="000000" w:themeColor="text1"/>
        </w:rPr>
        <w:t>производственные активы</w:t>
      </w:r>
      <w:r w:rsidR="00730814" w:rsidRPr="00031C62">
        <w:rPr>
          <w:rFonts w:ascii="Arial" w:hAnsi="Arial" w:cs="Arial"/>
          <w:color w:val="000000" w:themeColor="text1"/>
        </w:rPr>
        <w:t xml:space="preserve"> (мероприятия </w:t>
      </w:r>
      <w:r w:rsidR="000B5207">
        <w:rPr>
          <w:rFonts w:ascii="Arial" w:hAnsi="Arial" w:cs="Arial"/>
          <w:color w:val="000000" w:themeColor="text1"/>
        </w:rPr>
        <w:t xml:space="preserve">технического обслуживания </w:t>
      </w:r>
      <w:r w:rsidR="00730814" w:rsidRPr="00031C62">
        <w:rPr>
          <w:rFonts w:ascii="Arial" w:hAnsi="Arial" w:cs="Arial"/>
          <w:color w:val="000000" w:themeColor="text1"/>
        </w:rPr>
        <w:t>и</w:t>
      </w:r>
      <w:r w:rsidR="000B5207">
        <w:rPr>
          <w:rFonts w:ascii="Arial" w:hAnsi="Arial" w:cs="Arial"/>
          <w:color w:val="000000" w:themeColor="text1"/>
        </w:rPr>
        <w:t xml:space="preserve"> ремонта</w:t>
      </w:r>
      <w:r w:rsidR="00730814" w:rsidRPr="00031C62">
        <w:rPr>
          <w:rFonts w:ascii="Arial" w:hAnsi="Arial" w:cs="Arial"/>
          <w:color w:val="000000" w:themeColor="text1"/>
        </w:rPr>
        <w:t xml:space="preserve">, обследования и диагностики, </w:t>
      </w:r>
      <w:r w:rsidR="000B5207">
        <w:rPr>
          <w:rFonts w:ascii="Arial" w:hAnsi="Arial" w:cs="Arial"/>
          <w:color w:val="000000" w:themeColor="text1"/>
        </w:rPr>
        <w:t>экспертизы промышленной безопасности</w:t>
      </w:r>
      <w:r w:rsidR="00730814" w:rsidRPr="00031C62">
        <w:rPr>
          <w:rFonts w:ascii="Arial" w:hAnsi="Arial" w:cs="Arial"/>
          <w:color w:val="000000" w:themeColor="text1"/>
        </w:rPr>
        <w:t xml:space="preserve">), сформированных по заказам </w:t>
      </w:r>
      <w:r w:rsidR="00971CF4">
        <w:rPr>
          <w:rFonts w:ascii="Arial" w:hAnsi="Arial" w:cs="Arial"/>
          <w:color w:val="000000" w:themeColor="text1"/>
        </w:rPr>
        <w:t xml:space="preserve">и сетевым графикам </w:t>
      </w:r>
      <w:r w:rsidR="00730814" w:rsidRPr="00031C62">
        <w:rPr>
          <w:rFonts w:ascii="Arial" w:hAnsi="Arial" w:cs="Arial"/>
          <w:color w:val="000000" w:themeColor="text1"/>
        </w:rPr>
        <w:t>в системе</w:t>
      </w:r>
      <w:r w:rsidR="00593726">
        <w:rPr>
          <w:rFonts w:ascii="Arial" w:hAnsi="Arial" w:cs="Arial"/>
          <w:color w:val="000000" w:themeColor="text1"/>
        </w:rPr>
        <w:t xml:space="preserve"> </w:t>
      </w:r>
      <w:r w:rsidR="00593726">
        <w:rPr>
          <w:rFonts w:ascii="Arial" w:hAnsi="Arial" w:cs="Arial"/>
          <w:color w:val="000000" w:themeColor="text1"/>
          <w:lang w:val="en-US"/>
        </w:rPr>
        <w:t>SAP</w:t>
      </w:r>
      <w:r w:rsidR="00730814" w:rsidRPr="0088717F">
        <w:rPr>
          <w:rFonts w:ascii="Arial" w:hAnsi="Arial" w:cs="Arial"/>
          <w:color w:val="000000" w:themeColor="text1"/>
        </w:rPr>
        <w:t xml:space="preserve">, </w:t>
      </w:r>
      <w:r w:rsidR="00730814" w:rsidRPr="00971CF4">
        <w:rPr>
          <w:rFonts w:ascii="Arial" w:hAnsi="Arial" w:cs="Arial"/>
          <w:color w:val="000000" w:themeColor="text1"/>
        </w:rPr>
        <w:t xml:space="preserve">и </w:t>
      </w:r>
      <w:r w:rsidR="0054090C">
        <w:rPr>
          <w:rFonts w:ascii="Arial" w:hAnsi="Arial" w:cs="Arial"/>
          <w:color w:val="000000" w:themeColor="text1"/>
        </w:rPr>
        <w:t xml:space="preserve">сетевым графикам </w:t>
      </w:r>
      <w:r w:rsidR="00730814" w:rsidRPr="0088717F">
        <w:rPr>
          <w:rFonts w:ascii="Arial" w:hAnsi="Arial" w:cs="Arial"/>
          <w:color w:val="000000" w:themeColor="text1"/>
        </w:rPr>
        <w:t xml:space="preserve">проектов </w:t>
      </w:r>
      <w:r w:rsidR="009759BA" w:rsidRPr="00494ECB">
        <w:rPr>
          <w:rFonts w:ascii="Arial" w:hAnsi="Arial" w:cs="Arial"/>
          <w:color w:val="000000" w:themeColor="text1"/>
        </w:rPr>
        <w:t>ОВП</w:t>
      </w:r>
      <w:r w:rsidR="000B5207" w:rsidRPr="00971CF4">
        <w:rPr>
          <w:rFonts w:ascii="Arial" w:hAnsi="Arial" w:cs="Arial"/>
          <w:color w:val="000000" w:themeColor="text1"/>
        </w:rPr>
        <w:t>.</w:t>
      </w:r>
      <w:r w:rsidR="00E146D7" w:rsidRPr="00E146D7">
        <w:rPr>
          <w:rFonts w:ascii="Arial" w:hAnsi="Arial" w:cs="Arial"/>
          <w:color w:val="000000" w:themeColor="text1"/>
        </w:rPr>
        <w:t xml:space="preserve"> </w:t>
      </w:r>
      <w:r w:rsidR="00E146D7">
        <w:rPr>
          <w:rFonts w:ascii="Arial" w:hAnsi="Arial" w:cs="Arial"/>
          <w:color w:val="000000" w:themeColor="text1"/>
        </w:rPr>
        <w:t>Годовой бюджет формируется</w:t>
      </w:r>
      <w:r w:rsidR="00E146D7" w:rsidRPr="00F6798A">
        <w:rPr>
          <w:rFonts w:ascii="Arial" w:hAnsi="Arial" w:cs="Arial"/>
          <w:color w:val="000000" w:themeColor="text1"/>
        </w:rPr>
        <w:t xml:space="preserve"> на </w:t>
      </w:r>
      <w:r w:rsidR="002312FE">
        <w:rPr>
          <w:rFonts w:ascii="Arial" w:hAnsi="Arial" w:cs="Arial"/>
          <w:color w:val="000000" w:themeColor="text1"/>
        </w:rPr>
        <w:t>период с января по декабрь включительно каждого года, в разбивке по месяцам</w:t>
      </w:r>
      <w:r w:rsidR="00E146D7">
        <w:rPr>
          <w:rFonts w:ascii="Arial" w:hAnsi="Arial" w:cs="Arial"/>
          <w:color w:val="000000" w:themeColor="text1"/>
        </w:rPr>
        <w:t>.</w:t>
      </w:r>
    </w:p>
    <w:p w14:paraId="0E831090" w14:textId="35BCBE73" w:rsidR="00211B58" w:rsidRDefault="00211B58" w:rsidP="00211B58">
      <w:pPr>
        <w:spacing w:after="240" w:line="276" w:lineRule="auto"/>
        <w:ind w:firstLine="567"/>
        <w:rPr>
          <w:rFonts w:ascii="Arial" w:hAnsi="Arial" w:cs="Arial"/>
          <w:color w:val="000000" w:themeColor="text1"/>
        </w:rPr>
      </w:pPr>
      <w:r w:rsidRPr="00806E06">
        <w:rPr>
          <w:rFonts w:ascii="Arial" w:hAnsi="Arial" w:cs="Arial"/>
          <w:color w:val="000000" w:themeColor="text1"/>
        </w:rPr>
        <w:t xml:space="preserve">Процесс формирования, согласования и утверждения </w:t>
      </w:r>
      <w:r>
        <w:rPr>
          <w:rFonts w:ascii="Arial" w:hAnsi="Arial" w:cs="Arial"/>
          <w:color w:val="000000" w:themeColor="text1"/>
        </w:rPr>
        <w:t>годового бюджета воз</w:t>
      </w:r>
      <w:r w:rsidRPr="00806E06">
        <w:rPr>
          <w:rFonts w:ascii="Arial" w:hAnsi="Arial" w:cs="Arial"/>
          <w:color w:val="000000" w:themeColor="text1"/>
        </w:rPr>
        <w:t>действий на производственн</w:t>
      </w:r>
      <w:r>
        <w:rPr>
          <w:rFonts w:ascii="Arial" w:hAnsi="Arial" w:cs="Arial"/>
          <w:color w:val="000000" w:themeColor="text1"/>
        </w:rPr>
        <w:t xml:space="preserve">ые активы </w:t>
      </w:r>
      <w:r w:rsidR="00593726">
        <w:rPr>
          <w:rFonts w:ascii="Arial" w:hAnsi="Arial" w:cs="Arial"/>
          <w:color w:val="000000" w:themeColor="text1"/>
        </w:rPr>
        <w:t xml:space="preserve">в системе </w:t>
      </w:r>
      <w:r w:rsidR="00593726">
        <w:rPr>
          <w:rFonts w:ascii="Arial" w:hAnsi="Arial" w:cs="Arial"/>
          <w:color w:val="000000" w:themeColor="text1"/>
          <w:lang w:val="en-US"/>
        </w:rPr>
        <w:t>SAP</w:t>
      </w:r>
      <w:r w:rsidR="00593726" w:rsidRPr="00446DC7">
        <w:rPr>
          <w:rFonts w:ascii="Arial" w:hAnsi="Arial" w:cs="Arial"/>
          <w:color w:val="000000" w:themeColor="text1"/>
        </w:rPr>
        <w:t xml:space="preserve"> </w:t>
      </w:r>
      <w:r w:rsidR="00E410F0">
        <w:rPr>
          <w:rFonts w:ascii="Arial" w:hAnsi="Arial" w:cs="Arial"/>
          <w:color w:val="000000" w:themeColor="text1"/>
        </w:rPr>
        <w:t>описывается далее в настоящем документе</w:t>
      </w:r>
      <w:r>
        <w:rPr>
          <w:rFonts w:ascii="Arial" w:hAnsi="Arial" w:cs="Arial"/>
          <w:color w:val="000000" w:themeColor="text1"/>
        </w:rPr>
        <w:t>.</w:t>
      </w:r>
    </w:p>
    <w:p w14:paraId="00BB8215" w14:textId="25B77E26" w:rsidR="000C7176" w:rsidRDefault="002312FE">
      <w:pPr>
        <w:spacing w:after="240" w:line="276" w:lineRule="auto"/>
        <w:ind w:firstLine="567"/>
        <w:rPr>
          <w:rFonts w:ascii="Arial" w:hAnsi="Arial" w:cs="Arial"/>
          <w:color w:val="000000" w:themeColor="text1"/>
        </w:rPr>
      </w:pPr>
      <w:r w:rsidRPr="002312FE">
        <w:rPr>
          <w:rFonts w:ascii="Arial" w:hAnsi="Arial" w:cs="Arial"/>
          <w:color w:val="000000" w:themeColor="text1"/>
        </w:rPr>
        <w:t xml:space="preserve">После получения распоряжения о начале планирования бюджета воздействий на ПА и производственной программы на БЕ </w:t>
      </w:r>
      <w:r w:rsidR="004D68CD">
        <w:rPr>
          <w:rFonts w:ascii="Arial" w:hAnsi="Arial" w:cs="Arial"/>
          <w:color w:val="000000" w:themeColor="text1"/>
        </w:rPr>
        <w:t>Управляющим</w:t>
      </w:r>
      <w:r w:rsidRPr="002312FE">
        <w:rPr>
          <w:rFonts w:ascii="Arial" w:hAnsi="Arial" w:cs="Arial"/>
          <w:color w:val="000000" w:themeColor="text1"/>
        </w:rPr>
        <w:t xml:space="preserve"> директором БЕ выпускается приказ с указанием ответственных и сроков по планированию в соответствии с распоряжением </w:t>
      </w:r>
      <w:r w:rsidR="004D68CD">
        <w:rPr>
          <w:rFonts w:ascii="Arial" w:hAnsi="Arial" w:cs="Arial"/>
          <w:color w:val="000000" w:themeColor="text1"/>
        </w:rPr>
        <w:t>Генерального директора УК</w:t>
      </w:r>
      <w:r w:rsidRPr="002312FE">
        <w:rPr>
          <w:rFonts w:ascii="Arial" w:hAnsi="Arial" w:cs="Arial"/>
          <w:color w:val="000000" w:themeColor="text1"/>
        </w:rPr>
        <w:t>.</w:t>
      </w:r>
      <w:r>
        <w:rPr>
          <w:rFonts w:ascii="Arial" w:hAnsi="Arial" w:cs="Arial"/>
          <w:color w:val="000000" w:themeColor="text1"/>
        </w:rPr>
        <w:t xml:space="preserve"> </w:t>
      </w:r>
      <w:r w:rsidR="00211B58" w:rsidRPr="00211B58">
        <w:rPr>
          <w:rFonts w:ascii="Arial" w:hAnsi="Arial" w:cs="Arial"/>
          <w:color w:val="000000" w:themeColor="text1"/>
        </w:rPr>
        <w:t xml:space="preserve">После </w:t>
      </w:r>
      <w:r w:rsidR="00593726" w:rsidRPr="00891C3B">
        <w:rPr>
          <w:rFonts w:ascii="Arial" w:hAnsi="Arial" w:cs="Arial"/>
          <w:color w:val="000000" w:themeColor="text1"/>
        </w:rPr>
        <w:t xml:space="preserve">выпуска приказа </w:t>
      </w:r>
      <w:r w:rsidR="00587B82">
        <w:rPr>
          <w:rFonts w:ascii="Arial" w:hAnsi="Arial" w:cs="Arial"/>
          <w:color w:val="000000" w:themeColor="text1"/>
        </w:rPr>
        <w:t xml:space="preserve">Главный специалист ТОиР УО - </w:t>
      </w:r>
      <w:r w:rsidR="00A55C74">
        <w:rPr>
          <w:rFonts w:ascii="Arial" w:hAnsi="Arial" w:cs="Arial"/>
          <w:color w:val="000000" w:themeColor="text1"/>
        </w:rPr>
        <w:t xml:space="preserve">Руководитель ЦФО совместно с </w:t>
      </w:r>
      <w:r w:rsidR="00A55C74" w:rsidRPr="00A55C74">
        <w:rPr>
          <w:rFonts w:ascii="Arial" w:hAnsi="Arial" w:cs="Arial"/>
          <w:color w:val="000000" w:themeColor="text1"/>
        </w:rPr>
        <w:t>Планировщик</w:t>
      </w:r>
      <w:r w:rsidR="00A55C74">
        <w:rPr>
          <w:rFonts w:ascii="Arial" w:hAnsi="Arial" w:cs="Arial"/>
          <w:color w:val="000000" w:themeColor="text1"/>
        </w:rPr>
        <w:t>ом</w:t>
      </w:r>
      <w:r w:rsidR="00A55C74" w:rsidRPr="00A55C74">
        <w:rPr>
          <w:rFonts w:ascii="Arial" w:hAnsi="Arial" w:cs="Arial"/>
          <w:color w:val="000000" w:themeColor="text1"/>
        </w:rPr>
        <w:t xml:space="preserve"> бюджета УА </w:t>
      </w:r>
      <w:r w:rsidR="00A204B1">
        <w:rPr>
          <w:rFonts w:ascii="Arial" w:hAnsi="Arial" w:cs="Arial"/>
          <w:color w:val="000000" w:themeColor="text1"/>
        </w:rPr>
        <w:t>УО</w:t>
      </w:r>
      <w:r w:rsidR="00A55C74">
        <w:rPr>
          <w:rFonts w:ascii="Arial" w:hAnsi="Arial" w:cs="Arial"/>
          <w:color w:val="000000" w:themeColor="text1"/>
        </w:rPr>
        <w:t xml:space="preserve"> </w:t>
      </w:r>
      <w:r w:rsidR="00211B58" w:rsidRPr="00211B58">
        <w:rPr>
          <w:rFonts w:ascii="Arial" w:hAnsi="Arial" w:cs="Arial"/>
          <w:color w:val="000000" w:themeColor="text1"/>
        </w:rPr>
        <w:t>актуализирует текущую структуру</w:t>
      </w:r>
      <w:r w:rsidR="00593726">
        <w:rPr>
          <w:rFonts w:ascii="Arial" w:hAnsi="Arial" w:cs="Arial"/>
          <w:color w:val="000000" w:themeColor="text1"/>
        </w:rPr>
        <w:t xml:space="preserve"> проектов и</w:t>
      </w:r>
      <w:r w:rsidR="00211B58" w:rsidRPr="00211B58">
        <w:rPr>
          <w:rFonts w:ascii="Arial" w:hAnsi="Arial" w:cs="Arial"/>
          <w:color w:val="000000" w:themeColor="text1"/>
        </w:rPr>
        <w:t xml:space="preserve"> СПП-элементов</w:t>
      </w:r>
      <w:r w:rsidR="00AB00E9">
        <w:t xml:space="preserve">, </w:t>
      </w:r>
      <w:r w:rsidR="00AB00E9">
        <w:rPr>
          <w:rFonts w:ascii="Arial" w:hAnsi="Arial" w:cs="Arial"/>
          <w:color w:val="000000" w:themeColor="text1"/>
        </w:rPr>
        <w:t xml:space="preserve">относящихся к ТОиР, </w:t>
      </w:r>
      <w:r w:rsidR="00A55C74">
        <w:rPr>
          <w:rFonts w:ascii="Arial" w:hAnsi="Arial" w:cs="Arial"/>
          <w:color w:val="000000" w:themeColor="text1"/>
        </w:rPr>
        <w:t>на плановый год</w:t>
      </w:r>
      <w:r w:rsidR="00211B58" w:rsidRPr="00211B58">
        <w:rPr>
          <w:rFonts w:ascii="Arial" w:hAnsi="Arial" w:cs="Arial"/>
          <w:color w:val="000000" w:themeColor="text1"/>
        </w:rPr>
        <w:t>.</w:t>
      </w:r>
    </w:p>
    <w:p w14:paraId="551F0F52" w14:textId="6BEA2745" w:rsidR="00211B58" w:rsidRDefault="00593726">
      <w:pPr>
        <w:spacing w:after="240" w:line="276" w:lineRule="auto"/>
        <w:ind w:firstLine="567"/>
        <w:rPr>
          <w:rFonts w:ascii="Arial" w:hAnsi="Arial" w:cs="Arial"/>
          <w:color w:val="000000" w:themeColor="text1"/>
        </w:rPr>
      </w:pPr>
      <w:r>
        <w:rPr>
          <w:rFonts w:ascii="Arial" w:hAnsi="Arial" w:cs="Arial"/>
          <w:color w:val="000000" w:themeColor="text1"/>
        </w:rPr>
        <w:t xml:space="preserve">К </w:t>
      </w:r>
      <w:r w:rsidR="00970A2D">
        <w:rPr>
          <w:rFonts w:ascii="Arial" w:hAnsi="Arial" w:cs="Arial"/>
          <w:color w:val="000000" w:themeColor="text1"/>
        </w:rPr>
        <w:t>СПП-элемент</w:t>
      </w:r>
      <w:r>
        <w:rPr>
          <w:rFonts w:ascii="Arial" w:hAnsi="Arial" w:cs="Arial"/>
          <w:color w:val="000000" w:themeColor="text1"/>
        </w:rPr>
        <w:t>ам</w:t>
      </w:r>
      <w:r w:rsidR="00211B58" w:rsidRPr="00970A2D">
        <w:rPr>
          <w:rFonts w:ascii="Arial" w:hAnsi="Arial" w:cs="Arial"/>
          <w:color w:val="000000" w:themeColor="text1"/>
        </w:rPr>
        <w:t xml:space="preserve"> присва</w:t>
      </w:r>
      <w:r w:rsidR="00970A2D">
        <w:rPr>
          <w:rFonts w:ascii="Arial" w:hAnsi="Arial" w:cs="Arial"/>
          <w:color w:val="000000" w:themeColor="text1"/>
        </w:rPr>
        <w:t xml:space="preserve">иваются </w:t>
      </w:r>
      <w:r>
        <w:rPr>
          <w:rFonts w:ascii="Arial" w:hAnsi="Arial" w:cs="Arial"/>
          <w:color w:val="000000" w:themeColor="text1"/>
        </w:rPr>
        <w:t>заказы</w:t>
      </w:r>
      <w:r w:rsidRPr="00970A2D">
        <w:rPr>
          <w:rFonts w:ascii="Arial" w:hAnsi="Arial" w:cs="Arial"/>
          <w:color w:val="000000" w:themeColor="text1"/>
        </w:rPr>
        <w:t xml:space="preserve"> </w:t>
      </w:r>
      <w:r w:rsidR="00211B58" w:rsidRPr="00970A2D">
        <w:rPr>
          <w:rFonts w:ascii="Arial" w:hAnsi="Arial" w:cs="Arial"/>
          <w:color w:val="000000" w:themeColor="text1"/>
        </w:rPr>
        <w:t>ТОРО</w:t>
      </w:r>
      <w:r w:rsidR="0094104A">
        <w:rPr>
          <w:rFonts w:ascii="Arial" w:hAnsi="Arial" w:cs="Arial"/>
          <w:color w:val="000000" w:themeColor="text1"/>
        </w:rPr>
        <w:t xml:space="preserve"> и сетевые графики</w:t>
      </w:r>
      <w:r>
        <w:rPr>
          <w:rFonts w:ascii="Arial" w:hAnsi="Arial" w:cs="Arial"/>
          <w:color w:val="000000" w:themeColor="text1"/>
        </w:rPr>
        <w:t xml:space="preserve"> </w:t>
      </w:r>
      <w:r w:rsidRPr="00CF3DEC">
        <w:rPr>
          <w:rFonts w:ascii="Arial" w:hAnsi="Arial" w:cs="Arial"/>
          <w:color w:val="000000" w:themeColor="text1"/>
        </w:rPr>
        <w:t>в соответствии с</w:t>
      </w:r>
      <w:r w:rsidR="000C7176">
        <w:rPr>
          <w:rFonts w:ascii="Arial" w:hAnsi="Arial" w:cs="Arial"/>
          <w:color w:val="000000" w:themeColor="text1"/>
        </w:rPr>
        <w:t xml:space="preserve"> </w:t>
      </w:r>
      <w:r w:rsidR="0032044C">
        <w:rPr>
          <w:rFonts w:ascii="Arial" w:hAnsi="Arial" w:cs="Arial"/>
          <w:color w:val="000000" w:themeColor="text1"/>
        </w:rPr>
        <w:t xml:space="preserve">правилами, описанными в документе </w:t>
      </w:r>
      <w:r w:rsidR="002E6C85">
        <w:rPr>
          <w:rFonts w:ascii="Arial" w:hAnsi="Arial" w:cs="Arial"/>
          <w:color w:val="000000" w:themeColor="text1"/>
        </w:rPr>
        <w:t>ERP.13.9_10_100_PM</w:t>
      </w:r>
      <w:r w:rsidR="000C7176">
        <w:rPr>
          <w:rFonts w:ascii="Arial" w:hAnsi="Arial" w:cs="Arial"/>
          <w:color w:val="000000" w:themeColor="text1"/>
        </w:rPr>
        <w:t xml:space="preserve"> «</w:t>
      </w:r>
      <w:r w:rsidR="000C7176" w:rsidRPr="000C7176">
        <w:rPr>
          <w:rFonts w:ascii="Arial" w:hAnsi="Arial" w:cs="Arial"/>
          <w:color w:val="000000" w:themeColor="text1"/>
        </w:rPr>
        <w:t>Методика планирования (долгосрочного, годово</w:t>
      </w:r>
      <w:r w:rsidR="000C7176">
        <w:rPr>
          <w:rFonts w:ascii="Arial" w:hAnsi="Arial" w:cs="Arial"/>
          <w:color w:val="000000" w:themeColor="text1"/>
        </w:rPr>
        <w:t>го, месячного, недельного) и учё</w:t>
      </w:r>
      <w:r w:rsidR="000C7176" w:rsidRPr="000C7176">
        <w:rPr>
          <w:rFonts w:ascii="Arial" w:hAnsi="Arial" w:cs="Arial"/>
          <w:color w:val="000000" w:themeColor="text1"/>
        </w:rPr>
        <w:t xml:space="preserve">та работ по </w:t>
      </w:r>
      <w:r w:rsidR="000C7176">
        <w:rPr>
          <w:rFonts w:ascii="Arial" w:hAnsi="Arial" w:cs="Arial"/>
          <w:color w:val="000000" w:themeColor="text1"/>
        </w:rPr>
        <w:t>ТО</w:t>
      </w:r>
      <w:r w:rsidR="000C7176" w:rsidRPr="000C7176">
        <w:rPr>
          <w:rFonts w:ascii="Arial" w:hAnsi="Arial" w:cs="Arial"/>
          <w:color w:val="000000" w:themeColor="text1"/>
        </w:rPr>
        <w:t>и</w:t>
      </w:r>
      <w:r w:rsidR="000C7176">
        <w:rPr>
          <w:rFonts w:ascii="Arial" w:hAnsi="Arial" w:cs="Arial"/>
          <w:color w:val="000000" w:themeColor="text1"/>
        </w:rPr>
        <w:t>Р</w:t>
      </w:r>
      <w:r w:rsidR="000C7176" w:rsidRPr="000C7176">
        <w:rPr>
          <w:rFonts w:ascii="Arial" w:hAnsi="Arial" w:cs="Arial"/>
          <w:color w:val="000000" w:themeColor="text1"/>
        </w:rPr>
        <w:t>,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0C7176">
        <w:rPr>
          <w:rFonts w:ascii="Arial" w:hAnsi="Arial" w:cs="Arial"/>
          <w:color w:val="000000" w:themeColor="text1"/>
        </w:rPr>
        <w:t>»</w:t>
      </w:r>
      <w:r>
        <w:rPr>
          <w:rFonts w:ascii="Arial" w:hAnsi="Arial" w:cs="Arial"/>
          <w:color w:val="000000" w:themeColor="text1"/>
        </w:rPr>
        <w:t>.</w:t>
      </w:r>
      <w:r w:rsidRPr="00970A2D">
        <w:rPr>
          <w:rFonts w:ascii="Arial" w:hAnsi="Arial" w:cs="Arial"/>
          <w:color w:val="000000" w:themeColor="text1"/>
        </w:rPr>
        <w:t xml:space="preserve"> </w:t>
      </w:r>
      <w:r>
        <w:rPr>
          <w:rFonts w:ascii="Arial" w:hAnsi="Arial" w:cs="Arial"/>
          <w:color w:val="000000" w:themeColor="text1"/>
        </w:rPr>
        <w:t>В</w:t>
      </w:r>
      <w:r w:rsidRPr="00970A2D">
        <w:rPr>
          <w:rFonts w:ascii="Arial" w:hAnsi="Arial" w:cs="Arial"/>
          <w:color w:val="000000" w:themeColor="text1"/>
        </w:rPr>
        <w:t xml:space="preserve"> </w:t>
      </w:r>
      <w:r w:rsidR="00211B58" w:rsidRPr="00970A2D">
        <w:rPr>
          <w:rFonts w:ascii="Arial" w:hAnsi="Arial" w:cs="Arial"/>
          <w:color w:val="000000" w:themeColor="text1"/>
        </w:rPr>
        <w:t xml:space="preserve">результате </w:t>
      </w:r>
      <w:r>
        <w:rPr>
          <w:rFonts w:ascii="Arial" w:hAnsi="Arial" w:cs="Arial"/>
          <w:color w:val="000000" w:themeColor="text1"/>
        </w:rPr>
        <w:t>этого</w:t>
      </w:r>
      <w:r w:rsidRPr="00970A2D">
        <w:rPr>
          <w:rFonts w:ascii="Arial" w:hAnsi="Arial" w:cs="Arial"/>
          <w:color w:val="000000" w:themeColor="text1"/>
        </w:rPr>
        <w:t xml:space="preserve"> </w:t>
      </w:r>
      <w:r w:rsidR="00211B58" w:rsidRPr="00970A2D">
        <w:rPr>
          <w:rFonts w:ascii="Arial" w:hAnsi="Arial" w:cs="Arial"/>
          <w:color w:val="000000" w:themeColor="text1"/>
        </w:rPr>
        <w:t xml:space="preserve">осуществляется </w:t>
      </w:r>
      <w:r w:rsidR="00970A2D">
        <w:rPr>
          <w:rFonts w:ascii="Arial" w:hAnsi="Arial" w:cs="Arial"/>
          <w:color w:val="000000" w:themeColor="text1"/>
        </w:rPr>
        <w:t xml:space="preserve">группировка по СПП-элементам плановых затрат, собранных на </w:t>
      </w:r>
      <w:r w:rsidR="00211B58" w:rsidRPr="00970A2D">
        <w:rPr>
          <w:rFonts w:ascii="Arial" w:hAnsi="Arial" w:cs="Arial"/>
          <w:color w:val="000000" w:themeColor="text1"/>
        </w:rPr>
        <w:t>заказах ТОРО</w:t>
      </w:r>
      <w:r w:rsidR="0094104A">
        <w:rPr>
          <w:rFonts w:ascii="Arial" w:hAnsi="Arial" w:cs="Arial"/>
          <w:color w:val="000000" w:themeColor="text1"/>
        </w:rPr>
        <w:t xml:space="preserve"> и сетевых графиках</w:t>
      </w:r>
      <w:r w:rsidR="00970A2D">
        <w:rPr>
          <w:rFonts w:ascii="Arial" w:hAnsi="Arial" w:cs="Arial"/>
          <w:color w:val="000000" w:themeColor="text1"/>
        </w:rPr>
        <w:t>.</w:t>
      </w:r>
      <w:r w:rsidR="002B798E">
        <w:rPr>
          <w:rFonts w:ascii="Arial" w:hAnsi="Arial" w:cs="Arial"/>
          <w:color w:val="000000" w:themeColor="text1"/>
        </w:rPr>
        <w:t xml:space="preserve"> </w:t>
      </w:r>
    </w:p>
    <w:p w14:paraId="68A7D9A1" w14:textId="26E61D3B" w:rsidR="00053EFA" w:rsidRPr="00DD4CC1" w:rsidRDefault="00053EFA" w:rsidP="00053EFA">
      <w:pPr>
        <w:spacing w:after="240" w:line="276" w:lineRule="auto"/>
        <w:ind w:firstLine="567"/>
        <w:rPr>
          <w:rFonts w:ascii="Arial" w:hAnsi="Arial" w:cs="Arial"/>
          <w:color w:val="000000" w:themeColor="text1"/>
        </w:rPr>
      </w:pPr>
      <w:r w:rsidRPr="00053EFA">
        <w:rPr>
          <w:rFonts w:ascii="Arial" w:hAnsi="Arial" w:cs="Arial"/>
          <w:color w:val="000000" w:themeColor="text1"/>
        </w:rPr>
        <w:t xml:space="preserve">Планирование и контроль реализации проектов, включённых в </w:t>
      </w:r>
      <w:r>
        <w:rPr>
          <w:rFonts w:ascii="Arial" w:hAnsi="Arial" w:cs="Arial"/>
          <w:color w:val="000000" w:themeColor="text1"/>
        </w:rPr>
        <w:t>годовой план воздействий</w:t>
      </w:r>
      <w:r w:rsidRPr="00053EFA">
        <w:rPr>
          <w:rFonts w:ascii="Arial" w:hAnsi="Arial" w:cs="Arial"/>
          <w:color w:val="000000" w:themeColor="text1"/>
        </w:rPr>
        <w:t>, осуществляется в разрезе освоения и финансирования. По капитализируемым проектам дополнительно осуществляется планирование и контроль показателя ввода объекта в эксплуатацию</w:t>
      </w:r>
      <w:r w:rsidR="00022C2E">
        <w:rPr>
          <w:rFonts w:ascii="Arial" w:hAnsi="Arial" w:cs="Arial"/>
          <w:color w:val="000000" w:themeColor="text1"/>
        </w:rPr>
        <w:t>.</w:t>
      </w:r>
    </w:p>
    <w:p w14:paraId="239BA0AC" w14:textId="0F602D39" w:rsidR="00211B58" w:rsidRPr="00DD4CC1" w:rsidRDefault="00211B58" w:rsidP="00022C2E">
      <w:pPr>
        <w:spacing w:after="240" w:line="276" w:lineRule="auto"/>
        <w:ind w:firstLine="567"/>
        <w:rPr>
          <w:rFonts w:ascii="Arial" w:hAnsi="Arial" w:cs="Arial"/>
          <w:color w:val="000000" w:themeColor="text1"/>
        </w:rPr>
      </w:pPr>
      <w:r w:rsidRPr="00DD4CC1">
        <w:rPr>
          <w:rFonts w:ascii="Arial" w:hAnsi="Arial" w:cs="Arial"/>
          <w:color w:val="000000" w:themeColor="text1"/>
        </w:rPr>
        <w:t xml:space="preserve">После формирования </w:t>
      </w:r>
      <w:r w:rsidR="00906509">
        <w:rPr>
          <w:rFonts w:ascii="Arial" w:hAnsi="Arial" w:cs="Arial"/>
          <w:color w:val="000000" w:themeColor="text1"/>
        </w:rPr>
        <w:t xml:space="preserve">всех </w:t>
      </w:r>
      <w:r w:rsidRPr="00DD4CC1">
        <w:rPr>
          <w:rFonts w:ascii="Arial" w:hAnsi="Arial" w:cs="Arial"/>
          <w:color w:val="000000" w:themeColor="text1"/>
        </w:rPr>
        <w:t xml:space="preserve">разделов бюджета </w:t>
      </w:r>
      <w:r w:rsidR="00906509">
        <w:rPr>
          <w:rFonts w:ascii="Arial" w:hAnsi="Arial" w:cs="Arial"/>
          <w:color w:val="000000" w:themeColor="text1"/>
        </w:rPr>
        <w:t>поддержания производственных активов</w:t>
      </w:r>
      <w:r w:rsidRPr="00DD4CC1">
        <w:rPr>
          <w:rFonts w:ascii="Arial" w:hAnsi="Arial" w:cs="Arial"/>
          <w:color w:val="000000" w:themeColor="text1"/>
        </w:rPr>
        <w:t xml:space="preserve"> формируется резерв бюджета </w:t>
      </w:r>
      <w:r w:rsidR="00906509">
        <w:rPr>
          <w:rFonts w:ascii="Arial" w:hAnsi="Arial" w:cs="Arial"/>
          <w:color w:val="000000" w:themeColor="text1"/>
        </w:rPr>
        <w:t xml:space="preserve">в соответствии с </w:t>
      </w:r>
      <w:r w:rsidR="00022C2E">
        <w:rPr>
          <w:rFonts w:ascii="Arial" w:hAnsi="Arial" w:cs="Arial"/>
          <w:color w:val="000000" w:themeColor="text1"/>
        </w:rPr>
        <w:t xml:space="preserve">документом </w:t>
      </w:r>
      <w:r w:rsidR="002E6C85">
        <w:rPr>
          <w:rFonts w:ascii="Arial" w:hAnsi="Arial" w:cs="Arial"/>
          <w:color w:val="000000" w:themeColor="text1"/>
        </w:rPr>
        <w:t>ERP.13.9_10_101_PM</w:t>
      </w:r>
      <w:r w:rsidR="00022C2E">
        <w:rPr>
          <w:rFonts w:ascii="Arial" w:hAnsi="Arial" w:cs="Arial"/>
          <w:color w:val="000000" w:themeColor="text1"/>
        </w:rPr>
        <w:t xml:space="preserve"> «</w:t>
      </w:r>
      <w:r w:rsidR="00022C2E" w:rsidRPr="00022C2E">
        <w:rPr>
          <w:rFonts w:ascii="Arial" w:hAnsi="Arial" w:cs="Arial"/>
          <w:color w:val="000000" w:themeColor="text1"/>
        </w:rPr>
        <w:t>Методика планирования и контроля факта затрат на поддержани</w:t>
      </w:r>
      <w:r w:rsidR="00022C2E">
        <w:rPr>
          <w:rFonts w:ascii="Arial" w:hAnsi="Arial" w:cs="Arial"/>
          <w:color w:val="000000" w:themeColor="text1"/>
        </w:rPr>
        <w:t>е производственных активов (с учё</w:t>
      </w:r>
      <w:r w:rsidR="00022C2E" w:rsidRPr="00022C2E">
        <w:rPr>
          <w:rFonts w:ascii="Arial" w:hAnsi="Arial" w:cs="Arial"/>
          <w:color w:val="000000" w:themeColor="text1"/>
        </w:rPr>
        <w:t>том капитализации затрат на ремонт основных средств)</w:t>
      </w:r>
      <w:r w:rsidR="00022C2E">
        <w:rPr>
          <w:rFonts w:ascii="Arial" w:hAnsi="Arial" w:cs="Arial"/>
          <w:color w:val="000000" w:themeColor="text1"/>
        </w:rPr>
        <w:t>»</w:t>
      </w:r>
      <w:r w:rsidR="00D16B17">
        <w:rPr>
          <w:rFonts w:ascii="Arial" w:hAnsi="Arial" w:cs="Arial"/>
          <w:color w:val="000000" w:themeColor="text1"/>
        </w:rPr>
        <w:t xml:space="preserve">. </w:t>
      </w:r>
    </w:p>
    <w:p w14:paraId="246F9ED5" w14:textId="2ED2D727" w:rsidR="001711D0" w:rsidRDefault="00593726" w:rsidP="001711D0">
      <w:pPr>
        <w:spacing w:after="240" w:line="276" w:lineRule="auto"/>
        <w:ind w:firstLine="567"/>
        <w:rPr>
          <w:rFonts w:ascii="Arial" w:hAnsi="Arial" w:cs="Arial"/>
          <w:color w:val="000000" w:themeColor="text1"/>
        </w:rPr>
      </w:pPr>
      <w:r>
        <w:rPr>
          <w:rFonts w:ascii="Arial" w:hAnsi="Arial" w:cs="Arial"/>
          <w:color w:val="000000" w:themeColor="text1"/>
        </w:rPr>
        <w:t>П</w:t>
      </w:r>
      <w:r w:rsidR="007A21CE" w:rsidRPr="00DD4CC1">
        <w:rPr>
          <w:rFonts w:ascii="Arial" w:hAnsi="Arial" w:cs="Arial"/>
          <w:color w:val="000000" w:themeColor="text1"/>
        </w:rPr>
        <w:t>роект</w:t>
      </w:r>
      <w:r>
        <w:rPr>
          <w:rFonts w:ascii="Arial" w:hAnsi="Arial" w:cs="Arial"/>
          <w:color w:val="000000" w:themeColor="text1"/>
        </w:rPr>
        <w:t xml:space="preserve"> </w:t>
      </w:r>
      <w:r w:rsidR="007A21CE" w:rsidRPr="00DD4CC1">
        <w:rPr>
          <w:rFonts w:ascii="Arial" w:hAnsi="Arial" w:cs="Arial"/>
          <w:color w:val="000000" w:themeColor="text1"/>
        </w:rPr>
        <w:t xml:space="preserve">годового бюджета воздействий на </w:t>
      </w:r>
      <w:r w:rsidR="007A21CE">
        <w:rPr>
          <w:rFonts w:ascii="Arial" w:hAnsi="Arial" w:cs="Arial"/>
          <w:color w:val="000000" w:themeColor="text1"/>
        </w:rPr>
        <w:t>производственные активы формируется в системе</w:t>
      </w:r>
      <w:r w:rsidRPr="009936BB">
        <w:rPr>
          <w:rFonts w:ascii="Arial" w:hAnsi="Arial" w:cs="Arial"/>
          <w:color w:val="000000" w:themeColor="text1"/>
        </w:rPr>
        <w:t xml:space="preserve"> </w:t>
      </w:r>
      <w:r>
        <w:rPr>
          <w:rFonts w:ascii="Arial" w:hAnsi="Arial" w:cs="Arial"/>
          <w:color w:val="000000" w:themeColor="text1"/>
          <w:lang w:val="en-US"/>
        </w:rPr>
        <w:t>SAP</w:t>
      </w:r>
      <w:r w:rsidR="007A21CE">
        <w:rPr>
          <w:rFonts w:ascii="Arial" w:hAnsi="Arial" w:cs="Arial"/>
          <w:color w:val="000000" w:themeColor="text1"/>
        </w:rPr>
        <w:t xml:space="preserve"> на основе </w:t>
      </w:r>
      <w:r w:rsidR="007A21CE" w:rsidRPr="00DD4CC1">
        <w:rPr>
          <w:rFonts w:ascii="Arial" w:hAnsi="Arial" w:cs="Arial"/>
          <w:color w:val="000000" w:themeColor="text1"/>
        </w:rPr>
        <w:t xml:space="preserve">структуры </w:t>
      </w:r>
      <w:r>
        <w:rPr>
          <w:rFonts w:ascii="Arial" w:hAnsi="Arial" w:cs="Arial"/>
          <w:color w:val="000000" w:themeColor="text1"/>
        </w:rPr>
        <w:t xml:space="preserve">проектов и </w:t>
      </w:r>
      <w:r w:rsidR="007A21CE" w:rsidRPr="00DD4CC1">
        <w:rPr>
          <w:rFonts w:ascii="Arial" w:hAnsi="Arial" w:cs="Arial"/>
          <w:color w:val="000000" w:themeColor="text1"/>
        </w:rPr>
        <w:t>СПП-элементов</w:t>
      </w:r>
      <w:r w:rsidR="001711D0">
        <w:rPr>
          <w:rFonts w:ascii="Arial" w:hAnsi="Arial" w:cs="Arial"/>
          <w:color w:val="000000" w:themeColor="text1"/>
        </w:rPr>
        <w:t xml:space="preserve">. В ходе рассмотрения </w:t>
      </w:r>
      <w:r w:rsidR="002D579B">
        <w:rPr>
          <w:rFonts w:ascii="Arial" w:hAnsi="Arial" w:cs="Arial"/>
          <w:color w:val="000000" w:themeColor="text1"/>
        </w:rPr>
        <w:t xml:space="preserve">годового </w:t>
      </w:r>
      <w:r w:rsidR="001711D0">
        <w:rPr>
          <w:rFonts w:ascii="Arial" w:hAnsi="Arial" w:cs="Arial"/>
          <w:color w:val="000000" w:themeColor="text1"/>
        </w:rPr>
        <w:t>бюдж</w:t>
      </w:r>
      <w:r w:rsidR="001711D0" w:rsidRPr="001711D0">
        <w:rPr>
          <w:rFonts w:ascii="Arial" w:hAnsi="Arial" w:cs="Arial"/>
          <w:color w:val="000000" w:themeColor="text1"/>
        </w:rPr>
        <w:t xml:space="preserve">ета </w:t>
      </w:r>
      <w:r w:rsidR="00095357">
        <w:rPr>
          <w:rFonts w:ascii="Arial" w:hAnsi="Arial" w:cs="Arial"/>
          <w:color w:val="000000" w:themeColor="text1"/>
        </w:rPr>
        <w:t>Т</w:t>
      </w:r>
      <w:r w:rsidR="00095357" w:rsidRPr="001711D0">
        <w:rPr>
          <w:rFonts w:ascii="Arial" w:hAnsi="Arial" w:cs="Arial"/>
          <w:color w:val="000000" w:themeColor="text1"/>
        </w:rPr>
        <w:t>ехнически</w:t>
      </w:r>
      <w:r w:rsidR="00095357">
        <w:rPr>
          <w:rFonts w:ascii="Arial" w:hAnsi="Arial" w:cs="Arial"/>
          <w:color w:val="000000" w:themeColor="text1"/>
        </w:rPr>
        <w:t>й</w:t>
      </w:r>
      <w:r w:rsidR="00095357" w:rsidRPr="001711D0">
        <w:rPr>
          <w:rFonts w:ascii="Arial" w:hAnsi="Arial" w:cs="Arial"/>
          <w:color w:val="000000" w:themeColor="text1"/>
        </w:rPr>
        <w:t xml:space="preserve"> </w:t>
      </w:r>
      <w:r w:rsidR="001711D0" w:rsidRPr="001711D0">
        <w:rPr>
          <w:rFonts w:ascii="Arial" w:hAnsi="Arial" w:cs="Arial"/>
          <w:color w:val="000000" w:themeColor="text1"/>
        </w:rPr>
        <w:t>комите</w:t>
      </w:r>
      <w:r w:rsidR="00A42929">
        <w:rPr>
          <w:rFonts w:ascii="Arial" w:hAnsi="Arial" w:cs="Arial"/>
          <w:color w:val="000000" w:themeColor="text1"/>
        </w:rPr>
        <w:t>т</w:t>
      </w:r>
      <w:r w:rsidR="001711D0" w:rsidRPr="001711D0">
        <w:rPr>
          <w:rFonts w:ascii="Arial" w:hAnsi="Arial" w:cs="Arial"/>
          <w:color w:val="000000" w:themeColor="text1"/>
        </w:rPr>
        <w:t xml:space="preserve"> </w:t>
      </w:r>
      <w:r w:rsidR="00E91639">
        <w:rPr>
          <w:rFonts w:ascii="Arial" w:hAnsi="Arial" w:cs="Arial"/>
          <w:color w:val="000000" w:themeColor="text1"/>
        </w:rPr>
        <w:t>УО</w:t>
      </w:r>
      <w:r w:rsidR="001711D0" w:rsidRPr="001711D0">
        <w:rPr>
          <w:rFonts w:ascii="Arial" w:hAnsi="Arial" w:cs="Arial"/>
          <w:color w:val="000000" w:themeColor="text1"/>
        </w:rPr>
        <w:t>:</w:t>
      </w:r>
    </w:p>
    <w:p w14:paraId="2CE20176" w14:textId="1556D69B" w:rsidR="00DB2BB3" w:rsidRPr="00DB2BB3" w:rsidRDefault="00DB2BB3" w:rsidP="009936BB">
      <w:pPr>
        <w:pStyle w:val="af9"/>
        <w:numPr>
          <w:ilvl w:val="0"/>
          <w:numId w:val="24"/>
        </w:numPr>
        <w:spacing w:after="240" w:line="276" w:lineRule="auto"/>
        <w:rPr>
          <w:rFonts w:ascii="Arial" w:hAnsi="Arial" w:cs="Arial"/>
          <w:color w:val="000000" w:themeColor="text1"/>
        </w:rPr>
      </w:pPr>
      <w:r w:rsidRPr="00DB2BB3">
        <w:rPr>
          <w:rFonts w:ascii="Arial" w:hAnsi="Arial" w:cs="Arial"/>
          <w:color w:val="000000" w:themeColor="text1"/>
        </w:rPr>
        <w:t xml:space="preserve">Рассматривает и утверждает оценки по критериям ранжирования проектов </w:t>
      </w:r>
      <w:r w:rsidR="00E620AA">
        <w:rPr>
          <w:rFonts w:ascii="Arial" w:hAnsi="Arial" w:cs="Arial"/>
          <w:color w:val="000000" w:themeColor="text1"/>
        </w:rPr>
        <w:t>ОВП</w:t>
      </w:r>
      <w:r w:rsidRPr="00DB2BB3">
        <w:rPr>
          <w:rFonts w:ascii="Arial" w:hAnsi="Arial" w:cs="Arial"/>
          <w:color w:val="000000" w:themeColor="text1"/>
        </w:rPr>
        <w:t xml:space="preserve">. После утверждения оценок по критериям ранжирования проектов каждому проекту назначается ранг. </w:t>
      </w:r>
    </w:p>
    <w:p w14:paraId="6D43965D" w14:textId="41E10174" w:rsidR="00DB2BB3" w:rsidRPr="00DB2BB3" w:rsidRDefault="00DB2BB3" w:rsidP="00C15F73">
      <w:pPr>
        <w:pStyle w:val="af9"/>
        <w:numPr>
          <w:ilvl w:val="0"/>
          <w:numId w:val="24"/>
        </w:numPr>
        <w:spacing w:after="240" w:line="276" w:lineRule="auto"/>
        <w:rPr>
          <w:rFonts w:ascii="Arial" w:hAnsi="Arial" w:cs="Arial"/>
          <w:color w:val="000000" w:themeColor="text1"/>
        </w:rPr>
      </w:pPr>
      <w:r w:rsidRPr="00DB2BB3">
        <w:rPr>
          <w:rFonts w:ascii="Arial" w:hAnsi="Arial" w:cs="Arial"/>
          <w:color w:val="000000" w:themeColor="text1"/>
        </w:rPr>
        <w:t xml:space="preserve">Принимает решение о включении проектов в годовой бюджет </w:t>
      </w:r>
      <w:r w:rsidR="00486278">
        <w:rPr>
          <w:rFonts w:ascii="Arial" w:hAnsi="Arial" w:cs="Arial"/>
          <w:color w:val="000000" w:themeColor="text1"/>
        </w:rPr>
        <w:t>воздействий</w:t>
      </w:r>
      <w:r w:rsidRPr="00DB2BB3">
        <w:rPr>
          <w:rFonts w:ascii="Arial" w:hAnsi="Arial" w:cs="Arial"/>
          <w:color w:val="000000" w:themeColor="text1"/>
        </w:rPr>
        <w:t xml:space="preserve">. При этом </w:t>
      </w:r>
      <w:r w:rsidR="00E620AA">
        <w:rPr>
          <w:rFonts w:ascii="Arial" w:hAnsi="Arial" w:cs="Arial"/>
          <w:color w:val="000000" w:themeColor="text1"/>
        </w:rPr>
        <w:t xml:space="preserve">сами </w:t>
      </w:r>
      <w:r w:rsidRPr="00DB2BB3">
        <w:rPr>
          <w:rFonts w:ascii="Arial" w:hAnsi="Arial" w:cs="Arial"/>
          <w:color w:val="000000" w:themeColor="text1"/>
        </w:rPr>
        <w:t xml:space="preserve">проекты </w:t>
      </w:r>
      <w:r w:rsidR="00E620AA">
        <w:rPr>
          <w:rFonts w:ascii="Arial" w:hAnsi="Arial" w:cs="Arial"/>
          <w:color w:val="000000" w:themeColor="text1"/>
        </w:rPr>
        <w:t xml:space="preserve">ТОиР (2, 4 раздел </w:t>
      </w:r>
      <w:r w:rsidR="00E620AA" w:rsidRPr="00C15F73">
        <w:rPr>
          <w:rFonts w:ascii="Arial" w:hAnsi="Arial" w:cs="Arial"/>
          <w:color w:val="000000" w:themeColor="text1"/>
        </w:rPr>
        <w:t>бюджета ППА</w:t>
      </w:r>
      <w:r w:rsidR="00E620AA">
        <w:rPr>
          <w:rFonts w:ascii="Arial" w:hAnsi="Arial" w:cs="Arial"/>
          <w:color w:val="000000" w:themeColor="text1"/>
        </w:rPr>
        <w:t xml:space="preserve">) </w:t>
      </w:r>
      <w:r w:rsidRPr="00DB2BB3">
        <w:rPr>
          <w:rFonts w:ascii="Arial" w:hAnsi="Arial" w:cs="Arial"/>
          <w:color w:val="000000" w:themeColor="text1"/>
        </w:rPr>
        <w:t>не ранжируются</w:t>
      </w:r>
      <w:r w:rsidR="00E620AA">
        <w:rPr>
          <w:rFonts w:ascii="Arial" w:hAnsi="Arial" w:cs="Arial"/>
          <w:color w:val="000000" w:themeColor="text1"/>
        </w:rPr>
        <w:t>, ранжируются непосредственно ремонтные воздействия на ПА (заказы ТОРО)</w:t>
      </w:r>
      <w:r w:rsidRPr="00DB2BB3">
        <w:rPr>
          <w:rFonts w:ascii="Arial" w:hAnsi="Arial" w:cs="Arial"/>
          <w:color w:val="000000" w:themeColor="text1"/>
        </w:rPr>
        <w:t>.</w:t>
      </w:r>
    </w:p>
    <w:p w14:paraId="59B103B6" w14:textId="4CE738E5" w:rsidR="00DB2BB3" w:rsidRDefault="00DB2BB3" w:rsidP="009936BB">
      <w:pPr>
        <w:pStyle w:val="af9"/>
        <w:numPr>
          <w:ilvl w:val="0"/>
          <w:numId w:val="24"/>
        </w:numPr>
        <w:spacing w:after="240" w:line="276" w:lineRule="auto"/>
        <w:rPr>
          <w:rFonts w:ascii="Arial" w:hAnsi="Arial" w:cs="Arial"/>
          <w:color w:val="000000" w:themeColor="text1"/>
        </w:rPr>
      </w:pPr>
      <w:r w:rsidRPr="00DB2BB3">
        <w:rPr>
          <w:rFonts w:ascii="Arial" w:hAnsi="Arial" w:cs="Arial"/>
          <w:color w:val="000000" w:themeColor="text1"/>
        </w:rPr>
        <w:t xml:space="preserve">Принимает решение об утверждении проектов, содержащих воздействия, планируемые к реализации в течение следующего года, </w:t>
      </w:r>
      <w:r w:rsidR="00A35E87">
        <w:rPr>
          <w:rFonts w:ascii="Arial" w:hAnsi="Arial" w:cs="Arial"/>
          <w:color w:val="000000" w:themeColor="text1"/>
        </w:rPr>
        <w:t xml:space="preserve">и </w:t>
      </w:r>
      <w:r w:rsidRPr="00DB2BB3">
        <w:rPr>
          <w:rFonts w:ascii="Arial" w:hAnsi="Arial" w:cs="Arial"/>
          <w:color w:val="000000" w:themeColor="text1"/>
        </w:rPr>
        <w:t>зависящие от МТР с длительным сроком поставки.</w:t>
      </w:r>
    </w:p>
    <w:p w14:paraId="671603F1" w14:textId="5CBB8A1E" w:rsidR="0031666A" w:rsidRDefault="0031666A">
      <w:pPr>
        <w:spacing w:after="240" w:line="276" w:lineRule="auto"/>
        <w:ind w:firstLine="567"/>
        <w:rPr>
          <w:rFonts w:ascii="Arial" w:hAnsi="Arial" w:cs="Arial"/>
          <w:color w:val="000000" w:themeColor="text1"/>
        </w:rPr>
      </w:pPr>
      <w:r w:rsidRPr="00DB2BB3">
        <w:rPr>
          <w:rFonts w:ascii="Arial" w:hAnsi="Arial" w:cs="Arial"/>
          <w:color w:val="000000" w:themeColor="text1"/>
        </w:rPr>
        <w:t>Оценка критериев ранжирования и ранжирование проектов</w:t>
      </w:r>
      <w:r>
        <w:rPr>
          <w:rFonts w:ascii="Arial" w:hAnsi="Arial" w:cs="Arial"/>
          <w:color w:val="000000" w:themeColor="text1"/>
        </w:rPr>
        <w:t xml:space="preserve"> ОВП, заказов ТОРО</w:t>
      </w:r>
      <w:r w:rsidRPr="00DB2BB3">
        <w:rPr>
          <w:rFonts w:ascii="Arial" w:hAnsi="Arial" w:cs="Arial"/>
          <w:color w:val="000000" w:themeColor="text1"/>
        </w:rPr>
        <w:t xml:space="preserve"> производится в соответствии с </w:t>
      </w:r>
      <w:r>
        <w:rPr>
          <w:rFonts w:ascii="Arial" w:hAnsi="Arial" w:cs="Arial"/>
          <w:color w:val="000000" w:themeColor="text1"/>
        </w:rPr>
        <w:t>документом ERP.13.9_10_100_PM</w:t>
      </w:r>
      <w:r w:rsidRPr="00486278">
        <w:rPr>
          <w:rFonts w:ascii="Arial" w:hAnsi="Arial" w:cs="Arial"/>
          <w:color w:val="000000" w:themeColor="text1"/>
        </w:rPr>
        <w:t xml:space="preserve"> </w:t>
      </w:r>
      <w:r w:rsidRPr="00DB2BB3">
        <w:rPr>
          <w:rFonts w:ascii="Arial" w:hAnsi="Arial" w:cs="Arial"/>
          <w:color w:val="000000" w:themeColor="text1"/>
        </w:rPr>
        <w:t>«</w:t>
      </w:r>
      <w:r w:rsidRPr="00486278">
        <w:rPr>
          <w:rFonts w:ascii="Arial" w:hAnsi="Arial" w:cs="Arial"/>
          <w:color w:val="000000" w:themeColor="text1"/>
        </w:rPr>
        <w:t>Методика планирования (долгосрочного, годово</w:t>
      </w:r>
      <w:r>
        <w:rPr>
          <w:rFonts w:ascii="Arial" w:hAnsi="Arial" w:cs="Arial"/>
          <w:color w:val="000000" w:themeColor="text1"/>
        </w:rPr>
        <w:t>го, месячного, недельного) и учё</w:t>
      </w:r>
      <w:r w:rsidRPr="00486278">
        <w:rPr>
          <w:rFonts w:ascii="Arial" w:hAnsi="Arial" w:cs="Arial"/>
          <w:color w:val="000000" w:themeColor="text1"/>
        </w:rPr>
        <w:t xml:space="preserve">та работ по </w:t>
      </w:r>
      <w:r>
        <w:rPr>
          <w:rFonts w:ascii="Arial" w:hAnsi="Arial" w:cs="Arial"/>
          <w:color w:val="000000" w:themeColor="text1"/>
        </w:rPr>
        <w:t>ТО</w:t>
      </w:r>
      <w:r w:rsidRPr="00486278">
        <w:rPr>
          <w:rFonts w:ascii="Arial" w:hAnsi="Arial" w:cs="Arial"/>
          <w:color w:val="000000" w:themeColor="text1"/>
        </w:rPr>
        <w:t>и</w:t>
      </w:r>
      <w:r>
        <w:rPr>
          <w:rFonts w:ascii="Arial" w:hAnsi="Arial" w:cs="Arial"/>
          <w:color w:val="000000" w:themeColor="text1"/>
        </w:rPr>
        <w:t>Р</w:t>
      </w:r>
      <w:r w:rsidRPr="00486278">
        <w:rPr>
          <w:rFonts w:ascii="Arial" w:hAnsi="Arial" w:cs="Arial"/>
          <w:color w:val="000000" w:themeColor="text1"/>
        </w:rPr>
        <w:t>,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Pr="00DB2BB3">
        <w:rPr>
          <w:rFonts w:ascii="Arial" w:hAnsi="Arial" w:cs="Arial"/>
          <w:color w:val="000000" w:themeColor="text1"/>
        </w:rPr>
        <w:t>».</w:t>
      </w:r>
    </w:p>
    <w:p w14:paraId="1E697219" w14:textId="7001A32B" w:rsidR="007968C0" w:rsidRDefault="00211B58">
      <w:pPr>
        <w:spacing w:after="240" w:line="276" w:lineRule="auto"/>
        <w:ind w:firstLine="567"/>
        <w:rPr>
          <w:rFonts w:ascii="Arial" w:hAnsi="Arial" w:cs="Arial"/>
          <w:color w:val="000000" w:themeColor="text1"/>
        </w:rPr>
      </w:pPr>
      <w:r w:rsidRPr="00332452">
        <w:rPr>
          <w:rFonts w:ascii="Arial" w:hAnsi="Arial" w:cs="Arial"/>
          <w:color w:val="000000" w:themeColor="text1"/>
        </w:rPr>
        <w:t>По предварительно согласованным</w:t>
      </w:r>
      <w:r w:rsidR="00557D32">
        <w:rPr>
          <w:rFonts w:ascii="Arial" w:hAnsi="Arial" w:cs="Arial"/>
          <w:color w:val="000000" w:themeColor="text1"/>
        </w:rPr>
        <w:t xml:space="preserve"> </w:t>
      </w:r>
      <w:r w:rsidR="00972675">
        <w:rPr>
          <w:rFonts w:ascii="Arial" w:hAnsi="Arial" w:cs="Arial"/>
          <w:color w:val="000000" w:themeColor="text1"/>
        </w:rPr>
        <w:t xml:space="preserve">на </w:t>
      </w:r>
      <w:r w:rsidR="006C5A1B">
        <w:rPr>
          <w:rFonts w:ascii="Arial" w:hAnsi="Arial" w:cs="Arial"/>
          <w:color w:val="000000" w:themeColor="text1"/>
        </w:rPr>
        <w:t>Техническом</w:t>
      </w:r>
      <w:r w:rsidR="00972675">
        <w:rPr>
          <w:rFonts w:ascii="Arial" w:hAnsi="Arial" w:cs="Arial"/>
          <w:color w:val="000000" w:themeColor="text1"/>
        </w:rPr>
        <w:t xml:space="preserve"> комитете </w:t>
      </w:r>
      <w:r w:rsidR="00E91639">
        <w:rPr>
          <w:rFonts w:ascii="Arial" w:hAnsi="Arial" w:cs="Arial"/>
          <w:color w:val="000000" w:themeColor="text1"/>
        </w:rPr>
        <w:t xml:space="preserve">УО </w:t>
      </w:r>
      <w:r w:rsidRPr="00332452">
        <w:rPr>
          <w:rFonts w:ascii="Arial" w:hAnsi="Arial" w:cs="Arial"/>
          <w:color w:val="000000" w:themeColor="text1"/>
        </w:rPr>
        <w:t xml:space="preserve">воздействиям на </w:t>
      </w:r>
      <w:r w:rsidR="0049006D">
        <w:rPr>
          <w:rFonts w:ascii="Arial" w:hAnsi="Arial" w:cs="Arial"/>
          <w:color w:val="000000" w:themeColor="text1"/>
        </w:rPr>
        <w:t xml:space="preserve">производственные </w:t>
      </w:r>
      <w:r w:rsidR="007968C0">
        <w:rPr>
          <w:rFonts w:ascii="Arial" w:hAnsi="Arial" w:cs="Arial"/>
          <w:color w:val="000000" w:themeColor="text1"/>
        </w:rPr>
        <w:t xml:space="preserve">активы </w:t>
      </w:r>
      <w:r w:rsidR="00972675">
        <w:rPr>
          <w:rFonts w:ascii="Arial" w:hAnsi="Arial" w:cs="Arial"/>
          <w:color w:val="000000" w:themeColor="text1"/>
        </w:rPr>
        <w:t xml:space="preserve">инициируется </w:t>
      </w:r>
      <w:r w:rsidR="006C5A1B">
        <w:rPr>
          <w:rFonts w:ascii="Arial" w:hAnsi="Arial" w:cs="Arial"/>
          <w:color w:val="000000" w:themeColor="text1"/>
        </w:rPr>
        <w:t>ф</w:t>
      </w:r>
      <w:r w:rsidR="006C5A1B" w:rsidRPr="006C5A1B">
        <w:rPr>
          <w:rFonts w:ascii="Arial" w:hAnsi="Arial" w:cs="Arial"/>
          <w:color w:val="000000" w:themeColor="text1"/>
        </w:rPr>
        <w:t xml:space="preserve">ормирование потребности в ресурсах </w:t>
      </w:r>
      <w:r w:rsidR="00A35E87">
        <w:rPr>
          <w:rFonts w:ascii="Arial" w:hAnsi="Arial" w:cs="Arial"/>
          <w:color w:val="000000" w:themeColor="text1"/>
        </w:rPr>
        <w:t>с длительным сроком поставки</w:t>
      </w:r>
      <w:r w:rsidR="007968C0">
        <w:rPr>
          <w:rFonts w:ascii="Arial" w:hAnsi="Arial" w:cs="Arial"/>
          <w:color w:val="000000" w:themeColor="text1"/>
        </w:rPr>
        <w:t>.</w:t>
      </w:r>
      <w:r w:rsidR="00972675">
        <w:rPr>
          <w:rFonts w:ascii="Arial" w:hAnsi="Arial" w:cs="Arial"/>
          <w:color w:val="000000" w:themeColor="text1"/>
        </w:rPr>
        <w:t xml:space="preserve"> Это связано с необходимостью учесть время на осуществление закупки и поставки материалов и услуг, требуемых для осуществления воздействий</w:t>
      </w:r>
      <w:r w:rsidR="00610EA0">
        <w:rPr>
          <w:rFonts w:ascii="Arial" w:hAnsi="Arial" w:cs="Arial"/>
          <w:color w:val="000000" w:themeColor="text1"/>
        </w:rPr>
        <w:t xml:space="preserve"> в </w:t>
      </w:r>
      <w:r w:rsidR="00A35E87">
        <w:rPr>
          <w:rFonts w:ascii="Arial" w:hAnsi="Arial" w:cs="Arial"/>
          <w:color w:val="000000" w:themeColor="text1"/>
        </w:rPr>
        <w:t>планируемом году</w:t>
      </w:r>
      <w:r w:rsidR="00972675">
        <w:rPr>
          <w:rFonts w:ascii="Arial" w:hAnsi="Arial" w:cs="Arial"/>
          <w:color w:val="000000" w:themeColor="text1"/>
        </w:rPr>
        <w:t>.</w:t>
      </w:r>
      <w:r w:rsidR="006C5A1B">
        <w:rPr>
          <w:rFonts w:ascii="Arial" w:hAnsi="Arial" w:cs="Arial"/>
          <w:color w:val="000000" w:themeColor="text1"/>
        </w:rPr>
        <w:t xml:space="preserve"> Шаг формирования потребности выполняется в процессе </w:t>
      </w:r>
      <w:r w:rsidR="006C5A1B" w:rsidRPr="006C5A1B">
        <w:rPr>
          <w:rFonts w:ascii="Arial" w:hAnsi="Arial" w:cs="Arial"/>
          <w:color w:val="000000" w:themeColor="text1"/>
        </w:rPr>
        <w:t xml:space="preserve">ПП-07.02.03.01-ERP </w:t>
      </w:r>
      <w:r w:rsidR="006C5A1B">
        <w:rPr>
          <w:rFonts w:ascii="Arial" w:hAnsi="Arial" w:cs="Arial"/>
          <w:color w:val="000000" w:themeColor="text1"/>
        </w:rPr>
        <w:t>«</w:t>
      </w:r>
      <w:r w:rsidR="006C5A1B" w:rsidRPr="006C5A1B">
        <w:rPr>
          <w:rFonts w:ascii="Arial" w:hAnsi="Arial" w:cs="Arial"/>
          <w:color w:val="000000" w:themeColor="text1"/>
        </w:rPr>
        <w:t>Г</w:t>
      </w:r>
      <w:r w:rsidR="006C5A1B">
        <w:rPr>
          <w:rFonts w:ascii="Arial" w:hAnsi="Arial" w:cs="Arial"/>
          <w:color w:val="000000" w:themeColor="text1"/>
        </w:rPr>
        <w:t>одовое</w:t>
      </w:r>
      <w:r w:rsidR="006C5A1B" w:rsidRPr="006C5A1B">
        <w:rPr>
          <w:rFonts w:ascii="Arial" w:hAnsi="Arial" w:cs="Arial"/>
          <w:color w:val="000000" w:themeColor="text1"/>
        </w:rPr>
        <w:t xml:space="preserve"> </w:t>
      </w:r>
      <w:r w:rsidR="006C5A1B">
        <w:rPr>
          <w:rFonts w:ascii="Arial" w:hAnsi="Arial" w:cs="Arial"/>
          <w:color w:val="000000" w:themeColor="text1"/>
        </w:rPr>
        <w:t>планирование воздействий на</w:t>
      </w:r>
      <w:r w:rsidR="006C5A1B" w:rsidRPr="006C5A1B">
        <w:rPr>
          <w:rFonts w:ascii="Arial" w:hAnsi="Arial" w:cs="Arial"/>
          <w:color w:val="000000" w:themeColor="text1"/>
        </w:rPr>
        <w:t xml:space="preserve"> </w:t>
      </w:r>
      <w:r w:rsidR="006C5A1B">
        <w:rPr>
          <w:rFonts w:ascii="Arial" w:hAnsi="Arial" w:cs="Arial"/>
          <w:color w:val="000000" w:themeColor="text1"/>
        </w:rPr>
        <w:t xml:space="preserve">ПА», номер шага 370. </w:t>
      </w:r>
      <w:r w:rsidR="00731255">
        <w:rPr>
          <w:rFonts w:ascii="Arial" w:hAnsi="Arial" w:cs="Arial"/>
          <w:color w:val="000000" w:themeColor="text1"/>
        </w:rPr>
        <w:t xml:space="preserve">Процедура описана в КД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00731255" w:rsidRPr="00731255">
        <w:rPr>
          <w:rFonts w:ascii="Arial" w:hAnsi="Arial" w:cs="Arial"/>
          <w:color w:val="000000" w:themeColor="text1"/>
        </w:rPr>
        <w:t>52</w:t>
      </w:r>
      <w:r w:rsidR="00731255">
        <w:rPr>
          <w:rFonts w:ascii="Arial" w:hAnsi="Arial" w:cs="Arial"/>
          <w:color w:val="000000" w:themeColor="text1"/>
        </w:rPr>
        <w:t xml:space="preserve"> «</w:t>
      </w:r>
      <w:r w:rsidR="00731255" w:rsidRPr="00731255">
        <w:rPr>
          <w:rFonts w:ascii="Arial" w:hAnsi="Arial" w:cs="Arial"/>
          <w:color w:val="000000" w:themeColor="text1"/>
        </w:rPr>
        <w:t>Годовое планирование воздействий на производственные активы</w:t>
      </w:r>
      <w:r w:rsidR="00731255">
        <w:rPr>
          <w:rFonts w:ascii="Arial" w:hAnsi="Arial" w:cs="Arial"/>
          <w:color w:val="000000" w:themeColor="text1"/>
        </w:rPr>
        <w:t>».</w:t>
      </w:r>
      <w:r w:rsidR="00BC0DF3">
        <w:rPr>
          <w:rFonts w:ascii="Arial" w:hAnsi="Arial" w:cs="Arial"/>
          <w:color w:val="000000" w:themeColor="text1"/>
        </w:rPr>
        <w:t xml:space="preserve"> </w:t>
      </w:r>
      <w:r w:rsidR="00E412B6">
        <w:rPr>
          <w:rFonts w:ascii="Arial" w:hAnsi="Arial" w:cs="Arial"/>
          <w:color w:val="000000" w:themeColor="text1"/>
        </w:rPr>
        <w:t xml:space="preserve">Полная потребность в ресурсах на весь год для выполнения операции планирования потребности в материалах (в системе </w:t>
      </w:r>
      <w:r w:rsidR="00E412B6">
        <w:rPr>
          <w:rFonts w:ascii="Arial" w:hAnsi="Arial" w:cs="Arial"/>
          <w:color w:val="000000" w:themeColor="text1"/>
          <w:lang w:val="en-US"/>
        </w:rPr>
        <w:t>SAP</w:t>
      </w:r>
      <w:r w:rsidR="00E412B6" w:rsidRPr="009936BB">
        <w:rPr>
          <w:rFonts w:ascii="Arial" w:hAnsi="Arial" w:cs="Arial"/>
          <w:color w:val="000000" w:themeColor="text1"/>
        </w:rPr>
        <w:t xml:space="preserve">) </w:t>
      </w:r>
      <w:r w:rsidR="00E412B6">
        <w:rPr>
          <w:rFonts w:ascii="Arial" w:hAnsi="Arial" w:cs="Arial"/>
          <w:color w:val="000000" w:themeColor="text1"/>
        </w:rPr>
        <w:t xml:space="preserve">и формирования проекта бюджета закупок (в АСКБ) будет готова после согласования воздействий на ПА на Техническом комитете УК. </w:t>
      </w:r>
      <w:r w:rsidR="00610EA0">
        <w:rPr>
          <w:rFonts w:ascii="Arial" w:hAnsi="Arial" w:cs="Arial"/>
          <w:color w:val="000000" w:themeColor="text1"/>
        </w:rPr>
        <w:t>Согласование плана воздействий на ПА Техническим комитетом УК будет выполнено до начала процедуры формирования проекта бюджета закупок в АСКБ.</w:t>
      </w:r>
    </w:p>
    <w:p w14:paraId="0AE939AB" w14:textId="09DD9545" w:rsidR="00211B58" w:rsidRDefault="007968C0" w:rsidP="007968C0">
      <w:pPr>
        <w:spacing w:after="240" w:line="276" w:lineRule="auto"/>
        <w:ind w:firstLine="567"/>
        <w:rPr>
          <w:rFonts w:ascii="Arial" w:hAnsi="Arial" w:cs="Arial"/>
          <w:color w:val="000000" w:themeColor="text1"/>
        </w:rPr>
      </w:pPr>
      <w:r>
        <w:rPr>
          <w:rFonts w:ascii="Arial" w:hAnsi="Arial" w:cs="Arial"/>
          <w:color w:val="000000" w:themeColor="text1"/>
        </w:rPr>
        <w:t xml:space="preserve">Согласованные </w:t>
      </w:r>
      <w:r w:rsidR="004C6781">
        <w:rPr>
          <w:rFonts w:ascii="Arial" w:hAnsi="Arial" w:cs="Arial"/>
          <w:color w:val="000000" w:themeColor="text1"/>
        </w:rPr>
        <w:t>Т</w:t>
      </w:r>
      <w:r w:rsidR="004C6781" w:rsidRPr="007968C0">
        <w:rPr>
          <w:rFonts w:ascii="Arial" w:hAnsi="Arial" w:cs="Arial"/>
          <w:color w:val="000000" w:themeColor="text1"/>
        </w:rPr>
        <w:t>ехническим</w:t>
      </w:r>
      <w:r w:rsidR="004C6781">
        <w:rPr>
          <w:rFonts w:ascii="Arial" w:hAnsi="Arial" w:cs="Arial"/>
          <w:color w:val="000000" w:themeColor="text1"/>
        </w:rPr>
        <w:t xml:space="preserve">и </w:t>
      </w:r>
      <w:r>
        <w:rPr>
          <w:rFonts w:ascii="Arial" w:hAnsi="Arial" w:cs="Arial"/>
          <w:color w:val="000000" w:themeColor="text1"/>
        </w:rPr>
        <w:t>комитетами</w:t>
      </w:r>
      <w:r w:rsidR="00211B58" w:rsidRPr="007968C0">
        <w:rPr>
          <w:rFonts w:ascii="Arial" w:hAnsi="Arial" w:cs="Arial"/>
          <w:color w:val="000000" w:themeColor="text1"/>
        </w:rPr>
        <w:t xml:space="preserve"> каждой </w:t>
      </w:r>
      <w:r w:rsidR="004C6781">
        <w:rPr>
          <w:rFonts w:ascii="Arial" w:hAnsi="Arial" w:cs="Arial"/>
          <w:color w:val="000000" w:themeColor="text1"/>
        </w:rPr>
        <w:t>БЕ</w:t>
      </w:r>
      <w:r w:rsidR="00211B58" w:rsidRPr="007968C0">
        <w:rPr>
          <w:rFonts w:ascii="Arial" w:hAnsi="Arial" w:cs="Arial"/>
          <w:color w:val="000000" w:themeColor="text1"/>
        </w:rPr>
        <w:t xml:space="preserve">, проекты бюджета воздействий на </w:t>
      </w:r>
      <w:r>
        <w:rPr>
          <w:rFonts w:ascii="Arial" w:hAnsi="Arial" w:cs="Arial"/>
          <w:color w:val="000000" w:themeColor="text1"/>
        </w:rPr>
        <w:t>производственные активы</w:t>
      </w:r>
      <w:r w:rsidR="00211B58" w:rsidRPr="007968C0">
        <w:rPr>
          <w:rFonts w:ascii="Arial" w:hAnsi="Arial" w:cs="Arial"/>
          <w:color w:val="000000" w:themeColor="text1"/>
        </w:rPr>
        <w:t xml:space="preserve"> </w:t>
      </w:r>
      <w:r w:rsidR="00593726" w:rsidRPr="00D37948">
        <w:rPr>
          <w:rFonts w:ascii="Arial" w:hAnsi="Arial" w:cs="Arial"/>
          <w:color w:val="000000" w:themeColor="text1"/>
        </w:rPr>
        <w:t xml:space="preserve">анализируются </w:t>
      </w:r>
      <w:r w:rsidR="00A55C74" w:rsidRPr="00A55C74">
        <w:rPr>
          <w:rFonts w:ascii="Arial" w:hAnsi="Arial" w:cs="Arial"/>
          <w:color w:val="000000" w:themeColor="text1"/>
        </w:rPr>
        <w:t>Главны</w:t>
      </w:r>
      <w:r w:rsidR="00A55C74">
        <w:rPr>
          <w:rFonts w:ascii="Arial" w:hAnsi="Arial" w:cs="Arial"/>
          <w:color w:val="000000" w:themeColor="text1"/>
        </w:rPr>
        <w:t>м</w:t>
      </w:r>
      <w:r w:rsidR="00A55C74" w:rsidRPr="00A55C74">
        <w:rPr>
          <w:rFonts w:ascii="Arial" w:hAnsi="Arial" w:cs="Arial"/>
          <w:color w:val="000000" w:themeColor="text1"/>
        </w:rPr>
        <w:t xml:space="preserve"> специалист</w:t>
      </w:r>
      <w:r w:rsidR="00A55C74">
        <w:rPr>
          <w:rFonts w:ascii="Arial" w:hAnsi="Arial" w:cs="Arial"/>
          <w:color w:val="000000" w:themeColor="text1"/>
        </w:rPr>
        <w:t>ом</w:t>
      </w:r>
      <w:r w:rsidR="00A55C74" w:rsidRPr="00A55C74">
        <w:rPr>
          <w:rFonts w:ascii="Arial" w:hAnsi="Arial" w:cs="Arial"/>
          <w:color w:val="000000" w:themeColor="text1"/>
        </w:rPr>
        <w:t xml:space="preserve"> ТОиР УК</w:t>
      </w:r>
      <w:r w:rsidR="00593726" w:rsidRPr="00D37948">
        <w:rPr>
          <w:rFonts w:ascii="Arial" w:hAnsi="Arial" w:cs="Arial"/>
          <w:color w:val="000000" w:themeColor="text1"/>
        </w:rPr>
        <w:t xml:space="preserve">, который производит экспертизу проектов </w:t>
      </w:r>
      <w:r w:rsidR="00593726">
        <w:rPr>
          <w:rFonts w:ascii="Arial" w:hAnsi="Arial" w:cs="Arial"/>
          <w:color w:val="000000" w:themeColor="text1"/>
        </w:rPr>
        <w:t xml:space="preserve">годового </w:t>
      </w:r>
      <w:r w:rsidR="00593726" w:rsidRPr="00D37948">
        <w:rPr>
          <w:rFonts w:ascii="Arial" w:hAnsi="Arial" w:cs="Arial"/>
          <w:color w:val="000000" w:themeColor="text1"/>
        </w:rPr>
        <w:t>бюджета</w:t>
      </w:r>
      <w:r w:rsidR="00211B58" w:rsidRPr="007968C0">
        <w:rPr>
          <w:rFonts w:ascii="Arial" w:hAnsi="Arial" w:cs="Arial"/>
          <w:color w:val="000000" w:themeColor="text1"/>
        </w:rPr>
        <w:t xml:space="preserve">. </w:t>
      </w:r>
      <w:r w:rsidR="00593726">
        <w:rPr>
          <w:rFonts w:ascii="Arial" w:hAnsi="Arial" w:cs="Arial"/>
          <w:color w:val="000000" w:themeColor="text1"/>
        </w:rPr>
        <w:t>Г</w:t>
      </w:r>
      <w:r w:rsidR="00211B58" w:rsidRPr="007968C0">
        <w:rPr>
          <w:rFonts w:ascii="Arial" w:hAnsi="Arial" w:cs="Arial"/>
          <w:color w:val="000000" w:themeColor="text1"/>
        </w:rPr>
        <w:t>одов</w:t>
      </w:r>
      <w:r w:rsidR="00593726">
        <w:rPr>
          <w:rFonts w:ascii="Arial" w:hAnsi="Arial" w:cs="Arial"/>
          <w:color w:val="000000" w:themeColor="text1"/>
        </w:rPr>
        <w:t>ые</w:t>
      </w:r>
      <w:r w:rsidR="00211B58" w:rsidRPr="007968C0">
        <w:rPr>
          <w:rFonts w:ascii="Arial" w:hAnsi="Arial" w:cs="Arial"/>
          <w:color w:val="000000" w:themeColor="text1"/>
        </w:rPr>
        <w:t xml:space="preserve"> бюджет</w:t>
      </w:r>
      <w:r w:rsidR="00593726">
        <w:rPr>
          <w:rFonts w:ascii="Arial" w:hAnsi="Arial" w:cs="Arial"/>
          <w:color w:val="000000" w:themeColor="text1"/>
        </w:rPr>
        <w:t>ы</w:t>
      </w:r>
      <w:r w:rsidR="00211B58" w:rsidRPr="007968C0">
        <w:rPr>
          <w:rFonts w:ascii="Arial" w:hAnsi="Arial" w:cs="Arial"/>
          <w:color w:val="000000" w:themeColor="text1"/>
        </w:rPr>
        <w:t xml:space="preserve"> воздействий на </w:t>
      </w:r>
      <w:r>
        <w:rPr>
          <w:rFonts w:ascii="Arial" w:hAnsi="Arial" w:cs="Arial"/>
          <w:color w:val="000000" w:themeColor="text1"/>
        </w:rPr>
        <w:t xml:space="preserve">производственные активы </w:t>
      </w:r>
      <w:r w:rsidR="00593726">
        <w:rPr>
          <w:rFonts w:ascii="Arial" w:hAnsi="Arial" w:cs="Arial"/>
          <w:color w:val="000000" w:themeColor="text1"/>
        </w:rPr>
        <w:t xml:space="preserve">бизнес-единиц </w:t>
      </w:r>
      <w:r>
        <w:rPr>
          <w:rFonts w:ascii="Arial" w:hAnsi="Arial" w:cs="Arial"/>
          <w:color w:val="000000" w:themeColor="text1"/>
        </w:rPr>
        <w:t xml:space="preserve">рассматривается </w:t>
      </w:r>
      <w:r w:rsidR="00BF044E">
        <w:rPr>
          <w:rFonts w:ascii="Arial" w:hAnsi="Arial" w:cs="Arial"/>
          <w:color w:val="000000" w:themeColor="text1"/>
        </w:rPr>
        <w:t xml:space="preserve">Техническим </w:t>
      </w:r>
      <w:r>
        <w:rPr>
          <w:rFonts w:ascii="Arial" w:hAnsi="Arial" w:cs="Arial"/>
          <w:color w:val="000000" w:themeColor="text1"/>
        </w:rPr>
        <w:t xml:space="preserve">комитетом </w:t>
      </w:r>
      <w:r w:rsidR="00BF044E">
        <w:rPr>
          <w:rFonts w:ascii="Arial" w:hAnsi="Arial" w:cs="Arial"/>
          <w:color w:val="000000" w:themeColor="text1"/>
        </w:rPr>
        <w:t xml:space="preserve">УК </w:t>
      </w:r>
      <w:r w:rsidR="00211B58" w:rsidRPr="007968C0">
        <w:rPr>
          <w:rFonts w:ascii="Arial" w:hAnsi="Arial" w:cs="Arial"/>
          <w:color w:val="000000" w:themeColor="text1"/>
        </w:rPr>
        <w:t xml:space="preserve">и согласуется </w:t>
      </w:r>
      <w:r w:rsidR="00DF4E7C">
        <w:rPr>
          <w:rFonts w:ascii="Arial" w:hAnsi="Arial" w:cs="Arial"/>
          <w:color w:val="000000" w:themeColor="text1"/>
        </w:rPr>
        <w:t xml:space="preserve">Старшим </w:t>
      </w:r>
      <w:r w:rsidR="00755D79">
        <w:rPr>
          <w:rFonts w:ascii="Arial" w:hAnsi="Arial" w:cs="Arial"/>
          <w:color w:val="000000" w:themeColor="text1"/>
        </w:rPr>
        <w:t>В</w:t>
      </w:r>
      <w:r w:rsidR="00BF044E" w:rsidRPr="007968C0">
        <w:rPr>
          <w:rFonts w:ascii="Arial" w:hAnsi="Arial" w:cs="Arial"/>
          <w:color w:val="000000" w:themeColor="text1"/>
        </w:rPr>
        <w:t>ице</w:t>
      </w:r>
      <w:r w:rsidR="00211B58" w:rsidRPr="007968C0">
        <w:rPr>
          <w:rFonts w:ascii="Arial" w:hAnsi="Arial" w:cs="Arial"/>
          <w:color w:val="000000" w:themeColor="text1"/>
        </w:rPr>
        <w:t xml:space="preserve">-президентом </w:t>
      </w:r>
      <w:r w:rsidR="00BF044E">
        <w:rPr>
          <w:rFonts w:ascii="Arial" w:hAnsi="Arial" w:cs="Arial"/>
          <w:color w:val="000000" w:themeColor="text1"/>
        </w:rPr>
        <w:t xml:space="preserve">БП </w:t>
      </w:r>
      <w:r w:rsidRPr="00286817">
        <w:rPr>
          <w:rFonts w:ascii="Arial" w:hAnsi="Arial" w:cs="Arial"/>
          <w:color w:val="000000" w:themeColor="text1"/>
        </w:rPr>
        <w:t xml:space="preserve">и </w:t>
      </w:r>
      <w:r w:rsidR="00BF044E">
        <w:rPr>
          <w:rFonts w:ascii="Arial" w:hAnsi="Arial" w:cs="Arial"/>
          <w:color w:val="000000" w:themeColor="text1"/>
        </w:rPr>
        <w:t>ТП УК</w:t>
      </w:r>
      <w:r w:rsidR="00211B58" w:rsidRPr="007968C0">
        <w:rPr>
          <w:rFonts w:ascii="Arial" w:hAnsi="Arial" w:cs="Arial"/>
          <w:color w:val="000000" w:themeColor="text1"/>
        </w:rPr>
        <w:t xml:space="preserve">. </w:t>
      </w:r>
      <w:r w:rsidR="008027FD">
        <w:rPr>
          <w:rFonts w:ascii="Arial" w:hAnsi="Arial" w:cs="Arial"/>
          <w:color w:val="000000" w:themeColor="text1"/>
        </w:rPr>
        <w:t xml:space="preserve">После этого формируется потребности в ресурсах на весь год, составляющая проект бюджета закупок в АСКБ. </w:t>
      </w:r>
      <w:r w:rsidR="00211B58" w:rsidRPr="007968C0">
        <w:rPr>
          <w:rFonts w:ascii="Arial" w:hAnsi="Arial" w:cs="Arial"/>
          <w:color w:val="000000" w:themeColor="text1"/>
        </w:rPr>
        <w:t>При</w:t>
      </w:r>
      <w:r>
        <w:rPr>
          <w:rFonts w:ascii="Arial" w:hAnsi="Arial" w:cs="Arial"/>
          <w:color w:val="000000" w:themeColor="text1"/>
        </w:rPr>
        <w:t xml:space="preserve"> </w:t>
      </w:r>
      <w:r w:rsidR="00211B58" w:rsidRPr="007968C0">
        <w:rPr>
          <w:rFonts w:ascii="Arial" w:hAnsi="Arial" w:cs="Arial"/>
          <w:color w:val="000000" w:themeColor="text1"/>
        </w:rPr>
        <w:t xml:space="preserve">необходимости </w:t>
      </w:r>
      <w:r>
        <w:rPr>
          <w:rFonts w:ascii="Arial" w:hAnsi="Arial" w:cs="Arial"/>
          <w:color w:val="000000" w:themeColor="text1"/>
        </w:rPr>
        <w:t xml:space="preserve">на уровне </w:t>
      </w:r>
      <w:r w:rsidR="006D1D60">
        <w:rPr>
          <w:rFonts w:ascii="Arial" w:hAnsi="Arial" w:cs="Arial"/>
          <w:color w:val="000000" w:themeColor="text1"/>
        </w:rPr>
        <w:t>УК</w:t>
      </w:r>
      <w:r>
        <w:rPr>
          <w:rFonts w:ascii="Arial" w:hAnsi="Arial" w:cs="Arial"/>
          <w:color w:val="000000" w:themeColor="text1"/>
        </w:rPr>
        <w:t xml:space="preserve"> </w:t>
      </w:r>
      <w:r w:rsidR="00211B58" w:rsidRPr="007968C0">
        <w:rPr>
          <w:rFonts w:ascii="Arial" w:hAnsi="Arial" w:cs="Arial"/>
          <w:color w:val="000000" w:themeColor="text1"/>
        </w:rPr>
        <w:t xml:space="preserve">формируются рекомендации по корректировке проектов </w:t>
      </w:r>
      <w:r w:rsidR="00A55C74">
        <w:rPr>
          <w:rFonts w:ascii="Arial" w:hAnsi="Arial" w:cs="Arial"/>
          <w:color w:val="000000" w:themeColor="text1"/>
        </w:rPr>
        <w:t xml:space="preserve">плана </w:t>
      </w:r>
      <w:r w:rsidR="00211B58" w:rsidRPr="007968C0">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00211B58" w:rsidRPr="007968C0">
        <w:rPr>
          <w:rFonts w:ascii="Arial" w:hAnsi="Arial" w:cs="Arial"/>
          <w:color w:val="000000" w:themeColor="text1"/>
        </w:rPr>
        <w:t>.</w:t>
      </w:r>
      <w:r>
        <w:rPr>
          <w:rFonts w:ascii="Arial" w:hAnsi="Arial" w:cs="Arial"/>
          <w:color w:val="000000" w:themeColor="text1"/>
        </w:rPr>
        <w:t xml:space="preserve"> </w:t>
      </w:r>
      <w:r w:rsidR="00593726">
        <w:rPr>
          <w:rFonts w:ascii="Arial" w:hAnsi="Arial" w:cs="Arial"/>
          <w:color w:val="000000" w:themeColor="text1"/>
        </w:rPr>
        <w:t>Г</w:t>
      </w:r>
      <w:r w:rsidR="00211B58" w:rsidRPr="007968C0">
        <w:rPr>
          <w:rFonts w:ascii="Arial" w:hAnsi="Arial" w:cs="Arial"/>
          <w:color w:val="000000" w:themeColor="text1"/>
        </w:rPr>
        <w:t xml:space="preserve">одовой бюджет воздействий на </w:t>
      </w:r>
      <w:r>
        <w:rPr>
          <w:rFonts w:ascii="Arial" w:hAnsi="Arial" w:cs="Arial"/>
          <w:color w:val="000000" w:themeColor="text1"/>
        </w:rPr>
        <w:t>производственные активы</w:t>
      </w:r>
      <w:r w:rsidR="00E410F0">
        <w:rPr>
          <w:rFonts w:ascii="Arial" w:hAnsi="Arial" w:cs="Arial"/>
          <w:color w:val="000000" w:themeColor="text1"/>
        </w:rPr>
        <w:t xml:space="preserve"> утверждае</w:t>
      </w:r>
      <w:r w:rsidR="00211B58" w:rsidRPr="007968C0">
        <w:rPr>
          <w:rFonts w:ascii="Arial" w:hAnsi="Arial" w:cs="Arial"/>
          <w:color w:val="000000" w:themeColor="text1"/>
        </w:rPr>
        <w:t xml:space="preserve">тся на </w:t>
      </w:r>
      <w:r w:rsidR="00BF044E">
        <w:rPr>
          <w:rFonts w:ascii="Arial" w:hAnsi="Arial" w:cs="Arial"/>
          <w:color w:val="000000" w:themeColor="text1"/>
        </w:rPr>
        <w:t>Б</w:t>
      </w:r>
      <w:r w:rsidR="00BF044E" w:rsidRPr="007968C0">
        <w:rPr>
          <w:rFonts w:ascii="Arial" w:hAnsi="Arial" w:cs="Arial"/>
          <w:color w:val="000000" w:themeColor="text1"/>
        </w:rPr>
        <w:t xml:space="preserve">юджетном </w:t>
      </w:r>
      <w:r w:rsidR="00211B58" w:rsidRPr="007968C0">
        <w:rPr>
          <w:rFonts w:ascii="Arial" w:hAnsi="Arial" w:cs="Arial"/>
          <w:color w:val="000000" w:themeColor="text1"/>
        </w:rPr>
        <w:t xml:space="preserve">комитете </w:t>
      </w:r>
      <w:r w:rsidR="00BF044E">
        <w:rPr>
          <w:rFonts w:ascii="Arial" w:hAnsi="Arial" w:cs="Arial"/>
          <w:color w:val="000000" w:themeColor="text1"/>
        </w:rPr>
        <w:t>УК</w:t>
      </w:r>
      <w:r w:rsidR="00211B58" w:rsidRPr="007968C0">
        <w:rPr>
          <w:rFonts w:ascii="Arial" w:hAnsi="Arial" w:cs="Arial"/>
          <w:color w:val="000000" w:themeColor="text1"/>
        </w:rPr>
        <w:t>.</w:t>
      </w:r>
      <w:r>
        <w:rPr>
          <w:rFonts w:ascii="Arial" w:hAnsi="Arial" w:cs="Arial"/>
          <w:color w:val="000000" w:themeColor="text1"/>
        </w:rPr>
        <w:t xml:space="preserve"> </w:t>
      </w:r>
      <w:r w:rsidR="00211B58" w:rsidRPr="007968C0">
        <w:rPr>
          <w:rFonts w:ascii="Arial" w:hAnsi="Arial" w:cs="Arial"/>
          <w:color w:val="000000" w:themeColor="text1"/>
        </w:rPr>
        <w:t>На основе утвержд</w:t>
      </w:r>
      <w:r>
        <w:rPr>
          <w:rFonts w:ascii="Arial" w:hAnsi="Arial" w:cs="Arial"/>
          <w:color w:val="000000" w:themeColor="text1"/>
        </w:rPr>
        <w:t>ё</w:t>
      </w:r>
      <w:r w:rsidR="00211B58" w:rsidRPr="007968C0">
        <w:rPr>
          <w:rFonts w:ascii="Arial" w:hAnsi="Arial" w:cs="Arial"/>
          <w:color w:val="000000" w:themeColor="text1"/>
        </w:rPr>
        <w:t xml:space="preserve">нного бюджета воздействий на </w:t>
      </w:r>
      <w:r>
        <w:rPr>
          <w:rFonts w:ascii="Arial" w:hAnsi="Arial" w:cs="Arial"/>
          <w:color w:val="000000" w:themeColor="text1"/>
        </w:rPr>
        <w:t>производственные активы корректируются заказы ТОРО, сетевы</w:t>
      </w:r>
      <w:r w:rsidR="00626F95">
        <w:rPr>
          <w:rFonts w:ascii="Arial" w:hAnsi="Arial" w:cs="Arial"/>
          <w:color w:val="000000" w:themeColor="text1"/>
        </w:rPr>
        <w:t xml:space="preserve">е </w:t>
      </w:r>
      <w:r>
        <w:rPr>
          <w:rFonts w:ascii="Arial" w:hAnsi="Arial" w:cs="Arial"/>
          <w:color w:val="000000" w:themeColor="text1"/>
        </w:rPr>
        <w:t>график</w:t>
      </w:r>
      <w:r w:rsidR="00626F95">
        <w:rPr>
          <w:rFonts w:ascii="Arial" w:hAnsi="Arial" w:cs="Arial"/>
          <w:color w:val="000000" w:themeColor="text1"/>
        </w:rPr>
        <w:t xml:space="preserve">и </w:t>
      </w:r>
      <w:r w:rsidR="00211B58" w:rsidRPr="007968C0">
        <w:rPr>
          <w:rFonts w:ascii="Arial" w:hAnsi="Arial" w:cs="Arial"/>
          <w:color w:val="000000" w:themeColor="text1"/>
        </w:rPr>
        <w:t>в соответствии с установленными лимитами СПП-элементов.</w:t>
      </w:r>
      <w:r>
        <w:rPr>
          <w:rFonts w:ascii="Arial" w:hAnsi="Arial" w:cs="Arial"/>
          <w:color w:val="000000" w:themeColor="text1"/>
        </w:rPr>
        <w:t xml:space="preserve"> </w:t>
      </w:r>
      <w:r w:rsidR="00211B58" w:rsidRPr="007968C0">
        <w:rPr>
          <w:rFonts w:ascii="Arial" w:hAnsi="Arial" w:cs="Arial"/>
          <w:color w:val="000000" w:themeColor="text1"/>
        </w:rPr>
        <w:t>Корректировке н</w:t>
      </w:r>
      <w:r w:rsidR="00626F95">
        <w:rPr>
          <w:rFonts w:ascii="Arial" w:hAnsi="Arial" w:cs="Arial"/>
          <w:color w:val="000000" w:themeColor="text1"/>
        </w:rPr>
        <w:t>е подлежат заказы ТОРО и сетевые графики</w:t>
      </w:r>
      <w:r w:rsidR="00211B58" w:rsidRPr="007968C0">
        <w:rPr>
          <w:rFonts w:ascii="Arial" w:hAnsi="Arial" w:cs="Arial"/>
          <w:color w:val="000000" w:themeColor="text1"/>
        </w:rPr>
        <w:t>,</w:t>
      </w:r>
      <w:r w:rsidR="00B976A8">
        <w:rPr>
          <w:rFonts w:ascii="Arial" w:hAnsi="Arial" w:cs="Arial"/>
          <w:color w:val="000000" w:themeColor="text1"/>
        </w:rPr>
        <w:t xml:space="preserve"> которые содержат </w:t>
      </w:r>
      <w:r w:rsidR="00A35E87">
        <w:rPr>
          <w:rFonts w:ascii="Arial" w:hAnsi="Arial" w:cs="Arial"/>
          <w:color w:val="000000" w:themeColor="text1"/>
        </w:rPr>
        <w:t xml:space="preserve">материалы с длительным сроком поставки </w:t>
      </w:r>
      <w:r w:rsidR="00610EA0">
        <w:rPr>
          <w:rFonts w:ascii="Arial" w:hAnsi="Arial" w:cs="Arial"/>
          <w:color w:val="000000" w:themeColor="text1"/>
        </w:rPr>
        <w:t xml:space="preserve">и </w:t>
      </w:r>
      <w:r w:rsidR="00211B58" w:rsidRPr="007968C0">
        <w:rPr>
          <w:rFonts w:ascii="Arial" w:hAnsi="Arial" w:cs="Arial"/>
          <w:color w:val="000000" w:themeColor="text1"/>
        </w:rPr>
        <w:t>уже согл</w:t>
      </w:r>
      <w:r w:rsidR="00626F95">
        <w:rPr>
          <w:rFonts w:ascii="Arial" w:hAnsi="Arial" w:cs="Arial"/>
          <w:color w:val="000000" w:themeColor="text1"/>
        </w:rPr>
        <w:t xml:space="preserve">асованные на </w:t>
      </w:r>
      <w:r w:rsidR="00B976A8">
        <w:rPr>
          <w:rFonts w:ascii="Arial" w:hAnsi="Arial" w:cs="Arial"/>
          <w:color w:val="000000" w:themeColor="text1"/>
        </w:rPr>
        <w:t>Т</w:t>
      </w:r>
      <w:r w:rsidR="00B976A8" w:rsidRPr="007968C0">
        <w:rPr>
          <w:rFonts w:ascii="Arial" w:hAnsi="Arial" w:cs="Arial"/>
          <w:color w:val="000000" w:themeColor="text1"/>
        </w:rPr>
        <w:t>ехни</w:t>
      </w:r>
      <w:r w:rsidR="00B976A8">
        <w:rPr>
          <w:rFonts w:ascii="Arial" w:hAnsi="Arial" w:cs="Arial"/>
          <w:color w:val="000000" w:themeColor="text1"/>
        </w:rPr>
        <w:t xml:space="preserve">ческом </w:t>
      </w:r>
      <w:r w:rsidR="00626F95">
        <w:rPr>
          <w:rFonts w:ascii="Arial" w:hAnsi="Arial" w:cs="Arial"/>
          <w:color w:val="000000" w:themeColor="text1"/>
        </w:rPr>
        <w:t xml:space="preserve">комитете </w:t>
      </w:r>
      <w:r w:rsidR="00E91639">
        <w:rPr>
          <w:rFonts w:ascii="Arial" w:hAnsi="Arial" w:cs="Arial"/>
          <w:color w:val="000000" w:themeColor="text1"/>
        </w:rPr>
        <w:t>УО</w:t>
      </w:r>
      <w:r w:rsidR="00211B58" w:rsidRPr="007968C0">
        <w:rPr>
          <w:rFonts w:ascii="Arial" w:hAnsi="Arial" w:cs="Arial"/>
          <w:color w:val="000000" w:themeColor="text1"/>
        </w:rPr>
        <w:t>.</w:t>
      </w:r>
    </w:p>
    <w:p w14:paraId="3055FA23" w14:textId="77777777" w:rsidR="00A3336A" w:rsidRPr="00A3336A" w:rsidRDefault="00A3336A" w:rsidP="00B4077E">
      <w:pPr>
        <w:spacing w:after="240" w:line="276" w:lineRule="auto"/>
        <w:ind w:firstLine="567"/>
        <w:rPr>
          <w:rFonts w:ascii="Arial" w:hAnsi="Arial" w:cs="Arial"/>
          <w:color w:val="000000" w:themeColor="text1"/>
        </w:rPr>
      </w:pPr>
      <w:r w:rsidRPr="00A3336A">
        <w:rPr>
          <w:rFonts w:ascii="Arial" w:hAnsi="Arial" w:cs="Arial"/>
          <w:color w:val="000000" w:themeColor="text1"/>
        </w:rPr>
        <w:t xml:space="preserve">В следующей таблице приведены связанные бизнес-процессы, входящие и </w:t>
      </w:r>
      <w:r w:rsidR="002B0E04" w:rsidRPr="00A3336A">
        <w:rPr>
          <w:rFonts w:ascii="Arial" w:hAnsi="Arial" w:cs="Arial"/>
          <w:color w:val="000000" w:themeColor="text1"/>
        </w:rPr>
        <w:t>исходящие</w:t>
      </w:r>
      <w:r w:rsidRPr="00A3336A">
        <w:rPr>
          <w:rFonts w:ascii="Arial" w:hAnsi="Arial" w:cs="Arial"/>
          <w:color w:val="000000" w:themeColor="text1"/>
        </w:rPr>
        <w:t xml:space="preserve"> документы.</w:t>
      </w:r>
    </w:p>
    <w:p w14:paraId="6D69E036" w14:textId="387DFF6B" w:rsidR="00B4077E" w:rsidRPr="000835FE" w:rsidRDefault="00B4077E" w:rsidP="00B4077E">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8</w:t>
      </w:r>
      <w:r w:rsidRPr="00916FAB">
        <w:rPr>
          <w:rFonts w:ascii="Arial" w:hAnsi="Arial" w:cs="Arial"/>
          <w:b/>
          <w:sz w:val="22"/>
        </w:rPr>
        <w:fldChar w:fldCharType="end"/>
      </w:r>
      <w:r w:rsidRPr="00916FAB">
        <w:rPr>
          <w:rFonts w:ascii="Arial" w:hAnsi="Arial" w:cs="Arial"/>
          <w:b/>
          <w:sz w:val="22"/>
        </w:rPr>
        <w:t>. Описание бизнес-процесса</w:t>
      </w:r>
      <w:r>
        <w:rPr>
          <w:rFonts w:ascii="Arial" w:hAnsi="Arial" w:cs="Arial"/>
          <w:b/>
          <w:sz w:val="22"/>
        </w:rPr>
        <w:t xml:space="preserve"> </w:t>
      </w:r>
      <w:r w:rsidRPr="00B4077E">
        <w:rPr>
          <w:rFonts w:ascii="Arial" w:hAnsi="Arial" w:cs="Arial"/>
          <w:b/>
          <w:sz w:val="22"/>
        </w:rPr>
        <w:t xml:space="preserve">ПП-07.06.03-ERP </w:t>
      </w:r>
      <w:r>
        <w:rPr>
          <w:rFonts w:ascii="Arial" w:hAnsi="Arial" w:cs="Arial"/>
          <w:b/>
          <w:sz w:val="22"/>
        </w:rPr>
        <w:t>«</w:t>
      </w:r>
      <w:r w:rsidRPr="00B4077E">
        <w:rPr>
          <w:rFonts w:ascii="Arial" w:hAnsi="Arial" w:cs="Arial"/>
          <w:b/>
          <w:sz w:val="22"/>
        </w:rPr>
        <w:t>Формирование годово</w:t>
      </w:r>
      <w:r w:rsidR="00CE3A8B">
        <w:rPr>
          <w:rFonts w:ascii="Arial" w:hAnsi="Arial" w:cs="Arial"/>
          <w:b/>
          <w:sz w:val="22"/>
        </w:rPr>
        <w:t>го бюджета воздействий на произ</w:t>
      </w:r>
      <w:r w:rsidRPr="00B4077E">
        <w:rPr>
          <w:rFonts w:ascii="Arial" w:hAnsi="Arial" w:cs="Arial"/>
          <w:b/>
          <w:sz w:val="22"/>
        </w:rPr>
        <w:t>водственные активы</w:t>
      </w:r>
      <w:r>
        <w:rPr>
          <w:rFonts w:ascii="Arial" w:hAnsi="Arial" w:cs="Arial"/>
          <w:b/>
          <w:sz w:val="22"/>
        </w:rPr>
        <w:t>»</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B4077E" w:rsidRPr="00BE014D" w14:paraId="6C648464" w14:textId="77777777" w:rsidTr="00C358D0">
        <w:trPr>
          <w:cantSplit/>
          <w:trHeight w:val="396"/>
          <w:tblHeader/>
        </w:trPr>
        <w:tc>
          <w:tcPr>
            <w:tcW w:w="2962" w:type="dxa"/>
            <w:shd w:val="clear" w:color="auto" w:fill="FFC000"/>
          </w:tcPr>
          <w:p w14:paraId="11CB6D1C" w14:textId="77777777" w:rsidR="00B4077E" w:rsidRPr="00BE014D" w:rsidRDefault="00B4077E" w:rsidP="00B4077E">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44257774" w14:textId="77777777" w:rsidR="00B4077E" w:rsidRPr="00BE014D" w:rsidRDefault="00B4077E" w:rsidP="00B4077E">
            <w:pPr>
              <w:jc w:val="left"/>
              <w:rPr>
                <w:rFonts w:ascii="Arial" w:hAnsi="Arial" w:cs="Arial"/>
                <w:color w:val="000000"/>
                <w:sz w:val="20"/>
                <w:szCs w:val="20"/>
                <w:lang w:eastAsia="ru-RU"/>
              </w:rPr>
            </w:pPr>
            <w:r w:rsidRPr="00877BE1">
              <w:rPr>
                <w:rFonts w:ascii="Arial" w:hAnsi="Arial" w:cs="Arial"/>
                <w:color w:val="000000"/>
                <w:sz w:val="20"/>
                <w:szCs w:val="20"/>
                <w:lang w:eastAsia="ru-RU"/>
              </w:rPr>
              <w:t xml:space="preserve">ПП-07.06.03-ERP Формирование годового бюджета воздействий на </w:t>
            </w:r>
            <w:r w:rsidR="002B0E04" w:rsidRPr="00877BE1">
              <w:rPr>
                <w:rFonts w:ascii="Arial" w:hAnsi="Arial" w:cs="Arial"/>
                <w:color w:val="000000"/>
                <w:sz w:val="20"/>
                <w:szCs w:val="20"/>
                <w:lang w:eastAsia="ru-RU"/>
              </w:rPr>
              <w:t>производственные</w:t>
            </w:r>
            <w:r w:rsidRPr="00877BE1">
              <w:rPr>
                <w:rFonts w:ascii="Arial" w:hAnsi="Arial" w:cs="Arial"/>
                <w:color w:val="000000"/>
                <w:sz w:val="20"/>
                <w:szCs w:val="20"/>
                <w:lang w:eastAsia="ru-RU"/>
              </w:rPr>
              <w:t xml:space="preserve"> активы</w:t>
            </w:r>
          </w:p>
        </w:tc>
      </w:tr>
      <w:tr w:rsidR="00B4077E" w:rsidRPr="00BE014D" w14:paraId="14579AAC" w14:textId="77777777" w:rsidTr="00C358D0">
        <w:trPr>
          <w:cantSplit/>
          <w:trHeight w:val="290"/>
        </w:trPr>
        <w:tc>
          <w:tcPr>
            <w:tcW w:w="2962" w:type="dxa"/>
            <w:shd w:val="clear" w:color="auto" w:fill="FFC000"/>
          </w:tcPr>
          <w:p w14:paraId="6737D5B4" w14:textId="77777777" w:rsidR="00B4077E" w:rsidRPr="00BE014D" w:rsidRDefault="00B4077E" w:rsidP="00B4077E">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640E5173" w14:textId="77777777" w:rsidR="00B4077E" w:rsidRPr="00BE014D" w:rsidRDefault="002B0E04" w:rsidP="00B4077E">
            <w:pPr>
              <w:jc w:val="left"/>
              <w:rPr>
                <w:rFonts w:ascii="Arial" w:hAnsi="Arial" w:cs="Arial"/>
                <w:color w:val="000000"/>
                <w:sz w:val="20"/>
                <w:szCs w:val="20"/>
                <w:lang w:eastAsia="ru-RU"/>
              </w:rPr>
            </w:pPr>
            <w:r>
              <w:rPr>
                <w:rFonts w:ascii="Arial" w:hAnsi="Arial" w:cs="Arial"/>
                <w:sz w:val="20"/>
                <w:szCs w:val="20"/>
              </w:rPr>
              <w:t>Формирование</w:t>
            </w:r>
            <w:r w:rsidR="00B4077E">
              <w:rPr>
                <w:rFonts w:ascii="Arial" w:hAnsi="Arial" w:cs="Arial"/>
                <w:sz w:val="20"/>
                <w:szCs w:val="20"/>
              </w:rPr>
              <w:t xml:space="preserve"> годового бюджета воздействий на производственные активы.</w:t>
            </w:r>
          </w:p>
        </w:tc>
      </w:tr>
      <w:tr w:rsidR="00B4077E" w:rsidRPr="00BE014D" w14:paraId="4CD8C9EC" w14:textId="77777777" w:rsidTr="00C358D0">
        <w:trPr>
          <w:cantSplit/>
          <w:trHeight w:val="290"/>
        </w:trPr>
        <w:tc>
          <w:tcPr>
            <w:tcW w:w="2962" w:type="dxa"/>
            <w:shd w:val="clear" w:color="auto" w:fill="FFC000"/>
          </w:tcPr>
          <w:p w14:paraId="7FD56F8E" w14:textId="77777777" w:rsidR="00B4077E" w:rsidRPr="00BE014D" w:rsidRDefault="00B4077E" w:rsidP="00B4077E">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3A2587D5" w14:textId="77777777" w:rsidR="00B4077E" w:rsidRPr="00BE014D" w:rsidRDefault="00B4077E" w:rsidP="00B4077E">
            <w:pPr>
              <w:jc w:val="left"/>
              <w:rPr>
                <w:rFonts w:ascii="Arial" w:hAnsi="Arial" w:cs="Arial"/>
                <w:color w:val="000000"/>
                <w:sz w:val="20"/>
                <w:szCs w:val="20"/>
                <w:lang w:eastAsia="ru-RU"/>
              </w:rPr>
            </w:pPr>
            <w:r>
              <w:rPr>
                <w:rFonts w:ascii="Arial" w:hAnsi="Arial" w:cs="Arial"/>
                <w:sz w:val="20"/>
                <w:szCs w:val="20"/>
              </w:rPr>
              <w:t>Ежегодно</w:t>
            </w:r>
          </w:p>
        </w:tc>
      </w:tr>
      <w:tr w:rsidR="00B4077E" w:rsidRPr="00BE014D" w14:paraId="6AEB15BA" w14:textId="77777777" w:rsidTr="00C358D0">
        <w:trPr>
          <w:cantSplit/>
          <w:trHeight w:val="293"/>
        </w:trPr>
        <w:tc>
          <w:tcPr>
            <w:tcW w:w="2962" w:type="dxa"/>
            <w:shd w:val="clear" w:color="auto" w:fill="FFC000"/>
          </w:tcPr>
          <w:p w14:paraId="33C750E1" w14:textId="77777777" w:rsidR="00B4077E" w:rsidRPr="00BE014D" w:rsidRDefault="00B4077E" w:rsidP="00B4077E">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56233831" w14:textId="4705E049" w:rsidR="00A55C74" w:rsidRPr="009936BB" w:rsidRDefault="00A55C74" w:rsidP="00454AF7">
            <w:pPr>
              <w:jc w:val="left"/>
              <w:rPr>
                <w:rFonts w:ascii="Arial" w:hAnsi="Arial" w:cs="Arial"/>
                <w:sz w:val="20"/>
                <w:szCs w:val="20"/>
                <w:lang w:eastAsia="ru-RU"/>
              </w:rPr>
            </w:pPr>
            <w:r w:rsidRPr="009936BB">
              <w:rPr>
                <w:rFonts w:ascii="Arial" w:hAnsi="Arial" w:cs="Arial"/>
                <w:sz w:val="20"/>
                <w:szCs w:val="20"/>
                <w:lang w:eastAsia="ru-RU"/>
              </w:rPr>
              <w:t>ПП-07.02.01-</w:t>
            </w:r>
            <w:r w:rsidRPr="009936BB">
              <w:rPr>
                <w:rFonts w:ascii="Arial" w:hAnsi="Arial" w:cs="Arial"/>
                <w:sz w:val="20"/>
                <w:szCs w:val="20"/>
                <w:lang w:val="en-US" w:eastAsia="ru-RU"/>
              </w:rPr>
              <w:t>ERP</w:t>
            </w:r>
            <w:r w:rsidRPr="00F8793D">
              <w:t xml:space="preserve"> </w:t>
            </w:r>
            <w:r w:rsidRPr="009936BB">
              <w:rPr>
                <w:rFonts w:ascii="Arial" w:hAnsi="Arial" w:cs="Arial"/>
                <w:sz w:val="20"/>
                <w:szCs w:val="20"/>
                <w:lang w:eastAsia="ru-RU"/>
              </w:rPr>
              <w:t xml:space="preserve">Долгосрочное планирование воздействий на </w:t>
            </w:r>
            <w:r w:rsidR="00076528">
              <w:rPr>
                <w:rFonts w:ascii="Arial" w:hAnsi="Arial" w:cs="Arial"/>
                <w:sz w:val="20"/>
                <w:szCs w:val="20"/>
                <w:lang w:eastAsia="ru-RU"/>
              </w:rPr>
              <w:t>ПА</w:t>
            </w:r>
            <w:r w:rsidR="00A53B4B">
              <w:rPr>
                <w:rFonts w:ascii="Arial" w:hAnsi="Arial" w:cs="Arial"/>
                <w:sz w:val="20"/>
                <w:szCs w:val="20"/>
                <w:lang w:eastAsia="ru-RU"/>
              </w:rPr>
              <w:t xml:space="preserve"> </w:t>
            </w:r>
            <w:r w:rsidR="00A53B4B" w:rsidRPr="009D75EF">
              <w:rPr>
                <w:rFonts w:ascii="Arial" w:hAnsi="Arial" w:cs="Arial"/>
                <w:sz w:val="20"/>
                <w:szCs w:val="20"/>
                <w:lang w:eastAsia="ru-RU"/>
              </w:rPr>
              <w:t>(мастер план от 3-х до 10 лет)</w:t>
            </w:r>
          </w:p>
          <w:p w14:paraId="0076A208" w14:textId="2CD402EE" w:rsidR="00454AF7" w:rsidRPr="009936BB" w:rsidDel="00387EEF" w:rsidRDefault="00387EEF" w:rsidP="00454AF7">
            <w:pPr>
              <w:jc w:val="left"/>
              <w:rPr>
                <w:del w:id="696" w:author="Попова Дарья Николаевна (Подрядчик. ООО БерингПойнт)" w:date="2021-10-06T17:17:00Z"/>
                <w:rFonts w:ascii="Arial" w:hAnsi="Arial" w:cs="Arial"/>
                <w:sz w:val="20"/>
                <w:szCs w:val="20"/>
                <w:lang w:eastAsia="ru-RU"/>
              </w:rPr>
            </w:pPr>
            <w:ins w:id="697" w:author="Попова Дарья Николаевна (Подрядчик. ООО БерингПойнт)" w:date="2021-10-06T17:17:00Z">
              <w:r w:rsidRPr="009936BB">
                <w:rPr>
                  <w:rFonts w:ascii="Arial" w:hAnsi="Arial" w:cs="Arial"/>
                  <w:sz w:val="20"/>
                  <w:szCs w:val="20"/>
                  <w:lang w:eastAsia="ru-RU"/>
                </w:rPr>
                <w:t xml:space="preserve">ПП-07.02.02-ERP Перспективное среднесрочное планирование воздействий на </w:t>
              </w:r>
              <w:r>
                <w:rPr>
                  <w:rFonts w:ascii="Arial" w:hAnsi="Arial" w:cs="Arial"/>
                  <w:sz w:val="20"/>
                  <w:szCs w:val="20"/>
                  <w:lang w:eastAsia="ru-RU"/>
                </w:rPr>
                <w:t>ПА (3-х летний период)</w:t>
              </w:r>
            </w:ins>
            <w:del w:id="698" w:author="Попова Дарья Николаевна (Подрядчик. ООО БерингПойнт)" w:date="2021-10-06T17:17:00Z">
              <w:r w:rsidR="00454AF7" w:rsidRPr="009936BB" w:rsidDel="00387EEF">
                <w:rPr>
                  <w:rFonts w:ascii="Arial" w:hAnsi="Arial" w:cs="Arial"/>
                  <w:sz w:val="20"/>
                  <w:szCs w:val="20"/>
                  <w:lang w:eastAsia="ru-RU"/>
                </w:rPr>
                <w:delText xml:space="preserve">ПП-07.02.02-ERP Перспективное среднесрочное планирование воздействий на </w:delText>
              </w:r>
              <w:r w:rsidR="00076528" w:rsidDel="00387EEF">
                <w:rPr>
                  <w:rFonts w:ascii="Arial" w:hAnsi="Arial" w:cs="Arial"/>
                  <w:sz w:val="20"/>
                  <w:szCs w:val="20"/>
                  <w:lang w:eastAsia="ru-RU"/>
                </w:rPr>
                <w:delText>ПА</w:delText>
              </w:r>
              <w:r w:rsidR="00A53B4B" w:rsidDel="00387EEF">
                <w:rPr>
                  <w:rFonts w:ascii="Arial" w:hAnsi="Arial" w:cs="Arial"/>
                  <w:sz w:val="20"/>
                  <w:szCs w:val="20"/>
                  <w:lang w:eastAsia="ru-RU"/>
                </w:rPr>
                <w:delText xml:space="preserve"> (3-х летний период)</w:delText>
              </w:r>
            </w:del>
          </w:p>
          <w:p w14:paraId="6232BBA9" w14:textId="3E1777E5" w:rsidR="00454AF7" w:rsidRPr="009936BB" w:rsidRDefault="00454AF7" w:rsidP="00454AF7">
            <w:pPr>
              <w:jc w:val="left"/>
              <w:rPr>
                <w:rFonts w:ascii="Arial" w:hAnsi="Arial" w:cs="Arial"/>
                <w:sz w:val="20"/>
                <w:szCs w:val="20"/>
                <w:lang w:eastAsia="ru-RU"/>
              </w:rPr>
            </w:pPr>
          </w:p>
          <w:p w14:paraId="4F56296C" w14:textId="0A41A20C" w:rsidR="00454AF7" w:rsidRPr="009936BB" w:rsidRDefault="00A55C74" w:rsidP="00454AF7">
            <w:pPr>
              <w:jc w:val="left"/>
              <w:rPr>
                <w:rFonts w:ascii="Arial" w:hAnsi="Arial" w:cs="Arial"/>
                <w:sz w:val="20"/>
                <w:szCs w:val="20"/>
                <w:lang w:eastAsia="ru-RU"/>
              </w:rPr>
            </w:pPr>
            <w:r w:rsidRPr="009936BB">
              <w:rPr>
                <w:rFonts w:ascii="Arial" w:hAnsi="Arial" w:cs="Arial"/>
                <w:sz w:val="20"/>
                <w:szCs w:val="20"/>
                <w:lang w:eastAsia="ru-RU"/>
              </w:rPr>
              <w:t xml:space="preserve">ПП-07.02.03.04 Планирование </w:t>
            </w:r>
            <w:r w:rsidR="00C70C2E">
              <w:rPr>
                <w:rFonts w:ascii="Arial" w:hAnsi="Arial" w:cs="Arial"/>
                <w:sz w:val="20"/>
                <w:szCs w:val="20"/>
                <w:lang w:eastAsia="ru-RU"/>
              </w:rPr>
              <w:t>программ ОВП в рамках программы воздействий на ПА и инвестиционной программы</w:t>
            </w:r>
          </w:p>
          <w:p w14:paraId="263A41CB" w14:textId="113F5A55" w:rsidR="00B4077E" w:rsidRPr="009936BB" w:rsidRDefault="00454AF7" w:rsidP="00454AF7">
            <w:pPr>
              <w:jc w:val="left"/>
              <w:rPr>
                <w:rFonts w:ascii="Arial" w:hAnsi="Arial" w:cs="Arial"/>
                <w:sz w:val="20"/>
                <w:szCs w:val="20"/>
                <w:lang w:eastAsia="ru-RU"/>
              </w:rPr>
            </w:pPr>
            <w:r w:rsidRPr="009936BB">
              <w:rPr>
                <w:rFonts w:ascii="Arial" w:hAnsi="Arial" w:cs="Arial"/>
                <w:sz w:val="20"/>
                <w:szCs w:val="20"/>
                <w:lang w:eastAsia="ru-RU"/>
              </w:rPr>
              <w:t>ПП-07.02.03.01-ERP Годовое планирование воздействий на производственные активы</w:t>
            </w:r>
          </w:p>
          <w:p w14:paraId="3DB73634" w14:textId="046A0997" w:rsidR="00A55C74" w:rsidRPr="009936BB" w:rsidRDefault="00A55C74" w:rsidP="00454AF7">
            <w:pPr>
              <w:jc w:val="left"/>
              <w:rPr>
                <w:rFonts w:ascii="Arial" w:hAnsi="Arial" w:cs="Arial"/>
                <w:sz w:val="20"/>
                <w:szCs w:val="20"/>
                <w:lang w:eastAsia="ru-RU"/>
              </w:rPr>
            </w:pPr>
            <w:r w:rsidRPr="009936BB">
              <w:rPr>
                <w:rFonts w:ascii="Arial" w:hAnsi="Arial" w:cs="Arial"/>
                <w:sz w:val="20"/>
                <w:szCs w:val="20"/>
                <w:lang w:eastAsia="ru-RU"/>
              </w:rPr>
              <w:t>УП-03.03.01 Среднесрочное производственное планирование горных работ</w:t>
            </w:r>
          </w:p>
          <w:p w14:paraId="31148B48" w14:textId="77777777" w:rsidR="00A55C74" w:rsidRPr="009936BB" w:rsidRDefault="00A55C74" w:rsidP="00454AF7">
            <w:pPr>
              <w:jc w:val="left"/>
              <w:rPr>
                <w:rFonts w:ascii="Arial" w:hAnsi="Arial" w:cs="Arial"/>
                <w:sz w:val="20"/>
                <w:szCs w:val="20"/>
                <w:lang w:eastAsia="ru-RU"/>
              </w:rPr>
            </w:pPr>
            <w:r w:rsidRPr="009936BB">
              <w:rPr>
                <w:rFonts w:ascii="Arial" w:hAnsi="Arial" w:cs="Arial"/>
                <w:sz w:val="20"/>
                <w:szCs w:val="20"/>
                <w:lang w:eastAsia="ru-RU"/>
              </w:rPr>
              <w:t>УП-03.03.02 Среднесрочное производственное планирование первичной переработки золотосодержащего сырья</w:t>
            </w:r>
          </w:p>
          <w:p w14:paraId="3428F555" w14:textId="2541E002" w:rsidR="00A55C74" w:rsidRDefault="00A55C74" w:rsidP="00454AF7">
            <w:pPr>
              <w:jc w:val="left"/>
              <w:rPr>
                <w:rFonts w:ascii="Arial" w:hAnsi="Arial" w:cs="Arial"/>
                <w:sz w:val="20"/>
                <w:szCs w:val="20"/>
                <w:lang w:eastAsia="ru-RU"/>
              </w:rPr>
            </w:pPr>
            <w:r w:rsidRPr="009936BB">
              <w:rPr>
                <w:rFonts w:ascii="Arial" w:hAnsi="Arial" w:cs="Arial"/>
                <w:sz w:val="20"/>
                <w:szCs w:val="20"/>
                <w:lang w:eastAsia="ru-RU"/>
              </w:rPr>
              <w:t>УП-03.03.03 Среднесрочное производственное планирование вспомогательного добычного производства (ВсДП)</w:t>
            </w:r>
          </w:p>
          <w:p w14:paraId="6B3B6ED0" w14:textId="2AF9F8D8" w:rsidR="001519A9" w:rsidRDefault="001519A9" w:rsidP="00454AF7">
            <w:pPr>
              <w:jc w:val="left"/>
              <w:rPr>
                <w:rFonts w:ascii="Arial" w:hAnsi="Arial" w:cs="Arial"/>
                <w:sz w:val="20"/>
                <w:szCs w:val="20"/>
                <w:lang w:eastAsia="ru-RU"/>
              </w:rPr>
            </w:pPr>
            <w:r>
              <w:rPr>
                <w:rFonts w:ascii="Arial" w:hAnsi="Arial" w:cs="Arial"/>
                <w:sz w:val="20"/>
                <w:szCs w:val="20"/>
                <w:lang w:eastAsia="ru-RU"/>
              </w:rPr>
              <w:t>ПП-10.03.02 Регистрация потребности</w:t>
            </w:r>
          </w:p>
          <w:p w14:paraId="422D9CF4" w14:textId="55C943FB" w:rsidR="001519A9" w:rsidRPr="009936BB" w:rsidRDefault="001519A9" w:rsidP="00454AF7">
            <w:pPr>
              <w:jc w:val="left"/>
              <w:rPr>
                <w:rFonts w:ascii="Arial" w:hAnsi="Arial" w:cs="Arial"/>
                <w:sz w:val="20"/>
                <w:szCs w:val="20"/>
                <w:lang w:eastAsia="ru-RU"/>
              </w:rPr>
            </w:pPr>
            <w:r>
              <w:rPr>
                <w:rFonts w:ascii="Arial" w:hAnsi="Arial" w:cs="Arial"/>
                <w:sz w:val="20"/>
                <w:szCs w:val="20"/>
                <w:lang w:eastAsia="ru-RU"/>
              </w:rPr>
              <w:t>ПП-10.06.01 Планирование транспортной логистики</w:t>
            </w:r>
          </w:p>
        </w:tc>
      </w:tr>
      <w:tr w:rsidR="00B4077E" w:rsidRPr="00BE014D" w14:paraId="1EDF4286" w14:textId="77777777" w:rsidTr="00C358D0">
        <w:trPr>
          <w:cantSplit/>
          <w:trHeight w:val="293"/>
        </w:trPr>
        <w:tc>
          <w:tcPr>
            <w:tcW w:w="2962" w:type="dxa"/>
            <w:shd w:val="clear" w:color="auto" w:fill="FFC000"/>
          </w:tcPr>
          <w:p w14:paraId="57AD7FA6" w14:textId="77777777" w:rsidR="00B4077E" w:rsidRPr="00BE014D" w:rsidRDefault="00B4077E" w:rsidP="00B4077E">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3606DF8B" w14:textId="77777777" w:rsidR="00454AF7" w:rsidRPr="009936BB" w:rsidRDefault="00454AF7" w:rsidP="00454AF7">
            <w:pPr>
              <w:jc w:val="left"/>
              <w:rPr>
                <w:rFonts w:ascii="Arial" w:hAnsi="Arial" w:cs="Arial"/>
                <w:sz w:val="20"/>
                <w:szCs w:val="20"/>
                <w:lang w:eastAsia="ru-RU"/>
              </w:rPr>
            </w:pPr>
            <w:r w:rsidRPr="009936BB">
              <w:rPr>
                <w:rFonts w:ascii="Arial" w:hAnsi="Arial" w:cs="Arial"/>
                <w:sz w:val="20"/>
                <w:szCs w:val="20"/>
                <w:lang w:eastAsia="ru-RU"/>
              </w:rPr>
              <w:t>ПП-07.02.03.01-ERP Годовое планирование воздействий на производственные активы</w:t>
            </w:r>
          </w:p>
          <w:p w14:paraId="6B0A7713" w14:textId="31ABDD46" w:rsidR="001519A9" w:rsidRDefault="00454AF7" w:rsidP="00454AF7">
            <w:pPr>
              <w:jc w:val="left"/>
              <w:rPr>
                <w:rFonts w:ascii="Arial" w:hAnsi="Arial" w:cs="Arial"/>
                <w:sz w:val="20"/>
                <w:szCs w:val="20"/>
                <w:lang w:eastAsia="ru-RU"/>
              </w:rPr>
            </w:pPr>
            <w:r w:rsidRPr="009936BB">
              <w:rPr>
                <w:rFonts w:ascii="Arial" w:hAnsi="Arial" w:cs="Arial"/>
                <w:sz w:val="20"/>
                <w:szCs w:val="20"/>
                <w:lang w:eastAsia="ru-RU"/>
              </w:rPr>
              <w:t>УП-04.02.0</w:t>
            </w:r>
            <w:r w:rsidR="001519A9">
              <w:rPr>
                <w:rFonts w:ascii="Arial" w:hAnsi="Arial" w:cs="Arial"/>
                <w:sz w:val="20"/>
                <w:szCs w:val="20"/>
                <w:lang w:eastAsia="ru-RU"/>
              </w:rPr>
              <w:t>2</w:t>
            </w:r>
            <w:r w:rsidRPr="009936BB">
              <w:rPr>
                <w:rFonts w:ascii="Arial" w:hAnsi="Arial" w:cs="Arial"/>
                <w:sz w:val="20"/>
                <w:szCs w:val="20"/>
                <w:lang w:eastAsia="ru-RU"/>
              </w:rPr>
              <w:t>.0</w:t>
            </w:r>
            <w:r w:rsidR="001519A9">
              <w:rPr>
                <w:rFonts w:ascii="Arial" w:hAnsi="Arial" w:cs="Arial"/>
                <w:sz w:val="20"/>
                <w:szCs w:val="20"/>
                <w:lang w:eastAsia="ru-RU"/>
              </w:rPr>
              <w:t>1</w:t>
            </w:r>
            <w:r w:rsidRPr="009936BB">
              <w:rPr>
                <w:rFonts w:ascii="Arial" w:hAnsi="Arial" w:cs="Arial"/>
                <w:sz w:val="20"/>
                <w:szCs w:val="20"/>
                <w:lang w:eastAsia="ru-RU"/>
              </w:rPr>
              <w:t xml:space="preserve"> </w:t>
            </w:r>
            <w:r w:rsidR="001519A9">
              <w:rPr>
                <w:rFonts w:ascii="Arial" w:hAnsi="Arial" w:cs="Arial"/>
                <w:sz w:val="20"/>
                <w:szCs w:val="20"/>
                <w:lang w:eastAsia="ru-RU"/>
              </w:rPr>
              <w:t>Формирование и согласование ВБ</w:t>
            </w:r>
          </w:p>
          <w:p w14:paraId="40BAA1FA" w14:textId="6F4132D7" w:rsidR="00454AF7" w:rsidRPr="009936BB" w:rsidRDefault="001519A9" w:rsidP="00454AF7">
            <w:pPr>
              <w:jc w:val="left"/>
              <w:rPr>
                <w:rFonts w:ascii="Arial" w:hAnsi="Arial" w:cs="Arial"/>
                <w:sz w:val="20"/>
                <w:szCs w:val="20"/>
                <w:lang w:eastAsia="ru-RU"/>
              </w:rPr>
            </w:pPr>
            <w:r>
              <w:rPr>
                <w:rFonts w:ascii="Arial" w:hAnsi="Arial" w:cs="Arial"/>
                <w:sz w:val="20"/>
                <w:szCs w:val="20"/>
                <w:lang w:eastAsia="ru-RU"/>
              </w:rPr>
              <w:t>УП-02.03.01.01 Формирование инвестиционных заявок в БЕ</w:t>
            </w:r>
            <w:r w:rsidR="00C70C2E">
              <w:rPr>
                <w:rFonts w:ascii="Arial" w:hAnsi="Arial" w:cs="Arial"/>
                <w:sz w:val="20"/>
                <w:szCs w:val="20"/>
                <w:lang w:eastAsia="ru-RU"/>
              </w:rPr>
              <w:t xml:space="preserve"> (сценарий 1)</w:t>
            </w:r>
          </w:p>
          <w:p w14:paraId="52E4BC6D" w14:textId="2BA14AC1" w:rsidR="00454AF7" w:rsidRPr="009936BB" w:rsidRDefault="00454AF7" w:rsidP="00454AF7">
            <w:pPr>
              <w:jc w:val="left"/>
              <w:rPr>
                <w:rFonts w:ascii="Arial" w:hAnsi="Arial" w:cs="Arial"/>
                <w:sz w:val="20"/>
                <w:szCs w:val="20"/>
                <w:lang w:eastAsia="ru-RU"/>
              </w:rPr>
            </w:pPr>
            <w:r w:rsidRPr="009936BB">
              <w:rPr>
                <w:rFonts w:ascii="Arial" w:hAnsi="Arial" w:cs="Arial"/>
                <w:sz w:val="20"/>
                <w:szCs w:val="20"/>
                <w:lang w:eastAsia="ru-RU"/>
              </w:rPr>
              <w:t xml:space="preserve">ПП-07.06.04-ERP Исполнение, корректировка и контроль бюджета воздействий на </w:t>
            </w:r>
            <w:r w:rsidR="001519A9">
              <w:rPr>
                <w:rFonts w:ascii="Arial" w:hAnsi="Arial" w:cs="Arial"/>
                <w:sz w:val="20"/>
                <w:szCs w:val="20"/>
                <w:lang w:eastAsia="ru-RU"/>
              </w:rPr>
              <w:t>ПА</w:t>
            </w:r>
          </w:p>
          <w:p w14:paraId="2C1D7BD0" w14:textId="77777777" w:rsidR="00454AF7" w:rsidRPr="009936BB" w:rsidRDefault="00454AF7" w:rsidP="00454AF7">
            <w:pPr>
              <w:jc w:val="left"/>
              <w:rPr>
                <w:rFonts w:ascii="Arial" w:hAnsi="Arial" w:cs="Arial"/>
                <w:sz w:val="20"/>
                <w:szCs w:val="20"/>
                <w:lang w:eastAsia="ru-RU"/>
              </w:rPr>
            </w:pPr>
            <w:r w:rsidRPr="009936BB">
              <w:rPr>
                <w:rFonts w:ascii="Arial" w:hAnsi="Arial" w:cs="Arial"/>
                <w:sz w:val="20"/>
                <w:szCs w:val="20"/>
                <w:lang w:eastAsia="ru-RU"/>
              </w:rPr>
              <w:t>ПП-07.03.02-ERP Недельно-суточное планирование воздействий на производственные активы</w:t>
            </w:r>
          </w:p>
          <w:p w14:paraId="0223A8B8" w14:textId="77777777" w:rsidR="00454AF7" w:rsidRPr="009936BB" w:rsidRDefault="00454AF7" w:rsidP="00454AF7">
            <w:pPr>
              <w:jc w:val="left"/>
              <w:rPr>
                <w:rFonts w:ascii="Arial" w:hAnsi="Arial" w:cs="Arial"/>
                <w:sz w:val="20"/>
                <w:szCs w:val="20"/>
                <w:lang w:eastAsia="ru-RU"/>
              </w:rPr>
            </w:pPr>
            <w:r w:rsidRPr="009936BB">
              <w:rPr>
                <w:rFonts w:ascii="Arial" w:hAnsi="Arial" w:cs="Arial"/>
                <w:sz w:val="20"/>
                <w:szCs w:val="20"/>
                <w:lang w:eastAsia="ru-RU"/>
              </w:rPr>
              <w:t>ПП-07.03.01-ERP Оперативное (месячное) планирование воздействий на производственные активы</w:t>
            </w:r>
          </w:p>
          <w:p w14:paraId="48FDB5CE" w14:textId="3EC9A7FC" w:rsidR="00454AF7" w:rsidRPr="009936BB" w:rsidRDefault="00454AF7" w:rsidP="00454AF7">
            <w:pPr>
              <w:jc w:val="left"/>
              <w:rPr>
                <w:rFonts w:ascii="Arial" w:hAnsi="Arial" w:cs="Arial"/>
                <w:sz w:val="20"/>
                <w:szCs w:val="20"/>
                <w:lang w:eastAsia="ru-RU"/>
              </w:rPr>
            </w:pPr>
            <w:r w:rsidRPr="009936BB">
              <w:rPr>
                <w:rFonts w:ascii="Arial" w:hAnsi="Arial" w:cs="Arial"/>
                <w:sz w:val="20"/>
                <w:szCs w:val="20"/>
                <w:lang w:eastAsia="ru-RU"/>
              </w:rPr>
              <w:t>ПП-07.03.03.02-ERP Управление внеплановыми воздействиями ТОиР</w:t>
            </w:r>
          </w:p>
          <w:p w14:paraId="61A4DBBC" w14:textId="473FA246" w:rsidR="00B4077E" w:rsidRPr="00F8793D" w:rsidRDefault="00454AF7" w:rsidP="00454AF7">
            <w:pPr>
              <w:jc w:val="left"/>
              <w:rPr>
                <w:rFonts w:ascii="Arial" w:hAnsi="Arial" w:cs="Arial"/>
                <w:sz w:val="20"/>
                <w:szCs w:val="20"/>
                <w:lang w:eastAsia="ru-RU"/>
              </w:rPr>
            </w:pPr>
            <w:r w:rsidRPr="009936BB">
              <w:rPr>
                <w:rFonts w:ascii="Arial" w:hAnsi="Arial" w:cs="Arial"/>
                <w:sz w:val="20"/>
                <w:szCs w:val="20"/>
                <w:lang w:eastAsia="ru-RU"/>
              </w:rPr>
              <w:t xml:space="preserve">ПП-07.02.02-ERP Перспективное среднесрочное планирование воздействий на </w:t>
            </w:r>
            <w:r w:rsidR="001519A9">
              <w:rPr>
                <w:rFonts w:ascii="Arial" w:hAnsi="Arial" w:cs="Arial"/>
                <w:sz w:val="20"/>
                <w:szCs w:val="20"/>
                <w:lang w:eastAsia="ru-RU"/>
              </w:rPr>
              <w:t>ПА</w:t>
            </w:r>
            <w:r w:rsidR="00C70C2E">
              <w:rPr>
                <w:rFonts w:ascii="Arial" w:hAnsi="Arial" w:cs="Arial"/>
                <w:sz w:val="20"/>
                <w:szCs w:val="20"/>
                <w:lang w:eastAsia="ru-RU"/>
              </w:rPr>
              <w:t xml:space="preserve"> (3-х летний период)</w:t>
            </w:r>
          </w:p>
          <w:p w14:paraId="483470FC" w14:textId="257CFE97" w:rsidR="00F8793D" w:rsidRPr="009936BB" w:rsidRDefault="00F8793D" w:rsidP="00B2440D">
            <w:pPr>
              <w:jc w:val="left"/>
              <w:rPr>
                <w:rFonts w:ascii="Arial" w:hAnsi="Arial" w:cs="Arial"/>
                <w:sz w:val="20"/>
                <w:szCs w:val="20"/>
                <w:lang w:eastAsia="ru-RU"/>
              </w:rPr>
            </w:pPr>
            <w:r w:rsidRPr="00F8793D">
              <w:rPr>
                <w:rFonts w:ascii="Arial" w:hAnsi="Arial" w:cs="Arial"/>
                <w:sz w:val="20"/>
                <w:szCs w:val="20"/>
                <w:lang w:eastAsia="ru-RU"/>
              </w:rPr>
              <w:t>ПП-07.02.01-</w:t>
            </w:r>
            <w:r w:rsidRPr="00F8793D">
              <w:rPr>
                <w:rFonts w:ascii="Arial" w:hAnsi="Arial" w:cs="Arial"/>
                <w:sz w:val="20"/>
                <w:szCs w:val="20"/>
                <w:lang w:val="en-US" w:eastAsia="ru-RU"/>
              </w:rPr>
              <w:t>ERP</w:t>
            </w:r>
            <w:r w:rsidRPr="00F8793D">
              <w:t xml:space="preserve"> </w:t>
            </w:r>
            <w:r w:rsidRPr="00F8793D">
              <w:rPr>
                <w:rFonts w:ascii="Arial" w:hAnsi="Arial" w:cs="Arial"/>
                <w:sz w:val="20"/>
                <w:szCs w:val="20"/>
                <w:lang w:eastAsia="ru-RU"/>
              </w:rPr>
              <w:t xml:space="preserve">Долгосрочное планирование воздействий на </w:t>
            </w:r>
            <w:r w:rsidR="001519A9">
              <w:rPr>
                <w:rFonts w:ascii="Arial" w:hAnsi="Arial" w:cs="Arial"/>
                <w:sz w:val="20"/>
                <w:szCs w:val="20"/>
                <w:lang w:eastAsia="ru-RU"/>
              </w:rPr>
              <w:t>ПА</w:t>
            </w:r>
            <w:r w:rsidR="00C70C2E">
              <w:rPr>
                <w:rFonts w:ascii="Arial" w:hAnsi="Arial" w:cs="Arial"/>
                <w:sz w:val="20"/>
                <w:szCs w:val="20"/>
                <w:lang w:eastAsia="ru-RU"/>
              </w:rPr>
              <w:t xml:space="preserve"> (мастер-план от 3-х до 10 лет)</w:t>
            </w:r>
          </w:p>
        </w:tc>
      </w:tr>
      <w:tr w:rsidR="00B4077E" w:rsidRPr="00BE014D" w14:paraId="602B6F68" w14:textId="77777777" w:rsidTr="00C358D0">
        <w:trPr>
          <w:cantSplit/>
          <w:trHeight w:val="293"/>
        </w:trPr>
        <w:tc>
          <w:tcPr>
            <w:tcW w:w="2962" w:type="dxa"/>
            <w:shd w:val="clear" w:color="auto" w:fill="FFC000"/>
          </w:tcPr>
          <w:p w14:paraId="7607D363" w14:textId="77777777" w:rsidR="00B4077E" w:rsidRPr="00BE014D" w:rsidRDefault="00B4077E" w:rsidP="00B4077E">
            <w:pPr>
              <w:rPr>
                <w:rFonts w:ascii="Arial" w:hAnsi="Arial" w:cs="Arial"/>
                <w:sz w:val="20"/>
                <w:szCs w:val="20"/>
              </w:rPr>
            </w:pPr>
            <w:r w:rsidRPr="00BE014D">
              <w:rPr>
                <w:rFonts w:ascii="Arial" w:hAnsi="Arial" w:cs="Arial"/>
                <w:sz w:val="20"/>
                <w:szCs w:val="20"/>
              </w:rPr>
              <w:t>Входящие данные</w:t>
            </w:r>
          </w:p>
        </w:tc>
        <w:tc>
          <w:tcPr>
            <w:tcW w:w="7229" w:type="dxa"/>
            <w:vAlign w:val="bottom"/>
          </w:tcPr>
          <w:p w14:paraId="25456C76" w14:textId="23B4F3AC" w:rsidR="000727DD" w:rsidRPr="00F8793D" w:rsidRDefault="00F8793D" w:rsidP="000727DD">
            <w:pPr>
              <w:jc w:val="left"/>
              <w:rPr>
                <w:rFonts w:ascii="Arial" w:hAnsi="Arial" w:cs="Arial"/>
                <w:color w:val="000000"/>
                <w:sz w:val="20"/>
                <w:szCs w:val="20"/>
                <w:lang w:eastAsia="ru-RU"/>
              </w:rPr>
            </w:pPr>
            <w:r w:rsidRPr="00F8793D">
              <w:rPr>
                <w:rFonts w:ascii="Arial" w:hAnsi="Arial" w:cs="Arial"/>
                <w:color w:val="000000"/>
                <w:sz w:val="20"/>
                <w:szCs w:val="20"/>
                <w:lang w:eastAsia="ru-RU"/>
              </w:rPr>
              <w:t>Мероприятия в составе среднесрочного производственного плана</w:t>
            </w:r>
            <w:ins w:id="699" w:author="Попова Дарья Николаевна (Подрядчик. ООО БерингПойнт)" w:date="2021-10-06T17:08:00Z">
              <w:r w:rsidR="00387EEF">
                <w:rPr>
                  <w:rFonts w:ascii="Arial" w:hAnsi="Arial" w:cs="Arial"/>
                  <w:color w:val="000000"/>
                  <w:sz w:val="20"/>
                  <w:szCs w:val="20"/>
                  <w:lang w:eastAsia="ru-RU"/>
                </w:rPr>
                <w:t xml:space="preserve"> (</w:t>
              </w:r>
              <w:r w:rsidR="00387EEF" w:rsidRPr="009936BB">
                <w:rPr>
                  <w:rFonts w:ascii="Arial" w:hAnsi="Arial" w:cs="Arial"/>
                  <w:sz w:val="20"/>
                  <w:szCs w:val="20"/>
                  <w:lang w:eastAsia="ru-RU"/>
                </w:rPr>
                <w:t>УП-03.03.01</w:t>
              </w:r>
              <w:r w:rsidR="00387EEF">
                <w:rPr>
                  <w:rFonts w:ascii="Arial" w:hAnsi="Arial" w:cs="Arial"/>
                  <w:sz w:val="20"/>
                  <w:szCs w:val="20"/>
                  <w:lang w:eastAsia="ru-RU"/>
                </w:rPr>
                <w:t>)</w:t>
              </w:r>
            </w:ins>
          </w:p>
          <w:p w14:paraId="735EA921" w14:textId="5AB0DC0A" w:rsidR="000727DD" w:rsidRPr="00F8793D" w:rsidDel="00387EEF" w:rsidRDefault="00387EEF" w:rsidP="000727DD">
            <w:pPr>
              <w:jc w:val="left"/>
              <w:rPr>
                <w:del w:id="700" w:author="Попова Дарья Николаевна (Подрядчик. ООО БерингПойнт)" w:date="2021-10-06T17:16:00Z"/>
                <w:rFonts w:ascii="Arial" w:hAnsi="Arial" w:cs="Arial"/>
                <w:color w:val="000000"/>
                <w:sz w:val="20"/>
                <w:szCs w:val="20"/>
                <w:lang w:eastAsia="ru-RU"/>
              </w:rPr>
            </w:pPr>
            <w:ins w:id="701" w:author="Попова Дарья Николаевна (Подрядчик. ООО БерингПойнт)" w:date="2021-10-06T17:16:00Z">
              <w:r>
                <w:rPr>
                  <w:rFonts w:ascii="Arial" w:hAnsi="Arial" w:cs="Arial"/>
                  <w:color w:val="000000"/>
                  <w:sz w:val="20"/>
                  <w:szCs w:val="20"/>
                  <w:lang w:eastAsia="ru-RU"/>
                </w:rPr>
                <w:t>Ограничения по ориентирам затрат на ПА (</w:t>
              </w:r>
              <w:r w:rsidRPr="009936BB">
                <w:rPr>
                  <w:rFonts w:ascii="Arial" w:hAnsi="Arial" w:cs="Arial"/>
                  <w:sz w:val="20"/>
                  <w:szCs w:val="20"/>
                  <w:lang w:eastAsia="ru-RU"/>
                </w:rPr>
                <w:t>УП-04.02.0</w:t>
              </w:r>
              <w:r>
                <w:rPr>
                  <w:rFonts w:ascii="Arial" w:hAnsi="Arial" w:cs="Arial"/>
                  <w:sz w:val="20"/>
                  <w:szCs w:val="20"/>
                  <w:lang w:eastAsia="ru-RU"/>
                </w:rPr>
                <w:t>2</w:t>
              </w:r>
              <w:r w:rsidRPr="009936BB">
                <w:rPr>
                  <w:rFonts w:ascii="Arial" w:hAnsi="Arial" w:cs="Arial"/>
                  <w:sz w:val="20"/>
                  <w:szCs w:val="20"/>
                  <w:lang w:eastAsia="ru-RU"/>
                </w:rPr>
                <w:t>.0</w:t>
              </w:r>
              <w:r>
                <w:rPr>
                  <w:rFonts w:ascii="Arial" w:hAnsi="Arial" w:cs="Arial"/>
                  <w:sz w:val="20"/>
                  <w:szCs w:val="20"/>
                  <w:lang w:eastAsia="ru-RU"/>
                </w:rPr>
                <w:t>1)</w:t>
              </w:r>
            </w:ins>
          </w:p>
          <w:p w14:paraId="1A3FF333" w14:textId="2AE2748D" w:rsidR="00EC594A" w:rsidRDefault="00EC594A" w:rsidP="000727DD">
            <w:pPr>
              <w:jc w:val="left"/>
              <w:rPr>
                <w:rFonts w:ascii="Arial" w:hAnsi="Arial" w:cs="Arial"/>
                <w:color w:val="000000"/>
                <w:sz w:val="20"/>
                <w:szCs w:val="20"/>
                <w:lang w:eastAsia="ru-RU"/>
              </w:rPr>
            </w:pPr>
            <w:del w:id="702" w:author="Попова Дарья Николаевна (Подрядчик. ООО БерингПойнт)" w:date="2021-10-06T17:16:00Z">
              <w:r w:rsidDel="00387EEF">
                <w:rPr>
                  <w:rFonts w:ascii="Arial" w:hAnsi="Arial" w:cs="Arial"/>
                  <w:color w:val="000000"/>
                  <w:sz w:val="20"/>
                  <w:szCs w:val="20"/>
                  <w:lang w:eastAsia="ru-RU"/>
                </w:rPr>
                <w:delText>Ограничения по ориентирам затрат на ПА</w:delText>
              </w:r>
            </w:del>
          </w:p>
          <w:p w14:paraId="118B5505" w14:textId="3540FC7F" w:rsidR="000727DD" w:rsidRPr="00F8793D" w:rsidRDefault="00EC594A" w:rsidP="000727DD">
            <w:pPr>
              <w:jc w:val="left"/>
              <w:rPr>
                <w:rFonts w:ascii="Arial" w:hAnsi="Arial" w:cs="Arial"/>
                <w:color w:val="000000"/>
                <w:sz w:val="20"/>
                <w:szCs w:val="20"/>
                <w:lang w:eastAsia="ru-RU"/>
              </w:rPr>
            </w:pPr>
            <w:r>
              <w:rPr>
                <w:rFonts w:ascii="Arial" w:hAnsi="Arial" w:cs="Arial"/>
                <w:color w:val="000000"/>
                <w:sz w:val="20"/>
                <w:szCs w:val="20"/>
                <w:lang w:eastAsia="ru-RU"/>
              </w:rPr>
              <w:t>План перевозок Полюс Логистики</w:t>
            </w:r>
            <w:ins w:id="703" w:author="Попова Дарья Николаевна (Подрядчик. ООО БерингПойнт)" w:date="2021-10-06T17:10:00Z">
              <w:r w:rsidR="00387EEF">
                <w:rPr>
                  <w:rFonts w:ascii="Arial" w:hAnsi="Arial" w:cs="Arial"/>
                  <w:sz w:val="20"/>
                  <w:szCs w:val="20"/>
                  <w:lang w:eastAsia="ru-RU"/>
                </w:rPr>
                <w:t xml:space="preserve"> (ПП-10.06.01)</w:t>
              </w:r>
            </w:ins>
          </w:p>
          <w:p w14:paraId="29496860" w14:textId="02CA9B67" w:rsidR="000727DD" w:rsidRDefault="000727DD" w:rsidP="000727DD">
            <w:pPr>
              <w:jc w:val="left"/>
              <w:rPr>
                <w:ins w:id="704" w:author="Попова Дарья Николаевна (Подрядчик. ООО БерингПойнт)" w:date="2021-10-06T17:15:00Z"/>
                <w:rFonts w:ascii="Arial" w:hAnsi="Arial" w:cs="Arial"/>
                <w:sz w:val="20"/>
                <w:szCs w:val="20"/>
                <w:lang w:eastAsia="ru-RU"/>
              </w:rPr>
            </w:pPr>
            <w:r w:rsidRPr="00F8793D">
              <w:rPr>
                <w:rFonts w:ascii="Arial" w:hAnsi="Arial" w:cs="Arial"/>
                <w:color w:val="000000"/>
                <w:sz w:val="20"/>
                <w:szCs w:val="20"/>
                <w:lang w:eastAsia="ru-RU"/>
              </w:rPr>
              <w:t>Заказ ТОРО</w:t>
            </w:r>
            <w:ins w:id="705" w:author="Попова Дарья Николаевна (Подрядчик. ООО БерингПойнт)" w:date="2021-10-06T17:14:00Z">
              <w:r w:rsidR="00387EEF">
                <w:rPr>
                  <w:rFonts w:ascii="Arial" w:hAnsi="Arial" w:cs="Arial"/>
                  <w:color w:val="000000"/>
                  <w:sz w:val="20"/>
                  <w:szCs w:val="20"/>
                  <w:lang w:eastAsia="ru-RU"/>
                </w:rPr>
                <w:t xml:space="preserve"> </w:t>
              </w:r>
              <w:r w:rsidR="00387EEF">
                <w:rPr>
                  <w:rFonts w:ascii="Arial" w:hAnsi="Arial" w:cs="Arial"/>
                  <w:sz w:val="20"/>
                  <w:szCs w:val="20"/>
                  <w:lang w:eastAsia="ru-RU"/>
                </w:rPr>
                <w:t>(</w:t>
              </w:r>
              <w:r w:rsidR="00387EEF" w:rsidRPr="009936BB">
                <w:rPr>
                  <w:rFonts w:ascii="Arial" w:hAnsi="Arial" w:cs="Arial"/>
                  <w:sz w:val="20"/>
                  <w:szCs w:val="20"/>
                  <w:lang w:eastAsia="ru-RU"/>
                </w:rPr>
                <w:t>ПП-07.02.03.01-ERP</w:t>
              </w:r>
              <w:r w:rsidR="00387EEF">
                <w:rPr>
                  <w:rFonts w:ascii="Arial" w:hAnsi="Arial" w:cs="Arial"/>
                  <w:sz w:val="20"/>
                  <w:szCs w:val="20"/>
                  <w:lang w:eastAsia="ru-RU"/>
                </w:rPr>
                <w:t>)</w:t>
              </w:r>
            </w:ins>
          </w:p>
          <w:p w14:paraId="31B88214" w14:textId="2B2A14F2" w:rsidR="00387EEF" w:rsidRPr="00F8793D" w:rsidRDefault="00387EEF" w:rsidP="000727DD">
            <w:pPr>
              <w:jc w:val="left"/>
              <w:rPr>
                <w:rFonts w:ascii="Arial" w:hAnsi="Arial" w:cs="Arial"/>
                <w:color w:val="000000"/>
                <w:sz w:val="20"/>
                <w:szCs w:val="20"/>
                <w:lang w:eastAsia="ru-RU"/>
              </w:rPr>
            </w:pPr>
            <w:ins w:id="706" w:author="Попова Дарья Николаевна (Подрядчик. ООО БерингПойнт)" w:date="2021-10-06T17:15:00Z">
              <w:r>
                <w:rPr>
                  <w:rFonts w:ascii="Arial" w:hAnsi="Arial" w:cs="Arial"/>
                  <w:sz w:val="20"/>
                  <w:szCs w:val="20"/>
                  <w:lang w:eastAsia="ru-RU"/>
                </w:rPr>
                <w:t>Сетевой график (</w:t>
              </w:r>
              <w:r w:rsidRPr="009936BB">
                <w:rPr>
                  <w:rFonts w:ascii="Arial" w:hAnsi="Arial" w:cs="Arial"/>
                  <w:sz w:val="20"/>
                  <w:szCs w:val="20"/>
                  <w:lang w:eastAsia="ru-RU"/>
                </w:rPr>
                <w:t>ПП-07.02.03.01-ERP</w:t>
              </w:r>
            </w:ins>
            <w:ins w:id="707" w:author="Попова Дарья Николаевна (Подрядчик. ООО БерингПойнт)" w:date="2021-10-06T17:16:00Z">
              <w:r>
                <w:rPr>
                  <w:rFonts w:ascii="Arial" w:hAnsi="Arial" w:cs="Arial"/>
                  <w:sz w:val="20"/>
                  <w:szCs w:val="20"/>
                  <w:lang w:eastAsia="ru-RU"/>
                </w:rPr>
                <w:t xml:space="preserve">, </w:t>
              </w:r>
              <w:r w:rsidRPr="009936BB">
                <w:rPr>
                  <w:rFonts w:ascii="Arial" w:hAnsi="Arial" w:cs="Arial"/>
                  <w:sz w:val="20"/>
                  <w:szCs w:val="20"/>
                  <w:lang w:eastAsia="ru-RU"/>
                </w:rPr>
                <w:t>ПП-07.02.03.04</w:t>
              </w:r>
            </w:ins>
            <w:ins w:id="708" w:author="Попова Дарья Николаевна (Подрядчик. ООО БерингПойнт)" w:date="2021-10-06T17:15:00Z">
              <w:r>
                <w:rPr>
                  <w:rFonts w:ascii="Arial" w:hAnsi="Arial" w:cs="Arial"/>
                  <w:sz w:val="20"/>
                  <w:szCs w:val="20"/>
                  <w:lang w:eastAsia="ru-RU"/>
                </w:rPr>
                <w:t>)</w:t>
              </w:r>
            </w:ins>
          </w:p>
          <w:p w14:paraId="0035F043" w14:textId="50F579F9" w:rsidR="000727DD" w:rsidRPr="00F8793D" w:rsidRDefault="000727DD" w:rsidP="000727DD">
            <w:pPr>
              <w:jc w:val="left"/>
              <w:rPr>
                <w:rFonts w:ascii="Arial" w:hAnsi="Arial" w:cs="Arial"/>
                <w:color w:val="000000"/>
                <w:sz w:val="20"/>
                <w:szCs w:val="20"/>
                <w:lang w:eastAsia="ru-RU"/>
              </w:rPr>
            </w:pPr>
            <w:r w:rsidRPr="00F8793D">
              <w:rPr>
                <w:rFonts w:ascii="Arial" w:hAnsi="Arial" w:cs="Arial"/>
                <w:color w:val="000000"/>
                <w:sz w:val="20"/>
                <w:szCs w:val="20"/>
                <w:lang w:eastAsia="ru-RU"/>
              </w:rPr>
              <w:t xml:space="preserve">Согласованный </w:t>
            </w:r>
            <w:r w:rsidR="000C73CB" w:rsidRPr="00F8793D">
              <w:rPr>
                <w:rFonts w:ascii="Arial" w:hAnsi="Arial" w:cs="Arial"/>
                <w:color w:val="000000"/>
                <w:sz w:val="20"/>
                <w:szCs w:val="20"/>
                <w:lang w:eastAsia="ru-RU"/>
              </w:rPr>
              <w:t>Г</w:t>
            </w:r>
            <w:r w:rsidR="000C73CB">
              <w:rPr>
                <w:rFonts w:ascii="Arial" w:hAnsi="Arial" w:cs="Arial"/>
                <w:color w:val="000000"/>
                <w:sz w:val="20"/>
                <w:szCs w:val="20"/>
                <w:lang w:eastAsia="ru-RU"/>
              </w:rPr>
              <w:t xml:space="preserve">И </w:t>
            </w:r>
            <w:r w:rsidRPr="00F8793D">
              <w:rPr>
                <w:rFonts w:ascii="Arial" w:hAnsi="Arial" w:cs="Arial"/>
                <w:color w:val="000000"/>
                <w:sz w:val="20"/>
                <w:szCs w:val="20"/>
                <w:lang w:eastAsia="ru-RU"/>
              </w:rPr>
              <w:t>план-график воздействий на ПА по Предприятию</w:t>
            </w:r>
            <w:ins w:id="709" w:author="Попова Дарья Николаевна (Подрядчик. ООО БерингПойнт)" w:date="2021-10-06T17:15:00Z">
              <w:r w:rsidR="00387EEF" w:rsidRPr="009936BB">
                <w:rPr>
                  <w:rFonts w:ascii="Arial" w:hAnsi="Arial" w:cs="Arial"/>
                  <w:sz w:val="20"/>
                  <w:szCs w:val="20"/>
                  <w:lang w:eastAsia="ru-RU"/>
                </w:rPr>
                <w:t xml:space="preserve"> </w:t>
              </w:r>
              <w:r w:rsidR="00387EEF">
                <w:rPr>
                  <w:rFonts w:ascii="Arial" w:hAnsi="Arial" w:cs="Arial"/>
                  <w:sz w:val="20"/>
                  <w:szCs w:val="20"/>
                  <w:lang w:eastAsia="ru-RU"/>
                </w:rPr>
                <w:t>(</w:t>
              </w:r>
              <w:r w:rsidR="00387EEF" w:rsidRPr="009936BB">
                <w:rPr>
                  <w:rFonts w:ascii="Arial" w:hAnsi="Arial" w:cs="Arial"/>
                  <w:sz w:val="20"/>
                  <w:szCs w:val="20"/>
                  <w:lang w:eastAsia="ru-RU"/>
                </w:rPr>
                <w:t>ПП-07.02.03.01-ERP</w:t>
              </w:r>
              <w:r w:rsidR="00387EEF">
                <w:rPr>
                  <w:rFonts w:ascii="Arial" w:hAnsi="Arial" w:cs="Arial"/>
                  <w:sz w:val="20"/>
                  <w:szCs w:val="20"/>
                  <w:lang w:eastAsia="ru-RU"/>
                </w:rPr>
                <w:t>)</w:t>
              </w:r>
            </w:ins>
          </w:p>
          <w:p w14:paraId="6CFEC22D" w14:textId="6AF29251" w:rsidR="00B4077E" w:rsidRPr="00F8793D" w:rsidRDefault="000727DD" w:rsidP="000727DD">
            <w:pPr>
              <w:jc w:val="left"/>
              <w:rPr>
                <w:rFonts w:ascii="Arial" w:hAnsi="Arial" w:cs="Arial"/>
                <w:color w:val="000000"/>
                <w:sz w:val="20"/>
                <w:szCs w:val="20"/>
                <w:lang w:eastAsia="ru-RU"/>
              </w:rPr>
            </w:pPr>
            <w:r w:rsidRPr="00F8793D">
              <w:rPr>
                <w:rFonts w:ascii="Arial" w:hAnsi="Arial" w:cs="Arial"/>
                <w:color w:val="000000"/>
                <w:sz w:val="20"/>
                <w:szCs w:val="20"/>
                <w:lang w:eastAsia="ru-RU"/>
              </w:rPr>
              <w:t>Среднесрочный план воздействий</w:t>
            </w:r>
            <w:r w:rsidR="00F8793D" w:rsidRPr="00F8793D">
              <w:rPr>
                <w:rFonts w:ascii="Arial" w:hAnsi="Arial" w:cs="Arial"/>
                <w:color w:val="000000"/>
                <w:sz w:val="20"/>
                <w:szCs w:val="20"/>
                <w:lang w:eastAsia="ru-RU"/>
              </w:rPr>
              <w:t xml:space="preserve"> на </w:t>
            </w:r>
            <w:ins w:id="710" w:author="Попова Дарья Николаевна (Подрядчик. ООО БерингПойнт)" w:date="2021-10-06T17:22:00Z">
              <w:r w:rsidR="00107380">
                <w:rPr>
                  <w:rFonts w:ascii="Arial" w:hAnsi="Arial" w:cs="Arial"/>
                  <w:color w:val="000000"/>
                  <w:sz w:val="20"/>
                  <w:szCs w:val="20"/>
                  <w:lang w:eastAsia="ru-RU"/>
                </w:rPr>
                <w:t>(</w:t>
              </w:r>
            </w:ins>
            <w:r w:rsidR="00F8793D" w:rsidRPr="00F8793D">
              <w:rPr>
                <w:rFonts w:ascii="Arial" w:hAnsi="Arial" w:cs="Arial"/>
                <w:color w:val="000000"/>
                <w:sz w:val="20"/>
                <w:szCs w:val="20"/>
                <w:lang w:eastAsia="ru-RU"/>
              </w:rPr>
              <w:t>ПА</w:t>
            </w:r>
            <w:ins w:id="711" w:author="Попова Дарья Николаевна (Подрядчик. ООО БерингПойнт)" w:date="2021-10-06T17:22:00Z">
              <w:r w:rsidR="00107380" w:rsidRPr="009936BB">
                <w:rPr>
                  <w:rFonts w:ascii="Arial" w:hAnsi="Arial" w:cs="Arial"/>
                  <w:sz w:val="20"/>
                  <w:szCs w:val="20"/>
                  <w:lang w:eastAsia="ru-RU"/>
                </w:rPr>
                <w:t xml:space="preserve"> ПП-07.02.02-ERP</w:t>
              </w:r>
              <w:r w:rsidR="00107380">
                <w:rPr>
                  <w:rFonts w:ascii="Arial" w:hAnsi="Arial" w:cs="Arial"/>
                  <w:sz w:val="20"/>
                  <w:szCs w:val="20"/>
                  <w:lang w:eastAsia="ru-RU"/>
                </w:rPr>
                <w:t>)</w:t>
              </w:r>
            </w:ins>
          </w:p>
          <w:p w14:paraId="160B3A15" w14:textId="33B2C9B3" w:rsidR="00F8793D" w:rsidRPr="00F8793D" w:rsidRDefault="00F8793D" w:rsidP="000727DD">
            <w:pPr>
              <w:jc w:val="left"/>
              <w:rPr>
                <w:rFonts w:ascii="Arial" w:hAnsi="Arial" w:cs="Arial"/>
                <w:color w:val="000000"/>
                <w:sz w:val="20"/>
                <w:szCs w:val="20"/>
                <w:lang w:eastAsia="ru-RU"/>
              </w:rPr>
            </w:pPr>
            <w:r w:rsidRPr="00F8793D">
              <w:rPr>
                <w:rFonts w:ascii="Arial" w:hAnsi="Arial" w:cs="Arial"/>
                <w:color w:val="000000"/>
                <w:sz w:val="20"/>
                <w:szCs w:val="20"/>
                <w:lang w:eastAsia="ru-RU"/>
              </w:rPr>
              <w:t>Среднесрочный бюджет воздействий на ПА</w:t>
            </w:r>
            <w:ins w:id="712" w:author="Попова Дарья Николаевна (Подрядчик. ООО БерингПойнт)" w:date="2021-10-06T17:22:00Z">
              <w:r w:rsidR="00107380" w:rsidRPr="009936BB">
                <w:rPr>
                  <w:rFonts w:ascii="Arial" w:hAnsi="Arial" w:cs="Arial"/>
                  <w:sz w:val="20"/>
                  <w:szCs w:val="20"/>
                  <w:lang w:eastAsia="ru-RU"/>
                </w:rPr>
                <w:t xml:space="preserve"> </w:t>
              </w:r>
              <w:r w:rsidR="00107380">
                <w:rPr>
                  <w:rFonts w:ascii="Arial" w:hAnsi="Arial" w:cs="Arial"/>
                  <w:sz w:val="20"/>
                  <w:szCs w:val="20"/>
                  <w:lang w:eastAsia="ru-RU"/>
                </w:rPr>
                <w:t>(</w:t>
              </w:r>
              <w:r w:rsidR="00107380" w:rsidRPr="009936BB">
                <w:rPr>
                  <w:rFonts w:ascii="Arial" w:hAnsi="Arial" w:cs="Arial"/>
                  <w:sz w:val="20"/>
                  <w:szCs w:val="20"/>
                  <w:lang w:eastAsia="ru-RU"/>
                </w:rPr>
                <w:t>ПП-07.02.02-ERP</w:t>
              </w:r>
              <w:r w:rsidR="00107380">
                <w:rPr>
                  <w:rFonts w:ascii="Arial" w:hAnsi="Arial" w:cs="Arial"/>
                  <w:sz w:val="20"/>
                  <w:szCs w:val="20"/>
                  <w:lang w:eastAsia="ru-RU"/>
                </w:rPr>
                <w:t>)</w:t>
              </w:r>
            </w:ins>
          </w:p>
          <w:p w14:paraId="44E221F2" w14:textId="29DDA03D" w:rsidR="00F8793D" w:rsidRPr="00F8793D" w:rsidRDefault="00F8793D" w:rsidP="00F8793D">
            <w:pPr>
              <w:jc w:val="left"/>
              <w:rPr>
                <w:rFonts w:ascii="Arial" w:hAnsi="Arial" w:cs="Arial"/>
                <w:color w:val="000000"/>
                <w:sz w:val="20"/>
                <w:szCs w:val="20"/>
                <w:lang w:eastAsia="ru-RU"/>
              </w:rPr>
            </w:pPr>
            <w:r w:rsidRPr="009936BB">
              <w:rPr>
                <w:rFonts w:ascii="Arial" w:hAnsi="Arial" w:cs="Arial"/>
                <w:color w:val="000000"/>
                <w:sz w:val="20"/>
                <w:szCs w:val="20"/>
                <w:lang w:eastAsia="ru-RU"/>
              </w:rPr>
              <w:t>Долгосрочный план воздействий</w:t>
            </w:r>
            <w:r w:rsidRPr="00F8793D">
              <w:rPr>
                <w:rFonts w:ascii="Arial" w:hAnsi="Arial" w:cs="Arial"/>
                <w:color w:val="000000"/>
                <w:sz w:val="20"/>
                <w:szCs w:val="20"/>
                <w:lang w:eastAsia="ru-RU"/>
              </w:rPr>
              <w:t xml:space="preserve"> на ПА</w:t>
            </w:r>
            <w:ins w:id="713" w:author="Попова Дарья Николаевна (Подрядчик. ООО БерингПойнт)" w:date="2021-10-06T17:18:00Z">
              <w:r w:rsidR="00387EEF">
                <w:rPr>
                  <w:rFonts w:ascii="Arial" w:hAnsi="Arial" w:cs="Arial"/>
                  <w:color w:val="000000"/>
                  <w:sz w:val="20"/>
                  <w:szCs w:val="20"/>
                  <w:lang w:eastAsia="ru-RU"/>
                </w:rPr>
                <w:t xml:space="preserve"> (</w:t>
              </w:r>
              <w:r w:rsidR="00387EEF" w:rsidRPr="009936BB">
                <w:rPr>
                  <w:rFonts w:ascii="Arial" w:hAnsi="Arial" w:cs="Arial"/>
                  <w:sz w:val="20"/>
                  <w:szCs w:val="20"/>
                  <w:lang w:eastAsia="ru-RU"/>
                </w:rPr>
                <w:t>ПП-07.02.01-</w:t>
              </w:r>
              <w:r w:rsidR="00387EEF" w:rsidRPr="009936BB">
                <w:rPr>
                  <w:rFonts w:ascii="Arial" w:hAnsi="Arial" w:cs="Arial"/>
                  <w:sz w:val="20"/>
                  <w:szCs w:val="20"/>
                  <w:lang w:val="en-US" w:eastAsia="ru-RU"/>
                </w:rPr>
                <w:t>ERP</w:t>
              </w:r>
              <w:r w:rsidR="00387EEF">
                <w:rPr>
                  <w:rFonts w:ascii="Arial" w:hAnsi="Arial" w:cs="Arial"/>
                  <w:sz w:val="20"/>
                  <w:szCs w:val="20"/>
                  <w:lang w:eastAsia="ru-RU"/>
                </w:rPr>
                <w:t>)</w:t>
              </w:r>
            </w:ins>
          </w:p>
          <w:p w14:paraId="5CDBF456" w14:textId="3234D6F7" w:rsidR="00F8793D" w:rsidRDefault="00F8793D" w:rsidP="00B2440D">
            <w:pPr>
              <w:jc w:val="left"/>
              <w:rPr>
                <w:rFonts w:ascii="Arial" w:hAnsi="Arial" w:cs="Arial"/>
                <w:color w:val="000000"/>
                <w:sz w:val="20"/>
                <w:szCs w:val="20"/>
                <w:lang w:eastAsia="ru-RU"/>
              </w:rPr>
            </w:pPr>
            <w:r w:rsidRPr="009936BB">
              <w:rPr>
                <w:rFonts w:ascii="Arial" w:hAnsi="Arial" w:cs="Arial"/>
                <w:color w:val="000000"/>
                <w:sz w:val="20"/>
                <w:szCs w:val="20"/>
                <w:lang w:eastAsia="ru-RU"/>
              </w:rPr>
              <w:t>долгосрочный бюджет воздействий на ПА</w:t>
            </w:r>
            <w:ins w:id="714" w:author="Попова Дарья Николаевна (Подрядчик. ООО БерингПойнт)" w:date="2021-10-06T17:18:00Z">
              <w:r w:rsidR="00387EEF" w:rsidRPr="009936BB">
                <w:rPr>
                  <w:rFonts w:ascii="Arial" w:hAnsi="Arial" w:cs="Arial"/>
                  <w:sz w:val="20"/>
                  <w:szCs w:val="20"/>
                  <w:lang w:eastAsia="ru-RU"/>
                </w:rPr>
                <w:t xml:space="preserve"> </w:t>
              </w:r>
              <w:r w:rsidR="00387EEF">
                <w:rPr>
                  <w:rFonts w:ascii="Arial" w:hAnsi="Arial" w:cs="Arial"/>
                  <w:sz w:val="20"/>
                  <w:szCs w:val="20"/>
                  <w:lang w:eastAsia="ru-RU"/>
                </w:rPr>
                <w:t>(</w:t>
              </w:r>
              <w:r w:rsidR="00387EEF" w:rsidRPr="009936BB">
                <w:rPr>
                  <w:rFonts w:ascii="Arial" w:hAnsi="Arial" w:cs="Arial"/>
                  <w:sz w:val="20"/>
                  <w:szCs w:val="20"/>
                  <w:lang w:eastAsia="ru-RU"/>
                </w:rPr>
                <w:t>ПП-07.02.01-</w:t>
              </w:r>
              <w:r w:rsidR="00387EEF" w:rsidRPr="009936BB">
                <w:rPr>
                  <w:rFonts w:ascii="Arial" w:hAnsi="Arial" w:cs="Arial"/>
                  <w:sz w:val="20"/>
                  <w:szCs w:val="20"/>
                  <w:lang w:val="en-US" w:eastAsia="ru-RU"/>
                </w:rPr>
                <w:t>ERP</w:t>
              </w:r>
              <w:r w:rsidR="00387EEF">
                <w:rPr>
                  <w:rFonts w:ascii="Arial" w:hAnsi="Arial" w:cs="Arial"/>
                  <w:sz w:val="20"/>
                  <w:szCs w:val="20"/>
                  <w:lang w:eastAsia="ru-RU"/>
                </w:rPr>
                <w:t>)</w:t>
              </w:r>
            </w:ins>
          </w:p>
          <w:p w14:paraId="304EF576" w14:textId="403EB280" w:rsidR="000C73CB" w:rsidRPr="00F8793D" w:rsidRDefault="000C73CB" w:rsidP="00B2440D">
            <w:pPr>
              <w:jc w:val="left"/>
              <w:rPr>
                <w:rFonts w:ascii="Arial" w:hAnsi="Arial" w:cs="Arial"/>
                <w:color w:val="000000"/>
                <w:sz w:val="20"/>
                <w:szCs w:val="20"/>
                <w:lang w:eastAsia="ru-RU"/>
              </w:rPr>
            </w:pPr>
            <w:r w:rsidRPr="009D75EF">
              <w:rPr>
                <w:rFonts w:ascii="Arial" w:hAnsi="Arial" w:cs="Arial"/>
                <w:color w:val="000000"/>
                <w:sz w:val="20"/>
                <w:szCs w:val="20"/>
                <w:lang w:eastAsia="ru-RU"/>
              </w:rPr>
              <w:t>Экспертиза по анализу среднесрочного плана проектов</w:t>
            </w:r>
            <w:ins w:id="715" w:author="Попова Дарья Николаевна (Подрядчик. ООО БерингПойнт)" w:date="2021-10-06T17:25:00Z">
              <w:r w:rsidR="00107380" w:rsidRPr="009936BB">
                <w:rPr>
                  <w:rFonts w:ascii="Arial" w:hAnsi="Arial" w:cs="Arial"/>
                  <w:sz w:val="20"/>
                  <w:szCs w:val="20"/>
                  <w:lang w:eastAsia="ru-RU"/>
                </w:rPr>
                <w:t xml:space="preserve"> </w:t>
              </w:r>
              <w:r w:rsidR="00107380">
                <w:rPr>
                  <w:rFonts w:ascii="Arial" w:hAnsi="Arial" w:cs="Arial"/>
                  <w:sz w:val="20"/>
                  <w:szCs w:val="20"/>
                  <w:lang w:eastAsia="ru-RU"/>
                </w:rPr>
                <w:t>(</w:t>
              </w:r>
              <w:r w:rsidR="00107380" w:rsidRPr="009936BB">
                <w:rPr>
                  <w:rFonts w:ascii="Arial" w:hAnsi="Arial" w:cs="Arial"/>
                  <w:sz w:val="20"/>
                  <w:szCs w:val="20"/>
                  <w:lang w:eastAsia="ru-RU"/>
                </w:rPr>
                <w:t>ПП-07.02.02-ERP</w:t>
              </w:r>
              <w:r w:rsidR="00107380">
                <w:rPr>
                  <w:rFonts w:ascii="Arial" w:hAnsi="Arial" w:cs="Arial"/>
                  <w:sz w:val="20"/>
                  <w:szCs w:val="20"/>
                  <w:lang w:eastAsia="ru-RU"/>
                </w:rPr>
                <w:t>)</w:t>
              </w:r>
            </w:ins>
          </w:p>
        </w:tc>
      </w:tr>
      <w:tr w:rsidR="00B4077E" w:rsidRPr="00BE014D" w14:paraId="14222AA0" w14:textId="77777777" w:rsidTr="00C358D0">
        <w:trPr>
          <w:cantSplit/>
          <w:trHeight w:val="293"/>
        </w:trPr>
        <w:tc>
          <w:tcPr>
            <w:tcW w:w="2962" w:type="dxa"/>
            <w:shd w:val="clear" w:color="auto" w:fill="FFC000"/>
          </w:tcPr>
          <w:p w14:paraId="7D5DD234" w14:textId="77777777" w:rsidR="00B4077E" w:rsidRPr="00BE014D" w:rsidRDefault="00B4077E" w:rsidP="00B4077E">
            <w:pPr>
              <w:rPr>
                <w:rFonts w:ascii="Arial" w:hAnsi="Arial" w:cs="Arial"/>
                <w:sz w:val="20"/>
                <w:szCs w:val="20"/>
              </w:rPr>
            </w:pPr>
            <w:r w:rsidRPr="00BE014D">
              <w:rPr>
                <w:rFonts w:ascii="Arial" w:hAnsi="Arial" w:cs="Arial"/>
                <w:sz w:val="20"/>
                <w:szCs w:val="20"/>
              </w:rPr>
              <w:t>Исходящие данные</w:t>
            </w:r>
          </w:p>
        </w:tc>
        <w:tc>
          <w:tcPr>
            <w:tcW w:w="7229" w:type="dxa"/>
            <w:vAlign w:val="bottom"/>
          </w:tcPr>
          <w:p w14:paraId="13560489" w14:textId="77777777" w:rsidR="000727DD" w:rsidRPr="000727DD" w:rsidRDefault="000727DD" w:rsidP="000727DD">
            <w:pPr>
              <w:jc w:val="left"/>
              <w:rPr>
                <w:rFonts w:ascii="Arial" w:hAnsi="Arial" w:cs="Arial"/>
                <w:color w:val="000000"/>
                <w:sz w:val="20"/>
                <w:szCs w:val="20"/>
                <w:lang w:eastAsia="ru-RU"/>
              </w:rPr>
            </w:pPr>
            <w:r w:rsidRPr="000727DD">
              <w:rPr>
                <w:rFonts w:ascii="Arial" w:hAnsi="Arial" w:cs="Arial"/>
                <w:color w:val="000000"/>
                <w:sz w:val="20"/>
                <w:szCs w:val="20"/>
                <w:lang w:eastAsia="ru-RU"/>
              </w:rPr>
              <w:t>Лимиты бюджета по СПП-элементам</w:t>
            </w:r>
          </w:p>
          <w:p w14:paraId="65F8C81F" w14:textId="38817D56" w:rsidR="00B4077E" w:rsidRPr="00BE014D" w:rsidRDefault="000727DD" w:rsidP="000727DD">
            <w:pPr>
              <w:jc w:val="left"/>
              <w:rPr>
                <w:rFonts w:ascii="Arial" w:hAnsi="Arial" w:cs="Arial"/>
                <w:color w:val="000000"/>
                <w:sz w:val="20"/>
                <w:szCs w:val="20"/>
                <w:lang w:eastAsia="ru-RU"/>
              </w:rPr>
            </w:pPr>
            <w:r w:rsidRPr="000727DD">
              <w:rPr>
                <w:rFonts w:ascii="Arial" w:hAnsi="Arial" w:cs="Arial"/>
                <w:color w:val="000000"/>
                <w:sz w:val="20"/>
                <w:szCs w:val="20"/>
                <w:lang w:eastAsia="ru-RU"/>
              </w:rPr>
              <w:t>Год</w:t>
            </w:r>
            <w:r w:rsidR="002E1D62">
              <w:rPr>
                <w:rFonts w:ascii="Arial" w:hAnsi="Arial" w:cs="Arial"/>
                <w:color w:val="000000"/>
                <w:sz w:val="20"/>
                <w:szCs w:val="20"/>
                <w:lang w:eastAsia="ru-RU"/>
              </w:rPr>
              <w:t xml:space="preserve">овой бюджет </w:t>
            </w:r>
            <w:r w:rsidR="00F8793D">
              <w:rPr>
                <w:rFonts w:ascii="Arial" w:hAnsi="Arial" w:cs="Arial"/>
                <w:color w:val="000000"/>
                <w:sz w:val="20"/>
                <w:szCs w:val="20"/>
                <w:lang w:eastAsia="ru-RU"/>
              </w:rPr>
              <w:t>воздействий на ПА</w:t>
            </w:r>
          </w:p>
        </w:tc>
      </w:tr>
    </w:tbl>
    <w:p w14:paraId="7DC9FC09" w14:textId="77777777" w:rsidR="00B4077E" w:rsidRPr="00F94454" w:rsidRDefault="00B4077E" w:rsidP="00B4077E">
      <w:pPr>
        <w:pStyle w:val="a7"/>
        <w:keepNext/>
        <w:spacing w:after="0" w:afterAutospacing="0"/>
        <w:jc w:val="right"/>
        <w:rPr>
          <w:rFonts w:ascii="Arial" w:hAnsi="Arial" w:cs="Arial"/>
          <w:sz w:val="22"/>
        </w:rPr>
      </w:pPr>
    </w:p>
    <w:p w14:paraId="48D6E326" w14:textId="5AB21585" w:rsidR="00B4077E" w:rsidRDefault="00E410F0" w:rsidP="00B4077E">
      <w:pPr>
        <w:spacing w:after="240" w:line="276" w:lineRule="auto"/>
        <w:ind w:firstLine="567"/>
        <w:rPr>
          <w:rFonts w:ascii="Arial" w:hAnsi="Arial" w:cs="Arial"/>
          <w:color w:val="000000" w:themeColor="text1"/>
        </w:rPr>
      </w:pPr>
      <w:r>
        <w:rPr>
          <w:rFonts w:ascii="Arial" w:hAnsi="Arial" w:cs="Arial"/>
          <w:color w:val="000000" w:themeColor="text1"/>
        </w:rPr>
        <w:t>С</w:t>
      </w:r>
      <w:r w:rsidR="004F549C" w:rsidRPr="004F549C">
        <w:rPr>
          <w:rFonts w:ascii="Arial" w:hAnsi="Arial" w:cs="Arial"/>
          <w:color w:val="000000" w:themeColor="text1"/>
        </w:rPr>
        <w:t>ледующие шаги бизнес-процесса</w:t>
      </w:r>
      <w:r>
        <w:rPr>
          <w:rFonts w:ascii="Arial" w:hAnsi="Arial" w:cs="Arial"/>
          <w:color w:val="000000" w:themeColor="text1"/>
        </w:rPr>
        <w:t xml:space="preserve"> формирования</w:t>
      </w:r>
      <w:r w:rsidR="004F549C" w:rsidRPr="004F549C">
        <w:rPr>
          <w:rFonts w:ascii="Arial" w:hAnsi="Arial" w:cs="Arial"/>
          <w:color w:val="000000" w:themeColor="text1"/>
        </w:rPr>
        <w:t xml:space="preserve"> годового бюджета воздействий на производственные активы</w:t>
      </w:r>
      <w:r>
        <w:rPr>
          <w:rFonts w:ascii="Arial" w:hAnsi="Arial" w:cs="Arial"/>
          <w:color w:val="000000" w:themeColor="text1"/>
        </w:rPr>
        <w:t xml:space="preserve"> </w:t>
      </w:r>
      <w:r w:rsidR="00D86579">
        <w:rPr>
          <w:rFonts w:ascii="Arial" w:hAnsi="Arial" w:cs="Arial"/>
          <w:color w:val="000000" w:themeColor="text1"/>
        </w:rPr>
        <w:t>являются</w:t>
      </w:r>
      <w:r>
        <w:rPr>
          <w:rFonts w:ascii="Arial" w:hAnsi="Arial" w:cs="Arial"/>
          <w:color w:val="000000" w:themeColor="text1"/>
        </w:rPr>
        <w:t xml:space="preserve"> о</w:t>
      </w:r>
      <w:r w:rsidRPr="004F549C">
        <w:rPr>
          <w:rFonts w:ascii="Arial" w:hAnsi="Arial" w:cs="Arial"/>
          <w:color w:val="000000" w:themeColor="text1"/>
        </w:rPr>
        <w:t>сновными</w:t>
      </w:r>
      <w:r w:rsidR="004F549C">
        <w:rPr>
          <w:rFonts w:ascii="Arial" w:hAnsi="Arial" w:cs="Arial"/>
          <w:color w:val="000000" w:themeColor="text1"/>
        </w:rPr>
        <w:t>:</w:t>
      </w:r>
    </w:p>
    <w:p w14:paraId="76D508A3" w14:textId="655DEC4B" w:rsidR="00626F95" w:rsidRPr="00626F95" w:rsidRDefault="004F549C" w:rsidP="000A1539">
      <w:pPr>
        <w:pStyle w:val="af9"/>
        <w:numPr>
          <w:ilvl w:val="0"/>
          <w:numId w:val="16"/>
        </w:numPr>
        <w:spacing w:after="240" w:line="276" w:lineRule="auto"/>
        <w:rPr>
          <w:rFonts w:ascii="Arial" w:hAnsi="Arial" w:cs="Arial"/>
          <w:color w:val="000000" w:themeColor="text1"/>
        </w:rPr>
      </w:pPr>
      <w:r w:rsidRPr="00626F95">
        <w:rPr>
          <w:rFonts w:ascii="Arial" w:hAnsi="Arial" w:cs="Arial"/>
          <w:color w:val="000000" w:themeColor="text1"/>
        </w:rPr>
        <w:t>Формирование годового бюджета воздействий на производственные активы</w:t>
      </w:r>
      <w:r w:rsidR="00626F95" w:rsidRPr="00626F95">
        <w:rPr>
          <w:rFonts w:ascii="Arial" w:hAnsi="Arial" w:cs="Arial"/>
          <w:color w:val="000000" w:themeColor="text1"/>
        </w:rPr>
        <w:t xml:space="preserve">. Шаги, направленные на формирование </w:t>
      </w:r>
      <w:r w:rsidR="00626F95">
        <w:rPr>
          <w:rFonts w:ascii="Arial" w:hAnsi="Arial" w:cs="Arial"/>
          <w:color w:val="000000" w:themeColor="text1"/>
        </w:rPr>
        <w:t>годового</w:t>
      </w:r>
      <w:r w:rsidR="00626F95" w:rsidRPr="00626F95">
        <w:rPr>
          <w:rFonts w:ascii="Arial" w:hAnsi="Arial" w:cs="Arial"/>
          <w:color w:val="000000" w:themeColor="text1"/>
        </w:rPr>
        <w:t xml:space="preserve"> бюджета воздействий на производственные активы, предполагают выполнение операций </w:t>
      </w:r>
      <w:r w:rsidR="00540585">
        <w:rPr>
          <w:rFonts w:ascii="Arial" w:hAnsi="Arial" w:cs="Arial"/>
          <w:color w:val="000000" w:themeColor="text1"/>
        </w:rPr>
        <w:t xml:space="preserve">автоматического </w:t>
      </w:r>
      <w:r w:rsidR="00540585" w:rsidRPr="00626F95">
        <w:rPr>
          <w:rFonts w:ascii="Arial" w:hAnsi="Arial" w:cs="Arial"/>
          <w:color w:val="000000" w:themeColor="text1"/>
        </w:rPr>
        <w:t xml:space="preserve">заполнения формата планирования </w:t>
      </w:r>
      <w:r w:rsidR="00540585">
        <w:rPr>
          <w:rFonts w:ascii="Arial" w:hAnsi="Arial" w:cs="Arial"/>
          <w:color w:val="000000" w:themeColor="text1"/>
        </w:rPr>
        <w:t>годового</w:t>
      </w:r>
      <w:r w:rsidR="00540585" w:rsidRPr="00626F95">
        <w:rPr>
          <w:rFonts w:ascii="Arial" w:hAnsi="Arial" w:cs="Arial"/>
          <w:color w:val="000000" w:themeColor="text1"/>
        </w:rPr>
        <w:t xml:space="preserve"> бюджета в системе </w:t>
      </w:r>
      <w:r w:rsidR="00540585">
        <w:rPr>
          <w:rFonts w:ascii="Arial" w:hAnsi="Arial" w:cs="Arial"/>
          <w:color w:val="000000" w:themeColor="text1"/>
          <w:lang w:val="en-US"/>
        </w:rPr>
        <w:t>SAP</w:t>
      </w:r>
      <w:r w:rsidR="00540585" w:rsidRPr="00446DC7">
        <w:rPr>
          <w:rFonts w:ascii="Arial" w:hAnsi="Arial" w:cs="Arial"/>
          <w:color w:val="000000" w:themeColor="text1"/>
        </w:rPr>
        <w:t xml:space="preserve"> </w:t>
      </w:r>
      <w:r w:rsidR="00540585">
        <w:rPr>
          <w:rFonts w:ascii="Arial" w:hAnsi="Arial" w:cs="Arial"/>
          <w:color w:val="000000" w:themeColor="text1"/>
        </w:rPr>
        <w:t xml:space="preserve">на основе </w:t>
      </w:r>
      <w:r w:rsidR="00D86579">
        <w:rPr>
          <w:rFonts w:ascii="Arial" w:hAnsi="Arial" w:cs="Arial"/>
          <w:color w:val="000000" w:themeColor="text1"/>
        </w:rPr>
        <w:t>заказов ТОРО и сетевых графиков и расчёта резервов поддержания производственных активов и целевых программ</w:t>
      </w:r>
      <w:r w:rsidR="00626F95" w:rsidRPr="00626F95">
        <w:rPr>
          <w:rFonts w:ascii="Arial" w:hAnsi="Arial" w:cs="Arial"/>
          <w:color w:val="000000" w:themeColor="text1"/>
        </w:rPr>
        <w:t>.</w:t>
      </w:r>
    </w:p>
    <w:p w14:paraId="65B93B44" w14:textId="5F002045" w:rsidR="00626F95" w:rsidRPr="00626F95" w:rsidRDefault="00493A60" w:rsidP="000A1539">
      <w:pPr>
        <w:pStyle w:val="af9"/>
        <w:numPr>
          <w:ilvl w:val="0"/>
          <w:numId w:val="16"/>
        </w:numPr>
        <w:spacing w:after="240" w:line="276" w:lineRule="auto"/>
        <w:rPr>
          <w:rFonts w:ascii="Arial" w:hAnsi="Arial" w:cs="Arial"/>
          <w:color w:val="000000" w:themeColor="text1"/>
        </w:rPr>
      </w:pPr>
      <w:r w:rsidRPr="00626F95">
        <w:rPr>
          <w:rFonts w:ascii="Arial" w:hAnsi="Arial" w:cs="Arial"/>
          <w:color w:val="000000" w:themeColor="text1"/>
        </w:rPr>
        <w:t>Рассмотрение и согласован</w:t>
      </w:r>
      <w:r w:rsidR="00626F95" w:rsidRPr="00626F95">
        <w:rPr>
          <w:rFonts w:ascii="Arial" w:hAnsi="Arial" w:cs="Arial"/>
          <w:color w:val="000000" w:themeColor="text1"/>
        </w:rPr>
        <w:t>ие годового бюджета воздействий</w:t>
      </w:r>
      <w:r w:rsidR="00540585">
        <w:rPr>
          <w:rFonts w:ascii="Arial" w:hAnsi="Arial" w:cs="Arial"/>
          <w:color w:val="000000" w:themeColor="text1"/>
        </w:rPr>
        <w:t xml:space="preserve"> совместно с долгосрочным и среднесрочным бюджетами</w:t>
      </w:r>
      <w:r w:rsidR="00626F95" w:rsidRPr="00626F95">
        <w:rPr>
          <w:rFonts w:ascii="Arial" w:hAnsi="Arial" w:cs="Arial"/>
          <w:color w:val="000000" w:themeColor="text1"/>
        </w:rPr>
        <w:t xml:space="preserve">. Это шаги анализа и согласования заполненного формата планирования </w:t>
      </w:r>
      <w:r w:rsidR="00C60251">
        <w:rPr>
          <w:rFonts w:ascii="Arial" w:hAnsi="Arial" w:cs="Arial"/>
          <w:color w:val="000000" w:themeColor="text1"/>
        </w:rPr>
        <w:t>годового бюджета воздействий</w:t>
      </w:r>
      <w:r w:rsidR="00626F95" w:rsidRPr="00626F95">
        <w:rPr>
          <w:rFonts w:ascii="Arial" w:hAnsi="Arial" w:cs="Arial"/>
          <w:color w:val="000000" w:themeColor="text1"/>
        </w:rPr>
        <w:t xml:space="preserve">. </w:t>
      </w:r>
      <w:r w:rsidR="00C60251">
        <w:rPr>
          <w:rFonts w:ascii="Arial" w:hAnsi="Arial" w:cs="Arial"/>
          <w:color w:val="000000" w:themeColor="text1"/>
        </w:rPr>
        <w:t xml:space="preserve">В </w:t>
      </w:r>
      <w:r w:rsidR="00E410F0">
        <w:rPr>
          <w:rFonts w:ascii="Arial" w:hAnsi="Arial" w:cs="Arial"/>
          <w:color w:val="000000" w:themeColor="text1"/>
        </w:rPr>
        <w:t xml:space="preserve">качестве </w:t>
      </w:r>
      <w:r w:rsidR="00D86579">
        <w:rPr>
          <w:rFonts w:ascii="Arial" w:hAnsi="Arial" w:cs="Arial"/>
          <w:color w:val="000000" w:themeColor="text1"/>
        </w:rPr>
        <w:t xml:space="preserve">участников </w:t>
      </w:r>
      <w:r w:rsidR="00C60251">
        <w:rPr>
          <w:rFonts w:ascii="Arial" w:hAnsi="Arial" w:cs="Arial"/>
          <w:color w:val="000000" w:themeColor="text1"/>
        </w:rPr>
        <w:t>мо</w:t>
      </w:r>
      <w:r w:rsidR="00D86579">
        <w:rPr>
          <w:rFonts w:ascii="Arial" w:hAnsi="Arial" w:cs="Arial"/>
          <w:color w:val="000000" w:themeColor="text1"/>
        </w:rPr>
        <w:t>гут</w:t>
      </w:r>
      <w:r w:rsidR="00C60251">
        <w:rPr>
          <w:rFonts w:ascii="Arial" w:hAnsi="Arial" w:cs="Arial"/>
          <w:color w:val="000000" w:themeColor="text1"/>
        </w:rPr>
        <w:t xml:space="preserve"> выступать как отдельны</w:t>
      </w:r>
      <w:r w:rsidR="00D86579">
        <w:rPr>
          <w:rFonts w:ascii="Arial" w:hAnsi="Arial" w:cs="Arial"/>
          <w:color w:val="000000" w:themeColor="text1"/>
        </w:rPr>
        <w:t xml:space="preserve">е </w:t>
      </w:r>
      <w:r w:rsidR="00C60251">
        <w:rPr>
          <w:rFonts w:ascii="Arial" w:hAnsi="Arial" w:cs="Arial"/>
          <w:color w:val="000000" w:themeColor="text1"/>
        </w:rPr>
        <w:t>сотрудник</w:t>
      </w:r>
      <w:r w:rsidR="00D86579">
        <w:rPr>
          <w:rFonts w:ascii="Arial" w:hAnsi="Arial" w:cs="Arial"/>
          <w:color w:val="000000" w:themeColor="text1"/>
        </w:rPr>
        <w:t>и</w:t>
      </w:r>
      <w:r w:rsidR="00C60251">
        <w:rPr>
          <w:rFonts w:ascii="Arial" w:hAnsi="Arial" w:cs="Arial"/>
          <w:color w:val="000000" w:themeColor="text1"/>
        </w:rPr>
        <w:t>, так и технически</w:t>
      </w:r>
      <w:r w:rsidR="00D86579">
        <w:rPr>
          <w:rFonts w:ascii="Arial" w:hAnsi="Arial" w:cs="Arial"/>
          <w:color w:val="000000" w:themeColor="text1"/>
        </w:rPr>
        <w:t xml:space="preserve">е </w:t>
      </w:r>
      <w:r w:rsidR="00C60251">
        <w:rPr>
          <w:rFonts w:ascii="Arial" w:hAnsi="Arial" w:cs="Arial"/>
          <w:color w:val="000000" w:themeColor="text1"/>
        </w:rPr>
        <w:t>комитет</w:t>
      </w:r>
      <w:r w:rsidR="00D86579">
        <w:rPr>
          <w:rFonts w:ascii="Arial" w:hAnsi="Arial" w:cs="Arial"/>
          <w:color w:val="000000" w:themeColor="text1"/>
        </w:rPr>
        <w:t xml:space="preserve">ы </w:t>
      </w:r>
      <w:r w:rsidR="00C60251">
        <w:rPr>
          <w:rFonts w:ascii="Arial" w:hAnsi="Arial" w:cs="Arial"/>
          <w:color w:val="000000" w:themeColor="text1"/>
        </w:rPr>
        <w:t xml:space="preserve">в полном составе. </w:t>
      </w:r>
      <w:r w:rsidR="00626F95" w:rsidRPr="00626F95">
        <w:rPr>
          <w:rFonts w:ascii="Arial" w:hAnsi="Arial" w:cs="Arial"/>
          <w:color w:val="000000" w:themeColor="text1"/>
        </w:rPr>
        <w:t xml:space="preserve">В процессе анализа и согласования </w:t>
      </w:r>
      <w:r w:rsidR="00C60251">
        <w:rPr>
          <w:rFonts w:ascii="Arial" w:hAnsi="Arial" w:cs="Arial"/>
          <w:color w:val="000000" w:themeColor="text1"/>
        </w:rPr>
        <w:t xml:space="preserve">годового </w:t>
      </w:r>
      <w:r w:rsidR="00626F95" w:rsidRPr="00626F95">
        <w:rPr>
          <w:rFonts w:ascii="Arial" w:hAnsi="Arial" w:cs="Arial"/>
          <w:color w:val="000000" w:themeColor="text1"/>
        </w:rPr>
        <w:t>бюджета возможны возвраты на шаги формирования с целью корректировки запланированных значений.</w:t>
      </w:r>
    </w:p>
    <w:p w14:paraId="0E2388D5" w14:textId="4D38DAF7" w:rsidR="00493A60" w:rsidRDefault="00493A60" w:rsidP="00B5277D">
      <w:pPr>
        <w:pStyle w:val="af9"/>
        <w:numPr>
          <w:ilvl w:val="0"/>
          <w:numId w:val="16"/>
        </w:numPr>
        <w:spacing w:after="240" w:line="276" w:lineRule="auto"/>
        <w:rPr>
          <w:rFonts w:ascii="Arial" w:hAnsi="Arial" w:cs="Arial"/>
          <w:color w:val="000000" w:themeColor="text1"/>
        </w:rPr>
      </w:pPr>
      <w:r>
        <w:rPr>
          <w:rFonts w:ascii="Arial" w:hAnsi="Arial" w:cs="Arial"/>
          <w:color w:val="000000" w:themeColor="text1"/>
        </w:rPr>
        <w:t>Передача согласованного переч</w:t>
      </w:r>
      <w:r w:rsidR="00C60251">
        <w:rPr>
          <w:rFonts w:ascii="Arial" w:hAnsi="Arial" w:cs="Arial"/>
          <w:color w:val="000000" w:themeColor="text1"/>
        </w:rPr>
        <w:t xml:space="preserve">ня воздействий </w:t>
      </w:r>
      <w:r w:rsidR="00A906CE">
        <w:rPr>
          <w:rFonts w:ascii="Arial" w:hAnsi="Arial" w:cs="Arial"/>
          <w:color w:val="000000" w:themeColor="text1"/>
        </w:rPr>
        <w:t>на ф</w:t>
      </w:r>
      <w:r w:rsidR="00A906CE" w:rsidRPr="006C5A1B">
        <w:rPr>
          <w:rFonts w:ascii="Arial" w:hAnsi="Arial" w:cs="Arial"/>
          <w:color w:val="000000" w:themeColor="text1"/>
        </w:rPr>
        <w:t xml:space="preserve">ормирование потребности </w:t>
      </w:r>
      <w:r w:rsidR="00A35E87">
        <w:rPr>
          <w:rFonts w:ascii="Arial" w:hAnsi="Arial" w:cs="Arial"/>
          <w:color w:val="000000" w:themeColor="text1"/>
        </w:rPr>
        <w:t>в МТР с длительным сроком поставки</w:t>
      </w:r>
      <w:r w:rsidR="00C60251">
        <w:rPr>
          <w:rFonts w:ascii="Arial" w:hAnsi="Arial" w:cs="Arial"/>
          <w:color w:val="000000" w:themeColor="text1"/>
        </w:rPr>
        <w:t>. Шаг процесса</w:t>
      </w:r>
      <w:r w:rsidR="00A35E87">
        <w:rPr>
          <w:rFonts w:ascii="Arial" w:hAnsi="Arial" w:cs="Arial"/>
          <w:color w:val="000000" w:themeColor="text1"/>
        </w:rPr>
        <w:t xml:space="preserve"> </w:t>
      </w:r>
      <w:r w:rsidR="00C60251">
        <w:rPr>
          <w:rFonts w:ascii="Arial" w:hAnsi="Arial" w:cs="Arial"/>
          <w:color w:val="000000" w:themeColor="text1"/>
        </w:rPr>
        <w:t xml:space="preserve">в результате которого </w:t>
      </w:r>
      <w:r w:rsidR="00A906CE">
        <w:rPr>
          <w:rFonts w:ascii="Arial" w:hAnsi="Arial" w:cs="Arial"/>
          <w:color w:val="000000" w:themeColor="text1"/>
        </w:rPr>
        <w:t xml:space="preserve">изменяется статус </w:t>
      </w:r>
      <w:r w:rsidR="002A3BCB">
        <w:rPr>
          <w:rFonts w:ascii="Arial" w:hAnsi="Arial" w:cs="Arial"/>
          <w:color w:val="000000" w:themeColor="text1"/>
        </w:rPr>
        <w:t>заказ</w:t>
      </w:r>
      <w:r w:rsidR="00A906CE">
        <w:rPr>
          <w:rFonts w:ascii="Arial" w:hAnsi="Arial" w:cs="Arial"/>
          <w:color w:val="000000" w:themeColor="text1"/>
        </w:rPr>
        <w:t>ов</w:t>
      </w:r>
      <w:r w:rsidR="002A3BCB">
        <w:rPr>
          <w:rFonts w:ascii="Arial" w:hAnsi="Arial" w:cs="Arial"/>
          <w:color w:val="000000" w:themeColor="text1"/>
        </w:rPr>
        <w:t xml:space="preserve"> ТОРО</w:t>
      </w:r>
      <w:r w:rsidR="00B5277D">
        <w:rPr>
          <w:rFonts w:ascii="Arial" w:hAnsi="Arial" w:cs="Arial"/>
          <w:color w:val="000000" w:themeColor="text1"/>
        </w:rPr>
        <w:t xml:space="preserve"> (статус «ГИП -С</w:t>
      </w:r>
      <w:r w:rsidR="00B5277D" w:rsidRPr="00B5277D">
        <w:rPr>
          <w:rFonts w:ascii="Arial" w:hAnsi="Arial" w:cs="Arial"/>
          <w:color w:val="000000" w:themeColor="text1"/>
        </w:rPr>
        <w:t>огласован главным инженером</w:t>
      </w:r>
      <w:r w:rsidR="00B5277D">
        <w:rPr>
          <w:rFonts w:ascii="Arial" w:hAnsi="Arial" w:cs="Arial"/>
          <w:color w:val="000000" w:themeColor="text1"/>
        </w:rPr>
        <w:t>»)</w:t>
      </w:r>
      <w:r w:rsidR="002A3BCB">
        <w:rPr>
          <w:rFonts w:ascii="Arial" w:hAnsi="Arial" w:cs="Arial"/>
          <w:color w:val="000000" w:themeColor="text1"/>
        </w:rPr>
        <w:t xml:space="preserve"> и </w:t>
      </w:r>
      <w:r w:rsidR="00A906CE">
        <w:rPr>
          <w:rFonts w:ascii="Arial" w:hAnsi="Arial" w:cs="Arial"/>
          <w:color w:val="000000" w:themeColor="text1"/>
        </w:rPr>
        <w:t xml:space="preserve">формируется потребность </w:t>
      </w:r>
      <w:r w:rsidR="00A906CE" w:rsidRPr="006C5A1B">
        <w:rPr>
          <w:rFonts w:ascii="Arial" w:hAnsi="Arial" w:cs="Arial"/>
          <w:color w:val="000000" w:themeColor="text1"/>
        </w:rPr>
        <w:t xml:space="preserve">в </w:t>
      </w:r>
      <w:r w:rsidR="00A35E87">
        <w:rPr>
          <w:rFonts w:ascii="Arial" w:hAnsi="Arial" w:cs="Arial"/>
          <w:color w:val="000000" w:themeColor="text1"/>
        </w:rPr>
        <w:t>МТР с длительным сроком поставки</w:t>
      </w:r>
      <w:r w:rsidR="002A3BCB">
        <w:rPr>
          <w:rFonts w:ascii="Arial" w:hAnsi="Arial" w:cs="Arial"/>
          <w:color w:val="000000" w:themeColor="text1"/>
        </w:rPr>
        <w:t xml:space="preserve">. </w:t>
      </w:r>
      <w:r w:rsidR="00A906CE">
        <w:rPr>
          <w:rFonts w:ascii="Arial" w:hAnsi="Arial" w:cs="Arial"/>
          <w:color w:val="000000" w:themeColor="text1"/>
        </w:rPr>
        <w:t>Сокращение проектов</w:t>
      </w:r>
      <w:r w:rsidR="00A35E87">
        <w:rPr>
          <w:rFonts w:ascii="Arial" w:hAnsi="Arial" w:cs="Arial"/>
          <w:color w:val="000000" w:themeColor="text1"/>
        </w:rPr>
        <w:t xml:space="preserve"> бизнес-единицы, для исполнения которых сформирована данная потребность в МТР с длительным сроком поставки, </w:t>
      </w:r>
      <w:r w:rsidR="002A3BCB">
        <w:rPr>
          <w:rFonts w:ascii="Arial" w:hAnsi="Arial" w:cs="Arial"/>
          <w:color w:val="000000" w:themeColor="text1"/>
        </w:rPr>
        <w:t xml:space="preserve">в </w:t>
      </w:r>
      <w:r w:rsidR="00A35E87">
        <w:rPr>
          <w:rFonts w:ascii="Arial" w:hAnsi="Arial" w:cs="Arial"/>
          <w:color w:val="000000" w:themeColor="text1"/>
        </w:rPr>
        <w:t xml:space="preserve">ходе </w:t>
      </w:r>
      <w:r w:rsidR="002A3BCB">
        <w:rPr>
          <w:rFonts w:ascii="Arial" w:hAnsi="Arial" w:cs="Arial"/>
          <w:color w:val="000000" w:themeColor="text1"/>
        </w:rPr>
        <w:t xml:space="preserve">согласования бюджета воздействий </w:t>
      </w:r>
      <w:r w:rsidR="00A906CE">
        <w:rPr>
          <w:rFonts w:ascii="Arial" w:hAnsi="Arial" w:cs="Arial"/>
          <w:color w:val="000000" w:themeColor="text1"/>
        </w:rPr>
        <w:t xml:space="preserve">на уровне </w:t>
      </w:r>
      <w:r w:rsidR="00610EA0">
        <w:rPr>
          <w:rFonts w:ascii="Arial" w:hAnsi="Arial" w:cs="Arial"/>
          <w:color w:val="000000" w:themeColor="text1"/>
        </w:rPr>
        <w:t>УК</w:t>
      </w:r>
      <w:r w:rsidR="00A906CE">
        <w:rPr>
          <w:rFonts w:ascii="Arial" w:hAnsi="Arial" w:cs="Arial"/>
          <w:color w:val="000000" w:themeColor="text1"/>
        </w:rPr>
        <w:t xml:space="preserve"> </w:t>
      </w:r>
      <w:r w:rsidR="002A3BCB">
        <w:rPr>
          <w:rFonts w:ascii="Arial" w:hAnsi="Arial" w:cs="Arial"/>
          <w:color w:val="000000" w:themeColor="text1"/>
        </w:rPr>
        <w:t xml:space="preserve">не допускается, если </w:t>
      </w:r>
      <w:r w:rsidR="00A906CE">
        <w:rPr>
          <w:rFonts w:ascii="Arial" w:hAnsi="Arial" w:cs="Arial"/>
          <w:color w:val="000000" w:themeColor="text1"/>
        </w:rPr>
        <w:t xml:space="preserve">формирование потребности в </w:t>
      </w:r>
      <w:r w:rsidR="00A35E87">
        <w:rPr>
          <w:rFonts w:ascii="Arial" w:hAnsi="Arial" w:cs="Arial"/>
          <w:color w:val="000000" w:themeColor="text1"/>
        </w:rPr>
        <w:t xml:space="preserve">МТР </w:t>
      </w:r>
      <w:r w:rsidR="002A3BCB">
        <w:rPr>
          <w:rFonts w:ascii="Arial" w:hAnsi="Arial" w:cs="Arial"/>
          <w:color w:val="000000" w:themeColor="text1"/>
        </w:rPr>
        <w:t>уже начато.</w:t>
      </w:r>
      <w:r w:rsidR="00610EA0">
        <w:rPr>
          <w:rFonts w:ascii="Arial" w:hAnsi="Arial" w:cs="Arial"/>
          <w:color w:val="000000" w:themeColor="text1"/>
        </w:rPr>
        <w:t xml:space="preserve"> Формирование потребности в ресурсах на весь год будет выполнено после согласование перечня воздействий Техническим комитетом УК, но до начала процедуры формирования проекта бюджета закупок в АСКБ</w:t>
      </w:r>
      <w:r w:rsidR="00610EA0">
        <w:rPr>
          <w:rStyle w:val="aff4"/>
        </w:rPr>
        <w:t>.</w:t>
      </w:r>
      <w:r w:rsidR="006D1D60" w:rsidRPr="009936BB">
        <w:rPr>
          <w:rStyle w:val="aff4"/>
        </w:rPr>
        <w:t xml:space="preserve"> </w:t>
      </w:r>
    </w:p>
    <w:p w14:paraId="044500CA" w14:textId="2806A877" w:rsidR="00493A60" w:rsidRPr="004F549C" w:rsidRDefault="00493A60" w:rsidP="00AB69C4">
      <w:pPr>
        <w:pStyle w:val="af9"/>
        <w:numPr>
          <w:ilvl w:val="0"/>
          <w:numId w:val="16"/>
        </w:numPr>
        <w:spacing w:after="240" w:line="276" w:lineRule="auto"/>
        <w:rPr>
          <w:rFonts w:ascii="Arial" w:hAnsi="Arial" w:cs="Arial"/>
          <w:color w:val="000000" w:themeColor="text1"/>
        </w:rPr>
      </w:pPr>
      <w:r>
        <w:rPr>
          <w:rFonts w:ascii="Arial" w:hAnsi="Arial" w:cs="Arial"/>
          <w:color w:val="000000" w:themeColor="text1"/>
        </w:rPr>
        <w:t>Формирование лимитов в разрезе СПП-элементов для контроля исполнения</w:t>
      </w:r>
      <w:r w:rsidR="00286817">
        <w:rPr>
          <w:rFonts w:ascii="Arial" w:hAnsi="Arial" w:cs="Arial"/>
          <w:color w:val="000000" w:themeColor="text1"/>
        </w:rPr>
        <w:t xml:space="preserve"> г</w:t>
      </w:r>
      <w:r w:rsidR="00286817" w:rsidRPr="004F549C">
        <w:rPr>
          <w:rFonts w:ascii="Arial" w:hAnsi="Arial" w:cs="Arial"/>
          <w:color w:val="000000" w:themeColor="text1"/>
        </w:rPr>
        <w:t>одового бюджета воздействий на производственные активы</w:t>
      </w:r>
      <w:r w:rsidR="00286817">
        <w:rPr>
          <w:rFonts w:ascii="Arial" w:hAnsi="Arial" w:cs="Arial"/>
          <w:color w:val="000000" w:themeColor="text1"/>
        </w:rPr>
        <w:t>.</w:t>
      </w:r>
      <w:r w:rsidR="002A3BCB">
        <w:rPr>
          <w:rFonts w:ascii="Arial" w:hAnsi="Arial" w:cs="Arial"/>
          <w:color w:val="000000" w:themeColor="text1"/>
        </w:rPr>
        <w:t xml:space="preserve"> Для выполнения данного шага планируется реализовать разработку</w:t>
      </w:r>
      <w:r w:rsidR="00D41EFE" w:rsidRPr="00D41EFE">
        <w:rPr>
          <w:rFonts w:ascii="Arial" w:hAnsi="Arial" w:cs="Arial"/>
          <w:color w:val="000000" w:themeColor="text1"/>
        </w:rPr>
        <w:t xml:space="preserve"> (</w:t>
      </w:r>
      <w:r w:rsidR="00AB69C4">
        <w:rPr>
          <w:rFonts w:ascii="Arial" w:hAnsi="Arial" w:cs="Arial"/>
          <w:color w:val="000000" w:themeColor="text1"/>
        </w:rPr>
        <w:t xml:space="preserve">код </w:t>
      </w:r>
      <w:r w:rsidR="00AB69C4" w:rsidRPr="00AB69C4">
        <w:rPr>
          <w:rFonts w:ascii="Arial" w:hAnsi="Arial" w:cs="Arial"/>
          <w:color w:val="000000" w:themeColor="text1"/>
        </w:rPr>
        <w:t xml:space="preserve">MCB14 </w:t>
      </w:r>
      <w:r w:rsidR="00AB69C4">
        <w:rPr>
          <w:rFonts w:ascii="Arial" w:hAnsi="Arial" w:cs="Arial"/>
          <w:color w:val="000000" w:themeColor="text1"/>
        </w:rPr>
        <w:t>в реестре</w:t>
      </w:r>
      <w:r w:rsidR="00C97BC6">
        <w:rPr>
          <w:rFonts w:ascii="Arial" w:hAnsi="Arial" w:cs="Arial"/>
          <w:color w:val="000000" w:themeColor="text1"/>
        </w:rPr>
        <w:t>, описание в разделе 5.10 настоящего КД</w:t>
      </w:r>
      <w:r w:rsidR="00AB69C4">
        <w:rPr>
          <w:rFonts w:ascii="Arial" w:hAnsi="Arial" w:cs="Arial"/>
          <w:color w:val="000000" w:themeColor="text1"/>
        </w:rPr>
        <w:t>)</w:t>
      </w:r>
      <w:r w:rsidR="002A3BCB">
        <w:rPr>
          <w:rFonts w:ascii="Arial" w:hAnsi="Arial" w:cs="Arial"/>
          <w:color w:val="000000" w:themeColor="text1"/>
        </w:rPr>
        <w:t xml:space="preserve">, направленную на автоматическое формирование лимитов в разрезе СПП-элементов на основании утверждённого годового бюджета воздействий на производственные активы. </w:t>
      </w:r>
      <w:r w:rsidR="004426A7">
        <w:rPr>
          <w:rFonts w:ascii="Arial" w:hAnsi="Arial" w:cs="Arial"/>
          <w:color w:val="000000" w:themeColor="text1"/>
        </w:rPr>
        <w:t>Сформированный лимит в последующем используется для контроля исполнения заказов ТОРО и сетевых графиков.</w:t>
      </w:r>
    </w:p>
    <w:p w14:paraId="663BFBB4" w14:textId="72DF487E" w:rsidR="004F549C" w:rsidRDefault="00540585" w:rsidP="00B4077E">
      <w:pPr>
        <w:spacing w:after="240" w:line="276" w:lineRule="auto"/>
        <w:ind w:firstLine="567"/>
        <w:rPr>
          <w:rFonts w:ascii="Arial" w:hAnsi="Arial" w:cs="Arial"/>
          <w:color w:val="000000" w:themeColor="text1"/>
        </w:rPr>
      </w:pPr>
      <w:r>
        <w:rPr>
          <w:rFonts w:ascii="Arial" w:hAnsi="Arial" w:cs="Arial"/>
          <w:color w:val="000000" w:themeColor="text1"/>
        </w:rPr>
        <w:t>Ш</w:t>
      </w:r>
      <w:r w:rsidR="00286817" w:rsidRPr="00286817">
        <w:rPr>
          <w:rFonts w:ascii="Arial" w:hAnsi="Arial" w:cs="Arial"/>
          <w:color w:val="000000" w:themeColor="text1"/>
        </w:rPr>
        <w:t xml:space="preserve">аги выполняются как на уровне бизнес-единицы, так и на уровне </w:t>
      </w:r>
      <w:r w:rsidR="002B0E04" w:rsidRPr="00286817">
        <w:rPr>
          <w:rFonts w:ascii="Arial" w:hAnsi="Arial" w:cs="Arial"/>
          <w:color w:val="000000" w:themeColor="text1"/>
        </w:rPr>
        <w:t>управляющей</w:t>
      </w:r>
      <w:r w:rsidR="00286817" w:rsidRPr="00286817">
        <w:rPr>
          <w:rFonts w:ascii="Arial" w:hAnsi="Arial" w:cs="Arial"/>
          <w:color w:val="000000" w:themeColor="text1"/>
        </w:rPr>
        <w:t xml:space="preserve"> компании.</w:t>
      </w:r>
    </w:p>
    <w:p w14:paraId="26341CAE" w14:textId="547D29C5" w:rsidR="004F549C" w:rsidRDefault="00286817" w:rsidP="00B4077E">
      <w:pPr>
        <w:spacing w:after="240" w:line="276" w:lineRule="auto"/>
        <w:ind w:firstLine="567"/>
        <w:rPr>
          <w:rFonts w:ascii="Arial" w:hAnsi="Arial" w:cs="Arial"/>
          <w:color w:val="000000" w:themeColor="text1"/>
        </w:rPr>
      </w:pPr>
      <w:r w:rsidRPr="00286817">
        <w:rPr>
          <w:rFonts w:ascii="Arial" w:hAnsi="Arial" w:cs="Arial"/>
          <w:color w:val="000000" w:themeColor="text1"/>
        </w:rPr>
        <w:t xml:space="preserve">Участниками бизнес-процесса </w:t>
      </w:r>
      <w:r>
        <w:rPr>
          <w:rFonts w:ascii="Arial" w:hAnsi="Arial" w:cs="Arial"/>
          <w:color w:val="000000" w:themeColor="text1"/>
        </w:rPr>
        <w:t>ф</w:t>
      </w:r>
      <w:r w:rsidRPr="00286817">
        <w:rPr>
          <w:rFonts w:ascii="Arial" w:hAnsi="Arial" w:cs="Arial"/>
          <w:color w:val="000000" w:themeColor="text1"/>
        </w:rPr>
        <w:t>орм</w:t>
      </w:r>
      <w:r>
        <w:rPr>
          <w:rFonts w:ascii="Arial" w:hAnsi="Arial" w:cs="Arial"/>
          <w:color w:val="000000" w:themeColor="text1"/>
        </w:rPr>
        <w:t xml:space="preserve">ирования </w:t>
      </w:r>
      <w:r w:rsidRPr="00286817">
        <w:rPr>
          <w:rFonts w:ascii="Arial" w:hAnsi="Arial" w:cs="Arial"/>
          <w:color w:val="000000" w:themeColor="text1"/>
        </w:rPr>
        <w:t>годового бюджета воздействий на производственные активы являются:</w:t>
      </w:r>
    </w:p>
    <w:p w14:paraId="6E7F30F2" w14:textId="3D0E6E95" w:rsidR="00F8793D" w:rsidRDefault="00755D79" w:rsidP="00F8793D">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Старший В</w:t>
      </w:r>
      <w:r w:rsidR="00F8793D" w:rsidRPr="00F8793D">
        <w:rPr>
          <w:rFonts w:ascii="Arial" w:hAnsi="Arial" w:cs="Arial"/>
          <w:color w:val="000000" w:themeColor="text1"/>
        </w:rPr>
        <w:t>ице-президент БП и ТП УК</w:t>
      </w:r>
      <w:r w:rsidR="00F8793D">
        <w:rPr>
          <w:rFonts w:ascii="Arial" w:hAnsi="Arial" w:cs="Arial"/>
          <w:color w:val="000000" w:themeColor="text1"/>
        </w:rPr>
        <w:t>;</w:t>
      </w:r>
    </w:p>
    <w:p w14:paraId="103106CF" w14:textId="09D1A16F" w:rsidR="00755D79" w:rsidRDefault="00755D79" w:rsidP="00F8793D">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В</w:t>
      </w:r>
      <w:r w:rsidRPr="00F8793D">
        <w:rPr>
          <w:rFonts w:ascii="Arial" w:hAnsi="Arial" w:cs="Arial"/>
          <w:color w:val="000000" w:themeColor="text1"/>
        </w:rPr>
        <w:t>ице-президент БП и ТП УК</w:t>
      </w:r>
      <w:r>
        <w:rPr>
          <w:rFonts w:ascii="Arial" w:hAnsi="Arial" w:cs="Arial"/>
          <w:color w:val="000000" w:themeColor="text1"/>
        </w:rPr>
        <w:t>;</w:t>
      </w:r>
    </w:p>
    <w:p w14:paraId="75B778F1" w14:textId="3E3A5840" w:rsidR="000C73CB" w:rsidRPr="00F8793D" w:rsidRDefault="000C73CB">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 xml:space="preserve">Старший </w:t>
      </w:r>
      <w:r w:rsidRPr="00DF125F">
        <w:rPr>
          <w:rFonts w:ascii="Arial" w:hAnsi="Arial" w:cs="Arial"/>
          <w:color w:val="000000" w:themeColor="text1"/>
        </w:rPr>
        <w:t xml:space="preserve">Вице-президент по финансам и стратегии </w:t>
      </w:r>
      <w:r>
        <w:rPr>
          <w:rFonts w:ascii="Arial" w:hAnsi="Arial" w:cs="Arial"/>
          <w:color w:val="000000" w:themeColor="text1"/>
        </w:rPr>
        <w:t>УК;</w:t>
      </w:r>
    </w:p>
    <w:p w14:paraId="20859BC4" w14:textId="4D79DEAE" w:rsidR="00F8793D" w:rsidRPr="00F8793D" w:rsidRDefault="00F8793D" w:rsidP="00F8793D">
      <w:pPr>
        <w:pStyle w:val="af9"/>
        <w:numPr>
          <w:ilvl w:val="0"/>
          <w:numId w:val="38"/>
        </w:numPr>
        <w:spacing w:after="240" w:line="276" w:lineRule="auto"/>
        <w:rPr>
          <w:rFonts w:ascii="Arial" w:hAnsi="Arial" w:cs="Arial"/>
          <w:color w:val="000000" w:themeColor="text1"/>
        </w:rPr>
      </w:pPr>
      <w:r w:rsidRPr="00F8793D">
        <w:rPr>
          <w:rFonts w:ascii="Arial" w:hAnsi="Arial" w:cs="Arial"/>
          <w:color w:val="000000" w:themeColor="text1"/>
        </w:rPr>
        <w:t>Технический директор УК</w:t>
      </w:r>
      <w:r>
        <w:rPr>
          <w:rFonts w:ascii="Arial" w:hAnsi="Arial" w:cs="Arial"/>
          <w:color w:val="000000" w:themeColor="text1"/>
        </w:rPr>
        <w:t>;</w:t>
      </w:r>
    </w:p>
    <w:p w14:paraId="40B57EC0" w14:textId="7829E79F" w:rsidR="00F8793D" w:rsidRPr="00F8793D" w:rsidRDefault="00F8793D" w:rsidP="00F8793D">
      <w:pPr>
        <w:pStyle w:val="af9"/>
        <w:numPr>
          <w:ilvl w:val="0"/>
          <w:numId w:val="38"/>
        </w:numPr>
        <w:spacing w:after="240" w:line="276" w:lineRule="auto"/>
        <w:rPr>
          <w:rFonts w:ascii="Arial" w:hAnsi="Arial" w:cs="Arial"/>
          <w:color w:val="000000" w:themeColor="text1"/>
        </w:rPr>
      </w:pPr>
      <w:r w:rsidRPr="00F8793D">
        <w:rPr>
          <w:rFonts w:ascii="Arial" w:hAnsi="Arial" w:cs="Arial"/>
          <w:color w:val="000000" w:themeColor="text1"/>
        </w:rPr>
        <w:t xml:space="preserve">Главный специалист ТОиР </w:t>
      </w:r>
      <w:r w:rsidR="00A204B1">
        <w:rPr>
          <w:rFonts w:ascii="Arial" w:hAnsi="Arial" w:cs="Arial"/>
          <w:color w:val="000000" w:themeColor="text1"/>
        </w:rPr>
        <w:t>УО</w:t>
      </w:r>
      <w:r>
        <w:rPr>
          <w:rFonts w:ascii="Arial" w:hAnsi="Arial" w:cs="Arial"/>
          <w:color w:val="000000" w:themeColor="text1"/>
        </w:rPr>
        <w:t>;</w:t>
      </w:r>
    </w:p>
    <w:p w14:paraId="0DCC6FB5" w14:textId="2F4F4763" w:rsidR="00F8793D" w:rsidRPr="00F8793D" w:rsidRDefault="00F8793D" w:rsidP="00F8793D">
      <w:pPr>
        <w:pStyle w:val="af9"/>
        <w:numPr>
          <w:ilvl w:val="0"/>
          <w:numId w:val="38"/>
        </w:numPr>
        <w:spacing w:after="240" w:line="276" w:lineRule="auto"/>
        <w:rPr>
          <w:rFonts w:ascii="Arial" w:hAnsi="Arial" w:cs="Arial"/>
          <w:color w:val="000000" w:themeColor="text1"/>
        </w:rPr>
      </w:pPr>
      <w:r w:rsidRPr="00F8793D">
        <w:rPr>
          <w:rFonts w:ascii="Arial" w:hAnsi="Arial" w:cs="Arial"/>
          <w:color w:val="000000" w:themeColor="text1"/>
        </w:rPr>
        <w:t>Главный специалист ТОиР УК</w:t>
      </w:r>
      <w:r>
        <w:rPr>
          <w:rFonts w:ascii="Arial" w:hAnsi="Arial" w:cs="Arial"/>
          <w:color w:val="000000" w:themeColor="text1"/>
        </w:rPr>
        <w:t>;</w:t>
      </w:r>
    </w:p>
    <w:p w14:paraId="76E63211" w14:textId="0F926446" w:rsidR="00F8793D" w:rsidRPr="00F8793D" w:rsidRDefault="00F8793D" w:rsidP="00F8793D">
      <w:pPr>
        <w:pStyle w:val="af9"/>
        <w:numPr>
          <w:ilvl w:val="0"/>
          <w:numId w:val="38"/>
        </w:numPr>
        <w:spacing w:after="240" w:line="276" w:lineRule="auto"/>
        <w:rPr>
          <w:rFonts w:ascii="Arial" w:hAnsi="Arial" w:cs="Arial"/>
          <w:color w:val="000000" w:themeColor="text1"/>
        </w:rPr>
      </w:pPr>
      <w:r w:rsidRPr="00F8793D">
        <w:rPr>
          <w:rFonts w:ascii="Arial" w:hAnsi="Arial" w:cs="Arial"/>
          <w:color w:val="000000" w:themeColor="text1"/>
        </w:rPr>
        <w:t xml:space="preserve">Планировщик бюджета УА </w:t>
      </w:r>
      <w:r w:rsidR="00A204B1">
        <w:rPr>
          <w:rFonts w:ascii="Arial" w:hAnsi="Arial" w:cs="Arial"/>
          <w:color w:val="000000" w:themeColor="text1"/>
        </w:rPr>
        <w:t>УО</w:t>
      </w:r>
      <w:r>
        <w:rPr>
          <w:rFonts w:ascii="Arial" w:hAnsi="Arial" w:cs="Arial"/>
          <w:color w:val="000000" w:themeColor="text1"/>
        </w:rPr>
        <w:t>;</w:t>
      </w:r>
    </w:p>
    <w:p w14:paraId="781BA2AB" w14:textId="33E6F924" w:rsidR="00F8793D" w:rsidRPr="00F8793D" w:rsidRDefault="00F8793D" w:rsidP="00F8793D">
      <w:pPr>
        <w:pStyle w:val="af9"/>
        <w:numPr>
          <w:ilvl w:val="0"/>
          <w:numId w:val="38"/>
        </w:numPr>
        <w:spacing w:after="240" w:line="276" w:lineRule="auto"/>
        <w:rPr>
          <w:rFonts w:ascii="Arial" w:hAnsi="Arial" w:cs="Arial"/>
          <w:color w:val="000000" w:themeColor="text1"/>
        </w:rPr>
      </w:pPr>
      <w:r w:rsidRPr="00F8793D">
        <w:rPr>
          <w:rFonts w:ascii="Arial" w:hAnsi="Arial" w:cs="Arial"/>
          <w:color w:val="000000" w:themeColor="text1"/>
        </w:rPr>
        <w:t>Планировщик бюджета УА УК</w:t>
      </w:r>
      <w:r>
        <w:rPr>
          <w:rFonts w:ascii="Arial" w:hAnsi="Arial" w:cs="Arial"/>
          <w:color w:val="000000" w:themeColor="text1"/>
        </w:rPr>
        <w:t>;</w:t>
      </w:r>
    </w:p>
    <w:p w14:paraId="4FC30E0A" w14:textId="72561C80" w:rsidR="00F8793D" w:rsidRPr="00F8793D" w:rsidRDefault="00F8793D" w:rsidP="00F8793D">
      <w:pPr>
        <w:pStyle w:val="af9"/>
        <w:numPr>
          <w:ilvl w:val="0"/>
          <w:numId w:val="38"/>
        </w:numPr>
        <w:spacing w:after="240" w:line="276" w:lineRule="auto"/>
        <w:rPr>
          <w:rFonts w:ascii="Arial" w:hAnsi="Arial" w:cs="Arial"/>
          <w:color w:val="000000" w:themeColor="text1"/>
        </w:rPr>
      </w:pPr>
      <w:r w:rsidRPr="00F8793D">
        <w:rPr>
          <w:rFonts w:ascii="Arial" w:hAnsi="Arial" w:cs="Arial"/>
          <w:color w:val="000000" w:themeColor="text1"/>
        </w:rPr>
        <w:t xml:space="preserve">Технический комитет </w:t>
      </w:r>
      <w:r w:rsidR="00E91639">
        <w:rPr>
          <w:rFonts w:ascii="Arial" w:hAnsi="Arial" w:cs="Arial"/>
          <w:color w:val="000000" w:themeColor="text1"/>
        </w:rPr>
        <w:t>УО</w:t>
      </w:r>
      <w:r>
        <w:rPr>
          <w:rFonts w:ascii="Arial" w:hAnsi="Arial" w:cs="Arial"/>
          <w:color w:val="000000" w:themeColor="text1"/>
        </w:rPr>
        <w:t>;</w:t>
      </w:r>
    </w:p>
    <w:p w14:paraId="675084DC" w14:textId="1210852F" w:rsidR="00961998" w:rsidRPr="000C73CB" w:rsidRDefault="00F8793D">
      <w:pPr>
        <w:pStyle w:val="af9"/>
        <w:numPr>
          <w:ilvl w:val="0"/>
          <w:numId w:val="38"/>
        </w:numPr>
        <w:spacing w:after="240" w:line="276" w:lineRule="auto"/>
        <w:rPr>
          <w:rFonts w:ascii="Arial" w:hAnsi="Arial" w:cs="Arial"/>
          <w:color w:val="000000" w:themeColor="text1"/>
        </w:rPr>
      </w:pPr>
      <w:r w:rsidRPr="000C73CB">
        <w:rPr>
          <w:rFonts w:ascii="Arial" w:hAnsi="Arial" w:cs="Arial"/>
          <w:color w:val="000000" w:themeColor="text1"/>
        </w:rPr>
        <w:t>Технический комитет УК</w:t>
      </w:r>
      <w:r w:rsidR="00961998" w:rsidRPr="000C73CB">
        <w:rPr>
          <w:rFonts w:ascii="Arial" w:hAnsi="Arial" w:cs="Arial"/>
          <w:color w:val="000000" w:themeColor="text1"/>
        </w:rPr>
        <w:t>.</w:t>
      </w:r>
    </w:p>
    <w:p w14:paraId="5A3DD229" w14:textId="77777777" w:rsidR="00286817" w:rsidRPr="00286817" w:rsidRDefault="00286817" w:rsidP="00286817">
      <w:pPr>
        <w:spacing w:after="240" w:line="276" w:lineRule="auto"/>
        <w:ind w:firstLine="567"/>
        <w:rPr>
          <w:rFonts w:ascii="Arial" w:hAnsi="Arial" w:cs="Arial"/>
          <w:color w:val="000000" w:themeColor="text1"/>
        </w:rPr>
      </w:pPr>
      <w:r w:rsidRPr="00286817">
        <w:rPr>
          <w:rFonts w:ascii="Arial" w:hAnsi="Arial" w:cs="Arial"/>
          <w:color w:val="000000" w:themeColor="text1"/>
        </w:rPr>
        <w:t xml:space="preserve">Шаги бизнес-процесса </w:t>
      </w:r>
      <w:r>
        <w:rPr>
          <w:rFonts w:ascii="Arial" w:hAnsi="Arial" w:cs="Arial"/>
          <w:color w:val="000000" w:themeColor="text1"/>
        </w:rPr>
        <w:t>ф</w:t>
      </w:r>
      <w:r w:rsidRPr="00286817">
        <w:rPr>
          <w:rFonts w:ascii="Arial" w:hAnsi="Arial" w:cs="Arial"/>
          <w:color w:val="000000" w:themeColor="text1"/>
        </w:rPr>
        <w:t>орм</w:t>
      </w:r>
      <w:r>
        <w:rPr>
          <w:rFonts w:ascii="Arial" w:hAnsi="Arial" w:cs="Arial"/>
          <w:color w:val="000000" w:themeColor="text1"/>
        </w:rPr>
        <w:t xml:space="preserve">ирования </w:t>
      </w:r>
      <w:r w:rsidRPr="00286817">
        <w:rPr>
          <w:rFonts w:ascii="Arial" w:hAnsi="Arial" w:cs="Arial"/>
          <w:color w:val="000000" w:themeColor="text1"/>
        </w:rPr>
        <w:t>годового бюджета воздействий на производственные активы описаны в разделе 5.2.</w:t>
      </w:r>
      <w:r>
        <w:rPr>
          <w:rFonts w:ascii="Arial" w:hAnsi="Arial" w:cs="Arial"/>
          <w:color w:val="000000" w:themeColor="text1"/>
        </w:rPr>
        <w:t>3</w:t>
      </w:r>
      <w:r w:rsidRPr="00286817">
        <w:rPr>
          <w:rFonts w:ascii="Arial" w:hAnsi="Arial" w:cs="Arial"/>
          <w:color w:val="000000" w:themeColor="text1"/>
        </w:rPr>
        <w:t xml:space="preserve"> настоящего документа.</w:t>
      </w:r>
    </w:p>
    <w:p w14:paraId="2306CCF4" w14:textId="30E231E2" w:rsidR="00CF329F" w:rsidRDefault="00CF329F" w:rsidP="00286817">
      <w:pPr>
        <w:spacing w:after="240" w:line="276" w:lineRule="auto"/>
        <w:ind w:firstLine="567"/>
        <w:rPr>
          <w:rFonts w:ascii="Arial" w:hAnsi="Arial" w:cs="Arial"/>
          <w:color w:val="000000" w:themeColor="text1"/>
        </w:rPr>
      </w:pPr>
      <w:r>
        <w:rPr>
          <w:rFonts w:ascii="Arial" w:hAnsi="Arial" w:cs="Arial"/>
          <w:color w:val="000000" w:themeColor="text1"/>
        </w:rPr>
        <w:t>Б</w:t>
      </w:r>
      <w:r w:rsidR="00286817" w:rsidRPr="00286817">
        <w:rPr>
          <w:rFonts w:ascii="Arial" w:hAnsi="Arial" w:cs="Arial"/>
          <w:color w:val="000000" w:themeColor="text1"/>
        </w:rPr>
        <w:t xml:space="preserve">изнес-процесс </w:t>
      </w:r>
      <w:r w:rsidR="00286817">
        <w:rPr>
          <w:rFonts w:ascii="Arial" w:hAnsi="Arial" w:cs="Arial"/>
          <w:color w:val="000000" w:themeColor="text1"/>
        </w:rPr>
        <w:t>ф</w:t>
      </w:r>
      <w:r w:rsidR="00286817" w:rsidRPr="00286817">
        <w:rPr>
          <w:rFonts w:ascii="Arial" w:hAnsi="Arial" w:cs="Arial"/>
          <w:color w:val="000000" w:themeColor="text1"/>
        </w:rPr>
        <w:t>орм</w:t>
      </w:r>
      <w:r w:rsidR="00286817">
        <w:rPr>
          <w:rFonts w:ascii="Arial" w:hAnsi="Arial" w:cs="Arial"/>
          <w:color w:val="000000" w:themeColor="text1"/>
        </w:rPr>
        <w:t xml:space="preserve">ирования </w:t>
      </w:r>
      <w:r w:rsidR="00286817" w:rsidRPr="00286817">
        <w:rPr>
          <w:rFonts w:ascii="Arial" w:hAnsi="Arial" w:cs="Arial"/>
          <w:color w:val="000000" w:themeColor="text1"/>
        </w:rPr>
        <w:t xml:space="preserve">годового бюджета воздействий на производственные активы </w:t>
      </w:r>
      <w:r>
        <w:rPr>
          <w:rFonts w:ascii="Arial" w:hAnsi="Arial" w:cs="Arial"/>
          <w:color w:val="000000" w:themeColor="text1"/>
        </w:rPr>
        <w:t>регламентируется следующими документами:</w:t>
      </w:r>
    </w:p>
    <w:p w14:paraId="578B9234" w14:textId="6DB5150E" w:rsidR="00CF329F" w:rsidRPr="009936BB" w:rsidRDefault="002E6C85" w:rsidP="009936BB">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t>ERP.13.9_10_100_PM</w:t>
      </w:r>
      <w:r w:rsidR="00CF329F">
        <w:rPr>
          <w:rFonts w:ascii="Arial" w:hAnsi="Arial" w:cs="Arial"/>
          <w:color w:val="000000" w:themeColor="text1"/>
        </w:rPr>
        <w:t xml:space="preserve"> «</w:t>
      </w:r>
      <w:r w:rsidR="00CF329F" w:rsidRPr="009936BB">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CF329F">
        <w:rPr>
          <w:rFonts w:ascii="Arial" w:hAnsi="Arial" w:cs="Arial"/>
          <w:color w:val="000000" w:themeColor="text1"/>
        </w:rPr>
        <w:t>»;</w:t>
      </w:r>
    </w:p>
    <w:p w14:paraId="7ABA6524" w14:textId="56F5AC80" w:rsidR="00CF329F" w:rsidRPr="009936BB" w:rsidRDefault="002E6C85" w:rsidP="009936BB">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t>ERP.13.9_10_101_PM</w:t>
      </w:r>
      <w:r w:rsidR="00CF329F">
        <w:rPr>
          <w:rFonts w:ascii="Arial" w:hAnsi="Arial" w:cs="Arial"/>
          <w:color w:val="000000" w:themeColor="text1"/>
        </w:rPr>
        <w:t xml:space="preserve"> «</w:t>
      </w:r>
      <w:r w:rsidR="00CF329F" w:rsidRPr="009936BB">
        <w:rPr>
          <w:rFonts w:ascii="Arial" w:hAnsi="Arial" w:cs="Arial"/>
          <w:color w:val="000000" w:themeColor="text1"/>
        </w:rPr>
        <w:t>Методика планирования и контроля факта затрат на поддержание прои</w:t>
      </w:r>
      <w:r w:rsidR="00CF329F">
        <w:rPr>
          <w:rFonts w:ascii="Arial" w:hAnsi="Arial" w:cs="Arial"/>
          <w:color w:val="000000" w:themeColor="text1"/>
        </w:rPr>
        <w:t>зводственных активов (с учё</w:t>
      </w:r>
      <w:r w:rsidR="00CF329F" w:rsidRPr="009936BB">
        <w:rPr>
          <w:rFonts w:ascii="Arial" w:hAnsi="Arial" w:cs="Arial"/>
          <w:color w:val="000000" w:themeColor="text1"/>
        </w:rPr>
        <w:t>том капитализации затрат на ремонт основных средств)</w:t>
      </w:r>
      <w:r w:rsidR="00CF329F">
        <w:rPr>
          <w:rFonts w:ascii="Arial" w:hAnsi="Arial" w:cs="Arial"/>
          <w:color w:val="000000" w:themeColor="text1"/>
        </w:rPr>
        <w:t>».</w:t>
      </w:r>
    </w:p>
    <w:p w14:paraId="73EBF133" w14:textId="77777777" w:rsidR="00310D9E" w:rsidRPr="00B26985" w:rsidRDefault="00310D9E" w:rsidP="00310D9E">
      <w:pPr>
        <w:spacing w:after="240" w:line="276" w:lineRule="auto"/>
        <w:ind w:firstLine="567"/>
        <w:rPr>
          <w:rFonts w:ascii="Arial" w:hAnsi="Arial" w:cs="Arial"/>
          <w:color w:val="000000" w:themeColor="text1"/>
        </w:rPr>
      </w:pPr>
      <w:r>
        <w:rPr>
          <w:rFonts w:ascii="Arial" w:hAnsi="Arial" w:cs="Arial"/>
          <w:color w:val="000000" w:themeColor="text1"/>
        </w:rPr>
        <w:t>Схема бизнес-процесса ф</w:t>
      </w:r>
      <w:r w:rsidRPr="00286817">
        <w:rPr>
          <w:rFonts w:ascii="Arial" w:hAnsi="Arial" w:cs="Arial"/>
          <w:color w:val="000000" w:themeColor="text1"/>
        </w:rPr>
        <w:t>орм</w:t>
      </w:r>
      <w:r>
        <w:rPr>
          <w:rFonts w:ascii="Arial" w:hAnsi="Arial" w:cs="Arial"/>
          <w:color w:val="000000" w:themeColor="text1"/>
        </w:rPr>
        <w:t xml:space="preserve">ирования </w:t>
      </w:r>
      <w:r w:rsidRPr="00286817">
        <w:rPr>
          <w:rFonts w:ascii="Arial" w:hAnsi="Arial" w:cs="Arial"/>
          <w:color w:val="000000" w:themeColor="text1"/>
        </w:rPr>
        <w:t>годового бюджета воздействий на производственные активы</w:t>
      </w:r>
      <w:r>
        <w:rPr>
          <w:rFonts w:ascii="Arial" w:hAnsi="Arial" w:cs="Arial"/>
          <w:color w:val="000000" w:themeColor="text1"/>
        </w:rPr>
        <w:t xml:space="preserve"> расположена в программе </w:t>
      </w:r>
      <w:r>
        <w:rPr>
          <w:rFonts w:ascii="Arial" w:hAnsi="Arial" w:cs="Arial"/>
          <w:color w:val="000000" w:themeColor="text1"/>
          <w:lang w:val="en-US"/>
        </w:rPr>
        <w:t>Aris</w:t>
      </w:r>
      <w:r>
        <w:rPr>
          <w:rFonts w:ascii="Arial" w:hAnsi="Arial" w:cs="Arial"/>
          <w:color w:val="000000" w:themeColor="text1"/>
        </w:rPr>
        <w:t xml:space="preserve"> по </w:t>
      </w:r>
      <w:r w:rsidRPr="00B26985">
        <w:rPr>
          <w:rFonts w:ascii="Arial" w:hAnsi="Arial" w:cs="Arial"/>
          <w:color w:val="000000" w:themeColor="text1"/>
        </w:rPr>
        <w:t xml:space="preserve">адресу: </w:t>
      </w:r>
      <w:r w:rsidRPr="009936BB">
        <w:rPr>
          <w:rFonts w:ascii="Arial" w:eastAsia="Calibri" w:hAnsi="Arial" w:cs="Arial"/>
        </w:rPr>
        <w:t>ПОЛЮС/Главная папка/4. В разработке/ERP/ПП-07 Управление производственными активами/</w:t>
      </w:r>
      <w:r w:rsidR="00B26985" w:rsidRPr="00B26985">
        <w:rPr>
          <w:rFonts w:ascii="Arial" w:eastAsia="Calibri" w:hAnsi="Arial" w:cs="Arial"/>
        </w:rPr>
        <w:t>ПП-07.06 Формирование и управление бюджетом программы управления производственными активами</w:t>
      </w:r>
      <w:r w:rsidR="00B26985" w:rsidRPr="009936BB">
        <w:rPr>
          <w:rFonts w:ascii="Arial" w:eastAsia="Calibri" w:hAnsi="Arial" w:cs="Arial"/>
        </w:rPr>
        <w:t>/</w:t>
      </w:r>
    </w:p>
    <w:p w14:paraId="3D9137E0" w14:textId="619A58AA" w:rsidR="00310D9E" w:rsidRDefault="009F4279" w:rsidP="00310D9E">
      <w:pPr>
        <w:spacing w:after="240" w:line="276" w:lineRule="auto"/>
        <w:ind w:firstLine="567"/>
        <w:rPr>
          <w:rFonts w:ascii="Arial" w:hAnsi="Arial" w:cs="Arial"/>
          <w:color w:val="000000" w:themeColor="text1"/>
        </w:rPr>
      </w:pPr>
      <w:r>
        <w:rPr>
          <w:rFonts w:ascii="Arial" w:hAnsi="Arial" w:cs="Arial"/>
          <w:color w:val="000000" w:themeColor="text1"/>
        </w:rPr>
        <w:t>Схема бизнес-процесса</w:t>
      </w:r>
      <w:r w:rsidR="00310D9E" w:rsidRPr="00FE59F3">
        <w:rPr>
          <w:rFonts w:ascii="Arial" w:hAnsi="Arial" w:cs="Arial"/>
          <w:color w:val="000000" w:themeColor="text1"/>
        </w:rPr>
        <w:t xml:space="preserve"> «</w:t>
      </w:r>
      <w:r w:rsidR="00310D9E" w:rsidRPr="00310D9E">
        <w:rPr>
          <w:rFonts w:ascii="Arial" w:hAnsi="Arial" w:cs="Arial"/>
          <w:color w:val="000000" w:themeColor="text1"/>
        </w:rPr>
        <w:t>ПП-07.06.03-ERP «Формирование годового бюджета воз</w:t>
      </w:r>
      <w:r w:rsidR="00310D9E">
        <w:rPr>
          <w:rFonts w:ascii="Arial" w:hAnsi="Arial" w:cs="Arial"/>
          <w:color w:val="000000" w:themeColor="text1"/>
        </w:rPr>
        <w:t>действий на производственные ак</w:t>
      </w:r>
      <w:r w:rsidR="00310D9E" w:rsidRPr="00310D9E">
        <w:rPr>
          <w:rFonts w:ascii="Arial" w:hAnsi="Arial" w:cs="Arial"/>
          <w:color w:val="000000" w:themeColor="text1"/>
        </w:rPr>
        <w:t>тивы</w:t>
      </w:r>
      <w:r w:rsidR="00310D9E">
        <w:rPr>
          <w:rFonts w:ascii="Arial" w:hAnsi="Arial" w:cs="Arial"/>
          <w:color w:val="000000" w:themeColor="text1"/>
        </w:rPr>
        <w:t>» приведе</w:t>
      </w:r>
      <w:r w:rsidR="00310D9E" w:rsidRPr="00FE59F3">
        <w:rPr>
          <w:rFonts w:ascii="Arial" w:hAnsi="Arial" w:cs="Arial"/>
          <w:color w:val="000000" w:themeColor="text1"/>
        </w:rPr>
        <w:t>н</w:t>
      </w:r>
      <w:r>
        <w:rPr>
          <w:rFonts w:ascii="Arial" w:hAnsi="Arial" w:cs="Arial"/>
          <w:color w:val="000000" w:themeColor="text1"/>
        </w:rPr>
        <w:t>а</w:t>
      </w:r>
      <w:r w:rsidR="00310D9E" w:rsidRPr="00FE59F3">
        <w:rPr>
          <w:rFonts w:ascii="Arial" w:hAnsi="Arial" w:cs="Arial"/>
          <w:color w:val="000000" w:themeColor="text1"/>
        </w:rPr>
        <w:t xml:space="preserve"> в </w:t>
      </w:r>
      <w:r w:rsidR="00310D9E">
        <w:rPr>
          <w:rFonts w:ascii="Arial" w:hAnsi="Arial" w:cs="Arial"/>
          <w:color w:val="000000" w:themeColor="text1"/>
        </w:rPr>
        <w:t>Приложении</w:t>
      </w:r>
      <w:r w:rsidR="00310D9E" w:rsidRPr="00FE59F3">
        <w:rPr>
          <w:rFonts w:ascii="Arial" w:hAnsi="Arial" w:cs="Arial"/>
          <w:color w:val="000000" w:themeColor="text1"/>
        </w:rPr>
        <w:t xml:space="preserve"> № 1. </w:t>
      </w:r>
      <w:r w:rsidR="00310D9E">
        <w:rPr>
          <w:rFonts w:ascii="Arial" w:hAnsi="Arial" w:cs="Arial"/>
          <w:color w:val="000000" w:themeColor="text1"/>
        </w:rPr>
        <w:t>«</w:t>
      </w:r>
      <w:r w:rsidR="00310D9E" w:rsidRPr="00FE59F3">
        <w:rPr>
          <w:rFonts w:ascii="Arial" w:hAnsi="Arial" w:cs="Arial"/>
          <w:color w:val="000000" w:themeColor="text1"/>
        </w:rPr>
        <w:t xml:space="preserve">Модели бизнес-процессов» </w:t>
      </w:r>
      <w:r w:rsidR="00310D9E">
        <w:rPr>
          <w:rFonts w:ascii="Arial" w:hAnsi="Arial" w:cs="Arial"/>
          <w:color w:val="000000" w:themeColor="text1"/>
        </w:rPr>
        <w:t>настоящего</w:t>
      </w:r>
      <w:r w:rsidR="00310D9E" w:rsidRPr="00FE59F3">
        <w:rPr>
          <w:rFonts w:ascii="Arial" w:hAnsi="Arial" w:cs="Arial"/>
          <w:color w:val="000000" w:themeColor="text1"/>
        </w:rPr>
        <w:t xml:space="preserve"> документа.</w:t>
      </w:r>
    </w:p>
    <w:p w14:paraId="07195A14" w14:textId="77777777" w:rsidR="00310D9E" w:rsidRPr="00286817" w:rsidRDefault="00310D9E" w:rsidP="00286817">
      <w:pPr>
        <w:spacing w:after="240" w:line="276" w:lineRule="auto"/>
        <w:ind w:firstLine="567"/>
        <w:rPr>
          <w:rFonts w:ascii="Arial" w:hAnsi="Arial" w:cs="Arial"/>
          <w:color w:val="000000" w:themeColor="text1"/>
        </w:rPr>
      </w:pPr>
    </w:p>
    <w:p w14:paraId="72A1729A" w14:textId="77777777" w:rsidR="00B4077E" w:rsidRDefault="00B4077E">
      <w:pPr>
        <w:pStyle w:val="3"/>
      </w:pPr>
      <w:bookmarkStart w:id="716" w:name="_Toc77357540"/>
      <w:r w:rsidRPr="000835FE">
        <w:t>Описание бизнес-процесса</w:t>
      </w:r>
      <w:r>
        <w:t xml:space="preserve"> </w:t>
      </w:r>
      <w:r w:rsidRPr="00B4077E">
        <w:t xml:space="preserve">ПП-07.06.04-ERP </w:t>
      </w:r>
      <w:r>
        <w:t>«</w:t>
      </w:r>
      <w:r w:rsidRPr="00B4077E">
        <w:t>Исполнение, корректировка и контроль бюджета во</w:t>
      </w:r>
      <w:r w:rsidR="00C57A16">
        <w:t>здей</w:t>
      </w:r>
      <w:r w:rsidRPr="00B4077E">
        <w:t>ствий на производственные активы</w:t>
      </w:r>
      <w:r>
        <w:t>»</w:t>
      </w:r>
      <w:bookmarkEnd w:id="716"/>
    </w:p>
    <w:p w14:paraId="36B666C5" w14:textId="79486811" w:rsidR="00D62BA0" w:rsidRDefault="00C57A16" w:rsidP="00B4077E">
      <w:pPr>
        <w:spacing w:after="240" w:line="276" w:lineRule="auto"/>
        <w:ind w:firstLine="567"/>
        <w:rPr>
          <w:rFonts w:ascii="Arial" w:hAnsi="Arial" w:cs="Arial"/>
          <w:color w:val="000000" w:themeColor="text1"/>
        </w:rPr>
      </w:pPr>
      <w:r w:rsidRPr="00C57A16">
        <w:rPr>
          <w:rFonts w:ascii="Arial" w:hAnsi="Arial" w:cs="Arial"/>
          <w:color w:val="000000" w:themeColor="text1"/>
        </w:rPr>
        <w:t>Бизнес-процесс</w:t>
      </w:r>
      <w:r>
        <w:rPr>
          <w:rFonts w:ascii="Arial" w:hAnsi="Arial" w:cs="Arial"/>
          <w:color w:val="000000" w:themeColor="text1"/>
        </w:rPr>
        <w:t xml:space="preserve"> исполнения, корректировки и контроля </w:t>
      </w:r>
      <w:r w:rsidR="009F573A">
        <w:rPr>
          <w:rFonts w:ascii="Arial" w:hAnsi="Arial" w:cs="Arial"/>
          <w:color w:val="000000" w:themeColor="text1"/>
        </w:rPr>
        <w:t>бюджета воздействий на производ</w:t>
      </w:r>
      <w:r w:rsidRPr="00C57A16">
        <w:rPr>
          <w:rFonts w:ascii="Arial" w:hAnsi="Arial" w:cs="Arial"/>
          <w:color w:val="000000" w:themeColor="text1"/>
        </w:rPr>
        <w:t>ственные активы</w:t>
      </w:r>
      <w:r>
        <w:rPr>
          <w:rFonts w:ascii="Arial" w:hAnsi="Arial" w:cs="Arial"/>
          <w:color w:val="000000" w:themeColor="text1"/>
        </w:rPr>
        <w:t xml:space="preserve"> </w:t>
      </w:r>
      <w:r w:rsidR="009F573A">
        <w:rPr>
          <w:rFonts w:ascii="Arial" w:hAnsi="Arial" w:cs="Arial"/>
          <w:color w:val="000000" w:themeColor="text1"/>
        </w:rPr>
        <w:t xml:space="preserve">содержит шаги по анализу причин </w:t>
      </w:r>
      <w:r w:rsidR="007122FC">
        <w:rPr>
          <w:rFonts w:ascii="Arial" w:hAnsi="Arial" w:cs="Arial"/>
          <w:color w:val="000000" w:themeColor="text1"/>
        </w:rPr>
        <w:t xml:space="preserve">отклонений от </w:t>
      </w:r>
      <w:r w:rsidR="009F573A">
        <w:rPr>
          <w:rFonts w:ascii="Arial" w:hAnsi="Arial" w:cs="Arial"/>
          <w:color w:val="000000" w:themeColor="text1"/>
        </w:rPr>
        <w:t>бюджета и внесению в него необходимых регламентированных изменений.</w:t>
      </w:r>
    </w:p>
    <w:p w14:paraId="4322A325" w14:textId="22D99EE8" w:rsidR="007122FC" w:rsidRDefault="009F573A" w:rsidP="00D62BA0">
      <w:pPr>
        <w:spacing w:after="240" w:line="276" w:lineRule="auto"/>
        <w:ind w:firstLine="567"/>
        <w:rPr>
          <w:rFonts w:ascii="Arial" w:hAnsi="Arial" w:cs="Arial"/>
          <w:color w:val="000000" w:themeColor="text1"/>
        </w:rPr>
      </w:pPr>
      <w:r>
        <w:rPr>
          <w:rFonts w:ascii="Arial" w:hAnsi="Arial" w:cs="Arial"/>
          <w:color w:val="000000" w:themeColor="text1"/>
        </w:rPr>
        <w:t>Исполнение бюджета осуществляется в процессах, описывающих</w:t>
      </w:r>
      <w:r w:rsidR="002E1D62">
        <w:rPr>
          <w:rFonts w:ascii="Arial" w:hAnsi="Arial" w:cs="Arial"/>
          <w:color w:val="000000" w:themeColor="text1"/>
        </w:rPr>
        <w:t xml:space="preserve"> выполнение операций воздействий</w:t>
      </w:r>
      <w:r>
        <w:rPr>
          <w:rFonts w:ascii="Arial" w:hAnsi="Arial" w:cs="Arial"/>
          <w:color w:val="000000" w:themeColor="text1"/>
        </w:rPr>
        <w:t xml:space="preserve"> на производственные активы</w:t>
      </w:r>
      <w:r w:rsidR="00D62BA0">
        <w:rPr>
          <w:rFonts w:ascii="Arial" w:hAnsi="Arial" w:cs="Arial"/>
          <w:color w:val="000000" w:themeColor="text1"/>
        </w:rPr>
        <w:t xml:space="preserve">. Эти процессы описаны в следующих методологических </w:t>
      </w:r>
      <w:r w:rsidR="002E1D62">
        <w:rPr>
          <w:rFonts w:ascii="Arial" w:hAnsi="Arial" w:cs="Arial"/>
          <w:color w:val="000000" w:themeColor="text1"/>
        </w:rPr>
        <w:t xml:space="preserve">и проектных </w:t>
      </w:r>
      <w:r w:rsidR="00D62BA0">
        <w:rPr>
          <w:rFonts w:ascii="Arial" w:hAnsi="Arial" w:cs="Arial"/>
          <w:color w:val="000000" w:themeColor="text1"/>
        </w:rPr>
        <w:t>документах:</w:t>
      </w:r>
    </w:p>
    <w:p w14:paraId="11B1E34E" w14:textId="29E7926D" w:rsidR="007122FC" w:rsidRDefault="002E6C85" w:rsidP="009936BB">
      <w:pPr>
        <w:pStyle w:val="af9"/>
        <w:numPr>
          <w:ilvl w:val="0"/>
          <w:numId w:val="44"/>
        </w:numPr>
        <w:spacing w:after="240" w:line="276" w:lineRule="auto"/>
        <w:rPr>
          <w:rFonts w:ascii="Arial" w:hAnsi="Arial" w:cs="Arial"/>
          <w:color w:val="000000" w:themeColor="text1"/>
        </w:rPr>
      </w:pPr>
      <w:r>
        <w:rPr>
          <w:rFonts w:ascii="Arial" w:hAnsi="Arial" w:cs="Arial"/>
          <w:color w:val="000000" w:themeColor="text1"/>
        </w:rPr>
        <w:t>ERP.13.9_10_100_PM</w:t>
      </w:r>
      <w:r w:rsidR="007122FC">
        <w:rPr>
          <w:rFonts w:ascii="Arial" w:hAnsi="Arial" w:cs="Arial"/>
          <w:color w:val="000000" w:themeColor="text1"/>
        </w:rPr>
        <w:t xml:space="preserve"> «</w:t>
      </w:r>
      <w:r w:rsidR="007122FC" w:rsidRPr="009936BB">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7122FC">
        <w:rPr>
          <w:rFonts w:ascii="Arial" w:hAnsi="Arial" w:cs="Arial"/>
          <w:color w:val="000000" w:themeColor="text1"/>
        </w:rPr>
        <w:t>»;</w:t>
      </w:r>
    </w:p>
    <w:p w14:paraId="1B6415B4" w14:textId="33E936F7" w:rsidR="007122FC" w:rsidRDefault="002E6C85" w:rsidP="009936BB">
      <w:pPr>
        <w:pStyle w:val="af9"/>
        <w:numPr>
          <w:ilvl w:val="0"/>
          <w:numId w:val="44"/>
        </w:numPr>
        <w:spacing w:after="240" w:line="276" w:lineRule="auto"/>
        <w:rPr>
          <w:rFonts w:ascii="Arial" w:hAnsi="Arial" w:cs="Arial"/>
          <w:color w:val="000000" w:themeColor="text1"/>
        </w:rPr>
      </w:pPr>
      <w:r>
        <w:rPr>
          <w:rFonts w:ascii="Arial" w:hAnsi="Arial" w:cs="Arial"/>
          <w:color w:val="000000" w:themeColor="text1"/>
        </w:rPr>
        <w:t>ERP.13.9_10_101_PM</w:t>
      </w:r>
      <w:r w:rsidR="007122FC">
        <w:rPr>
          <w:rFonts w:ascii="Arial" w:hAnsi="Arial" w:cs="Arial"/>
          <w:color w:val="000000" w:themeColor="text1"/>
        </w:rPr>
        <w:t xml:space="preserve"> «</w:t>
      </w:r>
      <w:r w:rsidR="007122FC" w:rsidRPr="009936BB">
        <w:rPr>
          <w:rFonts w:ascii="Arial" w:hAnsi="Arial" w:cs="Arial"/>
          <w:color w:val="000000" w:themeColor="text1"/>
        </w:rPr>
        <w:t>Методика планирования и контроля факта затрат на поддержание производст</w:t>
      </w:r>
      <w:r w:rsidR="00181E2F">
        <w:rPr>
          <w:rFonts w:ascii="Arial" w:hAnsi="Arial" w:cs="Arial"/>
          <w:color w:val="000000" w:themeColor="text1"/>
        </w:rPr>
        <w:t>венных активов (с учё</w:t>
      </w:r>
      <w:r w:rsidR="007122FC" w:rsidRPr="009936BB">
        <w:rPr>
          <w:rFonts w:ascii="Arial" w:hAnsi="Arial" w:cs="Arial"/>
          <w:color w:val="000000" w:themeColor="text1"/>
        </w:rPr>
        <w:t>том капитализации затрат на ремонт основных средств)</w:t>
      </w:r>
      <w:r w:rsidR="007122FC">
        <w:rPr>
          <w:rFonts w:ascii="Arial" w:hAnsi="Arial" w:cs="Arial"/>
          <w:color w:val="000000" w:themeColor="text1"/>
        </w:rPr>
        <w:t>»</w:t>
      </w:r>
    </w:p>
    <w:p w14:paraId="6288F661" w14:textId="14EE73A1" w:rsidR="007122FC" w:rsidRDefault="00713013" w:rsidP="009936BB">
      <w:pPr>
        <w:pStyle w:val="af9"/>
        <w:numPr>
          <w:ilvl w:val="0"/>
          <w:numId w:val="44"/>
        </w:numPr>
        <w:spacing w:after="240" w:line="276" w:lineRule="auto"/>
        <w:rPr>
          <w:rFonts w:ascii="Arial" w:hAnsi="Arial" w:cs="Arial"/>
          <w:color w:val="000000" w:themeColor="text1"/>
        </w:rPr>
      </w:pPr>
      <w:r>
        <w:rPr>
          <w:rFonts w:ascii="Arial" w:hAnsi="Arial" w:cs="Arial"/>
          <w:color w:val="000000" w:themeColor="text1"/>
        </w:rPr>
        <w:t>ERP</w:t>
      </w:r>
      <w:r w:rsidR="00494ECB">
        <w:rPr>
          <w:rFonts w:ascii="Arial" w:hAnsi="Arial" w:cs="Arial"/>
          <w:color w:val="000000" w:themeColor="text1"/>
        </w:rPr>
        <w:t>.13.9.</w:t>
      </w:r>
      <w:r>
        <w:rPr>
          <w:rFonts w:ascii="Arial" w:hAnsi="Arial" w:cs="Arial"/>
          <w:color w:val="000000" w:themeColor="text1"/>
        </w:rPr>
        <w:t>2.</w:t>
      </w:r>
      <w:r w:rsidR="00181E2F" w:rsidRPr="00181E2F">
        <w:rPr>
          <w:rFonts w:ascii="Arial" w:hAnsi="Arial" w:cs="Arial"/>
          <w:color w:val="000000" w:themeColor="text1"/>
        </w:rPr>
        <w:t>54</w:t>
      </w:r>
      <w:r w:rsidR="00181E2F">
        <w:rPr>
          <w:rFonts w:ascii="Arial" w:hAnsi="Arial" w:cs="Arial"/>
          <w:color w:val="000000" w:themeColor="text1"/>
        </w:rPr>
        <w:t xml:space="preserve"> «</w:t>
      </w:r>
      <w:r w:rsidR="00181E2F" w:rsidRPr="009936BB">
        <w:rPr>
          <w:rFonts w:ascii="Arial" w:hAnsi="Arial" w:cs="Arial"/>
          <w:color w:val="000000" w:themeColor="text1"/>
        </w:rPr>
        <w:t>Оперативное планирование мероприятий ТОиР</w:t>
      </w:r>
      <w:r w:rsidR="00181E2F">
        <w:rPr>
          <w:rFonts w:ascii="Arial" w:hAnsi="Arial" w:cs="Arial"/>
          <w:color w:val="000000" w:themeColor="text1"/>
        </w:rPr>
        <w:t>»;</w:t>
      </w:r>
    </w:p>
    <w:p w14:paraId="7B59CF56" w14:textId="1AD6AF6C" w:rsidR="00181E2F" w:rsidRPr="009936BB" w:rsidRDefault="00713013" w:rsidP="009936BB">
      <w:pPr>
        <w:pStyle w:val="af9"/>
        <w:numPr>
          <w:ilvl w:val="0"/>
          <w:numId w:val="44"/>
        </w:numPr>
        <w:spacing w:after="240" w:line="276" w:lineRule="auto"/>
        <w:rPr>
          <w:rFonts w:ascii="Arial" w:hAnsi="Arial" w:cs="Arial"/>
          <w:color w:val="000000" w:themeColor="text1"/>
        </w:rPr>
      </w:pPr>
      <w:r>
        <w:rPr>
          <w:rFonts w:ascii="Arial" w:hAnsi="Arial" w:cs="Arial"/>
          <w:color w:val="000000" w:themeColor="text1"/>
        </w:rPr>
        <w:t>ERP</w:t>
      </w:r>
      <w:r w:rsidR="00494ECB">
        <w:rPr>
          <w:rFonts w:ascii="Arial" w:hAnsi="Arial" w:cs="Arial"/>
          <w:color w:val="000000" w:themeColor="text1"/>
        </w:rPr>
        <w:t>.13.9.</w:t>
      </w:r>
      <w:r>
        <w:rPr>
          <w:rFonts w:ascii="Arial" w:hAnsi="Arial" w:cs="Arial"/>
          <w:color w:val="000000" w:themeColor="text1"/>
        </w:rPr>
        <w:t>2.</w:t>
      </w:r>
      <w:r w:rsidR="00181E2F" w:rsidRPr="00181E2F">
        <w:rPr>
          <w:rFonts w:ascii="Arial" w:hAnsi="Arial" w:cs="Arial"/>
          <w:color w:val="000000" w:themeColor="text1"/>
        </w:rPr>
        <w:t>55</w:t>
      </w:r>
      <w:r w:rsidR="00181E2F">
        <w:rPr>
          <w:rFonts w:ascii="Arial" w:hAnsi="Arial" w:cs="Arial"/>
          <w:color w:val="000000" w:themeColor="text1"/>
        </w:rPr>
        <w:t xml:space="preserve"> «Выполнение и фактический учё</w:t>
      </w:r>
      <w:r w:rsidR="00181E2F" w:rsidRPr="009936BB">
        <w:rPr>
          <w:rFonts w:ascii="Arial" w:hAnsi="Arial" w:cs="Arial"/>
          <w:color w:val="000000" w:themeColor="text1"/>
        </w:rPr>
        <w:t>т работ</w:t>
      </w:r>
      <w:r w:rsidR="00181E2F">
        <w:rPr>
          <w:rFonts w:ascii="Arial" w:hAnsi="Arial" w:cs="Arial"/>
          <w:color w:val="000000" w:themeColor="text1"/>
        </w:rPr>
        <w:t>»</w:t>
      </w:r>
    </w:p>
    <w:p w14:paraId="7CCB78B1" w14:textId="39148419" w:rsidR="00C57A16" w:rsidRDefault="009F573A" w:rsidP="00B4077E">
      <w:pPr>
        <w:spacing w:after="240" w:line="276" w:lineRule="auto"/>
        <w:ind w:firstLine="567"/>
        <w:rPr>
          <w:rFonts w:ascii="Arial" w:hAnsi="Arial" w:cs="Arial"/>
          <w:color w:val="000000" w:themeColor="text1"/>
        </w:rPr>
      </w:pPr>
      <w:r>
        <w:rPr>
          <w:rFonts w:ascii="Arial" w:hAnsi="Arial" w:cs="Arial"/>
          <w:color w:val="000000" w:themeColor="text1"/>
        </w:rPr>
        <w:t xml:space="preserve">Контроль исполнения бюджета выполняется </w:t>
      </w:r>
      <w:r w:rsidR="002E1D62">
        <w:rPr>
          <w:rFonts w:ascii="Arial" w:hAnsi="Arial" w:cs="Arial"/>
          <w:color w:val="000000" w:themeColor="text1"/>
        </w:rPr>
        <w:t>в процессе</w:t>
      </w:r>
      <w:r>
        <w:rPr>
          <w:rFonts w:ascii="Arial" w:hAnsi="Arial" w:cs="Arial"/>
          <w:color w:val="000000" w:themeColor="text1"/>
        </w:rPr>
        <w:t xml:space="preserve"> формирования </w:t>
      </w:r>
      <w:r w:rsidR="002E1D62">
        <w:rPr>
          <w:rFonts w:ascii="Arial" w:hAnsi="Arial" w:cs="Arial"/>
          <w:color w:val="000000" w:themeColor="text1"/>
        </w:rPr>
        <w:t>и анализа отчётности. Этот процесс описан в концептуальном дизайне</w:t>
      </w:r>
      <w:r w:rsidR="00D02E7B">
        <w:rPr>
          <w:rFonts w:ascii="Arial" w:hAnsi="Arial" w:cs="Arial"/>
          <w:color w:val="000000" w:themeColor="text1"/>
        </w:rPr>
        <w:t xml:space="preserve">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00D02E7B" w:rsidRPr="00D02E7B">
        <w:rPr>
          <w:rFonts w:ascii="Arial" w:hAnsi="Arial" w:cs="Arial"/>
          <w:color w:val="000000" w:themeColor="text1"/>
        </w:rPr>
        <w:t>15</w:t>
      </w:r>
      <w:r w:rsidR="002E1D62">
        <w:rPr>
          <w:rFonts w:ascii="Arial" w:hAnsi="Arial" w:cs="Arial"/>
          <w:color w:val="000000" w:themeColor="text1"/>
        </w:rPr>
        <w:t xml:space="preserve"> «</w:t>
      </w:r>
      <w:r w:rsidR="002B0E04" w:rsidRPr="002E1D62">
        <w:rPr>
          <w:rFonts w:ascii="Arial" w:hAnsi="Arial" w:cs="Arial"/>
          <w:color w:val="000000" w:themeColor="text1"/>
        </w:rPr>
        <w:t>Отчётность</w:t>
      </w:r>
      <w:r w:rsidR="002E1D62" w:rsidRPr="002E1D62">
        <w:rPr>
          <w:rFonts w:ascii="Arial" w:hAnsi="Arial" w:cs="Arial"/>
          <w:color w:val="000000" w:themeColor="text1"/>
        </w:rPr>
        <w:t xml:space="preserve"> по направлению ТОиР</w:t>
      </w:r>
      <w:r w:rsidR="002E1D62">
        <w:rPr>
          <w:rFonts w:ascii="Arial" w:hAnsi="Arial" w:cs="Arial"/>
          <w:color w:val="000000" w:themeColor="text1"/>
        </w:rPr>
        <w:t>».</w:t>
      </w:r>
    </w:p>
    <w:p w14:paraId="24E20CF9" w14:textId="77777777" w:rsidR="00BF5795" w:rsidRDefault="00BF5795" w:rsidP="00B4077E">
      <w:pPr>
        <w:spacing w:after="240" w:line="276" w:lineRule="auto"/>
        <w:ind w:firstLine="567"/>
        <w:rPr>
          <w:rFonts w:ascii="Arial" w:hAnsi="Arial" w:cs="Arial"/>
          <w:color w:val="000000" w:themeColor="text1"/>
        </w:rPr>
      </w:pPr>
      <w:r w:rsidRPr="00BF5795">
        <w:rPr>
          <w:rFonts w:ascii="Arial" w:hAnsi="Arial" w:cs="Arial"/>
          <w:color w:val="000000" w:themeColor="text1"/>
        </w:rPr>
        <w:t xml:space="preserve">Процесс </w:t>
      </w:r>
      <w:r w:rsidR="00632C7E">
        <w:rPr>
          <w:rFonts w:ascii="Arial" w:hAnsi="Arial" w:cs="Arial"/>
          <w:color w:val="000000" w:themeColor="text1"/>
        </w:rPr>
        <w:t xml:space="preserve">исполнения, корректировки и </w:t>
      </w:r>
      <w:r w:rsidR="00632C7E" w:rsidRPr="00632C7E">
        <w:rPr>
          <w:rFonts w:ascii="Arial" w:hAnsi="Arial" w:cs="Arial"/>
          <w:color w:val="000000" w:themeColor="text1"/>
        </w:rPr>
        <w:t>контрол</w:t>
      </w:r>
      <w:r w:rsidR="00632C7E">
        <w:rPr>
          <w:rFonts w:ascii="Arial" w:hAnsi="Arial" w:cs="Arial"/>
          <w:color w:val="000000" w:themeColor="text1"/>
        </w:rPr>
        <w:t xml:space="preserve">я </w:t>
      </w:r>
      <w:r w:rsidR="00632C7E" w:rsidRPr="00632C7E">
        <w:rPr>
          <w:rFonts w:ascii="Arial" w:hAnsi="Arial" w:cs="Arial"/>
          <w:color w:val="000000" w:themeColor="text1"/>
        </w:rPr>
        <w:t xml:space="preserve">бюджета воздействий на производственные активы </w:t>
      </w:r>
      <w:r w:rsidR="00B84FE2">
        <w:rPr>
          <w:rFonts w:ascii="Arial" w:hAnsi="Arial" w:cs="Arial"/>
          <w:color w:val="000000" w:themeColor="text1"/>
        </w:rPr>
        <w:t>описывается далее в настоящем документе</w:t>
      </w:r>
      <w:r w:rsidR="00632C7E">
        <w:rPr>
          <w:rFonts w:ascii="Arial" w:hAnsi="Arial" w:cs="Arial"/>
          <w:color w:val="000000" w:themeColor="text1"/>
        </w:rPr>
        <w:t>.</w:t>
      </w:r>
    </w:p>
    <w:p w14:paraId="0F186AE0" w14:textId="67C2B1A0" w:rsidR="00D85BC8" w:rsidRPr="00C87736" w:rsidRDefault="00D85BC8" w:rsidP="00D85BC8">
      <w:pPr>
        <w:spacing w:after="240" w:line="276" w:lineRule="auto"/>
        <w:ind w:firstLine="567"/>
        <w:rPr>
          <w:rFonts w:ascii="Arial" w:hAnsi="Arial" w:cs="Arial"/>
          <w:color w:val="000000" w:themeColor="text1"/>
        </w:rPr>
      </w:pPr>
      <w:r w:rsidRPr="00C87736">
        <w:rPr>
          <w:rFonts w:ascii="Arial" w:hAnsi="Arial" w:cs="Arial"/>
          <w:color w:val="000000" w:themeColor="text1"/>
        </w:rPr>
        <w:t>В случае исчерпания бюджетных лимитов на СПП-элементе</w:t>
      </w:r>
      <w:r w:rsidR="006F6E6C">
        <w:rPr>
          <w:rFonts w:ascii="Arial" w:hAnsi="Arial" w:cs="Arial"/>
          <w:color w:val="000000" w:themeColor="text1"/>
        </w:rPr>
        <w:t xml:space="preserve"> (иерархической структуры</w:t>
      </w:r>
      <w:r w:rsidR="002923D9" w:rsidRPr="00D34937">
        <w:rPr>
          <w:rFonts w:ascii="Arial" w:hAnsi="Arial" w:cs="Arial"/>
          <w:color w:val="000000" w:themeColor="text1"/>
        </w:rPr>
        <w:t xml:space="preserve"> о</w:t>
      </w:r>
      <w:r w:rsidR="002923D9">
        <w:rPr>
          <w:rFonts w:ascii="Arial" w:hAnsi="Arial" w:cs="Arial"/>
          <w:color w:val="000000" w:themeColor="text1"/>
        </w:rPr>
        <w:t>бъектов, используемых для планирования и учёта за</w:t>
      </w:r>
      <w:r w:rsidR="002923D9" w:rsidRPr="00D34937">
        <w:rPr>
          <w:rFonts w:ascii="Arial" w:hAnsi="Arial" w:cs="Arial"/>
          <w:color w:val="000000" w:themeColor="text1"/>
        </w:rPr>
        <w:t>трат</w:t>
      </w:r>
      <w:r w:rsidR="002923D9">
        <w:rPr>
          <w:rFonts w:ascii="Arial" w:hAnsi="Arial" w:cs="Arial"/>
          <w:color w:val="000000" w:themeColor="text1"/>
        </w:rPr>
        <w:t xml:space="preserve">, а также капитальных вложений. Подробнее в разделе </w:t>
      </w:r>
      <w:r w:rsidR="006F6E6C">
        <w:rPr>
          <w:rFonts w:ascii="Arial" w:hAnsi="Arial" w:cs="Arial"/>
          <w:color w:val="000000" w:themeColor="text1"/>
        </w:rPr>
        <w:t>5.6 настоящего КД)</w:t>
      </w:r>
      <w:r w:rsidRPr="00C87736">
        <w:rPr>
          <w:rFonts w:ascii="Arial" w:hAnsi="Arial" w:cs="Arial"/>
          <w:color w:val="000000" w:themeColor="text1"/>
        </w:rPr>
        <w:t xml:space="preserve">, система не позволяет </w:t>
      </w:r>
      <w:r>
        <w:rPr>
          <w:rFonts w:ascii="Arial" w:hAnsi="Arial" w:cs="Arial"/>
          <w:color w:val="000000" w:themeColor="text1"/>
        </w:rPr>
        <w:t>исполнять</w:t>
      </w:r>
      <w:r w:rsidRPr="00C87736">
        <w:rPr>
          <w:rFonts w:ascii="Arial" w:hAnsi="Arial" w:cs="Arial"/>
          <w:color w:val="000000" w:themeColor="text1"/>
        </w:rPr>
        <w:t xml:space="preserve"> </w:t>
      </w:r>
      <w:r>
        <w:rPr>
          <w:rFonts w:ascii="Arial" w:hAnsi="Arial" w:cs="Arial"/>
          <w:color w:val="000000" w:themeColor="text1"/>
        </w:rPr>
        <w:t>воздействия</w:t>
      </w:r>
      <w:r w:rsidRPr="00C87736">
        <w:rPr>
          <w:rFonts w:ascii="Arial" w:hAnsi="Arial" w:cs="Arial"/>
          <w:color w:val="000000" w:themeColor="text1"/>
        </w:rPr>
        <w:t xml:space="preserve">, </w:t>
      </w:r>
      <w:r w:rsidR="006F6E6C">
        <w:rPr>
          <w:rFonts w:ascii="Arial" w:hAnsi="Arial" w:cs="Arial"/>
          <w:color w:val="000000" w:themeColor="text1"/>
        </w:rPr>
        <w:t>затраты на которые запланированы</w:t>
      </w:r>
      <w:r w:rsidRPr="00C87736">
        <w:rPr>
          <w:rFonts w:ascii="Arial" w:hAnsi="Arial" w:cs="Arial"/>
          <w:color w:val="000000" w:themeColor="text1"/>
        </w:rPr>
        <w:t xml:space="preserve"> </w:t>
      </w:r>
      <w:r>
        <w:rPr>
          <w:rFonts w:ascii="Arial" w:hAnsi="Arial" w:cs="Arial"/>
          <w:color w:val="000000" w:themeColor="text1"/>
        </w:rPr>
        <w:t>на это</w:t>
      </w:r>
      <w:r w:rsidR="00633EE3">
        <w:rPr>
          <w:rFonts w:ascii="Arial" w:hAnsi="Arial" w:cs="Arial"/>
          <w:color w:val="000000" w:themeColor="text1"/>
        </w:rPr>
        <w:t xml:space="preserve">м </w:t>
      </w:r>
      <w:r w:rsidRPr="00C87736">
        <w:rPr>
          <w:rFonts w:ascii="Arial" w:hAnsi="Arial" w:cs="Arial"/>
          <w:color w:val="000000" w:themeColor="text1"/>
        </w:rPr>
        <w:t>СПП-элемент</w:t>
      </w:r>
      <w:r w:rsidR="00633EE3">
        <w:rPr>
          <w:rFonts w:ascii="Arial" w:hAnsi="Arial" w:cs="Arial"/>
          <w:color w:val="000000" w:themeColor="text1"/>
        </w:rPr>
        <w:t>е</w:t>
      </w:r>
      <w:r w:rsidRPr="00C87736">
        <w:rPr>
          <w:rFonts w:ascii="Arial" w:hAnsi="Arial" w:cs="Arial"/>
          <w:color w:val="000000" w:themeColor="text1"/>
        </w:rPr>
        <w:t>. В этом случае инициируется к</w:t>
      </w:r>
      <w:r>
        <w:rPr>
          <w:rFonts w:ascii="Arial" w:hAnsi="Arial" w:cs="Arial"/>
          <w:color w:val="000000" w:themeColor="text1"/>
        </w:rPr>
        <w:t>орректировка бюджетных лимитов в соответствии со следующими сценариями</w:t>
      </w:r>
      <w:r w:rsidRPr="00C87736">
        <w:rPr>
          <w:rFonts w:ascii="Arial" w:hAnsi="Arial" w:cs="Arial"/>
          <w:color w:val="000000" w:themeColor="text1"/>
        </w:rPr>
        <w:t>:</w:t>
      </w:r>
    </w:p>
    <w:p w14:paraId="57B9A316" w14:textId="75B4A726" w:rsidR="00A331CC" w:rsidRPr="00A331CC" w:rsidRDefault="00A331CC" w:rsidP="009936BB">
      <w:pPr>
        <w:pStyle w:val="af9"/>
        <w:numPr>
          <w:ilvl w:val="0"/>
          <w:numId w:val="25"/>
        </w:numPr>
        <w:spacing w:after="240" w:line="276" w:lineRule="auto"/>
        <w:rPr>
          <w:rFonts w:ascii="Arial" w:hAnsi="Arial" w:cs="Arial"/>
          <w:color w:val="000000" w:themeColor="text1"/>
        </w:rPr>
      </w:pPr>
      <w:r w:rsidRPr="00A331CC">
        <w:rPr>
          <w:rFonts w:ascii="Arial" w:hAnsi="Arial" w:cs="Arial"/>
          <w:color w:val="000000" w:themeColor="text1"/>
        </w:rPr>
        <w:t>перераспределение лимитов без увеличения общего лимита на БЕ:</w:t>
      </w:r>
    </w:p>
    <w:p w14:paraId="07B25797" w14:textId="19C20EEC" w:rsidR="00A331CC" w:rsidRPr="00A331CC" w:rsidRDefault="00A331CC" w:rsidP="009936BB">
      <w:pPr>
        <w:pStyle w:val="af9"/>
        <w:numPr>
          <w:ilvl w:val="1"/>
          <w:numId w:val="25"/>
        </w:numPr>
        <w:spacing w:after="240" w:line="276" w:lineRule="auto"/>
        <w:rPr>
          <w:rFonts w:ascii="Arial" w:hAnsi="Arial" w:cs="Arial"/>
          <w:color w:val="000000" w:themeColor="text1"/>
        </w:rPr>
      </w:pPr>
      <w:r w:rsidRPr="00A331CC">
        <w:rPr>
          <w:rFonts w:ascii="Arial" w:hAnsi="Arial" w:cs="Arial"/>
          <w:color w:val="000000" w:themeColor="text1"/>
        </w:rPr>
        <w:t>перенос лимитов с другого СПП-элемента в рамках одного направления;</w:t>
      </w:r>
    </w:p>
    <w:p w14:paraId="5FD6F21A" w14:textId="107E94DE" w:rsidR="00A331CC" w:rsidRPr="00A331CC" w:rsidRDefault="00A331CC" w:rsidP="009936BB">
      <w:pPr>
        <w:pStyle w:val="af9"/>
        <w:numPr>
          <w:ilvl w:val="1"/>
          <w:numId w:val="25"/>
        </w:numPr>
        <w:spacing w:after="240" w:line="276" w:lineRule="auto"/>
        <w:rPr>
          <w:rFonts w:ascii="Arial" w:hAnsi="Arial" w:cs="Arial"/>
          <w:color w:val="000000" w:themeColor="text1"/>
        </w:rPr>
      </w:pPr>
      <w:r w:rsidRPr="00A331CC">
        <w:rPr>
          <w:rFonts w:ascii="Arial" w:hAnsi="Arial" w:cs="Arial"/>
          <w:color w:val="000000" w:themeColor="text1"/>
        </w:rPr>
        <w:t>запрос ресурсов из СПП-элемента «Резерв OPEX» или «Резерв CAPEX» на уровне БЕ (в случае наличия средств на СПП-элементе);</w:t>
      </w:r>
    </w:p>
    <w:p w14:paraId="5412BCC4" w14:textId="1F9150EE" w:rsidR="00A331CC" w:rsidRPr="00A331CC" w:rsidRDefault="00A331CC" w:rsidP="009936BB">
      <w:pPr>
        <w:pStyle w:val="af9"/>
        <w:numPr>
          <w:ilvl w:val="0"/>
          <w:numId w:val="25"/>
        </w:numPr>
        <w:spacing w:after="240" w:line="276" w:lineRule="auto"/>
        <w:rPr>
          <w:rFonts w:ascii="Arial" w:hAnsi="Arial" w:cs="Arial"/>
          <w:color w:val="000000" w:themeColor="text1"/>
        </w:rPr>
      </w:pPr>
      <w:r w:rsidRPr="00A331CC">
        <w:rPr>
          <w:rFonts w:ascii="Arial" w:hAnsi="Arial" w:cs="Arial"/>
          <w:color w:val="000000" w:themeColor="text1"/>
        </w:rPr>
        <w:t>увеличение бюджетных лимитов на БЕ:</w:t>
      </w:r>
    </w:p>
    <w:p w14:paraId="6CF15893" w14:textId="6C986C42" w:rsidR="00A331CC" w:rsidRDefault="00A331CC" w:rsidP="009936BB">
      <w:pPr>
        <w:pStyle w:val="af9"/>
        <w:numPr>
          <w:ilvl w:val="1"/>
          <w:numId w:val="25"/>
        </w:numPr>
        <w:spacing w:after="240" w:line="276" w:lineRule="auto"/>
        <w:rPr>
          <w:rFonts w:ascii="Arial" w:hAnsi="Arial" w:cs="Arial"/>
          <w:color w:val="000000" w:themeColor="text1"/>
        </w:rPr>
      </w:pPr>
      <w:r w:rsidRPr="00A331CC">
        <w:rPr>
          <w:rFonts w:ascii="Arial" w:hAnsi="Arial" w:cs="Arial"/>
          <w:color w:val="000000" w:themeColor="text1"/>
        </w:rPr>
        <w:t>запрос ресурсов из СПП-элемента «Резерв OPEX» или «Резерв CAPEX» на уровне УК (в случае наличия средств на СПП-элементе).</w:t>
      </w:r>
    </w:p>
    <w:p w14:paraId="4AA2FD2D" w14:textId="631C7FF5" w:rsidR="00A331CC" w:rsidRDefault="00A331CC">
      <w:pPr>
        <w:spacing w:after="240" w:line="276" w:lineRule="auto"/>
        <w:ind w:firstLine="567"/>
        <w:rPr>
          <w:rFonts w:ascii="Arial" w:hAnsi="Arial" w:cs="Arial"/>
          <w:color w:val="000000" w:themeColor="text1"/>
        </w:rPr>
      </w:pPr>
      <w:r w:rsidRPr="00A331CC">
        <w:rPr>
          <w:rFonts w:ascii="Arial" w:hAnsi="Arial" w:cs="Arial"/>
          <w:color w:val="000000" w:themeColor="text1"/>
        </w:rPr>
        <w:t xml:space="preserve">Процесс </w:t>
      </w:r>
      <w:r w:rsidR="00D03821">
        <w:rPr>
          <w:rFonts w:ascii="Arial" w:hAnsi="Arial" w:cs="Arial"/>
          <w:color w:val="000000" w:themeColor="text1"/>
        </w:rPr>
        <w:t>корректировки</w:t>
      </w:r>
      <w:r w:rsidRPr="00A331CC">
        <w:rPr>
          <w:rFonts w:ascii="Arial" w:hAnsi="Arial" w:cs="Arial"/>
          <w:color w:val="000000" w:themeColor="text1"/>
        </w:rPr>
        <w:t xml:space="preserve"> бюджетных лимитов </w:t>
      </w:r>
      <w:r w:rsidR="00D03821">
        <w:rPr>
          <w:rFonts w:ascii="Arial" w:hAnsi="Arial" w:cs="Arial"/>
          <w:color w:val="000000" w:themeColor="text1"/>
        </w:rPr>
        <w:t xml:space="preserve">как путём их перераспределения </w:t>
      </w:r>
      <w:r w:rsidRPr="00A331CC">
        <w:rPr>
          <w:rFonts w:ascii="Arial" w:hAnsi="Arial" w:cs="Arial"/>
          <w:color w:val="000000" w:themeColor="text1"/>
        </w:rPr>
        <w:t>без увеличения общего лимита на БЕ</w:t>
      </w:r>
      <w:r w:rsidR="00D03821">
        <w:rPr>
          <w:rFonts w:ascii="Arial" w:hAnsi="Arial" w:cs="Arial"/>
          <w:color w:val="000000" w:themeColor="text1"/>
        </w:rPr>
        <w:t xml:space="preserve">, так и с увеличением бюджетных лимитом на БЕ описан в документе </w:t>
      </w:r>
      <w:r w:rsidR="002E6C85">
        <w:rPr>
          <w:rFonts w:ascii="Arial" w:hAnsi="Arial" w:cs="Arial"/>
          <w:color w:val="000000" w:themeColor="text1"/>
        </w:rPr>
        <w:t>ERP.13.9_10_101_PM</w:t>
      </w:r>
      <w:r w:rsidR="00D03821">
        <w:rPr>
          <w:rFonts w:ascii="Arial" w:hAnsi="Arial" w:cs="Arial"/>
          <w:color w:val="000000" w:themeColor="text1"/>
        </w:rPr>
        <w:t xml:space="preserve"> «</w:t>
      </w:r>
      <w:r w:rsidR="00D03821" w:rsidRPr="00D03821">
        <w:rPr>
          <w:rFonts w:ascii="Arial" w:hAnsi="Arial" w:cs="Arial"/>
          <w:color w:val="000000" w:themeColor="text1"/>
        </w:rPr>
        <w:t>Методика планирования и контроля факта затрат на поддержание производственных активов (с</w:t>
      </w:r>
      <w:r w:rsidR="00D03821">
        <w:rPr>
          <w:rFonts w:ascii="Arial" w:hAnsi="Arial" w:cs="Arial"/>
          <w:color w:val="000000" w:themeColor="text1"/>
        </w:rPr>
        <w:t xml:space="preserve"> учё</w:t>
      </w:r>
      <w:r w:rsidR="00D03821" w:rsidRPr="00D03821">
        <w:rPr>
          <w:rFonts w:ascii="Arial" w:hAnsi="Arial" w:cs="Arial"/>
          <w:color w:val="000000" w:themeColor="text1"/>
        </w:rPr>
        <w:t>том капитализации затрат на ремонт основных средств)</w:t>
      </w:r>
      <w:r w:rsidR="00D03821">
        <w:rPr>
          <w:rFonts w:ascii="Arial" w:hAnsi="Arial" w:cs="Arial"/>
          <w:color w:val="000000" w:themeColor="text1"/>
        </w:rPr>
        <w:t>».</w:t>
      </w:r>
    </w:p>
    <w:p w14:paraId="6B24719B" w14:textId="77777777" w:rsidR="00B36B03" w:rsidRDefault="00B36B03" w:rsidP="00C87736">
      <w:pPr>
        <w:spacing w:after="240" w:line="276" w:lineRule="auto"/>
        <w:ind w:firstLine="567"/>
        <w:rPr>
          <w:rFonts w:ascii="Arial" w:hAnsi="Arial" w:cs="Arial"/>
          <w:color w:val="000000" w:themeColor="text1"/>
        </w:rPr>
      </w:pPr>
      <w:r>
        <w:rPr>
          <w:rFonts w:ascii="Arial" w:hAnsi="Arial" w:cs="Arial"/>
          <w:color w:val="000000" w:themeColor="text1"/>
        </w:rPr>
        <w:t xml:space="preserve">Фактические </w:t>
      </w:r>
      <w:r w:rsidR="00B84FE2">
        <w:rPr>
          <w:rFonts w:ascii="Arial" w:hAnsi="Arial" w:cs="Arial"/>
          <w:color w:val="000000" w:themeColor="text1"/>
        </w:rPr>
        <w:t xml:space="preserve">операционные </w:t>
      </w:r>
      <w:r>
        <w:rPr>
          <w:rFonts w:ascii="Arial" w:hAnsi="Arial" w:cs="Arial"/>
          <w:color w:val="000000" w:themeColor="text1"/>
        </w:rPr>
        <w:t xml:space="preserve">затраты и </w:t>
      </w:r>
      <w:r w:rsidR="00B84FE2">
        <w:rPr>
          <w:rFonts w:ascii="Arial" w:hAnsi="Arial" w:cs="Arial"/>
          <w:color w:val="000000" w:themeColor="text1"/>
        </w:rPr>
        <w:t xml:space="preserve">капитальные </w:t>
      </w:r>
      <w:r>
        <w:rPr>
          <w:rFonts w:ascii="Arial" w:hAnsi="Arial" w:cs="Arial"/>
          <w:color w:val="000000" w:themeColor="text1"/>
        </w:rPr>
        <w:t xml:space="preserve">вложения по </w:t>
      </w:r>
      <w:r w:rsidR="00B84FE2">
        <w:rPr>
          <w:rFonts w:ascii="Arial" w:hAnsi="Arial" w:cs="Arial"/>
          <w:color w:val="000000" w:themeColor="text1"/>
        </w:rPr>
        <w:t xml:space="preserve">годовому </w:t>
      </w:r>
      <w:r>
        <w:rPr>
          <w:rFonts w:ascii="Arial" w:hAnsi="Arial" w:cs="Arial"/>
          <w:color w:val="000000" w:themeColor="text1"/>
        </w:rPr>
        <w:t>бюдже</w:t>
      </w:r>
      <w:r w:rsidR="00C87736">
        <w:rPr>
          <w:rFonts w:ascii="Arial" w:hAnsi="Arial" w:cs="Arial"/>
          <w:color w:val="000000" w:themeColor="text1"/>
        </w:rPr>
        <w:t xml:space="preserve">ту воздействий на производственные активы отражаются в системе по результатам закрытия месяца, </w:t>
      </w:r>
      <w:r w:rsidRPr="00B36B03">
        <w:rPr>
          <w:rFonts w:ascii="Arial" w:hAnsi="Arial" w:cs="Arial"/>
          <w:color w:val="000000" w:themeColor="text1"/>
        </w:rPr>
        <w:t xml:space="preserve">квартала </w:t>
      </w:r>
      <w:r w:rsidR="00C87736">
        <w:rPr>
          <w:rFonts w:ascii="Arial" w:hAnsi="Arial" w:cs="Arial"/>
          <w:color w:val="000000" w:themeColor="text1"/>
        </w:rPr>
        <w:t xml:space="preserve">и года. </w:t>
      </w:r>
      <w:r w:rsidR="00C87736" w:rsidRPr="00C87736">
        <w:rPr>
          <w:rFonts w:ascii="Arial" w:hAnsi="Arial" w:cs="Arial"/>
          <w:color w:val="000000" w:themeColor="text1"/>
        </w:rPr>
        <w:t xml:space="preserve">На основании данных о фактических затратах за истекший период, в системе формируется план-факт </w:t>
      </w:r>
      <w:r w:rsidR="00B84FE2">
        <w:rPr>
          <w:rFonts w:ascii="Arial" w:hAnsi="Arial" w:cs="Arial"/>
          <w:color w:val="000000" w:themeColor="text1"/>
        </w:rPr>
        <w:t>отчётность</w:t>
      </w:r>
      <w:r w:rsidR="00C87736" w:rsidRPr="00C87736">
        <w:rPr>
          <w:rFonts w:ascii="Arial" w:hAnsi="Arial" w:cs="Arial"/>
          <w:color w:val="000000" w:themeColor="text1"/>
        </w:rPr>
        <w:t xml:space="preserve"> в разрезе СПП-элементов с целью выявления тенденции к превышению плановых значений по затратам.</w:t>
      </w:r>
    </w:p>
    <w:p w14:paraId="693CE541" w14:textId="2279AD2E" w:rsidR="00013DFE" w:rsidRDefault="00013DFE" w:rsidP="00E94015">
      <w:pPr>
        <w:spacing w:after="240" w:line="276" w:lineRule="auto"/>
        <w:ind w:firstLine="567"/>
        <w:rPr>
          <w:rFonts w:ascii="Arial" w:hAnsi="Arial" w:cs="Arial"/>
          <w:color w:val="000000" w:themeColor="text1"/>
        </w:rPr>
      </w:pPr>
      <w:r w:rsidRPr="00013DFE">
        <w:rPr>
          <w:rFonts w:ascii="Arial" w:hAnsi="Arial" w:cs="Arial"/>
          <w:color w:val="000000" w:themeColor="text1"/>
        </w:rPr>
        <w:t>В случае формирования профицита на проектах, по закрытию отчётного периода (месяц) сэкономленные денежные средства со всех СПП-элементов автоматически переносятся на СПП-элемент «Резерв OPEX» или «Резерв CAPEX» в зависимости от типа затрат</w:t>
      </w:r>
      <w:r w:rsidRPr="009936BB">
        <w:rPr>
          <w:rFonts w:ascii="Arial" w:hAnsi="Arial" w:cs="Arial"/>
          <w:color w:val="000000" w:themeColor="text1"/>
        </w:rPr>
        <w:t xml:space="preserve"> (</w:t>
      </w:r>
      <w:r>
        <w:rPr>
          <w:rFonts w:ascii="Arial" w:hAnsi="Arial" w:cs="Arial"/>
          <w:color w:val="000000" w:themeColor="text1"/>
        </w:rPr>
        <w:t xml:space="preserve">код в реестре разработок </w:t>
      </w:r>
      <w:r w:rsidRPr="00013DFE">
        <w:rPr>
          <w:rFonts w:ascii="Arial" w:hAnsi="Arial" w:cs="Arial"/>
          <w:color w:val="000000" w:themeColor="text1"/>
        </w:rPr>
        <w:t>MCB19</w:t>
      </w:r>
      <w:r w:rsidR="00C97BC6">
        <w:rPr>
          <w:rFonts w:ascii="Arial" w:hAnsi="Arial" w:cs="Arial"/>
          <w:color w:val="000000" w:themeColor="text1"/>
        </w:rPr>
        <w:t>, описание в разделе 5.10 настоящего КД</w:t>
      </w:r>
      <w:r>
        <w:rPr>
          <w:rFonts w:ascii="Arial" w:hAnsi="Arial" w:cs="Arial"/>
          <w:color w:val="000000" w:themeColor="text1"/>
        </w:rPr>
        <w:t>)</w:t>
      </w:r>
      <w:r w:rsidRPr="00013DFE">
        <w:rPr>
          <w:rFonts w:ascii="Arial" w:hAnsi="Arial" w:cs="Arial"/>
          <w:color w:val="000000" w:themeColor="text1"/>
        </w:rPr>
        <w:t>.</w:t>
      </w:r>
    </w:p>
    <w:p w14:paraId="4C75FDDB" w14:textId="77777777" w:rsidR="003351C5" w:rsidRPr="003351C5" w:rsidRDefault="003351C5" w:rsidP="003351C5">
      <w:pPr>
        <w:spacing w:after="240" w:line="276" w:lineRule="auto"/>
        <w:ind w:firstLine="567"/>
        <w:rPr>
          <w:rFonts w:ascii="Arial" w:hAnsi="Arial" w:cs="Arial"/>
          <w:color w:val="000000" w:themeColor="text1"/>
        </w:rPr>
      </w:pPr>
      <w:r w:rsidRPr="003351C5">
        <w:rPr>
          <w:rFonts w:ascii="Arial" w:hAnsi="Arial" w:cs="Arial"/>
          <w:color w:val="000000" w:themeColor="text1"/>
        </w:rPr>
        <w:t>Анализ</w:t>
      </w:r>
      <w:r w:rsidR="00B84FE2">
        <w:rPr>
          <w:rFonts w:ascii="Arial" w:hAnsi="Arial" w:cs="Arial"/>
          <w:color w:val="000000" w:themeColor="text1"/>
        </w:rPr>
        <w:t xml:space="preserve"> бюджетов</w:t>
      </w:r>
      <w:r w:rsidRPr="003351C5">
        <w:rPr>
          <w:rFonts w:ascii="Arial" w:hAnsi="Arial" w:cs="Arial"/>
          <w:color w:val="000000" w:themeColor="text1"/>
        </w:rPr>
        <w:t xml:space="preserve"> </w:t>
      </w:r>
      <w:r>
        <w:rPr>
          <w:rFonts w:ascii="Arial" w:hAnsi="Arial" w:cs="Arial"/>
          <w:color w:val="000000" w:themeColor="text1"/>
        </w:rPr>
        <w:t>воздействий возможен по следующим</w:t>
      </w:r>
      <w:r w:rsidRPr="003351C5">
        <w:rPr>
          <w:rFonts w:ascii="Arial" w:hAnsi="Arial" w:cs="Arial"/>
          <w:color w:val="000000" w:themeColor="text1"/>
        </w:rPr>
        <w:t xml:space="preserve"> направления</w:t>
      </w:r>
      <w:r>
        <w:rPr>
          <w:rFonts w:ascii="Arial" w:hAnsi="Arial" w:cs="Arial"/>
          <w:color w:val="000000" w:themeColor="text1"/>
        </w:rPr>
        <w:t>м</w:t>
      </w:r>
      <w:r w:rsidRPr="003351C5">
        <w:rPr>
          <w:rFonts w:ascii="Arial" w:hAnsi="Arial" w:cs="Arial"/>
          <w:color w:val="000000" w:themeColor="text1"/>
        </w:rPr>
        <w:t>:</w:t>
      </w:r>
    </w:p>
    <w:p w14:paraId="659885C9" w14:textId="77777777" w:rsidR="003351C5" w:rsidRDefault="003351C5" w:rsidP="000A1539">
      <w:pPr>
        <w:pStyle w:val="af9"/>
        <w:numPr>
          <w:ilvl w:val="0"/>
          <w:numId w:val="26"/>
        </w:numPr>
        <w:spacing w:after="240" w:line="276" w:lineRule="auto"/>
        <w:rPr>
          <w:rFonts w:ascii="Arial" w:hAnsi="Arial" w:cs="Arial"/>
          <w:color w:val="000000" w:themeColor="text1"/>
        </w:rPr>
      </w:pPr>
      <w:r w:rsidRPr="003351C5">
        <w:rPr>
          <w:rFonts w:ascii="Arial" w:hAnsi="Arial" w:cs="Arial"/>
          <w:color w:val="000000" w:themeColor="text1"/>
        </w:rPr>
        <w:t>Плановый бюджет – бюджет планируемых затрат всех видов воздействий в годовом, среднесрочном и долгос</w:t>
      </w:r>
      <w:r>
        <w:rPr>
          <w:rFonts w:ascii="Arial" w:hAnsi="Arial" w:cs="Arial"/>
          <w:color w:val="000000" w:themeColor="text1"/>
        </w:rPr>
        <w:t>рочном горизонте планирования</w:t>
      </w:r>
      <w:r w:rsidRPr="003351C5">
        <w:rPr>
          <w:rFonts w:ascii="Arial" w:hAnsi="Arial" w:cs="Arial"/>
          <w:color w:val="000000" w:themeColor="text1"/>
        </w:rPr>
        <w:t>.</w:t>
      </w:r>
    </w:p>
    <w:p w14:paraId="275157F2" w14:textId="77777777" w:rsidR="003351C5" w:rsidRDefault="003351C5" w:rsidP="000A1539">
      <w:pPr>
        <w:pStyle w:val="af9"/>
        <w:numPr>
          <w:ilvl w:val="0"/>
          <w:numId w:val="26"/>
        </w:numPr>
        <w:spacing w:after="240" w:line="276" w:lineRule="auto"/>
        <w:rPr>
          <w:rFonts w:ascii="Arial" w:hAnsi="Arial" w:cs="Arial"/>
          <w:color w:val="000000" w:themeColor="text1"/>
        </w:rPr>
      </w:pPr>
      <w:r w:rsidRPr="003351C5">
        <w:rPr>
          <w:rFonts w:ascii="Arial" w:hAnsi="Arial" w:cs="Arial"/>
          <w:color w:val="000000" w:themeColor="text1"/>
        </w:rPr>
        <w:t>Фактический бюджет – бюджет, отражающий фактически</w:t>
      </w:r>
      <w:r>
        <w:rPr>
          <w:rFonts w:ascii="Arial" w:hAnsi="Arial" w:cs="Arial"/>
          <w:color w:val="000000" w:themeColor="text1"/>
        </w:rPr>
        <w:t>е</w:t>
      </w:r>
      <w:r w:rsidRPr="003351C5">
        <w:rPr>
          <w:rFonts w:ascii="Arial" w:hAnsi="Arial" w:cs="Arial"/>
          <w:color w:val="000000" w:themeColor="text1"/>
        </w:rPr>
        <w:t xml:space="preserve"> затраты годового бюджета по результатам отчётного периода (мес</w:t>
      </w:r>
      <w:r w:rsidR="00260F29">
        <w:rPr>
          <w:rFonts w:ascii="Arial" w:hAnsi="Arial" w:cs="Arial"/>
          <w:color w:val="000000" w:themeColor="text1"/>
        </w:rPr>
        <w:t>яц, квартал, год).</w:t>
      </w:r>
    </w:p>
    <w:p w14:paraId="76A7B647" w14:textId="77777777" w:rsidR="003351C5" w:rsidRPr="003351C5" w:rsidRDefault="003351C5" w:rsidP="000A1539">
      <w:pPr>
        <w:pStyle w:val="af9"/>
        <w:numPr>
          <w:ilvl w:val="0"/>
          <w:numId w:val="26"/>
        </w:numPr>
        <w:spacing w:after="240" w:line="276" w:lineRule="auto"/>
        <w:rPr>
          <w:rFonts w:ascii="Arial" w:hAnsi="Arial" w:cs="Arial"/>
          <w:color w:val="000000" w:themeColor="text1"/>
        </w:rPr>
      </w:pPr>
      <w:r w:rsidRPr="003351C5">
        <w:rPr>
          <w:rFonts w:ascii="Arial" w:hAnsi="Arial" w:cs="Arial"/>
          <w:color w:val="000000" w:themeColor="text1"/>
        </w:rPr>
        <w:t>Прогнозный бюджет – бюджет, включающий в себя фактически</w:t>
      </w:r>
      <w:r w:rsidR="00260F29">
        <w:rPr>
          <w:rFonts w:ascii="Arial" w:hAnsi="Arial" w:cs="Arial"/>
          <w:color w:val="000000" w:themeColor="text1"/>
        </w:rPr>
        <w:t>е</w:t>
      </w:r>
      <w:r w:rsidRPr="003351C5">
        <w:rPr>
          <w:rFonts w:ascii="Arial" w:hAnsi="Arial" w:cs="Arial"/>
          <w:color w:val="000000" w:themeColor="text1"/>
        </w:rPr>
        <w:t xml:space="preserve"> </w:t>
      </w:r>
      <w:r w:rsidR="00260F29">
        <w:rPr>
          <w:rFonts w:ascii="Arial" w:hAnsi="Arial" w:cs="Arial"/>
          <w:color w:val="000000" w:themeColor="text1"/>
        </w:rPr>
        <w:t>затраты за рассматриваемый отчё</w:t>
      </w:r>
      <w:r w:rsidRPr="003351C5">
        <w:rPr>
          <w:rFonts w:ascii="Arial" w:hAnsi="Arial" w:cs="Arial"/>
          <w:color w:val="000000" w:themeColor="text1"/>
        </w:rPr>
        <w:t>тный период (месяц, квартал) и плановый прогноз исполнения до конца теку</w:t>
      </w:r>
      <w:r w:rsidR="00260F29">
        <w:rPr>
          <w:rFonts w:ascii="Arial" w:hAnsi="Arial" w:cs="Arial"/>
          <w:color w:val="000000" w:themeColor="text1"/>
        </w:rPr>
        <w:t>щего года с учёт</w:t>
      </w:r>
      <w:r w:rsidRPr="003351C5">
        <w:rPr>
          <w:rFonts w:ascii="Arial" w:hAnsi="Arial" w:cs="Arial"/>
          <w:color w:val="000000" w:themeColor="text1"/>
        </w:rPr>
        <w:t>ом плановых и внеплановых корректировок.</w:t>
      </w:r>
    </w:p>
    <w:p w14:paraId="1B08BA0E" w14:textId="77777777" w:rsidR="009F573A" w:rsidRDefault="009F573A" w:rsidP="00B4077E">
      <w:pPr>
        <w:spacing w:after="240" w:line="276" w:lineRule="auto"/>
        <w:ind w:firstLine="567"/>
        <w:rPr>
          <w:rFonts w:ascii="Arial" w:hAnsi="Arial" w:cs="Arial"/>
          <w:color w:val="000000" w:themeColor="text1"/>
        </w:rPr>
      </w:pPr>
      <w:r w:rsidRPr="009F573A">
        <w:rPr>
          <w:rFonts w:ascii="Arial" w:hAnsi="Arial" w:cs="Arial"/>
          <w:color w:val="000000" w:themeColor="text1"/>
        </w:rPr>
        <w:t>В следующей таблице приведены связанные б</w:t>
      </w:r>
      <w:r>
        <w:rPr>
          <w:rFonts w:ascii="Arial" w:hAnsi="Arial" w:cs="Arial"/>
          <w:color w:val="000000" w:themeColor="text1"/>
        </w:rPr>
        <w:t>изнес-процессы, входящие и исхо</w:t>
      </w:r>
      <w:r w:rsidRPr="009F573A">
        <w:rPr>
          <w:rFonts w:ascii="Arial" w:hAnsi="Arial" w:cs="Arial"/>
          <w:color w:val="000000" w:themeColor="text1"/>
        </w:rPr>
        <w:t>дящие документы.</w:t>
      </w:r>
    </w:p>
    <w:p w14:paraId="38D67318" w14:textId="265B0A92" w:rsidR="00B4077E" w:rsidRPr="000835FE" w:rsidRDefault="00B4077E" w:rsidP="00B4077E">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9</w:t>
      </w:r>
      <w:r w:rsidRPr="00916FAB">
        <w:rPr>
          <w:rFonts w:ascii="Arial" w:hAnsi="Arial" w:cs="Arial"/>
          <w:b/>
          <w:sz w:val="22"/>
        </w:rPr>
        <w:fldChar w:fldCharType="end"/>
      </w:r>
      <w:r w:rsidRPr="00916FAB">
        <w:rPr>
          <w:rFonts w:ascii="Arial" w:hAnsi="Arial" w:cs="Arial"/>
          <w:b/>
          <w:sz w:val="22"/>
        </w:rPr>
        <w:t>. Описание бизнес-процесса</w:t>
      </w:r>
      <w:r w:rsidRPr="000835FE">
        <w:rPr>
          <w:rFonts w:ascii="Arial" w:hAnsi="Arial" w:cs="Arial"/>
          <w:b/>
          <w:sz w:val="22"/>
        </w:rPr>
        <w:t xml:space="preserve"> </w:t>
      </w:r>
      <w:r>
        <w:rPr>
          <w:rFonts w:ascii="Arial" w:hAnsi="Arial" w:cs="Arial"/>
          <w:b/>
          <w:sz w:val="22"/>
        </w:rPr>
        <w:t>«</w:t>
      </w:r>
      <w:r w:rsidRPr="00F31DC0">
        <w:rPr>
          <w:rFonts w:ascii="Arial" w:hAnsi="Arial" w:cs="Arial"/>
          <w:b/>
          <w:sz w:val="22"/>
        </w:rPr>
        <w:t>ПП-07.06.04-ERP Исполнение, корректировка и контроль бюдж</w:t>
      </w:r>
      <w:r w:rsidR="00C05075">
        <w:rPr>
          <w:rFonts w:ascii="Arial" w:hAnsi="Arial" w:cs="Arial"/>
          <w:b/>
          <w:sz w:val="22"/>
        </w:rPr>
        <w:t>ета воздействий на произ</w:t>
      </w:r>
      <w:r w:rsidRPr="00F31DC0">
        <w:rPr>
          <w:rFonts w:ascii="Arial" w:hAnsi="Arial" w:cs="Arial"/>
          <w:b/>
          <w:sz w:val="22"/>
        </w:rPr>
        <w:t>водственные активы</w:t>
      </w:r>
      <w:r>
        <w:rPr>
          <w:rFonts w:ascii="Arial" w:hAnsi="Arial" w:cs="Arial"/>
          <w:b/>
          <w:sz w:val="22"/>
        </w:rPr>
        <w:t>»</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B4077E" w:rsidRPr="00BE014D" w14:paraId="249B6BF9" w14:textId="77777777" w:rsidTr="00C358D0">
        <w:trPr>
          <w:cantSplit/>
          <w:trHeight w:val="396"/>
          <w:tblHeader/>
        </w:trPr>
        <w:tc>
          <w:tcPr>
            <w:tcW w:w="2962" w:type="dxa"/>
            <w:shd w:val="clear" w:color="auto" w:fill="FFC000"/>
          </w:tcPr>
          <w:p w14:paraId="160A288D" w14:textId="77777777" w:rsidR="00B4077E" w:rsidRPr="00BE014D" w:rsidRDefault="00B4077E" w:rsidP="00C358D0">
            <w:pPr>
              <w:rPr>
                <w:rFonts w:ascii="Arial" w:hAnsi="Arial" w:cs="Arial"/>
                <w:sz w:val="20"/>
                <w:szCs w:val="20"/>
              </w:rPr>
            </w:pPr>
            <w:r w:rsidRPr="00BE014D">
              <w:rPr>
                <w:rFonts w:ascii="Arial" w:hAnsi="Arial" w:cs="Arial"/>
                <w:sz w:val="20"/>
                <w:szCs w:val="20"/>
              </w:rPr>
              <w:t>Код бизнес-процесса</w:t>
            </w:r>
          </w:p>
        </w:tc>
        <w:tc>
          <w:tcPr>
            <w:tcW w:w="7229" w:type="dxa"/>
            <w:vAlign w:val="bottom"/>
          </w:tcPr>
          <w:p w14:paraId="1EC271FB" w14:textId="77777777" w:rsidR="00B4077E" w:rsidRPr="00BE014D" w:rsidRDefault="00B4077E" w:rsidP="00C358D0">
            <w:pPr>
              <w:jc w:val="left"/>
              <w:rPr>
                <w:rFonts w:ascii="Arial" w:hAnsi="Arial" w:cs="Arial"/>
                <w:color w:val="000000"/>
                <w:sz w:val="20"/>
                <w:szCs w:val="20"/>
                <w:lang w:eastAsia="ru-RU"/>
              </w:rPr>
            </w:pPr>
            <w:r w:rsidRPr="00F31DC0">
              <w:rPr>
                <w:rFonts w:ascii="Arial" w:hAnsi="Arial" w:cs="Arial"/>
                <w:color w:val="000000"/>
                <w:sz w:val="20"/>
                <w:szCs w:val="20"/>
                <w:lang w:eastAsia="ru-RU"/>
              </w:rPr>
              <w:t xml:space="preserve">ПП-07.06.04-ERP Исполнение, корректировка и контроль бюджета </w:t>
            </w:r>
            <w:r w:rsidR="002B0E04" w:rsidRPr="00F31DC0">
              <w:rPr>
                <w:rFonts w:ascii="Arial" w:hAnsi="Arial" w:cs="Arial"/>
                <w:color w:val="000000"/>
                <w:sz w:val="20"/>
                <w:szCs w:val="20"/>
                <w:lang w:eastAsia="ru-RU"/>
              </w:rPr>
              <w:t>воздействий</w:t>
            </w:r>
            <w:r w:rsidRPr="00F31DC0">
              <w:rPr>
                <w:rFonts w:ascii="Arial" w:hAnsi="Arial" w:cs="Arial"/>
                <w:color w:val="000000"/>
                <w:sz w:val="20"/>
                <w:szCs w:val="20"/>
                <w:lang w:eastAsia="ru-RU"/>
              </w:rPr>
              <w:t xml:space="preserve"> на </w:t>
            </w:r>
            <w:r w:rsidR="002B0E04" w:rsidRPr="00F31DC0">
              <w:rPr>
                <w:rFonts w:ascii="Arial" w:hAnsi="Arial" w:cs="Arial"/>
                <w:color w:val="000000"/>
                <w:sz w:val="20"/>
                <w:szCs w:val="20"/>
                <w:lang w:eastAsia="ru-RU"/>
              </w:rPr>
              <w:t>производственные</w:t>
            </w:r>
            <w:r w:rsidRPr="00F31DC0">
              <w:rPr>
                <w:rFonts w:ascii="Arial" w:hAnsi="Arial" w:cs="Arial"/>
                <w:color w:val="000000"/>
                <w:sz w:val="20"/>
                <w:szCs w:val="20"/>
                <w:lang w:eastAsia="ru-RU"/>
              </w:rPr>
              <w:t xml:space="preserve"> активы</w:t>
            </w:r>
          </w:p>
        </w:tc>
      </w:tr>
      <w:tr w:rsidR="00B4077E" w:rsidRPr="00BE014D" w14:paraId="029CEEA2" w14:textId="77777777" w:rsidTr="00C358D0">
        <w:trPr>
          <w:cantSplit/>
          <w:trHeight w:val="290"/>
        </w:trPr>
        <w:tc>
          <w:tcPr>
            <w:tcW w:w="2962" w:type="dxa"/>
            <w:shd w:val="clear" w:color="auto" w:fill="FFC000"/>
          </w:tcPr>
          <w:p w14:paraId="7989F55D" w14:textId="77777777" w:rsidR="00B4077E" w:rsidRPr="00BE014D" w:rsidRDefault="00B4077E" w:rsidP="00C358D0">
            <w:pPr>
              <w:rPr>
                <w:rFonts w:ascii="Arial" w:hAnsi="Arial" w:cs="Arial"/>
                <w:sz w:val="20"/>
                <w:szCs w:val="20"/>
              </w:rPr>
            </w:pPr>
            <w:r w:rsidRPr="00BE014D">
              <w:rPr>
                <w:rFonts w:ascii="Arial" w:hAnsi="Arial" w:cs="Arial"/>
                <w:sz w:val="20"/>
                <w:szCs w:val="20"/>
              </w:rPr>
              <w:t>Цель бизнес-процесса</w:t>
            </w:r>
          </w:p>
        </w:tc>
        <w:tc>
          <w:tcPr>
            <w:tcW w:w="7229" w:type="dxa"/>
            <w:vAlign w:val="bottom"/>
          </w:tcPr>
          <w:p w14:paraId="3C96DCAF" w14:textId="77777777" w:rsidR="00B4077E" w:rsidRPr="00BE014D" w:rsidRDefault="00B4077E" w:rsidP="00C358D0">
            <w:pPr>
              <w:jc w:val="left"/>
              <w:rPr>
                <w:rFonts w:ascii="Arial" w:hAnsi="Arial" w:cs="Arial"/>
                <w:color w:val="000000"/>
                <w:sz w:val="20"/>
                <w:szCs w:val="20"/>
                <w:lang w:eastAsia="ru-RU"/>
              </w:rPr>
            </w:pPr>
            <w:r>
              <w:rPr>
                <w:rFonts w:ascii="Arial" w:hAnsi="Arial" w:cs="Arial"/>
                <w:sz w:val="20"/>
                <w:szCs w:val="20"/>
              </w:rPr>
              <w:t xml:space="preserve">Анализа </w:t>
            </w:r>
            <w:r w:rsidR="002E1D62">
              <w:rPr>
                <w:rFonts w:ascii="Arial" w:hAnsi="Arial" w:cs="Arial"/>
                <w:sz w:val="20"/>
                <w:szCs w:val="20"/>
              </w:rPr>
              <w:t xml:space="preserve">причин </w:t>
            </w:r>
            <w:r>
              <w:rPr>
                <w:rFonts w:ascii="Arial" w:hAnsi="Arial" w:cs="Arial"/>
                <w:sz w:val="20"/>
                <w:szCs w:val="20"/>
              </w:rPr>
              <w:t>и корректировка годового бюджета воздействий на производственные активы.</w:t>
            </w:r>
          </w:p>
        </w:tc>
      </w:tr>
      <w:tr w:rsidR="00B4077E" w:rsidRPr="00BE014D" w14:paraId="2460F241" w14:textId="77777777" w:rsidTr="00C358D0">
        <w:trPr>
          <w:cantSplit/>
          <w:trHeight w:val="290"/>
        </w:trPr>
        <w:tc>
          <w:tcPr>
            <w:tcW w:w="2962" w:type="dxa"/>
            <w:shd w:val="clear" w:color="auto" w:fill="FFC000"/>
          </w:tcPr>
          <w:p w14:paraId="597B7426" w14:textId="77777777" w:rsidR="00B4077E" w:rsidRPr="00BE014D" w:rsidRDefault="00B4077E" w:rsidP="00C358D0">
            <w:pPr>
              <w:rPr>
                <w:rFonts w:ascii="Arial" w:hAnsi="Arial" w:cs="Arial"/>
                <w:sz w:val="20"/>
                <w:szCs w:val="20"/>
              </w:rPr>
            </w:pPr>
            <w:r w:rsidRPr="00BE014D">
              <w:rPr>
                <w:rFonts w:ascii="Arial" w:hAnsi="Arial" w:cs="Arial"/>
                <w:sz w:val="20"/>
                <w:szCs w:val="20"/>
              </w:rPr>
              <w:t>Периодичность</w:t>
            </w:r>
          </w:p>
        </w:tc>
        <w:tc>
          <w:tcPr>
            <w:tcW w:w="7229" w:type="dxa"/>
            <w:vAlign w:val="bottom"/>
          </w:tcPr>
          <w:p w14:paraId="7023B197" w14:textId="77777777" w:rsidR="00B4077E" w:rsidRPr="00BE014D" w:rsidRDefault="00B4077E" w:rsidP="00C358D0">
            <w:pPr>
              <w:jc w:val="left"/>
              <w:rPr>
                <w:rFonts w:ascii="Arial" w:hAnsi="Arial" w:cs="Arial"/>
                <w:color w:val="000000"/>
                <w:sz w:val="20"/>
                <w:szCs w:val="20"/>
                <w:lang w:eastAsia="ru-RU"/>
              </w:rPr>
            </w:pPr>
            <w:r>
              <w:rPr>
                <w:rFonts w:ascii="Arial" w:hAnsi="Arial" w:cs="Arial"/>
                <w:sz w:val="20"/>
                <w:szCs w:val="20"/>
              </w:rPr>
              <w:t>Ежегодно, ежеквартально, по необходимости</w:t>
            </w:r>
          </w:p>
        </w:tc>
      </w:tr>
      <w:tr w:rsidR="00B4077E" w:rsidRPr="00BE014D" w14:paraId="5216ECD4" w14:textId="77777777" w:rsidTr="00C358D0">
        <w:trPr>
          <w:cantSplit/>
          <w:trHeight w:val="293"/>
        </w:trPr>
        <w:tc>
          <w:tcPr>
            <w:tcW w:w="2962" w:type="dxa"/>
            <w:shd w:val="clear" w:color="auto" w:fill="FFC000"/>
          </w:tcPr>
          <w:p w14:paraId="363A7FF4" w14:textId="77777777" w:rsidR="00B4077E" w:rsidRPr="00BE014D" w:rsidRDefault="00B4077E" w:rsidP="00C358D0">
            <w:pPr>
              <w:jc w:val="left"/>
              <w:rPr>
                <w:rFonts w:ascii="Arial" w:hAnsi="Arial" w:cs="Arial"/>
                <w:sz w:val="20"/>
                <w:szCs w:val="20"/>
              </w:rPr>
            </w:pPr>
            <w:r w:rsidRPr="00BE014D">
              <w:rPr>
                <w:rFonts w:ascii="Arial" w:hAnsi="Arial" w:cs="Arial"/>
                <w:sz w:val="20"/>
                <w:szCs w:val="20"/>
              </w:rPr>
              <w:t>Предваряющие связанные процессы</w:t>
            </w:r>
          </w:p>
        </w:tc>
        <w:tc>
          <w:tcPr>
            <w:tcW w:w="7229" w:type="dxa"/>
            <w:vAlign w:val="bottom"/>
          </w:tcPr>
          <w:p w14:paraId="73E8EC90" w14:textId="2B829C5E" w:rsidR="000C73CB" w:rsidRPr="009D75EF" w:rsidRDefault="000C73CB" w:rsidP="000C73CB">
            <w:pPr>
              <w:jc w:val="left"/>
              <w:rPr>
                <w:rFonts w:ascii="Arial" w:hAnsi="Arial" w:cs="Arial"/>
                <w:color w:val="000000"/>
                <w:sz w:val="20"/>
                <w:szCs w:val="20"/>
                <w:lang w:eastAsia="ru-RU"/>
              </w:rPr>
            </w:pPr>
            <w:del w:id="717" w:author="Попова Дарья Николаевна (Подрядчик. ООО БерингПойнт)" w:date="2021-10-06T17:42:00Z">
              <w:r w:rsidRPr="009D75EF" w:rsidDel="00BE27B5">
                <w:rPr>
                  <w:rFonts w:ascii="Arial" w:hAnsi="Arial" w:cs="Arial"/>
                  <w:color w:val="000000"/>
                  <w:sz w:val="20"/>
                  <w:szCs w:val="20"/>
                  <w:lang w:eastAsia="ru-RU"/>
                </w:rPr>
                <w:delText>ОП-03.02.21.03-ERP Корректировка утверждённого бюджета проекта в части ОСС и других статей</w:delText>
              </w:r>
            </w:del>
          </w:p>
          <w:p w14:paraId="05BE6302" w14:textId="6795BF7B" w:rsidR="000C73CB" w:rsidRDefault="000C73CB" w:rsidP="000C73CB">
            <w:pPr>
              <w:jc w:val="left"/>
              <w:rPr>
                <w:rFonts w:ascii="Arial" w:hAnsi="Arial" w:cs="Arial"/>
                <w:color w:val="000000"/>
                <w:sz w:val="20"/>
                <w:szCs w:val="20"/>
                <w:lang w:eastAsia="ru-RU"/>
              </w:rPr>
            </w:pPr>
            <w:r w:rsidRPr="009D75EF">
              <w:rPr>
                <w:rFonts w:ascii="Arial" w:hAnsi="Arial" w:cs="Arial"/>
                <w:color w:val="000000"/>
                <w:sz w:val="20"/>
                <w:szCs w:val="20"/>
                <w:lang w:eastAsia="ru-RU"/>
              </w:rPr>
              <w:t xml:space="preserve">ПП-07.02.03.04 Планирование </w:t>
            </w:r>
            <w:r>
              <w:rPr>
                <w:rFonts w:ascii="Arial" w:hAnsi="Arial" w:cs="Arial"/>
                <w:color w:val="000000"/>
                <w:sz w:val="20"/>
                <w:szCs w:val="20"/>
                <w:lang w:eastAsia="ru-RU"/>
              </w:rPr>
              <w:t xml:space="preserve">программ </w:t>
            </w:r>
            <w:r w:rsidRPr="009D75EF">
              <w:rPr>
                <w:rFonts w:ascii="Arial" w:hAnsi="Arial" w:cs="Arial"/>
                <w:color w:val="000000"/>
                <w:sz w:val="20"/>
                <w:szCs w:val="20"/>
                <w:lang w:eastAsia="ru-RU"/>
              </w:rPr>
              <w:t>ОВП в рамках программы воздействий на ПА и инвестиционной программы</w:t>
            </w:r>
          </w:p>
          <w:p w14:paraId="7D4B9365" w14:textId="61BFB3E3" w:rsidR="009342C3" w:rsidRPr="009342C3" w:rsidRDefault="009342C3" w:rsidP="009342C3">
            <w:pPr>
              <w:jc w:val="left"/>
              <w:rPr>
                <w:rFonts w:ascii="Arial" w:hAnsi="Arial" w:cs="Arial"/>
                <w:color w:val="000000"/>
                <w:sz w:val="20"/>
                <w:szCs w:val="20"/>
                <w:lang w:eastAsia="ru-RU"/>
              </w:rPr>
            </w:pPr>
            <w:r w:rsidRPr="009342C3">
              <w:rPr>
                <w:rFonts w:ascii="Arial" w:hAnsi="Arial" w:cs="Arial"/>
                <w:color w:val="000000"/>
                <w:sz w:val="20"/>
                <w:szCs w:val="20"/>
                <w:lang w:eastAsia="ru-RU"/>
              </w:rPr>
              <w:t>ПП-07.06.03-</w:t>
            </w:r>
            <w:r w:rsidRPr="009342C3">
              <w:rPr>
                <w:rFonts w:ascii="Arial" w:hAnsi="Arial" w:cs="Arial"/>
                <w:color w:val="000000"/>
                <w:sz w:val="20"/>
                <w:szCs w:val="20"/>
                <w:lang w:val="en-US" w:eastAsia="ru-RU"/>
              </w:rPr>
              <w:t>ERP</w:t>
            </w:r>
            <w:r w:rsidRPr="009342C3">
              <w:rPr>
                <w:rFonts w:ascii="Arial" w:hAnsi="Arial" w:cs="Arial"/>
                <w:color w:val="000000"/>
                <w:sz w:val="20"/>
                <w:szCs w:val="20"/>
                <w:lang w:eastAsia="ru-RU"/>
              </w:rPr>
              <w:t xml:space="preserve"> Формирование годового бюджета воздействий на производственные активы</w:t>
            </w:r>
          </w:p>
          <w:p w14:paraId="57628F23" w14:textId="77777777" w:rsidR="009342C3" w:rsidRPr="009342C3" w:rsidRDefault="009342C3" w:rsidP="009342C3">
            <w:pPr>
              <w:jc w:val="left"/>
              <w:rPr>
                <w:rFonts w:ascii="Arial" w:hAnsi="Arial" w:cs="Arial"/>
                <w:color w:val="000000"/>
                <w:sz w:val="20"/>
                <w:szCs w:val="20"/>
                <w:lang w:eastAsia="ru-RU"/>
              </w:rPr>
            </w:pPr>
            <w:r w:rsidRPr="009342C3">
              <w:rPr>
                <w:rFonts w:ascii="Arial" w:hAnsi="Arial" w:cs="Arial"/>
                <w:color w:val="000000"/>
                <w:sz w:val="20"/>
                <w:szCs w:val="20"/>
                <w:lang w:eastAsia="ru-RU"/>
              </w:rPr>
              <w:t>ПП-07.03.01-</w:t>
            </w:r>
            <w:r w:rsidRPr="009342C3">
              <w:rPr>
                <w:rFonts w:ascii="Arial" w:hAnsi="Arial" w:cs="Arial"/>
                <w:color w:val="000000"/>
                <w:sz w:val="20"/>
                <w:szCs w:val="20"/>
                <w:lang w:val="en-US" w:eastAsia="ru-RU"/>
              </w:rPr>
              <w:t>ERP</w:t>
            </w:r>
            <w:r w:rsidRPr="009342C3">
              <w:rPr>
                <w:rFonts w:ascii="Arial" w:hAnsi="Arial" w:cs="Arial"/>
                <w:color w:val="000000"/>
                <w:sz w:val="20"/>
                <w:szCs w:val="20"/>
                <w:lang w:eastAsia="ru-RU"/>
              </w:rPr>
              <w:t xml:space="preserve"> Оперативное (месячное) планирование воздействий на производственные активы</w:t>
            </w:r>
          </w:p>
          <w:p w14:paraId="7B1A1EE2" w14:textId="77777777" w:rsidR="009342C3" w:rsidRPr="009342C3" w:rsidRDefault="009342C3" w:rsidP="009342C3">
            <w:pPr>
              <w:jc w:val="left"/>
              <w:rPr>
                <w:rFonts w:ascii="Arial" w:hAnsi="Arial" w:cs="Arial"/>
                <w:color w:val="000000"/>
                <w:sz w:val="20"/>
                <w:szCs w:val="20"/>
                <w:lang w:eastAsia="ru-RU"/>
              </w:rPr>
            </w:pPr>
            <w:r w:rsidRPr="009342C3">
              <w:rPr>
                <w:rFonts w:ascii="Arial" w:hAnsi="Arial" w:cs="Arial"/>
                <w:color w:val="000000"/>
                <w:sz w:val="20"/>
                <w:szCs w:val="20"/>
                <w:lang w:eastAsia="ru-RU"/>
              </w:rPr>
              <w:t>ПП-07.03.02-</w:t>
            </w:r>
            <w:r w:rsidRPr="009342C3">
              <w:rPr>
                <w:rFonts w:ascii="Arial" w:hAnsi="Arial" w:cs="Arial"/>
                <w:color w:val="000000"/>
                <w:sz w:val="20"/>
                <w:szCs w:val="20"/>
                <w:lang w:val="en-US" w:eastAsia="ru-RU"/>
              </w:rPr>
              <w:t>ERP</w:t>
            </w:r>
            <w:r w:rsidRPr="009342C3">
              <w:rPr>
                <w:rFonts w:ascii="Arial" w:hAnsi="Arial" w:cs="Arial"/>
                <w:color w:val="000000"/>
                <w:sz w:val="20"/>
                <w:szCs w:val="20"/>
                <w:lang w:eastAsia="ru-RU"/>
              </w:rPr>
              <w:t xml:space="preserve"> Недельно-суточное планирование воздействий на производственные активы</w:t>
            </w:r>
          </w:p>
          <w:p w14:paraId="341FB6E5" w14:textId="77777777" w:rsidR="009342C3" w:rsidRPr="009342C3" w:rsidRDefault="009342C3" w:rsidP="009342C3">
            <w:pPr>
              <w:jc w:val="left"/>
              <w:rPr>
                <w:rFonts w:ascii="Arial" w:hAnsi="Arial" w:cs="Arial"/>
                <w:color w:val="000000"/>
                <w:sz w:val="20"/>
                <w:szCs w:val="20"/>
                <w:lang w:eastAsia="ru-RU"/>
              </w:rPr>
            </w:pPr>
            <w:r w:rsidRPr="009342C3">
              <w:rPr>
                <w:rFonts w:ascii="Arial" w:hAnsi="Arial" w:cs="Arial"/>
                <w:color w:val="000000"/>
                <w:sz w:val="20"/>
                <w:szCs w:val="20"/>
                <w:lang w:eastAsia="ru-RU"/>
              </w:rPr>
              <w:t>ПП-07.03.03.02-</w:t>
            </w:r>
            <w:r w:rsidRPr="009342C3">
              <w:rPr>
                <w:rFonts w:ascii="Arial" w:hAnsi="Arial" w:cs="Arial"/>
                <w:color w:val="000000"/>
                <w:sz w:val="20"/>
                <w:szCs w:val="20"/>
                <w:lang w:val="en-US" w:eastAsia="ru-RU"/>
              </w:rPr>
              <w:t>ERP</w:t>
            </w:r>
            <w:r w:rsidRPr="009342C3">
              <w:rPr>
                <w:rFonts w:ascii="Arial" w:hAnsi="Arial" w:cs="Arial"/>
                <w:color w:val="000000"/>
                <w:sz w:val="20"/>
                <w:szCs w:val="20"/>
                <w:lang w:eastAsia="ru-RU"/>
              </w:rPr>
              <w:t xml:space="preserve"> Управление внеплановыми воздействиями ТОиР</w:t>
            </w:r>
          </w:p>
          <w:p w14:paraId="17A939B1" w14:textId="0E48387C" w:rsidR="00EC594A" w:rsidRPr="009342C3" w:rsidRDefault="009342C3" w:rsidP="00C44264">
            <w:pPr>
              <w:jc w:val="left"/>
              <w:rPr>
                <w:rFonts w:ascii="Arial" w:hAnsi="Arial" w:cs="Arial"/>
                <w:color w:val="000000"/>
                <w:sz w:val="20"/>
                <w:szCs w:val="20"/>
                <w:lang w:eastAsia="ru-RU"/>
              </w:rPr>
            </w:pPr>
            <w:r w:rsidRPr="009342C3">
              <w:rPr>
                <w:rFonts w:ascii="Arial" w:hAnsi="Arial" w:cs="Arial"/>
                <w:color w:val="000000"/>
                <w:sz w:val="20"/>
                <w:szCs w:val="20"/>
                <w:lang w:eastAsia="ru-RU"/>
              </w:rPr>
              <w:t>ПП-07.03.03.01-</w:t>
            </w:r>
            <w:r w:rsidRPr="009342C3">
              <w:rPr>
                <w:rFonts w:ascii="Arial" w:hAnsi="Arial" w:cs="Arial"/>
                <w:color w:val="000000"/>
                <w:sz w:val="20"/>
                <w:szCs w:val="20"/>
                <w:lang w:val="en-US" w:eastAsia="ru-RU"/>
              </w:rPr>
              <w:t>ERP</w:t>
            </w:r>
            <w:r w:rsidRPr="009342C3">
              <w:rPr>
                <w:rFonts w:ascii="Arial" w:hAnsi="Arial" w:cs="Arial"/>
                <w:color w:val="000000"/>
                <w:sz w:val="20"/>
                <w:szCs w:val="20"/>
                <w:lang w:eastAsia="ru-RU"/>
              </w:rPr>
              <w:t xml:space="preserve"> Выполнение и фактический </w:t>
            </w:r>
            <w:r w:rsidR="002B0E04" w:rsidRPr="009342C3">
              <w:rPr>
                <w:rFonts w:ascii="Arial" w:hAnsi="Arial" w:cs="Arial"/>
                <w:color w:val="000000"/>
                <w:sz w:val="20"/>
                <w:szCs w:val="20"/>
                <w:lang w:eastAsia="ru-RU"/>
              </w:rPr>
              <w:t>учёт</w:t>
            </w:r>
            <w:r w:rsidRPr="009342C3">
              <w:rPr>
                <w:rFonts w:ascii="Arial" w:hAnsi="Arial" w:cs="Arial"/>
                <w:color w:val="000000"/>
                <w:sz w:val="20"/>
                <w:szCs w:val="20"/>
                <w:lang w:eastAsia="ru-RU"/>
              </w:rPr>
              <w:t xml:space="preserve"> воздействий</w:t>
            </w:r>
          </w:p>
        </w:tc>
      </w:tr>
      <w:tr w:rsidR="00B4077E" w:rsidRPr="00BE014D" w14:paraId="735985A9" w14:textId="77777777" w:rsidTr="00C358D0">
        <w:trPr>
          <w:cantSplit/>
          <w:trHeight w:val="293"/>
        </w:trPr>
        <w:tc>
          <w:tcPr>
            <w:tcW w:w="2962" w:type="dxa"/>
            <w:shd w:val="clear" w:color="auto" w:fill="FFC000"/>
          </w:tcPr>
          <w:p w14:paraId="54885D54" w14:textId="77777777" w:rsidR="00B4077E" w:rsidRPr="00BE014D" w:rsidRDefault="00B4077E" w:rsidP="00C358D0">
            <w:pPr>
              <w:jc w:val="left"/>
              <w:rPr>
                <w:rFonts w:ascii="Arial" w:hAnsi="Arial" w:cs="Arial"/>
                <w:sz w:val="20"/>
                <w:szCs w:val="20"/>
              </w:rPr>
            </w:pPr>
            <w:r w:rsidRPr="00BE014D">
              <w:rPr>
                <w:rFonts w:ascii="Arial" w:hAnsi="Arial" w:cs="Arial"/>
                <w:sz w:val="20"/>
                <w:szCs w:val="20"/>
              </w:rPr>
              <w:t>Последующие связанные процессы</w:t>
            </w:r>
          </w:p>
        </w:tc>
        <w:tc>
          <w:tcPr>
            <w:tcW w:w="7229" w:type="dxa"/>
            <w:vAlign w:val="bottom"/>
          </w:tcPr>
          <w:p w14:paraId="27703837" w14:textId="3795AE0D" w:rsidR="009342C3" w:rsidRPr="009342C3" w:rsidRDefault="009342C3" w:rsidP="009342C3">
            <w:pPr>
              <w:jc w:val="left"/>
              <w:rPr>
                <w:rFonts w:ascii="Arial" w:hAnsi="Arial" w:cs="Arial"/>
                <w:color w:val="000000"/>
                <w:sz w:val="20"/>
                <w:szCs w:val="20"/>
                <w:lang w:eastAsia="ru-RU"/>
              </w:rPr>
            </w:pPr>
            <w:r w:rsidRPr="009342C3">
              <w:rPr>
                <w:rFonts w:ascii="Arial" w:hAnsi="Arial" w:cs="Arial"/>
                <w:color w:val="000000"/>
                <w:sz w:val="20"/>
                <w:szCs w:val="20"/>
                <w:lang w:eastAsia="ru-RU"/>
              </w:rPr>
              <w:t>ПП-07.03.01-ERP Оперативное (месячное) планирование воздействий на производственные активы</w:t>
            </w:r>
          </w:p>
          <w:p w14:paraId="17297092" w14:textId="77777777" w:rsidR="009342C3" w:rsidRPr="009342C3" w:rsidRDefault="009342C3" w:rsidP="009342C3">
            <w:pPr>
              <w:jc w:val="left"/>
              <w:rPr>
                <w:rFonts w:ascii="Arial" w:hAnsi="Arial" w:cs="Arial"/>
                <w:color w:val="000000"/>
                <w:sz w:val="20"/>
                <w:szCs w:val="20"/>
                <w:lang w:eastAsia="ru-RU"/>
              </w:rPr>
            </w:pPr>
            <w:r w:rsidRPr="009342C3">
              <w:rPr>
                <w:rFonts w:ascii="Arial" w:hAnsi="Arial" w:cs="Arial"/>
                <w:color w:val="000000"/>
                <w:sz w:val="20"/>
                <w:szCs w:val="20"/>
                <w:lang w:eastAsia="ru-RU"/>
              </w:rPr>
              <w:t>ПП-07.03.02-ERP Недельно-суточное планирование воздействий на производственные активы</w:t>
            </w:r>
          </w:p>
          <w:p w14:paraId="35CC6783" w14:textId="77777777" w:rsidR="00B4077E" w:rsidRDefault="009342C3" w:rsidP="009342C3">
            <w:pPr>
              <w:jc w:val="left"/>
              <w:rPr>
                <w:rFonts w:ascii="Arial" w:hAnsi="Arial" w:cs="Arial"/>
                <w:color w:val="000000"/>
                <w:sz w:val="20"/>
                <w:szCs w:val="20"/>
                <w:lang w:eastAsia="ru-RU"/>
              </w:rPr>
            </w:pPr>
            <w:r w:rsidRPr="009342C3">
              <w:rPr>
                <w:rFonts w:ascii="Arial" w:hAnsi="Arial" w:cs="Arial"/>
                <w:color w:val="000000"/>
                <w:sz w:val="20"/>
                <w:szCs w:val="20"/>
                <w:lang w:eastAsia="ru-RU"/>
              </w:rPr>
              <w:t>ПП-07.03.03.02-ERP Управление внеплановыми воздействиями ТОиР</w:t>
            </w:r>
          </w:p>
          <w:p w14:paraId="0F3D4B15" w14:textId="7C84990C" w:rsidR="00EC594A" w:rsidRDefault="00417E32" w:rsidP="00C44264">
            <w:pPr>
              <w:jc w:val="left"/>
              <w:rPr>
                <w:rFonts w:ascii="Arial" w:hAnsi="Arial" w:cs="Arial"/>
                <w:color w:val="000000"/>
                <w:sz w:val="20"/>
                <w:szCs w:val="20"/>
                <w:lang w:eastAsia="ru-RU"/>
              </w:rPr>
            </w:pPr>
            <w:r w:rsidRPr="009D75EF">
              <w:rPr>
                <w:rFonts w:ascii="Arial" w:hAnsi="Arial" w:cs="Arial"/>
                <w:color w:val="000000"/>
                <w:sz w:val="20"/>
                <w:szCs w:val="20"/>
                <w:lang w:eastAsia="ru-RU"/>
              </w:rPr>
              <w:t>УП-</w:t>
            </w:r>
            <w:r>
              <w:rPr>
                <w:rFonts w:ascii="Arial" w:hAnsi="Arial" w:cs="Arial"/>
                <w:color w:val="000000"/>
                <w:sz w:val="20"/>
                <w:szCs w:val="20"/>
                <w:lang w:eastAsia="ru-RU"/>
              </w:rPr>
              <w:t>02.</w:t>
            </w:r>
            <w:r w:rsidRPr="009D75EF">
              <w:rPr>
                <w:rFonts w:ascii="Arial" w:hAnsi="Arial" w:cs="Arial"/>
                <w:color w:val="000000"/>
                <w:sz w:val="20"/>
                <w:szCs w:val="20"/>
                <w:lang w:eastAsia="ru-RU"/>
              </w:rPr>
              <w:t>04.04 Изменение</w:t>
            </w:r>
            <w:r>
              <w:rPr>
                <w:rFonts w:ascii="Arial" w:hAnsi="Arial" w:cs="Arial"/>
                <w:color w:val="000000"/>
                <w:sz w:val="20"/>
                <w:szCs w:val="20"/>
                <w:lang w:eastAsia="ru-RU"/>
              </w:rPr>
              <w:t xml:space="preserve"> бюджета проекта</w:t>
            </w:r>
            <w:r w:rsidRPr="009D75EF">
              <w:rPr>
                <w:rFonts w:ascii="Arial" w:hAnsi="Arial" w:cs="Arial"/>
                <w:color w:val="000000"/>
                <w:sz w:val="20"/>
                <w:szCs w:val="20"/>
                <w:lang w:eastAsia="ru-RU"/>
              </w:rPr>
              <w:t xml:space="preserve"> (вывод средств из резерв</w:t>
            </w:r>
            <w:r>
              <w:rPr>
                <w:rFonts w:ascii="Arial" w:hAnsi="Arial" w:cs="Arial"/>
                <w:color w:val="000000"/>
                <w:sz w:val="20"/>
                <w:szCs w:val="20"/>
                <w:lang w:eastAsia="ru-RU"/>
              </w:rPr>
              <w:t>а/увеличение/уменьшение бюджета)</w:t>
            </w:r>
          </w:p>
          <w:p w14:paraId="2BD05BAB" w14:textId="710B0743" w:rsidR="00EC594A" w:rsidRPr="00BE014D" w:rsidRDefault="00EC594A" w:rsidP="009342C3">
            <w:pPr>
              <w:jc w:val="left"/>
              <w:rPr>
                <w:rFonts w:ascii="Arial" w:hAnsi="Arial" w:cs="Arial"/>
                <w:color w:val="000000"/>
                <w:sz w:val="20"/>
                <w:szCs w:val="20"/>
                <w:lang w:eastAsia="ru-RU"/>
              </w:rPr>
            </w:pPr>
            <w:r>
              <w:rPr>
                <w:rFonts w:ascii="Arial" w:hAnsi="Arial" w:cs="Arial"/>
                <w:color w:val="000000"/>
                <w:sz w:val="20"/>
                <w:szCs w:val="20"/>
                <w:lang w:eastAsia="ru-RU"/>
              </w:rPr>
              <w:t>УП-04.02.02.01 Формирование и согласование ВБ</w:t>
            </w:r>
          </w:p>
        </w:tc>
      </w:tr>
      <w:tr w:rsidR="00B4077E" w:rsidRPr="00BE014D" w14:paraId="4457F036" w14:textId="77777777" w:rsidTr="00C358D0">
        <w:trPr>
          <w:cantSplit/>
          <w:trHeight w:val="293"/>
        </w:trPr>
        <w:tc>
          <w:tcPr>
            <w:tcW w:w="2962" w:type="dxa"/>
            <w:shd w:val="clear" w:color="auto" w:fill="FFC000"/>
          </w:tcPr>
          <w:p w14:paraId="4C699CBB" w14:textId="77777777" w:rsidR="00B4077E" w:rsidRPr="00BE014D" w:rsidRDefault="00B4077E" w:rsidP="00C358D0">
            <w:pPr>
              <w:rPr>
                <w:rFonts w:ascii="Arial" w:hAnsi="Arial" w:cs="Arial"/>
                <w:sz w:val="20"/>
                <w:szCs w:val="20"/>
              </w:rPr>
            </w:pPr>
            <w:r w:rsidRPr="00BE014D">
              <w:rPr>
                <w:rFonts w:ascii="Arial" w:hAnsi="Arial" w:cs="Arial"/>
                <w:sz w:val="20"/>
                <w:szCs w:val="20"/>
              </w:rPr>
              <w:t>Входящие данные</w:t>
            </w:r>
          </w:p>
        </w:tc>
        <w:tc>
          <w:tcPr>
            <w:tcW w:w="7229" w:type="dxa"/>
            <w:vAlign w:val="bottom"/>
          </w:tcPr>
          <w:p w14:paraId="0AAE80FD" w14:textId="5D65C119" w:rsidR="00DE05C0" w:rsidRPr="00DE05C0" w:rsidRDefault="00DE05C0" w:rsidP="00DE05C0">
            <w:pPr>
              <w:jc w:val="left"/>
              <w:rPr>
                <w:rFonts w:ascii="Arial" w:hAnsi="Arial" w:cs="Arial"/>
                <w:color w:val="000000"/>
                <w:sz w:val="20"/>
                <w:szCs w:val="20"/>
                <w:lang w:eastAsia="ru-RU"/>
              </w:rPr>
            </w:pPr>
            <w:r w:rsidRPr="00DE05C0">
              <w:rPr>
                <w:rFonts w:ascii="Arial" w:hAnsi="Arial" w:cs="Arial"/>
                <w:color w:val="000000"/>
                <w:sz w:val="20"/>
                <w:szCs w:val="20"/>
                <w:lang w:eastAsia="ru-RU"/>
              </w:rPr>
              <w:t>Год</w:t>
            </w:r>
            <w:r w:rsidR="002E1D62">
              <w:rPr>
                <w:rFonts w:ascii="Arial" w:hAnsi="Arial" w:cs="Arial"/>
                <w:color w:val="000000"/>
                <w:sz w:val="20"/>
                <w:szCs w:val="20"/>
                <w:lang w:eastAsia="ru-RU"/>
              </w:rPr>
              <w:t xml:space="preserve">овой бюджет </w:t>
            </w:r>
            <w:r w:rsidR="00A0630C">
              <w:rPr>
                <w:rFonts w:ascii="Arial" w:hAnsi="Arial" w:cs="Arial"/>
                <w:color w:val="000000"/>
                <w:sz w:val="20"/>
                <w:szCs w:val="20"/>
                <w:lang w:eastAsia="ru-RU"/>
              </w:rPr>
              <w:t>воздействий на ПА</w:t>
            </w:r>
            <w:ins w:id="718" w:author="Попова Дарья Николаевна (Подрядчик. ООО БерингПойнт)" w:date="2021-10-06T17:27:00Z">
              <w:r w:rsidR="004F57D2" w:rsidRPr="009342C3">
                <w:rPr>
                  <w:rFonts w:ascii="Arial" w:hAnsi="Arial" w:cs="Arial"/>
                  <w:color w:val="000000"/>
                  <w:sz w:val="20"/>
                  <w:szCs w:val="20"/>
                  <w:lang w:eastAsia="ru-RU"/>
                </w:rPr>
                <w:t xml:space="preserve"> </w:t>
              </w:r>
              <w:r w:rsidR="004F57D2">
                <w:rPr>
                  <w:rFonts w:ascii="Arial" w:hAnsi="Arial" w:cs="Arial"/>
                  <w:color w:val="000000"/>
                  <w:sz w:val="20"/>
                  <w:szCs w:val="20"/>
                  <w:lang w:eastAsia="ru-RU"/>
                </w:rPr>
                <w:t>(</w:t>
              </w:r>
              <w:r w:rsidR="004F57D2" w:rsidRPr="009342C3">
                <w:rPr>
                  <w:rFonts w:ascii="Arial" w:hAnsi="Arial" w:cs="Arial"/>
                  <w:color w:val="000000"/>
                  <w:sz w:val="20"/>
                  <w:szCs w:val="20"/>
                  <w:lang w:eastAsia="ru-RU"/>
                </w:rPr>
                <w:t>ПП-07.06.03-</w:t>
              </w:r>
              <w:r w:rsidR="004F57D2" w:rsidRPr="009342C3">
                <w:rPr>
                  <w:rFonts w:ascii="Arial" w:hAnsi="Arial" w:cs="Arial"/>
                  <w:color w:val="000000"/>
                  <w:sz w:val="20"/>
                  <w:szCs w:val="20"/>
                  <w:lang w:val="en-US" w:eastAsia="ru-RU"/>
                </w:rPr>
                <w:t>ERP</w:t>
              </w:r>
              <w:r w:rsidR="004F57D2">
                <w:rPr>
                  <w:rFonts w:ascii="Arial" w:hAnsi="Arial" w:cs="Arial"/>
                  <w:color w:val="000000"/>
                  <w:sz w:val="20"/>
                  <w:szCs w:val="20"/>
                  <w:lang w:eastAsia="ru-RU"/>
                </w:rPr>
                <w:t>)</w:t>
              </w:r>
            </w:ins>
          </w:p>
          <w:p w14:paraId="63970F39" w14:textId="0F82067C" w:rsidR="00DE05C0" w:rsidRPr="00DE05C0" w:rsidRDefault="00DE05C0" w:rsidP="00DE05C0">
            <w:pPr>
              <w:jc w:val="left"/>
              <w:rPr>
                <w:rFonts w:ascii="Arial" w:hAnsi="Arial" w:cs="Arial"/>
                <w:color w:val="000000"/>
                <w:sz w:val="20"/>
                <w:szCs w:val="20"/>
                <w:lang w:eastAsia="ru-RU"/>
              </w:rPr>
            </w:pPr>
            <w:r w:rsidRPr="00DE05C0">
              <w:rPr>
                <w:rFonts w:ascii="Arial" w:hAnsi="Arial" w:cs="Arial"/>
                <w:color w:val="000000"/>
                <w:sz w:val="20"/>
                <w:szCs w:val="20"/>
                <w:lang w:eastAsia="ru-RU"/>
              </w:rPr>
              <w:t>Лимиты бюджета по СПП-элементам</w:t>
            </w:r>
            <w:ins w:id="719" w:author="Попова Дарья Николаевна (Подрядчик. ООО БерингПойнт)" w:date="2021-10-06T17:27:00Z">
              <w:r w:rsidR="004F57D2" w:rsidRPr="009342C3">
                <w:rPr>
                  <w:rFonts w:ascii="Arial" w:hAnsi="Arial" w:cs="Arial"/>
                  <w:color w:val="000000"/>
                  <w:sz w:val="20"/>
                  <w:szCs w:val="20"/>
                  <w:lang w:eastAsia="ru-RU"/>
                </w:rPr>
                <w:t xml:space="preserve"> </w:t>
              </w:r>
              <w:r w:rsidR="004F57D2">
                <w:rPr>
                  <w:rFonts w:ascii="Arial" w:hAnsi="Arial" w:cs="Arial"/>
                  <w:color w:val="000000"/>
                  <w:sz w:val="20"/>
                  <w:szCs w:val="20"/>
                  <w:lang w:eastAsia="ru-RU"/>
                </w:rPr>
                <w:t>(</w:t>
              </w:r>
              <w:r w:rsidR="004F57D2" w:rsidRPr="009342C3">
                <w:rPr>
                  <w:rFonts w:ascii="Arial" w:hAnsi="Arial" w:cs="Arial"/>
                  <w:color w:val="000000"/>
                  <w:sz w:val="20"/>
                  <w:szCs w:val="20"/>
                  <w:lang w:eastAsia="ru-RU"/>
                </w:rPr>
                <w:t>ПП-07.06.03-</w:t>
              </w:r>
              <w:r w:rsidR="004F57D2" w:rsidRPr="009342C3">
                <w:rPr>
                  <w:rFonts w:ascii="Arial" w:hAnsi="Arial" w:cs="Arial"/>
                  <w:color w:val="000000"/>
                  <w:sz w:val="20"/>
                  <w:szCs w:val="20"/>
                  <w:lang w:val="en-US" w:eastAsia="ru-RU"/>
                </w:rPr>
                <w:t>ERP</w:t>
              </w:r>
            </w:ins>
            <w:ins w:id="720" w:author="Попова Дарья Николаевна (Подрядчик. ООО БерингПойнт)" w:date="2021-10-06T17:33:00Z">
              <w:r w:rsidR="00FA0890">
                <w:rPr>
                  <w:rFonts w:ascii="Arial" w:hAnsi="Arial" w:cs="Arial"/>
                  <w:color w:val="000000"/>
                  <w:sz w:val="20"/>
                  <w:szCs w:val="20"/>
                  <w:lang w:eastAsia="ru-RU"/>
                </w:rPr>
                <w:t xml:space="preserve">, </w:t>
              </w:r>
              <w:r w:rsidR="00FA0890" w:rsidRPr="009D75EF">
                <w:rPr>
                  <w:rFonts w:ascii="Arial" w:hAnsi="Arial" w:cs="Arial"/>
                  <w:color w:val="000000"/>
                  <w:sz w:val="20"/>
                  <w:szCs w:val="20"/>
                  <w:lang w:eastAsia="ru-RU"/>
                </w:rPr>
                <w:t>ОП-03.02.21.03-ERP</w:t>
              </w:r>
            </w:ins>
            <w:ins w:id="721" w:author="Попова Дарья Николаевна (Подрядчик. ООО БерингПойнт)" w:date="2021-10-06T17:27:00Z">
              <w:r w:rsidR="004F57D2">
                <w:rPr>
                  <w:rFonts w:ascii="Arial" w:hAnsi="Arial" w:cs="Arial"/>
                  <w:color w:val="000000"/>
                  <w:sz w:val="20"/>
                  <w:szCs w:val="20"/>
                  <w:lang w:eastAsia="ru-RU"/>
                </w:rPr>
                <w:t>)</w:t>
              </w:r>
            </w:ins>
          </w:p>
          <w:p w14:paraId="352FE915" w14:textId="2F1FEB86" w:rsidR="00DE05C0" w:rsidRPr="00DE05C0" w:rsidRDefault="00DE05C0" w:rsidP="00DE05C0">
            <w:pPr>
              <w:jc w:val="left"/>
              <w:rPr>
                <w:rFonts w:ascii="Arial" w:hAnsi="Arial" w:cs="Arial"/>
                <w:color w:val="000000"/>
                <w:sz w:val="20"/>
                <w:szCs w:val="20"/>
                <w:lang w:eastAsia="ru-RU"/>
              </w:rPr>
            </w:pPr>
            <w:r w:rsidRPr="00DE05C0">
              <w:rPr>
                <w:rFonts w:ascii="Arial" w:hAnsi="Arial" w:cs="Arial"/>
                <w:color w:val="000000"/>
                <w:sz w:val="20"/>
                <w:szCs w:val="20"/>
                <w:lang w:eastAsia="ru-RU"/>
              </w:rPr>
              <w:t>Заказ ТОРО</w:t>
            </w:r>
            <w:ins w:id="722" w:author="Попова Дарья Николаевна (Подрядчик. ООО БерингПойнт)" w:date="2021-10-06T17:28:00Z">
              <w:r w:rsidR="004F57D2">
                <w:rPr>
                  <w:rFonts w:ascii="Arial" w:hAnsi="Arial" w:cs="Arial"/>
                  <w:color w:val="000000"/>
                  <w:sz w:val="20"/>
                  <w:szCs w:val="20"/>
                  <w:lang w:eastAsia="ru-RU"/>
                </w:rPr>
                <w:t xml:space="preserve"> (</w:t>
              </w:r>
              <w:r w:rsidR="004F57D2" w:rsidRPr="009342C3">
                <w:rPr>
                  <w:rFonts w:ascii="Arial" w:hAnsi="Arial" w:cs="Arial"/>
                  <w:color w:val="000000"/>
                  <w:sz w:val="20"/>
                  <w:szCs w:val="20"/>
                  <w:lang w:eastAsia="ru-RU"/>
                </w:rPr>
                <w:t>ПП-07.03.01-</w:t>
              </w:r>
              <w:r w:rsidR="004F57D2" w:rsidRPr="009342C3">
                <w:rPr>
                  <w:rFonts w:ascii="Arial" w:hAnsi="Arial" w:cs="Arial"/>
                  <w:color w:val="000000"/>
                  <w:sz w:val="20"/>
                  <w:szCs w:val="20"/>
                  <w:lang w:val="en-US" w:eastAsia="ru-RU"/>
                </w:rPr>
                <w:t>ERP</w:t>
              </w:r>
              <w:r w:rsidR="008C4AD1">
                <w:rPr>
                  <w:rFonts w:ascii="Arial" w:hAnsi="Arial" w:cs="Arial"/>
                  <w:color w:val="000000"/>
                  <w:sz w:val="20"/>
                  <w:szCs w:val="20"/>
                  <w:lang w:eastAsia="ru-RU"/>
                </w:rPr>
                <w:t>,</w:t>
              </w:r>
            </w:ins>
            <w:ins w:id="723" w:author="Попова Дарья Николаевна (Подрядчик. ООО БерингПойнт)" w:date="2021-10-06T17:29:00Z">
              <w:r w:rsidR="008C4AD1" w:rsidRPr="009342C3">
                <w:rPr>
                  <w:rFonts w:ascii="Arial" w:hAnsi="Arial" w:cs="Arial"/>
                  <w:color w:val="000000"/>
                  <w:sz w:val="20"/>
                  <w:szCs w:val="20"/>
                  <w:lang w:eastAsia="ru-RU"/>
                </w:rPr>
                <w:t xml:space="preserve"> ПП-07.03.02-</w:t>
              </w:r>
              <w:r w:rsidR="008C4AD1" w:rsidRPr="009342C3">
                <w:rPr>
                  <w:rFonts w:ascii="Arial" w:hAnsi="Arial" w:cs="Arial"/>
                  <w:color w:val="000000"/>
                  <w:sz w:val="20"/>
                  <w:szCs w:val="20"/>
                  <w:lang w:val="en-US" w:eastAsia="ru-RU"/>
                </w:rPr>
                <w:t>ERP</w:t>
              </w:r>
              <w:r w:rsidR="008C4AD1">
                <w:rPr>
                  <w:rFonts w:ascii="Arial" w:hAnsi="Arial" w:cs="Arial"/>
                  <w:color w:val="000000"/>
                  <w:sz w:val="20"/>
                  <w:szCs w:val="20"/>
                  <w:lang w:eastAsia="ru-RU"/>
                </w:rPr>
                <w:t>,</w:t>
              </w:r>
            </w:ins>
            <w:ins w:id="724" w:author="Попова Дарья Николаевна (Подрядчик. ООО БерингПойнт)" w:date="2021-10-06T17:28:00Z">
              <w:r w:rsidR="008C4AD1">
                <w:rPr>
                  <w:rFonts w:ascii="Arial" w:hAnsi="Arial" w:cs="Arial"/>
                  <w:color w:val="000000"/>
                  <w:sz w:val="20"/>
                  <w:szCs w:val="20"/>
                  <w:lang w:eastAsia="ru-RU"/>
                </w:rPr>
                <w:t xml:space="preserve"> </w:t>
              </w:r>
              <w:r w:rsidR="008C4AD1" w:rsidRPr="009342C3">
                <w:rPr>
                  <w:rFonts w:ascii="Arial" w:hAnsi="Arial" w:cs="Arial"/>
                  <w:color w:val="000000"/>
                  <w:sz w:val="20"/>
                  <w:szCs w:val="20"/>
                  <w:lang w:eastAsia="ru-RU"/>
                </w:rPr>
                <w:t>ПП-07.03.03.02-</w:t>
              </w:r>
              <w:r w:rsidR="008C4AD1" w:rsidRPr="009342C3">
                <w:rPr>
                  <w:rFonts w:ascii="Arial" w:hAnsi="Arial" w:cs="Arial"/>
                  <w:color w:val="000000"/>
                  <w:sz w:val="20"/>
                  <w:szCs w:val="20"/>
                  <w:lang w:val="en-US" w:eastAsia="ru-RU"/>
                </w:rPr>
                <w:t>ERP</w:t>
              </w:r>
              <w:r w:rsidR="008C4AD1">
                <w:rPr>
                  <w:rFonts w:ascii="Arial" w:hAnsi="Arial" w:cs="Arial"/>
                  <w:color w:val="000000"/>
                  <w:sz w:val="20"/>
                  <w:szCs w:val="20"/>
                  <w:lang w:eastAsia="ru-RU"/>
                </w:rPr>
                <w:t>,</w:t>
              </w:r>
              <w:r w:rsidR="008C4AD1" w:rsidRPr="009342C3">
                <w:rPr>
                  <w:rFonts w:ascii="Arial" w:hAnsi="Arial" w:cs="Arial"/>
                  <w:color w:val="000000"/>
                  <w:sz w:val="20"/>
                  <w:szCs w:val="20"/>
                  <w:lang w:eastAsia="ru-RU"/>
                </w:rPr>
                <w:t xml:space="preserve"> ПП-07.03.03.01-</w:t>
              </w:r>
              <w:r w:rsidR="008C4AD1" w:rsidRPr="009342C3">
                <w:rPr>
                  <w:rFonts w:ascii="Arial" w:hAnsi="Arial" w:cs="Arial"/>
                  <w:color w:val="000000"/>
                  <w:sz w:val="20"/>
                  <w:szCs w:val="20"/>
                  <w:lang w:val="en-US" w:eastAsia="ru-RU"/>
                </w:rPr>
                <w:t>ERP</w:t>
              </w:r>
            </w:ins>
            <w:ins w:id="725" w:author="Попова Дарья Николаевна (Подрядчик. ООО БерингПойнт)" w:date="2021-10-06T17:29:00Z">
              <w:r w:rsidR="008C4AD1">
                <w:rPr>
                  <w:rFonts w:ascii="Arial" w:hAnsi="Arial" w:cs="Arial"/>
                  <w:color w:val="000000"/>
                  <w:sz w:val="20"/>
                  <w:szCs w:val="20"/>
                  <w:lang w:eastAsia="ru-RU"/>
                </w:rPr>
                <w:t>)</w:t>
              </w:r>
            </w:ins>
          </w:p>
          <w:p w14:paraId="0A0D8946" w14:textId="1A756B01" w:rsidR="00B4077E" w:rsidRPr="00BE014D" w:rsidRDefault="00DE05C0" w:rsidP="00B82834">
            <w:pPr>
              <w:jc w:val="left"/>
              <w:rPr>
                <w:rFonts w:ascii="Arial" w:hAnsi="Arial" w:cs="Arial"/>
                <w:color w:val="000000"/>
                <w:sz w:val="20"/>
                <w:szCs w:val="20"/>
                <w:lang w:eastAsia="ru-RU"/>
              </w:rPr>
            </w:pPr>
            <w:r w:rsidRPr="00DE05C0">
              <w:rPr>
                <w:rFonts w:ascii="Arial" w:hAnsi="Arial" w:cs="Arial"/>
                <w:color w:val="000000"/>
                <w:sz w:val="20"/>
                <w:szCs w:val="20"/>
                <w:lang w:eastAsia="ru-RU"/>
              </w:rPr>
              <w:t>Сетевые графики</w:t>
            </w:r>
            <w:ins w:id="726" w:author="Попова Дарья Николаевна (Подрядчик. ООО БерингПойнт)" w:date="2021-10-06T17:29:00Z">
              <w:r w:rsidR="008C4AD1">
                <w:rPr>
                  <w:rFonts w:ascii="Arial" w:hAnsi="Arial" w:cs="Arial"/>
                  <w:color w:val="000000"/>
                  <w:sz w:val="20"/>
                  <w:szCs w:val="20"/>
                  <w:lang w:eastAsia="ru-RU"/>
                </w:rPr>
                <w:t xml:space="preserve"> (</w:t>
              </w:r>
              <w:r w:rsidR="008C4AD1" w:rsidRPr="009342C3">
                <w:rPr>
                  <w:rFonts w:ascii="Arial" w:hAnsi="Arial" w:cs="Arial"/>
                  <w:color w:val="000000"/>
                  <w:sz w:val="20"/>
                  <w:szCs w:val="20"/>
                  <w:lang w:eastAsia="ru-RU"/>
                </w:rPr>
                <w:t>ПП-07.03.01-</w:t>
              </w:r>
              <w:r w:rsidR="008C4AD1" w:rsidRPr="009342C3">
                <w:rPr>
                  <w:rFonts w:ascii="Arial" w:hAnsi="Arial" w:cs="Arial"/>
                  <w:color w:val="000000"/>
                  <w:sz w:val="20"/>
                  <w:szCs w:val="20"/>
                  <w:lang w:val="en-US" w:eastAsia="ru-RU"/>
                </w:rPr>
                <w:t>ERP</w:t>
              </w:r>
              <w:r w:rsidR="008C4AD1">
                <w:rPr>
                  <w:rFonts w:ascii="Arial" w:hAnsi="Arial" w:cs="Arial"/>
                  <w:color w:val="000000"/>
                  <w:sz w:val="20"/>
                  <w:szCs w:val="20"/>
                  <w:lang w:eastAsia="ru-RU"/>
                </w:rPr>
                <w:t>,</w:t>
              </w:r>
              <w:r w:rsidR="008C4AD1" w:rsidRPr="009342C3">
                <w:rPr>
                  <w:rFonts w:ascii="Arial" w:hAnsi="Arial" w:cs="Arial"/>
                  <w:color w:val="000000"/>
                  <w:sz w:val="20"/>
                  <w:szCs w:val="20"/>
                  <w:lang w:eastAsia="ru-RU"/>
                </w:rPr>
                <w:t xml:space="preserve"> ПП-07.03.03.01-</w:t>
              </w:r>
              <w:r w:rsidR="008C4AD1" w:rsidRPr="009342C3">
                <w:rPr>
                  <w:rFonts w:ascii="Arial" w:hAnsi="Arial" w:cs="Arial"/>
                  <w:color w:val="000000"/>
                  <w:sz w:val="20"/>
                  <w:szCs w:val="20"/>
                  <w:lang w:val="en-US" w:eastAsia="ru-RU"/>
                </w:rPr>
                <w:t>ERP</w:t>
              </w:r>
              <w:r w:rsidR="008C4AD1">
                <w:rPr>
                  <w:rFonts w:ascii="Arial" w:hAnsi="Arial" w:cs="Arial"/>
                  <w:color w:val="000000"/>
                  <w:sz w:val="20"/>
                  <w:szCs w:val="20"/>
                  <w:lang w:eastAsia="ru-RU"/>
                </w:rPr>
                <w:t>,</w:t>
              </w:r>
            </w:ins>
            <w:ins w:id="727" w:author="Попова Дарья Николаевна (Подрядчик. ООО БерингПойнт)" w:date="2021-10-06T17:30:00Z">
              <w:r w:rsidR="008C4AD1" w:rsidRPr="009D75EF">
                <w:rPr>
                  <w:rFonts w:ascii="Arial" w:hAnsi="Arial" w:cs="Arial"/>
                  <w:color w:val="000000"/>
                  <w:sz w:val="20"/>
                  <w:szCs w:val="20"/>
                  <w:lang w:eastAsia="ru-RU"/>
                </w:rPr>
                <w:t xml:space="preserve"> ПП-07.02.03.04</w:t>
              </w:r>
            </w:ins>
            <w:ins w:id="728" w:author="Попова Дарья Николаевна (Подрядчик. ООО БерингПойнт)" w:date="2021-10-06T17:29:00Z">
              <w:r w:rsidR="008C4AD1">
                <w:rPr>
                  <w:rFonts w:ascii="Arial" w:hAnsi="Arial" w:cs="Arial"/>
                  <w:color w:val="000000"/>
                  <w:sz w:val="20"/>
                  <w:szCs w:val="20"/>
                  <w:lang w:eastAsia="ru-RU"/>
                </w:rPr>
                <w:t>)</w:t>
              </w:r>
            </w:ins>
          </w:p>
        </w:tc>
      </w:tr>
      <w:tr w:rsidR="00B4077E" w:rsidRPr="00BE014D" w14:paraId="495758EE" w14:textId="77777777" w:rsidTr="00C358D0">
        <w:trPr>
          <w:cantSplit/>
          <w:trHeight w:val="293"/>
        </w:trPr>
        <w:tc>
          <w:tcPr>
            <w:tcW w:w="2962" w:type="dxa"/>
            <w:shd w:val="clear" w:color="auto" w:fill="FFC000"/>
          </w:tcPr>
          <w:p w14:paraId="7CA720C7" w14:textId="77777777" w:rsidR="00B4077E" w:rsidRPr="00BE014D" w:rsidRDefault="00B4077E" w:rsidP="00C358D0">
            <w:pPr>
              <w:rPr>
                <w:rFonts w:ascii="Arial" w:hAnsi="Arial" w:cs="Arial"/>
                <w:sz w:val="20"/>
                <w:szCs w:val="20"/>
              </w:rPr>
            </w:pPr>
            <w:r w:rsidRPr="00BE014D">
              <w:rPr>
                <w:rFonts w:ascii="Arial" w:hAnsi="Arial" w:cs="Arial"/>
                <w:sz w:val="20"/>
                <w:szCs w:val="20"/>
              </w:rPr>
              <w:t>Исходящие данные</w:t>
            </w:r>
          </w:p>
        </w:tc>
        <w:tc>
          <w:tcPr>
            <w:tcW w:w="7229" w:type="dxa"/>
            <w:vAlign w:val="bottom"/>
          </w:tcPr>
          <w:p w14:paraId="32A17857" w14:textId="77777777" w:rsidR="00DE05C0" w:rsidRPr="00DE05C0" w:rsidRDefault="00DE05C0" w:rsidP="00DE05C0">
            <w:pPr>
              <w:jc w:val="left"/>
              <w:rPr>
                <w:rFonts w:ascii="Arial" w:hAnsi="Arial" w:cs="Arial"/>
                <w:color w:val="000000"/>
                <w:sz w:val="20"/>
                <w:szCs w:val="20"/>
                <w:lang w:eastAsia="ru-RU"/>
              </w:rPr>
            </w:pPr>
            <w:r w:rsidRPr="00DE05C0">
              <w:rPr>
                <w:rFonts w:ascii="Arial" w:hAnsi="Arial" w:cs="Arial"/>
                <w:color w:val="000000"/>
                <w:sz w:val="20"/>
                <w:szCs w:val="20"/>
                <w:lang w:eastAsia="ru-RU"/>
              </w:rPr>
              <w:t>Лимиты бюджета по СПП-элементам</w:t>
            </w:r>
          </w:p>
          <w:p w14:paraId="78B62BD2" w14:textId="3D7A4A79" w:rsidR="00EC594A" w:rsidRDefault="00417E32" w:rsidP="00DE05C0">
            <w:pPr>
              <w:jc w:val="left"/>
              <w:rPr>
                <w:rFonts w:ascii="Arial" w:hAnsi="Arial" w:cs="Arial"/>
                <w:color w:val="000000"/>
                <w:sz w:val="20"/>
                <w:szCs w:val="20"/>
                <w:lang w:eastAsia="ru-RU"/>
              </w:rPr>
            </w:pPr>
            <w:r>
              <w:rPr>
                <w:rFonts w:ascii="Arial" w:hAnsi="Arial" w:cs="Arial"/>
                <w:color w:val="000000"/>
                <w:sz w:val="20"/>
                <w:szCs w:val="20"/>
                <w:lang w:eastAsia="ru-RU"/>
              </w:rPr>
              <w:t>Корректировка г</w:t>
            </w:r>
            <w:r w:rsidR="00DE05C0" w:rsidRPr="00DE05C0">
              <w:rPr>
                <w:rFonts w:ascii="Arial" w:hAnsi="Arial" w:cs="Arial"/>
                <w:color w:val="000000"/>
                <w:sz w:val="20"/>
                <w:szCs w:val="20"/>
                <w:lang w:eastAsia="ru-RU"/>
              </w:rPr>
              <w:t>одово</w:t>
            </w:r>
            <w:r>
              <w:rPr>
                <w:rFonts w:ascii="Arial" w:hAnsi="Arial" w:cs="Arial"/>
                <w:color w:val="000000"/>
                <w:sz w:val="20"/>
                <w:szCs w:val="20"/>
                <w:lang w:eastAsia="ru-RU"/>
              </w:rPr>
              <w:t>го</w:t>
            </w:r>
            <w:r w:rsidR="00DE05C0" w:rsidRPr="00DE05C0">
              <w:rPr>
                <w:rFonts w:ascii="Arial" w:hAnsi="Arial" w:cs="Arial"/>
                <w:color w:val="000000"/>
                <w:sz w:val="20"/>
                <w:szCs w:val="20"/>
                <w:lang w:eastAsia="ru-RU"/>
              </w:rPr>
              <w:t xml:space="preserve"> бюджет</w:t>
            </w:r>
            <w:r>
              <w:rPr>
                <w:rFonts w:ascii="Arial" w:hAnsi="Arial" w:cs="Arial"/>
                <w:color w:val="000000"/>
                <w:sz w:val="20"/>
                <w:szCs w:val="20"/>
                <w:lang w:eastAsia="ru-RU"/>
              </w:rPr>
              <w:t>а</w:t>
            </w:r>
            <w:r w:rsidR="00DE05C0" w:rsidRPr="00DE05C0">
              <w:rPr>
                <w:rFonts w:ascii="Arial" w:hAnsi="Arial" w:cs="Arial"/>
                <w:color w:val="000000"/>
                <w:sz w:val="20"/>
                <w:szCs w:val="20"/>
                <w:lang w:eastAsia="ru-RU"/>
              </w:rPr>
              <w:t xml:space="preserve"> </w:t>
            </w:r>
            <w:r w:rsidR="00A0630C">
              <w:rPr>
                <w:rFonts w:ascii="Arial" w:hAnsi="Arial" w:cs="Arial"/>
                <w:color w:val="000000"/>
                <w:sz w:val="20"/>
                <w:szCs w:val="20"/>
                <w:lang w:eastAsia="ru-RU"/>
              </w:rPr>
              <w:t>воздействий на ПА</w:t>
            </w:r>
          </w:p>
          <w:p w14:paraId="01147251" w14:textId="77777777" w:rsidR="00417E32" w:rsidRPr="009D75EF" w:rsidRDefault="00417E32" w:rsidP="00417E32">
            <w:pPr>
              <w:rPr>
                <w:rFonts w:ascii="Arial" w:hAnsi="Arial" w:cs="Arial"/>
                <w:color w:val="000000"/>
                <w:sz w:val="20"/>
                <w:szCs w:val="20"/>
                <w:lang w:eastAsia="ru-RU"/>
              </w:rPr>
            </w:pPr>
            <w:r w:rsidRPr="009D75EF">
              <w:rPr>
                <w:rFonts w:ascii="Arial" w:hAnsi="Arial" w:cs="Arial"/>
                <w:color w:val="000000"/>
                <w:sz w:val="20"/>
                <w:szCs w:val="20"/>
                <w:lang w:eastAsia="ru-RU"/>
              </w:rPr>
              <w:t>Протокол ТК БЕ о корректировке</w:t>
            </w:r>
          </w:p>
          <w:p w14:paraId="5ABC339A" w14:textId="310EAFCC" w:rsidR="00417E32" w:rsidRDefault="00417E32" w:rsidP="00DE05C0">
            <w:pPr>
              <w:jc w:val="left"/>
              <w:rPr>
                <w:rFonts w:ascii="Arial" w:hAnsi="Arial" w:cs="Arial"/>
                <w:color w:val="000000"/>
                <w:sz w:val="20"/>
                <w:szCs w:val="20"/>
                <w:lang w:eastAsia="ru-RU"/>
              </w:rPr>
            </w:pPr>
            <w:r w:rsidRPr="009D75EF">
              <w:rPr>
                <w:rFonts w:ascii="Arial" w:hAnsi="Arial" w:cs="Arial"/>
                <w:color w:val="000000"/>
                <w:sz w:val="20"/>
                <w:szCs w:val="20"/>
                <w:lang w:eastAsia="ru-RU"/>
              </w:rPr>
              <w:t>Служебная записка на корректировку</w:t>
            </w:r>
          </w:p>
          <w:p w14:paraId="3A2E91AA" w14:textId="77777777" w:rsidR="00EC594A" w:rsidRDefault="00EC594A" w:rsidP="00DE05C0">
            <w:pPr>
              <w:jc w:val="left"/>
              <w:rPr>
                <w:rFonts w:ascii="Arial" w:hAnsi="Arial" w:cs="Arial"/>
                <w:color w:val="000000"/>
                <w:sz w:val="20"/>
                <w:szCs w:val="20"/>
                <w:lang w:eastAsia="ru-RU"/>
              </w:rPr>
            </w:pPr>
            <w:r>
              <w:rPr>
                <w:rFonts w:ascii="Arial" w:hAnsi="Arial" w:cs="Arial"/>
                <w:color w:val="000000"/>
                <w:sz w:val="20"/>
                <w:szCs w:val="20"/>
                <w:lang w:eastAsia="ru-RU"/>
              </w:rPr>
              <w:t>Заказ ТОРО</w:t>
            </w:r>
          </w:p>
          <w:p w14:paraId="779279CB" w14:textId="1B7AED58" w:rsidR="00B4077E" w:rsidRPr="00BE014D" w:rsidRDefault="00EC594A" w:rsidP="00F85DB5">
            <w:pPr>
              <w:jc w:val="left"/>
              <w:rPr>
                <w:rFonts w:ascii="Arial" w:hAnsi="Arial" w:cs="Arial"/>
                <w:color w:val="000000"/>
                <w:sz w:val="20"/>
                <w:szCs w:val="20"/>
                <w:lang w:eastAsia="ru-RU"/>
              </w:rPr>
            </w:pPr>
            <w:r>
              <w:rPr>
                <w:rFonts w:ascii="Arial" w:hAnsi="Arial" w:cs="Arial"/>
                <w:color w:val="000000"/>
                <w:sz w:val="20"/>
                <w:szCs w:val="20"/>
                <w:lang w:eastAsia="ru-RU"/>
              </w:rPr>
              <w:t>Сетевые графики</w:t>
            </w:r>
          </w:p>
        </w:tc>
      </w:tr>
    </w:tbl>
    <w:p w14:paraId="36FB89CA" w14:textId="77777777" w:rsidR="00B4077E" w:rsidRPr="00F94454" w:rsidRDefault="00B4077E" w:rsidP="00B4077E">
      <w:pPr>
        <w:pStyle w:val="a7"/>
        <w:keepNext/>
        <w:spacing w:after="0" w:afterAutospacing="0"/>
        <w:jc w:val="right"/>
        <w:rPr>
          <w:rFonts w:ascii="Arial" w:hAnsi="Arial" w:cs="Arial"/>
          <w:sz w:val="22"/>
        </w:rPr>
      </w:pPr>
    </w:p>
    <w:p w14:paraId="6AE1D05D" w14:textId="56F66A74" w:rsidR="00B4077E" w:rsidRDefault="00B84FE2" w:rsidP="00B4077E">
      <w:pPr>
        <w:spacing w:after="240" w:line="276" w:lineRule="auto"/>
        <w:ind w:firstLine="567"/>
        <w:rPr>
          <w:rFonts w:ascii="Arial" w:hAnsi="Arial" w:cs="Arial"/>
          <w:color w:val="000000" w:themeColor="text1"/>
        </w:rPr>
      </w:pPr>
      <w:r>
        <w:rPr>
          <w:rFonts w:ascii="Arial" w:hAnsi="Arial" w:cs="Arial"/>
          <w:color w:val="000000" w:themeColor="text1"/>
        </w:rPr>
        <w:t>С</w:t>
      </w:r>
      <w:r w:rsidR="00C05075" w:rsidRPr="00C05075">
        <w:rPr>
          <w:rFonts w:ascii="Arial" w:hAnsi="Arial" w:cs="Arial"/>
          <w:color w:val="000000" w:themeColor="text1"/>
        </w:rPr>
        <w:t xml:space="preserve">ледующие шаги бизнес-процесса </w:t>
      </w:r>
      <w:r w:rsidR="00C05075">
        <w:rPr>
          <w:rFonts w:ascii="Arial" w:hAnsi="Arial" w:cs="Arial"/>
          <w:color w:val="000000" w:themeColor="text1"/>
        </w:rPr>
        <w:t xml:space="preserve">корректировки и контроля </w:t>
      </w:r>
      <w:r w:rsidR="00C05075" w:rsidRPr="00C05075">
        <w:rPr>
          <w:rFonts w:ascii="Arial" w:hAnsi="Arial" w:cs="Arial"/>
          <w:color w:val="000000" w:themeColor="text1"/>
        </w:rPr>
        <w:t>бюджета возде</w:t>
      </w:r>
      <w:r w:rsidR="00C05075">
        <w:rPr>
          <w:rFonts w:ascii="Arial" w:hAnsi="Arial" w:cs="Arial"/>
          <w:color w:val="000000" w:themeColor="text1"/>
        </w:rPr>
        <w:t>йствий на производственные акти</w:t>
      </w:r>
      <w:r w:rsidR="00C05075" w:rsidRPr="00C05075">
        <w:rPr>
          <w:rFonts w:ascii="Arial" w:hAnsi="Arial" w:cs="Arial"/>
          <w:color w:val="000000" w:themeColor="text1"/>
        </w:rPr>
        <w:t>вы</w:t>
      </w:r>
      <w:r>
        <w:rPr>
          <w:rFonts w:ascii="Arial" w:hAnsi="Arial" w:cs="Arial"/>
          <w:color w:val="000000" w:themeColor="text1"/>
        </w:rPr>
        <w:t xml:space="preserve"> </w:t>
      </w:r>
      <w:r w:rsidR="00013DFE">
        <w:rPr>
          <w:rFonts w:ascii="Arial" w:hAnsi="Arial" w:cs="Arial"/>
          <w:color w:val="000000" w:themeColor="text1"/>
        </w:rPr>
        <w:t>являются</w:t>
      </w:r>
      <w:r>
        <w:rPr>
          <w:rFonts w:ascii="Arial" w:hAnsi="Arial" w:cs="Arial"/>
          <w:color w:val="000000" w:themeColor="text1"/>
        </w:rPr>
        <w:t xml:space="preserve"> о</w:t>
      </w:r>
      <w:r w:rsidRPr="00C05075">
        <w:rPr>
          <w:rFonts w:ascii="Arial" w:hAnsi="Arial" w:cs="Arial"/>
          <w:color w:val="000000" w:themeColor="text1"/>
        </w:rPr>
        <w:t>сновными</w:t>
      </w:r>
      <w:r w:rsidR="00C05075" w:rsidRPr="00C05075">
        <w:rPr>
          <w:rFonts w:ascii="Arial" w:hAnsi="Arial" w:cs="Arial"/>
          <w:color w:val="000000" w:themeColor="text1"/>
        </w:rPr>
        <w:t>:</w:t>
      </w:r>
    </w:p>
    <w:p w14:paraId="740372A6" w14:textId="77777777" w:rsidR="00C05075" w:rsidRDefault="00C05075" w:rsidP="000A1539">
      <w:pPr>
        <w:pStyle w:val="af9"/>
        <w:numPr>
          <w:ilvl w:val="0"/>
          <w:numId w:val="18"/>
        </w:numPr>
        <w:spacing w:after="240" w:line="276" w:lineRule="auto"/>
        <w:rPr>
          <w:rFonts w:ascii="Arial" w:hAnsi="Arial" w:cs="Arial"/>
          <w:color w:val="000000" w:themeColor="text1"/>
        </w:rPr>
      </w:pPr>
      <w:r>
        <w:rPr>
          <w:rFonts w:ascii="Arial" w:hAnsi="Arial" w:cs="Arial"/>
          <w:color w:val="000000" w:themeColor="text1"/>
        </w:rPr>
        <w:t>Анализ</w:t>
      </w:r>
      <w:r w:rsidR="00260F29">
        <w:rPr>
          <w:rFonts w:ascii="Arial" w:hAnsi="Arial" w:cs="Arial"/>
          <w:color w:val="000000" w:themeColor="text1"/>
        </w:rPr>
        <w:t xml:space="preserve"> результатов контроля лимитов. Шаг процесса направлен на анализ контрольных процедур, выполняемых в ходе исполнения бюджета. В целях выполнения анализа формируется отчётность по фактическому исполнению бюджета воздействий, а также </w:t>
      </w:r>
      <w:r w:rsidR="00B84FE2">
        <w:rPr>
          <w:rFonts w:ascii="Arial" w:hAnsi="Arial" w:cs="Arial"/>
          <w:color w:val="000000" w:themeColor="text1"/>
        </w:rPr>
        <w:t xml:space="preserve">об </w:t>
      </w:r>
      <w:r w:rsidR="00260F29">
        <w:rPr>
          <w:rFonts w:ascii="Arial" w:hAnsi="Arial" w:cs="Arial"/>
          <w:color w:val="000000" w:themeColor="text1"/>
        </w:rPr>
        <w:t>ожидаемом исполнении.</w:t>
      </w:r>
    </w:p>
    <w:p w14:paraId="435235AD" w14:textId="77777777" w:rsidR="00C05075" w:rsidRDefault="00C05075" w:rsidP="000A1539">
      <w:pPr>
        <w:pStyle w:val="af9"/>
        <w:numPr>
          <w:ilvl w:val="0"/>
          <w:numId w:val="18"/>
        </w:numPr>
        <w:spacing w:after="240" w:line="276" w:lineRule="auto"/>
        <w:rPr>
          <w:rFonts w:ascii="Arial" w:hAnsi="Arial" w:cs="Arial"/>
          <w:color w:val="000000" w:themeColor="text1"/>
        </w:rPr>
      </w:pPr>
      <w:r>
        <w:rPr>
          <w:rFonts w:ascii="Arial" w:hAnsi="Arial" w:cs="Arial"/>
          <w:color w:val="000000" w:themeColor="text1"/>
        </w:rPr>
        <w:t>Выбор способа корректи</w:t>
      </w:r>
      <w:r w:rsidR="003E4C07">
        <w:rPr>
          <w:rFonts w:ascii="Arial" w:hAnsi="Arial" w:cs="Arial"/>
          <w:color w:val="000000" w:themeColor="text1"/>
        </w:rPr>
        <w:t>ровки бюджета. Шаг направлен на выбор соответствующего сценария корректировки в зависимости от причин её возникновения и возможностей для исполнения. На этом шаге определяется и подтверждается источник покрыти</w:t>
      </w:r>
      <w:r w:rsidR="00E56E48">
        <w:rPr>
          <w:rFonts w:ascii="Arial" w:hAnsi="Arial" w:cs="Arial"/>
          <w:color w:val="000000" w:themeColor="text1"/>
        </w:rPr>
        <w:t>я</w:t>
      </w:r>
      <w:r w:rsidR="003E4C07">
        <w:rPr>
          <w:rFonts w:ascii="Arial" w:hAnsi="Arial" w:cs="Arial"/>
          <w:color w:val="000000" w:themeColor="text1"/>
        </w:rPr>
        <w:t xml:space="preserve"> дефицита бюджета.</w:t>
      </w:r>
    </w:p>
    <w:p w14:paraId="43E212ED" w14:textId="77777777" w:rsidR="00C05075" w:rsidRDefault="00C05075" w:rsidP="000A1539">
      <w:pPr>
        <w:pStyle w:val="af9"/>
        <w:numPr>
          <w:ilvl w:val="0"/>
          <w:numId w:val="18"/>
        </w:numPr>
        <w:spacing w:after="240" w:line="276" w:lineRule="auto"/>
        <w:rPr>
          <w:rFonts w:ascii="Arial" w:hAnsi="Arial" w:cs="Arial"/>
          <w:color w:val="000000" w:themeColor="text1"/>
        </w:rPr>
      </w:pPr>
      <w:r>
        <w:rPr>
          <w:rFonts w:ascii="Arial" w:hAnsi="Arial" w:cs="Arial"/>
          <w:color w:val="000000" w:themeColor="text1"/>
        </w:rPr>
        <w:t>Выполнение корректировки и её согласование.</w:t>
      </w:r>
      <w:r w:rsidR="003E4C07">
        <w:rPr>
          <w:rFonts w:ascii="Arial" w:hAnsi="Arial" w:cs="Arial"/>
          <w:color w:val="000000" w:themeColor="text1"/>
        </w:rPr>
        <w:t xml:space="preserve"> Шаг представляет собой выполнение операций переноса бюджета между СПП-элементами </w:t>
      </w:r>
      <w:r w:rsidR="00E03696">
        <w:rPr>
          <w:rFonts w:ascii="Arial" w:hAnsi="Arial" w:cs="Arial"/>
          <w:color w:val="000000" w:themeColor="text1"/>
        </w:rPr>
        <w:t>и согласование результатов этого переноса со всеми причастными лицами.</w:t>
      </w:r>
    </w:p>
    <w:p w14:paraId="52FCE936" w14:textId="77777777" w:rsidR="00C05075" w:rsidRPr="00C05075" w:rsidRDefault="00C05075" w:rsidP="00C05075">
      <w:pPr>
        <w:spacing w:after="240" w:line="276" w:lineRule="auto"/>
        <w:ind w:firstLine="567"/>
        <w:rPr>
          <w:rFonts w:ascii="Arial" w:hAnsi="Arial" w:cs="Arial"/>
          <w:color w:val="000000" w:themeColor="text1"/>
        </w:rPr>
      </w:pPr>
      <w:r>
        <w:rPr>
          <w:rFonts w:ascii="Arial" w:hAnsi="Arial" w:cs="Arial"/>
          <w:color w:val="000000" w:themeColor="text1"/>
        </w:rPr>
        <w:t>Ш</w:t>
      </w:r>
      <w:r w:rsidRPr="00C05075">
        <w:rPr>
          <w:rFonts w:ascii="Arial" w:hAnsi="Arial" w:cs="Arial"/>
          <w:color w:val="000000" w:themeColor="text1"/>
        </w:rPr>
        <w:t>аги выполняются как на уровне бизнес-единицы, так и на уровне</w:t>
      </w:r>
      <w:r>
        <w:rPr>
          <w:rFonts w:ascii="Arial" w:hAnsi="Arial" w:cs="Arial"/>
          <w:color w:val="000000" w:themeColor="text1"/>
        </w:rPr>
        <w:t xml:space="preserve"> управ</w:t>
      </w:r>
      <w:r w:rsidRPr="00C05075">
        <w:rPr>
          <w:rFonts w:ascii="Arial" w:hAnsi="Arial" w:cs="Arial"/>
          <w:color w:val="000000" w:themeColor="text1"/>
        </w:rPr>
        <w:t>ляющей компании.</w:t>
      </w:r>
    </w:p>
    <w:p w14:paraId="4B8B91A9" w14:textId="77777777" w:rsidR="00C05075" w:rsidRDefault="00C05075" w:rsidP="00C05075">
      <w:pPr>
        <w:spacing w:after="240" w:line="276" w:lineRule="auto"/>
        <w:ind w:firstLine="567"/>
        <w:rPr>
          <w:rFonts w:ascii="Arial" w:hAnsi="Arial" w:cs="Arial"/>
          <w:color w:val="000000" w:themeColor="text1"/>
        </w:rPr>
      </w:pPr>
      <w:r w:rsidRPr="00C05075">
        <w:rPr>
          <w:rFonts w:ascii="Arial" w:hAnsi="Arial" w:cs="Arial"/>
          <w:color w:val="000000" w:themeColor="text1"/>
        </w:rPr>
        <w:t xml:space="preserve">Участниками бизнес-процесса </w:t>
      </w:r>
      <w:r>
        <w:rPr>
          <w:rFonts w:ascii="Arial" w:hAnsi="Arial" w:cs="Arial"/>
          <w:color w:val="000000" w:themeColor="text1"/>
        </w:rPr>
        <w:t xml:space="preserve">корректировки и контроля </w:t>
      </w:r>
      <w:r w:rsidRPr="00C05075">
        <w:rPr>
          <w:rFonts w:ascii="Arial" w:hAnsi="Arial" w:cs="Arial"/>
          <w:color w:val="000000" w:themeColor="text1"/>
        </w:rPr>
        <w:t>бюджета возде</w:t>
      </w:r>
      <w:r>
        <w:rPr>
          <w:rFonts w:ascii="Arial" w:hAnsi="Arial" w:cs="Arial"/>
          <w:color w:val="000000" w:themeColor="text1"/>
        </w:rPr>
        <w:t>йствий на производственные акти</w:t>
      </w:r>
      <w:r w:rsidRPr="00C05075">
        <w:rPr>
          <w:rFonts w:ascii="Arial" w:hAnsi="Arial" w:cs="Arial"/>
          <w:color w:val="000000" w:themeColor="text1"/>
        </w:rPr>
        <w:t>вы являются:</w:t>
      </w:r>
    </w:p>
    <w:p w14:paraId="0DB41519" w14:textId="6FB725C7" w:rsidR="00A0630C" w:rsidRPr="00A0630C"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Вице-президент БП и ТП УК</w:t>
      </w:r>
      <w:r>
        <w:rPr>
          <w:rFonts w:ascii="Arial" w:hAnsi="Arial" w:cs="Arial"/>
          <w:color w:val="000000" w:themeColor="text1"/>
        </w:rPr>
        <w:t>;</w:t>
      </w:r>
    </w:p>
    <w:p w14:paraId="509A1C79" w14:textId="1CF7A663" w:rsidR="00A0630C" w:rsidRPr="00A0630C" w:rsidDel="0039551F" w:rsidRDefault="00A0630C" w:rsidP="00A0630C">
      <w:pPr>
        <w:pStyle w:val="af9"/>
        <w:numPr>
          <w:ilvl w:val="0"/>
          <w:numId w:val="38"/>
        </w:numPr>
        <w:spacing w:after="240" w:line="276" w:lineRule="auto"/>
        <w:rPr>
          <w:del w:id="729" w:author="Попова Дарья Николаевна (Подрядчик. ООО БерингПойнт)" w:date="2021-09-15T15:13:00Z"/>
          <w:rFonts w:ascii="Arial" w:hAnsi="Arial" w:cs="Arial"/>
          <w:color w:val="000000" w:themeColor="text1"/>
        </w:rPr>
      </w:pPr>
      <w:del w:id="730" w:author="Попова Дарья Николаевна (Подрядчик. ООО БерингПойнт)" w:date="2021-09-15T15:13:00Z">
        <w:r w:rsidRPr="00A0630C" w:rsidDel="0039551F">
          <w:rPr>
            <w:rFonts w:ascii="Arial" w:hAnsi="Arial" w:cs="Arial"/>
            <w:color w:val="000000" w:themeColor="text1"/>
          </w:rPr>
          <w:delText xml:space="preserve">Главный инженер </w:delText>
        </w:r>
        <w:r w:rsidR="00C44264" w:rsidDel="0039551F">
          <w:rPr>
            <w:rFonts w:ascii="Arial" w:hAnsi="Arial" w:cs="Arial"/>
            <w:color w:val="000000" w:themeColor="text1"/>
          </w:rPr>
          <w:delText>УО</w:delText>
        </w:r>
        <w:r w:rsidDel="0039551F">
          <w:rPr>
            <w:rFonts w:ascii="Arial" w:hAnsi="Arial" w:cs="Arial"/>
            <w:color w:val="000000" w:themeColor="text1"/>
          </w:rPr>
          <w:delText>;</w:delText>
        </w:r>
      </w:del>
    </w:p>
    <w:p w14:paraId="4343373B" w14:textId="7349EC5C" w:rsidR="00A0630C"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 xml:space="preserve">Главный специалист ТОиР </w:t>
      </w:r>
      <w:r w:rsidR="00A204B1">
        <w:rPr>
          <w:rFonts w:ascii="Arial" w:hAnsi="Arial" w:cs="Arial"/>
          <w:color w:val="000000" w:themeColor="text1"/>
        </w:rPr>
        <w:t>УО</w:t>
      </w:r>
      <w:r>
        <w:rPr>
          <w:rFonts w:ascii="Arial" w:hAnsi="Arial" w:cs="Arial"/>
          <w:color w:val="000000" w:themeColor="text1"/>
        </w:rPr>
        <w:t>;</w:t>
      </w:r>
    </w:p>
    <w:p w14:paraId="04AAB425" w14:textId="7E631180" w:rsidR="00A0630C" w:rsidRPr="00A0630C"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 xml:space="preserve">Планировщик бюджета УА </w:t>
      </w:r>
      <w:r w:rsidR="00A204B1">
        <w:rPr>
          <w:rFonts w:ascii="Arial" w:hAnsi="Arial" w:cs="Arial"/>
          <w:color w:val="000000" w:themeColor="text1"/>
        </w:rPr>
        <w:t>УО</w:t>
      </w:r>
      <w:r>
        <w:rPr>
          <w:rFonts w:ascii="Arial" w:hAnsi="Arial" w:cs="Arial"/>
          <w:color w:val="000000" w:themeColor="text1"/>
        </w:rPr>
        <w:t>;</w:t>
      </w:r>
    </w:p>
    <w:p w14:paraId="23CD9D86" w14:textId="5F1DCB7E" w:rsidR="00A0630C" w:rsidRPr="00A0630C"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Планировщик бюджета УА УК</w:t>
      </w:r>
      <w:r>
        <w:rPr>
          <w:rFonts w:ascii="Arial" w:hAnsi="Arial" w:cs="Arial"/>
          <w:color w:val="000000" w:themeColor="text1"/>
        </w:rPr>
        <w:t>;</w:t>
      </w:r>
    </w:p>
    <w:p w14:paraId="2220EC5B" w14:textId="39A35855" w:rsidR="00A0630C"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 xml:space="preserve">Планировщик ТОиР </w:t>
      </w:r>
      <w:r w:rsidR="00A204B1">
        <w:rPr>
          <w:rFonts w:ascii="Arial" w:hAnsi="Arial" w:cs="Arial"/>
          <w:color w:val="000000" w:themeColor="text1"/>
        </w:rPr>
        <w:t>УО</w:t>
      </w:r>
      <w:r>
        <w:rPr>
          <w:rFonts w:ascii="Arial" w:hAnsi="Arial" w:cs="Arial"/>
          <w:color w:val="000000" w:themeColor="text1"/>
        </w:rPr>
        <w:t>;</w:t>
      </w:r>
    </w:p>
    <w:p w14:paraId="6559DCF7" w14:textId="437EDC9A" w:rsidR="005A18D5" w:rsidRDefault="005A18D5" w:rsidP="00A0630C">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Планировщик ОВП;</w:t>
      </w:r>
    </w:p>
    <w:p w14:paraId="7CC92C7C" w14:textId="1F113CC1" w:rsidR="005A18D5" w:rsidRPr="00494ECB" w:rsidRDefault="005A18D5">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Старший планировщик ТОиР УО;</w:t>
      </w:r>
    </w:p>
    <w:p w14:paraId="0EB37398" w14:textId="0F3A64FF" w:rsidR="00A0630C" w:rsidRPr="00A0630C"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Старший Вице-президент по операционной деятельности УК</w:t>
      </w:r>
      <w:r>
        <w:rPr>
          <w:rFonts w:ascii="Arial" w:hAnsi="Arial" w:cs="Arial"/>
          <w:color w:val="000000" w:themeColor="text1"/>
        </w:rPr>
        <w:t>;</w:t>
      </w:r>
    </w:p>
    <w:p w14:paraId="10578B4D" w14:textId="39CD3B21" w:rsidR="00A0630C" w:rsidRPr="00A0630C"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Технический директор УК</w:t>
      </w:r>
      <w:r>
        <w:rPr>
          <w:rFonts w:ascii="Arial" w:hAnsi="Arial" w:cs="Arial"/>
          <w:color w:val="000000" w:themeColor="text1"/>
        </w:rPr>
        <w:t>;</w:t>
      </w:r>
    </w:p>
    <w:p w14:paraId="688C7F49" w14:textId="638160C5" w:rsidR="005A18D5" w:rsidRDefault="00A0630C" w:rsidP="00A0630C">
      <w:pPr>
        <w:pStyle w:val="af9"/>
        <w:numPr>
          <w:ilvl w:val="0"/>
          <w:numId w:val="38"/>
        </w:numPr>
        <w:spacing w:after="240" w:line="276" w:lineRule="auto"/>
        <w:rPr>
          <w:rFonts w:ascii="Arial" w:hAnsi="Arial" w:cs="Arial"/>
          <w:color w:val="000000" w:themeColor="text1"/>
        </w:rPr>
      </w:pPr>
      <w:r w:rsidRPr="00A0630C">
        <w:rPr>
          <w:rFonts w:ascii="Arial" w:hAnsi="Arial" w:cs="Arial"/>
          <w:color w:val="000000" w:themeColor="text1"/>
        </w:rPr>
        <w:t xml:space="preserve">Технический комитет </w:t>
      </w:r>
      <w:r w:rsidR="00E91639">
        <w:rPr>
          <w:rFonts w:ascii="Arial" w:hAnsi="Arial" w:cs="Arial"/>
          <w:color w:val="000000" w:themeColor="text1"/>
        </w:rPr>
        <w:t>УО</w:t>
      </w:r>
      <w:r w:rsidR="005A18D5">
        <w:rPr>
          <w:rFonts w:ascii="Arial" w:hAnsi="Arial" w:cs="Arial"/>
          <w:color w:val="000000" w:themeColor="text1"/>
        </w:rPr>
        <w:t>;</w:t>
      </w:r>
    </w:p>
    <w:p w14:paraId="0C9CAAC9" w14:textId="77777777" w:rsidR="005A18D5" w:rsidRDefault="005A18D5" w:rsidP="00A0630C">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Утверждающий бюджет проекта УК;</w:t>
      </w:r>
    </w:p>
    <w:p w14:paraId="72BC93F5" w14:textId="756A5D73" w:rsidR="00961998" w:rsidRPr="00FD1389" w:rsidRDefault="005A18D5" w:rsidP="00A0630C">
      <w:pPr>
        <w:pStyle w:val="af9"/>
        <w:numPr>
          <w:ilvl w:val="0"/>
          <w:numId w:val="38"/>
        </w:numPr>
        <w:spacing w:after="240" w:line="276" w:lineRule="auto"/>
        <w:rPr>
          <w:rFonts w:ascii="Arial" w:hAnsi="Arial" w:cs="Arial"/>
          <w:color w:val="000000" w:themeColor="text1"/>
        </w:rPr>
      </w:pPr>
      <w:r>
        <w:rPr>
          <w:rFonts w:ascii="Arial" w:hAnsi="Arial" w:cs="Arial"/>
          <w:color w:val="000000" w:themeColor="text1"/>
        </w:rPr>
        <w:t>Утверждающий бюджет проекта УО.</w:t>
      </w:r>
    </w:p>
    <w:p w14:paraId="08CD86E9" w14:textId="77777777" w:rsidR="00C05075" w:rsidRPr="00C05075" w:rsidRDefault="00C05075" w:rsidP="00C05075">
      <w:pPr>
        <w:spacing w:after="240" w:line="276" w:lineRule="auto"/>
        <w:ind w:firstLine="567"/>
        <w:rPr>
          <w:rFonts w:ascii="Arial" w:hAnsi="Arial" w:cs="Arial"/>
          <w:color w:val="000000" w:themeColor="text1"/>
        </w:rPr>
      </w:pPr>
      <w:r w:rsidRPr="00C05075">
        <w:rPr>
          <w:rFonts w:ascii="Arial" w:hAnsi="Arial" w:cs="Arial"/>
          <w:color w:val="000000" w:themeColor="text1"/>
        </w:rPr>
        <w:t xml:space="preserve">Шаги бизнес-процесса </w:t>
      </w:r>
      <w:r>
        <w:rPr>
          <w:rFonts w:ascii="Arial" w:hAnsi="Arial" w:cs="Arial"/>
          <w:color w:val="000000" w:themeColor="text1"/>
        </w:rPr>
        <w:t xml:space="preserve">корректировки и контроля </w:t>
      </w:r>
      <w:r w:rsidRPr="00C05075">
        <w:rPr>
          <w:rFonts w:ascii="Arial" w:hAnsi="Arial" w:cs="Arial"/>
          <w:color w:val="000000" w:themeColor="text1"/>
        </w:rPr>
        <w:t>бюджета возде</w:t>
      </w:r>
      <w:r>
        <w:rPr>
          <w:rFonts w:ascii="Arial" w:hAnsi="Arial" w:cs="Arial"/>
          <w:color w:val="000000" w:themeColor="text1"/>
        </w:rPr>
        <w:t>йствий на производственные акти</w:t>
      </w:r>
      <w:r w:rsidRPr="00C05075">
        <w:rPr>
          <w:rFonts w:ascii="Arial" w:hAnsi="Arial" w:cs="Arial"/>
          <w:color w:val="000000" w:themeColor="text1"/>
        </w:rPr>
        <w:t>вы</w:t>
      </w:r>
      <w:r>
        <w:rPr>
          <w:rFonts w:ascii="Arial" w:hAnsi="Arial" w:cs="Arial"/>
          <w:color w:val="000000" w:themeColor="text1"/>
        </w:rPr>
        <w:t xml:space="preserve"> описаны в разделе 5.2.4</w:t>
      </w:r>
      <w:r w:rsidRPr="00C05075">
        <w:rPr>
          <w:rFonts w:ascii="Arial" w:hAnsi="Arial" w:cs="Arial"/>
          <w:color w:val="000000" w:themeColor="text1"/>
        </w:rPr>
        <w:t xml:space="preserve"> настоящего документа.</w:t>
      </w:r>
    </w:p>
    <w:p w14:paraId="2D16E35D" w14:textId="698CE326" w:rsidR="00FD1389" w:rsidRDefault="00FD1389" w:rsidP="00FD1389">
      <w:pPr>
        <w:spacing w:after="240" w:line="276" w:lineRule="auto"/>
        <w:ind w:firstLine="567"/>
        <w:rPr>
          <w:rFonts w:ascii="Arial" w:hAnsi="Arial" w:cs="Arial"/>
          <w:color w:val="000000" w:themeColor="text1"/>
        </w:rPr>
      </w:pPr>
      <w:r>
        <w:rPr>
          <w:rFonts w:ascii="Arial" w:hAnsi="Arial" w:cs="Arial"/>
          <w:color w:val="000000" w:themeColor="text1"/>
        </w:rPr>
        <w:t>Б</w:t>
      </w:r>
      <w:r w:rsidRPr="00286817">
        <w:rPr>
          <w:rFonts w:ascii="Arial" w:hAnsi="Arial" w:cs="Arial"/>
          <w:color w:val="000000" w:themeColor="text1"/>
        </w:rPr>
        <w:t xml:space="preserve">изнес-процесс </w:t>
      </w:r>
      <w:r>
        <w:rPr>
          <w:rFonts w:ascii="Arial" w:hAnsi="Arial" w:cs="Arial"/>
          <w:color w:val="000000" w:themeColor="text1"/>
        </w:rPr>
        <w:t xml:space="preserve">корректировки и контроля </w:t>
      </w:r>
      <w:r w:rsidRPr="00C05075">
        <w:rPr>
          <w:rFonts w:ascii="Arial" w:hAnsi="Arial" w:cs="Arial"/>
          <w:color w:val="000000" w:themeColor="text1"/>
        </w:rPr>
        <w:t>бюджета возде</w:t>
      </w:r>
      <w:r>
        <w:rPr>
          <w:rFonts w:ascii="Arial" w:hAnsi="Arial" w:cs="Arial"/>
          <w:color w:val="000000" w:themeColor="text1"/>
        </w:rPr>
        <w:t>йствий на производственные акти</w:t>
      </w:r>
      <w:r w:rsidRPr="00C05075">
        <w:rPr>
          <w:rFonts w:ascii="Arial" w:hAnsi="Arial" w:cs="Arial"/>
          <w:color w:val="000000" w:themeColor="text1"/>
        </w:rPr>
        <w:t>вы</w:t>
      </w:r>
      <w:r>
        <w:rPr>
          <w:rFonts w:ascii="Arial" w:hAnsi="Arial" w:cs="Arial"/>
          <w:color w:val="000000" w:themeColor="text1"/>
        </w:rPr>
        <w:t xml:space="preserve"> регламентируется следующими документами:</w:t>
      </w:r>
    </w:p>
    <w:p w14:paraId="621D22BA" w14:textId="0FC62922" w:rsidR="00FD1389" w:rsidRPr="005A31FA" w:rsidRDefault="002E6C85" w:rsidP="00FD1389">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t>ERP.13.9_10_100_PM</w:t>
      </w:r>
      <w:r w:rsidR="00FD1389">
        <w:rPr>
          <w:rFonts w:ascii="Arial" w:hAnsi="Arial" w:cs="Arial"/>
          <w:color w:val="000000" w:themeColor="text1"/>
        </w:rPr>
        <w:t xml:space="preserve"> «</w:t>
      </w:r>
      <w:r w:rsidR="00FD1389" w:rsidRPr="005A31FA">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FD1389">
        <w:rPr>
          <w:rFonts w:ascii="Arial" w:hAnsi="Arial" w:cs="Arial"/>
          <w:color w:val="000000" w:themeColor="text1"/>
        </w:rPr>
        <w:t>»;</w:t>
      </w:r>
    </w:p>
    <w:p w14:paraId="12CA1F67" w14:textId="4024C49C" w:rsidR="00FD1389" w:rsidRPr="005A31FA" w:rsidRDefault="002E6C85" w:rsidP="00FD1389">
      <w:pPr>
        <w:pStyle w:val="af9"/>
        <w:numPr>
          <w:ilvl w:val="0"/>
          <w:numId w:val="43"/>
        </w:numPr>
        <w:spacing w:after="240" w:line="276" w:lineRule="auto"/>
        <w:rPr>
          <w:rFonts w:ascii="Arial" w:hAnsi="Arial" w:cs="Arial"/>
          <w:color w:val="000000" w:themeColor="text1"/>
        </w:rPr>
      </w:pPr>
      <w:r>
        <w:rPr>
          <w:rFonts w:ascii="Arial" w:hAnsi="Arial" w:cs="Arial"/>
          <w:color w:val="000000" w:themeColor="text1"/>
        </w:rPr>
        <w:t>ERP.13.9_10_101_PM</w:t>
      </w:r>
      <w:r w:rsidR="00FD1389">
        <w:rPr>
          <w:rFonts w:ascii="Arial" w:hAnsi="Arial" w:cs="Arial"/>
          <w:color w:val="000000" w:themeColor="text1"/>
        </w:rPr>
        <w:t xml:space="preserve"> «</w:t>
      </w:r>
      <w:r w:rsidR="00FD1389" w:rsidRPr="005A31F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FD1389">
        <w:rPr>
          <w:rFonts w:ascii="Arial" w:hAnsi="Arial" w:cs="Arial"/>
          <w:color w:val="000000" w:themeColor="text1"/>
        </w:rPr>
        <w:t>».</w:t>
      </w:r>
    </w:p>
    <w:p w14:paraId="184CBFCA" w14:textId="7134076A" w:rsidR="00B26985" w:rsidRDefault="00E56E48" w:rsidP="00E56E48">
      <w:pPr>
        <w:spacing w:after="240" w:line="276" w:lineRule="auto"/>
        <w:ind w:firstLine="567"/>
        <w:rPr>
          <w:rFonts w:ascii="Arial" w:hAnsi="Arial" w:cs="Arial"/>
          <w:color w:val="000000" w:themeColor="text1"/>
        </w:rPr>
      </w:pPr>
      <w:r>
        <w:rPr>
          <w:rFonts w:ascii="Arial" w:hAnsi="Arial" w:cs="Arial"/>
          <w:color w:val="000000" w:themeColor="text1"/>
        </w:rPr>
        <w:t xml:space="preserve">Схема бизнес-процесса корректировки и контроля </w:t>
      </w:r>
      <w:r w:rsidRPr="00C05075">
        <w:rPr>
          <w:rFonts w:ascii="Arial" w:hAnsi="Arial" w:cs="Arial"/>
          <w:color w:val="000000" w:themeColor="text1"/>
        </w:rPr>
        <w:t>бюджета возде</w:t>
      </w:r>
      <w:r>
        <w:rPr>
          <w:rFonts w:ascii="Arial" w:hAnsi="Arial" w:cs="Arial"/>
          <w:color w:val="000000" w:themeColor="text1"/>
        </w:rPr>
        <w:t>йствий на производственные акти</w:t>
      </w:r>
      <w:r w:rsidRPr="00C05075">
        <w:rPr>
          <w:rFonts w:ascii="Arial" w:hAnsi="Arial" w:cs="Arial"/>
          <w:color w:val="000000" w:themeColor="text1"/>
        </w:rPr>
        <w:t>вы</w:t>
      </w:r>
      <w:r>
        <w:rPr>
          <w:rFonts w:ascii="Arial" w:hAnsi="Arial" w:cs="Arial"/>
          <w:color w:val="000000" w:themeColor="text1"/>
        </w:rPr>
        <w:t xml:space="preserve"> расположена в программе </w:t>
      </w:r>
      <w:r>
        <w:rPr>
          <w:rFonts w:ascii="Arial" w:hAnsi="Arial" w:cs="Arial"/>
          <w:color w:val="000000" w:themeColor="text1"/>
          <w:lang w:val="en-US"/>
        </w:rPr>
        <w:t>Aris</w:t>
      </w:r>
      <w:r>
        <w:rPr>
          <w:rFonts w:ascii="Arial" w:hAnsi="Arial" w:cs="Arial"/>
          <w:color w:val="000000" w:themeColor="text1"/>
        </w:rPr>
        <w:t xml:space="preserve"> по адресу: </w:t>
      </w:r>
      <w:r w:rsidR="00B26985" w:rsidRPr="00B26985">
        <w:rPr>
          <w:rFonts w:ascii="Arial" w:hAnsi="Arial" w:cs="Arial"/>
          <w:color w:val="000000" w:themeColor="text1"/>
        </w:rPr>
        <w:t xml:space="preserve">ПОЛЮС/Главная папка/4. В разработке/ERP/ПП-07 </w:t>
      </w:r>
      <w:r w:rsidR="00B26985">
        <w:rPr>
          <w:rFonts w:ascii="Arial" w:hAnsi="Arial" w:cs="Arial"/>
          <w:color w:val="000000" w:themeColor="text1"/>
        </w:rPr>
        <w:t>Управление производственными ак</w:t>
      </w:r>
      <w:r w:rsidR="00B26985" w:rsidRPr="00B26985">
        <w:rPr>
          <w:rFonts w:ascii="Arial" w:hAnsi="Arial" w:cs="Arial"/>
          <w:color w:val="000000" w:themeColor="text1"/>
        </w:rPr>
        <w:t>тивами/ПП-07.06 Формирование и управление бюдж</w:t>
      </w:r>
      <w:r w:rsidR="00B26985">
        <w:rPr>
          <w:rFonts w:ascii="Arial" w:hAnsi="Arial" w:cs="Arial"/>
          <w:color w:val="000000" w:themeColor="text1"/>
        </w:rPr>
        <w:t>етом программы управления произ</w:t>
      </w:r>
      <w:r w:rsidR="00B26985" w:rsidRPr="00B26985">
        <w:rPr>
          <w:rFonts w:ascii="Arial" w:hAnsi="Arial" w:cs="Arial"/>
          <w:color w:val="000000" w:themeColor="text1"/>
        </w:rPr>
        <w:t>водственными активами/</w:t>
      </w:r>
    </w:p>
    <w:p w14:paraId="536664ED" w14:textId="7EFD239E" w:rsidR="00E56E48" w:rsidRDefault="00013DFE" w:rsidP="00E56E48">
      <w:pPr>
        <w:spacing w:after="240" w:line="276" w:lineRule="auto"/>
        <w:ind w:firstLine="567"/>
        <w:rPr>
          <w:rFonts w:ascii="Arial" w:hAnsi="Arial" w:cs="Arial"/>
          <w:color w:val="000000" w:themeColor="text1"/>
        </w:rPr>
      </w:pPr>
      <w:r>
        <w:rPr>
          <w:rFonts w:ascii="Arial" w:hAnsi="Arial" w:cs="Arial"/>
          <w:color w:val="000000" w:themeColor="text1"/>
        </w:rPr>
        <w:t>Схема бизнес-процесса</w:t>
      </w:r>
      <w:r w:rsidRPr="00FE59F3">
        <w:rPr>
          <w:rFonts w:ascii="Arial" w:hAnsi="Arial" w:cs="Arial"/>
          <w:color w:val="000000" w:themeColor="text1"/>
        </w:rPr>
        <w:t xml:space="preserve"> </w:t>
      </w:r>
      <w:r w:rsidR="00E56E48" w:rsidRPr="00FE59F3">
        <w:rPr>
          <w:rFonts w:ascii="Arial" w:hAnsi="Arial" w:cs="Arial"/>
          <w:color w:val="000000" w:themeColor="text1"/>
        </w:rPr>
        <w:t>«</w:t>
      </w:r>
      <w:r w:rsidR="00E56E48" w:rsidRPr="00E56E48">
        <w:rPr>
          <w:rFonts w:ascii="Arial" w:hAnsi="Arial" w:cs="Arial"/>
          <w:color w:val="000000" w:themeColor="text1"/>
        </w:rPr>
        <w:t>ПП-07.06.04-ERP Исполнение, корректировка и контро</w:t>
      </w:r>
      <w:r w:rsidR="00E56E48">
        <w:rPr>
          <w:rFonts w:ascii="Arial" w:hAnsi="Arial" w:cs="Arial"/>
          <w:color w:val="000000" w:themeColor="text1"/>
        </w:rPr>
        <w:t>ль бюджета воздействий на произ</w:t>
      </w:r>
      <w:r w:rsidR="00E56E48" w:rsidRPr="00E56E48">
        <w:rPr>
          <w:rFonts w:ascii="Arial" w:hAnsi="Arial" w:cs="Arial"/>
          <w:color w:val="000000" w:themeColor="text1"/>
        </w:rPr>
        <w:t>водственные активы</w:t>
      </w:r>
      <w:r w:rsidR="00E56E48">
        <w:rPr>
          <w:rFonts w:ascii="Arial" w:hAnsi="Arial" w:cs="Arial"/>
          <w:color w:val="000000" w:themeColor="text1"/>
        </w:rPr>
        <w:t>» приведе</w:t>
      </w:r>
      <w:r w:rsidR="00E56E48" w:rsidRPr="00FE59F3">
        <w:rPr>
          <w:rFonts w:ascii="Arial" w:hAnsi="Arial" w:cs="Arial"/>
          <w:color w:val="000000" w:themeColor="text1"/>
        </w:rPr>
        <w:t xml:space="preserve">но в </w:t>
      </w:r>
      <w:r w:rsidR="00E56E48">
        <w:rPr>
          <w:rFonts w:ascii="Arial" w:hAnsi="Arial" w:cs="Arial"/>
          <w:color w:val="000000" w:themeColor="text1"/>
        </w:rPr>
        <w:t>Приложении</w:t>
      </w:r>
      <w:r w:rsidR="00E56E48" w:rsidRPr="00FE59F3">
        <w:rPr>
          <w:rFonts w:ascii="Arial" w:hAnsi="Arial" w:cs="Arial"/>
          <w:color w:val="000000" w:themeColor="text1"/>
        </w:rPr>
        <w:t xml:space="preserve"> № 1. </w:t>
      </w:r>
      <w:r w:rsidR="00E56E48">
        <w:rPr>
          <w:rFonts w:ascii="Arial" w:hAnsi="Arial" w:cs="Arial"/>
          <w:color w:val="000000" w:themeColor="text1"/>
        </w:rPr>
        <w:t>«</w:t>
      </w:r>
      <w:r w:rsidR="00E56E48" w:rsidRPr="00FE59F3">
        <w:rPr>
          <w:rFonts w:ascii="Arial" w:hAnsi="Arial" w:cs="Arial"/>
          <w:color w:val="000000" w:themeColor="text1"/>
        </w:rPr>
        <w:t xml:space="preserve">Модели бизнес-процессов» </w:t>
      </w:r>
      <w:r w:rsidR="00E56E48">
        <w:rPr>
          <w:rFonts w:ascii="Arial" w:hAnsi="Arial" w:cs="Arial"/>
          <w:color w:val="000000" w:themeColor="text1"/>
        </w:rPr>
        <w:t>настоящего</w:t>
      </w:r>
      <w:r w:rsidR="00E56E48" w:rsidRPr="00FE59F3">
        <w:rPr>
          <w:rFonts w:ascii="Arial" w:hAnsi="Arial" w:cs="Arial"/>
          <w:color w:val="000000" w:themeColor="text1"/>
        </w:rPr>
        <w:t xml:space="preserve"> документа.</w:t>
      </w:r>
    </w:p>
    <w:p w14:paraId="1A3AA8F3" w14:textId="77777777" w:rsidR="00E56E48" w:rsidRPr="00C05075" w:rsidRDefault="00E56E48" w:rsidP="00C05075">
      <w:pPr>
        <w:spacing w:after="240" w:line="276" w:lineRule="auto"/>
        <w:ind w:firstLine="567"/>
        <w:rPr>
          <w:rFonts w:ascii="Arial" w:hAnsi="Arial" w:cs="Arial"/>
          <w:color w:val="000000" w:themeColor="text1"/>
        </w:rPr>
      </w:pPr>
    </w:p>
    <w:p w14:paraId="57702561" w14:textId="77777777" w:rsidR="0043622A" w:rsidRDefault="0043622A" w:rsidP="0043622A">
      <w:pPr>
        <w:pStyle w:val="21"/>
        <w:keepNext/>
        <w:keepLines/>
        <w:numPr>
          <w:ilvl w:val="1"/>
          <w:numId w:val="8"/>
        </w:numPr>
        <w:spacing w:before="160" w:after="120" w:line="276" w:lineRule="auto"/>
        <w:rPr>
          <w:rFonts w:eastAsiaTheme="majorEastAsia" w:cstheme="majorBidi"/>
          <w:bCs w:val="0"/>
          <w:iCs w:val="0"/>
          <w:szCs w:val="26"/>
        </w:rPr>
      </w:pPr>
      <w:bookmarkStart w:id="731" w:name="_Toc77357541"/>
      <w:r w:rsidRPr="00BE014D">
        <w:rPr>
          <w:rFonts w:eastAsiaTheme="majorEastAsia" w:cstheme="majorBidi"/>
          <w:bCs w:val="0"/>
          <w:iCs w:val="0"/>
          <w:szCs w:val="26"/>
        </w:rPr>
        <w:t>Описание шагов бизнес-процесс</w:t>
      </w:r>
      <w:r w:rsidR="00B1419A">
        <w:rPr>
          <w:rFonts w:eastAsiaTheme="majorEastAsia" w:cstheme="majorBidi"/>
          <w:bCs w:val="0"/>
          <w:iCs w:val="0"/>
          <w:szCs w:val="26"/>
        </w:rPr>
        <w:t>ов</w:t>
      </w:r>
      <w:bookmarkEnd w:id="731"/>
    </w:p>
    <w:p w14:paraId="0456CF70" w14:textId="391CF843" w:rsidR="0043622A" w:rsidRPr="00844151" w:rsidRDefault="0043622A">
      <w:pPr>
        <w:pStyle w:val="3"/>
      </w:pPr>
      <w:bookmarkStart w:id="732" w:name="_Toc514340553"/>
      <w:bookmarkStart w:id="733" w:name="_Toc77357542"/>
      <w:r w:rsidRPr="00844151">
        <w:t xml:space="preserve">Описание шагов бизнес-процесса </w:t>
      </w:r>
      <w:bookmarkEnd w:id="732"/>
      <w:r w:rsidR="00B4077E" w:rsidRPr="00844151">
        <w:t xml:space="preserve">ПП-07.02.01-ERP «Долгосрочное планирование воздействий на </w:t>
      </w:r>
      <w:r w:rsidR="002B0E04" w:rsidRPr="00844151">
        <w:t>производственные</w:t>
      </w:r>
      <w:r w:rsidR="00B4077E" w:rsidRPr="00844151">
        <w:t xml:space="preserve"> активы (мастер-план от 3-х до 10 лет)»</w:t>
      </w:r>
      <w:bookmarkEnd w:id="733"/>
    </w:p>
    <w:p w14:paraId="4CE11AAB" w14:textId="5DAFB627" w:rsidR="008B6B44" w:rsidRPr="00BC295D" w:rsidRDefault="008B6B44" w:rsidP="008B6B44">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Шаг процесса 10</w:t>
      </w:r>
      <w:r w:rsidRPr="00BC295D">
        <w:rPr>
          <w:rFonts w:eastAsiaTheme="majorEastAsia" w:cstheme="majorBidi"/>
          <w:b/>
          <w:i w:val="0"/>
          <w:caps w:val="0"/>
          <w:sz w:val="24"/>
          <w:szCs w:val="24"/>
        </w:rPr>
        <w:t xml:space="preserve"> - Формирование приказа о начале планирования</w:t>
      </w:r>
    </w:p>
    <w:p w14:paraId="72C8EE21" w14:textId="60FEE6B6" w:rsidR="008B6B44" w:rsidRPr="003F1ECC" w:rsidRDefault="008B6B44" w:rsidP="008B6B44">
      <w:pPr>
        <w:spacing w:after="240" w:line="276" w:lineRule="auto"/>
        <w:ind w:firstLine="567"/>
        <w:rPr>
          <w:rFonts w:ascii="Arial" w:hAnsi="Arial" w:cs="Arial"/>
          <w:color w:val="000000" w:themeColor="text1"/>
        </w:rPr>
      </w:pPr>
      <w:r w:rsidRPr="006E78E6">
        <w:rPr>
          <w:rFonts w:ascii="Arial" w:hAnsi="Arial" w:cs="Arial"/>
          <w:color w:val="000000" w:themeColor="text1"/>
        </w:rPr>
        <w:t xml:space="preserve">На данном шаге </w:t>
      </w:r>
      <w:r w:rsidR="00961FB3" w:rsidRPr="00961FB3">
        <w:rPr>
          <w:rFonts w:ascii="Arial" w:hAnsi="Arial" w:cs="Arial"/>
          <w:color w:val="000000" w:themeColor="text1"/>
        </w:rPr>
        <w:t>Генеральным директором УК</w:t>
      </w:r>
      <w:r w:rsidR="00961FB3">
        <w:rPr>
          <w:rFonts w:ascii="Arial" w:hAnsi="Arial" w:cs="Arial"/>
          <w:color w:val="000000" w:themeColor="text1"/>
        </w:rPr>
        <w:t xml:space="preserve"> </w:t>
      </w:r>
      <w:r>
        <w:rPr>
          <w:rFonts w:ascii="Arial" w:hAnsi="Arial" w:cs="Arial"/>
          <w:color w:val="000000" w:themeColor="text1"/>
        </w:rPr>
        <w:t xml:space="preserve">вне системы готовится </w:t>
      </w:r>
      <w:r w:rsidR="00BE13CE">
        <w:rPr>
          <w:rFonts w:ascii="Arial" w:hAnsi="Arial" w:cs="Arial"/>
          <w:color w:val="000000" w:themeColor="text1"/>
        </w:rPr>
        <w:t xml:space="preserve">приказ </w:t>
      </w:r>
      <w:r w:rsidRPr="006E78E6">
        <w:rPr>
          <w:rFonts w:ascii="Arial" w:hAnsi="Arial" w:cs="Arial"/>
          <w:color w:val="000000" w:themeColor="text1"/>
        </w:rPr>
        <w:t xml:space="preserve">о начале процесса </w:t>
      </w:r>
      <w:r w:rsidR="00BE13CE">
        <w:rPr>
          <w:rFonts w:ascii="Arial" w:hAnsi="Arial" w:cs="Arial"/>
          <w:color w:val="000000" w:themeColor="text1"/>
        </w:rPr>
        <w:t xml:space="preserve">формирования плана и бюджета </w:t>
      </w:r>
      <w:r>
        <w:rPr>
          <w:rFonts w:ascii="Arial" w:hAnsi="Arial" w:cs="Arial"/>
          <w:color w:val="000000" w:themeColor="text1"/>
        </w:rPr>
        <w:t>воздействий на производственные активы.</w:t>
      </w:r>
      <w:r w:rsidR="00BE13CE">
        <w:rPr>
          <w:rFonts w:ascii="Arial" w:hAnsi="Arial" w:cs="Arial"/>
          <w:color w:val="000000" w:themeColor="text1"/>
        </w:rPr>
        <w:t xml:space="preserve"> Данный приказ устанавливает порядок и сроки планирования. Приказ доводится до </w:t>
      </w:r>
      <w:r w:rsidR="00BE13CE" w:rsidRPr="00BE13CE">
        <w:rPr>
          <w:rFonts w:ascii="Arial" w:hAnsi="Arial" w:cs="Arial"/>
          <w:color w:val="000000" w:themeColor="text1"/>
        </w:rPr>
        <w:t>Управляющих директоров БЕ через СЭД</w:t>
      </w:r>
      <w:r w:rsidR="00BE13CE">
        <w:rPr>
          <w:rFonts w:ascii="Arial" w:hAnsi="Arial" w:cs="Arial"/>
          <w:color w:val="000000" w:themeColor="text1"/>
        </w:rPr>
        <w:t>.</w:t>
      </w:r>
    </w:p>
    <w:p w14:paraId="21646A4A" w14:textId="77777777" w:rsidR="008B6B44" w:rsidRPr="006E78E6" w:rsidRDefault="008B6B44" w:rsidP="008B6B44">
      <w:pPr>
        <w:spacing w:after="240" w:line="276" w:lineRule="auto"/>
        <w:ind w:firstLine="567"/>
        <w:rPr>
          <w:rFonts w:ascii="Arial" w:hAnsi="Arial" w:cs="Arial"/>
          <w:color w:val="000000" w:themeColor="text1"/>
        </w:rPr>
      </w:pPr>
    </w:p>
    <w:p w14:paraId="49FC49DF" w14:textId="082B102D" w:rsidR="008B6B44" w:rsidRPr="009936BB" w:rsidRDefault="008B6B44"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20 – </w:t>
      </w:r>
      <w:r w:rsidRPr="008B6B44">
        <w:rPr>
          <w:rFonts w:eastAsiaTheme="majorEastAsia" w:cstheme="majorBidi"/>
          <w:b/>
          <w:i w:val="0"/>
          <w:caps w:val="0"/>
          <w:sz w:val="24"/>
          <w:szCs w:val="24"/>
        </w:rPr>
        <w:t>Формирование приказа о начале планирования БЕ</w:t>
      </w:r>
    </w:p>
    <w:p w14:paraId="3FF10DB5" w14:textId="3DF5E3B9" w:rsidR="008B6B44" w:rsidRPr="00C15F73" w:rsidRDefault="00BE13CE" w:rsidP="009936BB">
      <w:pPr>
        <w:spacing w:after="240" w:line="276" w:lineRule="auto"/>
        <w:ind w:firstLine="567"/>
        <w:rPr>
          <w:rFonts w:ascii="Arial" w:hAnsi="Arial" w:cs="Arial"/>
          <w:color w:val="000000" w:themeColor="text1"/>
        </w:rPr>
      </w:pPr>
      <w:r>
        <w:rPr>
          <w:rFonts w:ascii="Arial" w:hAnsi="Arial" w:cs="Arial"/>
          <w:color w:val="000000" w:themeColor="text1"/>
        </w:rPr>
        <w:t xml:space="preserve">На данном шаге </w:t>
      </w:r>
      <w:r w:rsidR="00F57FF9">
        <w:rPr>
          <w:rFonts w:ascii="Arial" w:hAnsi="Arial" w:cs="Arial"/>
          <w:color w:val="000000" w:themeColor="text1"/>
        </w:rPr>
        <w:t>Управляющий директор БЕ, п</w:t>
      </w:r>
      <w:r w:rsidRPr="00BE13CE">
        <w:rPr>
          <w:rFonts w:ascii="Arial" w:hAnsi="Arial" w:cs="Arial"/>
          <w:color w:val="000000" w:themeColor="text1"/>
        </w:rPr>
        <w:t xml:space="preserve">осле получения приказа </w:t>
      </w:r>
      <w:r w:rsidR="00F57FF9" w:rsidRPr="00BE13CE">
        <w:rPr>
          <w:rFonts w:ascii="Arial" w:hAnsi="Arial" w:cs="Arial"/>
          <w:color w:val="000000" w:themeColor="text1"/>
        </w:rPr>
        <w:t xml:space="preserve">Генерального директора УК </w:t>
      </w:r>
      <w:r w:rsidRPr="00BE13CE">
        <w:rPr>
          <w:rFonts w:ascii="Arial" w:hAnsi="Arial" w:cs="Arial"/>
          <w:color w:val="000000" w:themeColor="text1"/>
        </w:rPr>
        <w:t>о на</w:t>
      </w:r>
      <w:r w:rsidR="00F57FF9">
        <w:rPr>
          <w:rFonts w:ascii="Arial" w:hAnsi="Arial" w:cs="Arial"/>
          <w:color w:val="000000" w:themeColor="text1"/>
        </w:rPr>
        <w:t>чале планирования бюджета на БЕ и в соответствии с ним, вне системы выпускает</w:t>
      </w:r>
      <w:r w:rsidRPr="00BE13CE">
        <w:rPr>
          <w:rFonts w:ascii="Arial" w:hAnsi="Arial" w:cs="Arial"/>
          <w:color w:val="000000" w:themeColor="text1"/>
        </w:rPr>
        <w:t xml:space="preserve"> приказ с указанием ответственны</w:t>
      </w:r>
      <w:r w:rsidR="00F57FF9">
        <w:rPr>
          <w:rFonts w:ascii="Arial" w:hAnsi="Arial" w:cs="Arial"/>
          <w:color w:val="000000" w:themeColor="text1"/>
        </w:rPr>
        <w:t>х и сроков по планированию</w:t>
      </w:r>
      <w:r w:rsidRPr="00BE13CE">
        <w:rPr>
          <w:rFonts w:ascii="Arial" w:hAnsi="Arial" w:cs="Arial"/>
          <w:color w:val="000000" w:themeColor="text1"/>
        </w:rPr>
        <w:t>.</w:t>
      </w:r>
    </w:p>
    <w:p w14:paraId="6185A832" w14:textId="77777777" w:rsidR="00BE13CE" w:rsidRPr="00C15F73" w:rsidRDefault="00BE13CE" w:rsidP="009936BB">
      <w:pPr>
        <w:spacing w:after="240" w:line="276" w:lineRule="auto"/>
        <w:ind w:firstLine="567"/>
        <w:rPr>
          <w:rFonts w:ascii="Arial" w:hAnsi="Arial" w:cs="Arial"/>
          <w:color w:val="000000" w:themeColor="text1"/>
        </w:rPr>
      </w:pPr>
    </w:p>
    <w:p w14:paraId="0FD0DEAF" w14:textId="6BA24FB2" w:rsidR="00A6235E" w:rsidRPr="006B3929" w:rsidRDefault="00A6235E" w:rsidP="00A6235E">
      <w:pPr>
        <w:pStyle w:val="4"/>
        <w:spacing w:after="120"/>
        <w:ind w:left="862" w:hanging="862"/>
        <w:rPr>
          <w:rFonts w:eastAsiaTheme="majorEastAsia" w:cstheme="majorBidi"/>
          <w:b/>
          <w:i w:val="0"/>
          <w:caps w:val="0"/>
          <w:sz w:val="24"/>
          <w:szCs w:val="24"/>
        </w:rPr>
      </w:pPr>
      <w:r w:rsidRPr="006B3929">
        <w:rPr>
          <w:rFonts w:eastAsiaTheme="majorEastAsia" w:cstheme="majorBidi"/>
          <w:b/>
          <w:i w:val="0"/>
          <w:caps w:val="0"/>
          <w:sz w:val="24"/>
          <w:szCs w:val="24"/>
        </w:rPr>
        <w:t xml:space="preserve">Шаг процесса </w:t>
      </w:r>
      <w:r w:rsidR="009700E1" w:rsidRPr="009936BB">
        <w:rPr>
          <w:rFonts w:eastAsiaTheme="majorEastAsia" w:cstheme="majorBidi"/>
          <w:b/>
          <w:i w:val="0"/>
          <w:caps w:val="0"/>
          <w:sz w:val="24"/>
          <w:szCs w:val="24"/>
        </w:rPr>
        <w:t>30</w:t>
      </w:r>
      <w:r w:rsidRPr="006B3929">
        <w:rPr>
          <w:rFonts w:eastAsiaTheme="majorEastAsia" w:cstheme="majorBidi"/>
          <w:b/>
          <w:i w:val="0"/>
          <w:caps w:val="0"/>
          <w:sz w:val="24"/>
          <w:szCs w:val="24"/>
        </w:rPr>
        <w:t xml:space="preserve"> - </w:t>
      </w:r>
      <w:r>
        <w:rPr>
          <w:rFonts w:eastAsiaTheme="majorEastAsia" w:cstheme="majorBidi"/>
          <w:b/>
          <w:i w:val="0"/>
          <w:caps w:val="0"/>
          <w:sz w:val="24"/>
          <w:szCs w:val="24"/>
        </w:rPr>
        <w:t>А</w:t>
      </w:r>
      <w:r w:rsidRPr="008B6B44">
        <w:rPr>
          <w:rFonts w:eastAsiaTheme="majorEastAsia" w:cstheme="majorBidi"/>
          <w:b/>
          <w:i w:val="0"/>
          <w:caps w:val="0"/>
          <w:sz w:val="24"/>
          <w:szCs w:val="24"/>
        </w:rPr>
        <w:t>ктуализация структуры СПП-элементов для долгосрочного плана</w:t>
      </w:r>
    </w:p>
    <w:p w14:paraId="21D943B3" w14:textId="39D2B347" w:rsidR="00231267" w:rsidRDefault="00231267" w:rsidP="00A6235E">
      <w:pPr>
        <w:spacing w:after="240" w:line="276" w:lineRule="auto"/>
        <w:ind w:firstLine="567"/>
        <w:rPr>
          <w:rFonts w:ascii="Arial" w:hAnsi="Arial" w:cs="Arial"/>
          <w:color w:val="000000" w:themeColor="text1"/>
        </w:rPr>
      </w:pPr>
      <w:r>
        <w:rPr>
          <w:rFonts w:ascii="Arial" w:hAnsi="Arial" w:cs="Arial"/>
          <w:color w:val="000000" w:themeColor="text1"/>
        </w:rPr>
        <w:t>Структура проектов и СПП-элементов, относящихся к ТОиР</w:t>
      </w:r>
      <w:r w:rsidR="001D0AD9">
        <w:rPr>
          <w:rFonts w:ascii="Arial" w:hAnsi="Arial" w:cs="Arial"/>
          <w:color w:val="000000" w:themeColor="text1"/>
        </w:rPr>
        <w:t xml:space="preserve"> и ОВП</w:t>
      </w:r>
      <w:r>
        <w:rPr>
          <w:rFonts w:ascii="Arial" w:hAnsi="Arial" w:cs="Arial"/>
          <w:color w:val="000000" w:themeColor="text1"/>
        </w:rPr>
        <w:t xml:space="preserve">, не создаются на 10 лет вперед. В рамках долгосрочного планирования за основу берется структура проектов и СПП-элементов </w:t>
      </w:r>
      <w:del w:id="734" w:author="Попова Дарья" w:date="2021-07-16T13:18:00Z">
        <w:r w:rsidDel="00C53CB0">
          <w:rPr>
            <w:rFonts w:ascii="Arial" w:hAnsi="Arial" w:cs="Arial"/>
            <w:color w:val="000000" w:themeColor="text1"/>
          </w:rPr>
          <w:delText xml:space="preserve">текущего </w:delText>
        </w:r>
        <w:r w:rsidR="00E91639" w:rsidDel="00C53CB0">
          <w:rPr>
            <w:rFonts w:ascii="Arial" w:hAnsi="Arial" w:cs="Arial"/>
            <w:color w:val="000000" w:themeColor="text1"/>
          </w:rPr>
          <w:delText xml:space="preserve">и </w:delText>
        </w:r>
      </w:del>
      <w:r w:rsidR="00E91639">
        <w:rPr>
          <w:rFonts w:ascii="Arial" w:hAnsi="Arial" w:cs="Arial"/>
          <w:color w:val="000000" w:themeColor="text1"/>
        </w:rPr>
        <w:t>первого планируем</w:t>
      </w:r>
      <w:ins w:id="735" w:author="Попова Дарья" w:date="2021-07-16T13:19:00Z">
        <w:r w:rsidR="00C53CB0">
          <w:rPr>
            <w:rFonts w:ascii="Arial" w:hAnsi="Arial" w:cs="Arial"/>
            <w:color w:val="000000" w:themeColor="text1"/>
          </w:rPr>
          <w:t>ого</w:t>
        </w:r>
      </w:ins>
      <w:del w:id="736" w:author="Попова Дарья" w:date="2021-07-16T13:18:00Z">
        <w:r w:rsidR="00E91639" w:rsidDel="00C53CB0">
          <w:rPr>
            <w:rFonts w:ascii="Arial" w:hAnsi="Arial" w:cs="Arial"/>
            <w:color w:val="000000" w:themeColor="text1"/>
          </w:rPr>
          <w:delText>ого</w:delText>
        </w:r>
      </w:del>
      <w:r w:rsidR="00E91639">
        <w:rPr>
          <w:rFonts w:ascii="Arial" w:hAnsi="Arial" w:cs="Arial"/>
          <w:color w:val="000000" w:themeColor="text1"/>
        </w:rPr>
        <w:t xml:space="preserve"> год</w:t>
      </w:r>
      <w:ins w:id="737" w:author="Попова Дарья" w:date="2021-07-16T13:19:00Z">
        <w:r w:rsidR="00C53CB0">
          <w:rPr>
            <w:rFonts w:ascii="Arial" w:hAnsi="Arial" w:cs="Arial"/>
            <w:color w:val="000000" w:themeColor="text1"/>
          </w:rPr>
          <w:t>а</w:t>
        </w:r>
      </w:ins>
      <w:del w:id="738" w:author="Попова Дарья" w:date="2021-07-16T13:19:00Z">
        <w:r w:rsidR="00E91639" w:rsidDel="00C53CB0">
          <w:rPr>
            <w:rFonts w:ascii="Arial" w:hAnsi="Arial" w:cs="Arial"/>
            <w:color w:val="000000" w:themeColor="text1"/>
          </w:rPr>
          <w:delText>ов</w:delText>
        </w:r>
      </w:del>
      <w:r>
        <w:rPr>
          <w:rFonts w:ascii="Arial" w:hAnsi="Arial" w:cs="Arial"/>
          <w:color w:val="000000" w:themeColor="text1"/>
        </w:rPr>
        <w:t>.</w:t>
      </w:r>
    </w:p>
    <w:p w14:paraId="51572D39" w14:textId="77777777" w:rsidR="00A6235E" w:rsidRPr="0051394C" w:rsidRDefault="00A6235E" w:rsidP="00A6235E">
      <w:pPr>
        <w:spacing w:after="240" w:line="276" w:lineRule="auto"/>
        <w:ind w:firstLine="567"/>
        <w:rPr>
          <w:rFonts w:ascii="Arial" w:hAnsi="Arial" w:cs="Arial"/>
          <w:color w:val="000000" w:themeColor="text1"/>
        </w:rPr>
      </w:pPr>
    </w:p>
    <w:p w14:paraId="11609CF5" w14:textId="41DED8D7" w:rsidR="00A31E35" w:rsidRPr="009936BB" w:rsidRDefault="0012135C"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9700E1" w:rsidRPr="009936BB">
        <w:rPr>
          <w:rFonts w:eastAsiaTheme="majorEastAsia" w:cstheme="majorBidi"/>
          <w:b/>
          <w:i w:val="0"/>
          <w:caps w:val="0"/>
          <w:sz w:val="24"/>
          <w:szCs w:val="24"/>
        </w:rPr>
        <w:t>4</w:t>
      </w:r>
      <w:r w:rsidR="00A31E35" w:rsidRPr="009936BB">
        <w:rPr>
          <w:rFonts w:eastAsiaTheme="majorEastAsia" w:cstheme="majorBidi"/>
          <w:b/>
          <w:i w:val="0"/>
          <w:caps w:val="0"/>
          <w:sz w:val="24"/>
          <w:szCs w:val="24"/>
        </w:rPr>
        <w:t>0</w:t>
      </w:r>
      <w:r w:rsidRPr="009936BB">
        <w:rPr>
          <w:rFonts w:eastAsiaTheme="majorEastAsia" w:cstheme="majorBidi"/>
          <w:b/>
          <w:i w:val="0"/>
          <w:caps w:val="0"/>
          <w:sz w:val="24"/>
          <w:szCs w:val="24"/>
        </w:rPr>
        <w:t xml:space="preserve"> – </w:t>
      </w:r>
      <w:r w:rsidR="008B6B44" w:rsidRPr="008B6B44">
        <w:rPr>
          <w:rFonts w:eastAsiaTheme="majorEastAsia" w:cstheme="majorBidi"/>
          <w:b/>
          <w:i w:val="0"/>
          <w:caps w:val="0"/>
          <w:sz w:val="24"/>
          <w:szCs w:val="24"/>
        </w:rPr>
        <w:t>Формирование долгосрочного плана БЕ</w:t>
      </w:r>
    </w:p>
    <w:p w14:paraId="42722F5B" w14:textId="07A84370" w:rsidR="001A3DB0" w:rsidRDefault="001A3DB0" w:rsidP="001A3DB0">
      <w:pPr>
        <w:spacing w:after="240" w:line="276" w:lineRule="auto"/>
        <w:ind w:firstLine="567"/>
        <w:rPr>
          <w:rFonts w:ascii="Arial" w:hAnsi="Arial" w:cs="Arial"/>
          <w:color w:val="000000" w:themeColor="text1"/>
        </w:rPr>
      </w:pPr>
      <w:r>
        <w:rPr>
          <w:rFonts w:ascii="Arial" w:hAnsi="Arial" w:cs="Arial"/>
          <w:color w:val="000000" w:themeColor="text1"/>
        </w:rPr>
        <w:t>Долгосрочный</w:t>
      </w:r>
      <w:r w:rsidR="00D8330C">
        <w:rPr>
          <w:rFonts w:ascii="Arial" w:hAnsi="Arial" w:cs="Arial"/>
          <w:color w:val="000000" w:themeColor="text1"/>
        </w:rPr>
        <w:t xml:space="preserve"> </w:t>
      </w:r>
      <w:r w:rsidR="009025B1">
        <w:rPr>
          <w:rFonts w:ascii="Arial" w:hAnsi="Arial" w:cs="Arial"/>
          <w:color w:val="000000" w:themeColor="text1"/>
        </w:rPr>
        <w:t>план</w:t>
      </w:r>
      <w:r w:rsidR="009025B1" w:rsidRPr="00FF2CB8">
        <w:rPr>
          <w:rFonts w:ascii="Arial" w:hAnsi="Arial" w:cs="Arial"/>
          <w:color w:val="000000" w:themeColor="text1"/>
        </w:rPr>
        <w:t xml:space="preserve"> </w:t>
      </w:r>
      <w:r w:rsidR="00BF10EA">
        <w:rPr>
          <w:rFonts w:ascii="Arial" w:hAnsi="Arial" w:cs="Arial"/>
          <w:color w:val="000000" w:themeColor="text1"/>
        </w:rPr>
        <w:t>воздействий на</w:t>
      </w:r>
      <w:r>
        <w:rPr>
          <w:rFonts w:ascii="Arial" w:hAnsi="Arial" w:cs="Arial"/>
          <w:color w:val="000000" w:themeColor="text1"/>
        </w:rPr>
        <w:t xml:space="preserve"> производственны</w:t>
      </w:r>
      <w:r w:rsidR="00BF10EA">
        <w:rPr>
          <w:rFonts w:ascii="Arial" w:hAnsi="Arial" w:cs="Arial"/>
          <w:color w:val="000000" w:themeColor="text1"/>
        </w:rPr>
        <w:t>е</w:t>
      </w:r>
      <w:r>
        <w:rPr>
          <w:rFonts w:ascii="Arial" w:hAnsi="Arial" w:cs="Arial"/>
          <w:color w:val="000000" w:themeColor="text1"/>
        </w:rPr>
        <w:t xml:space="preserve"> актив</w:t>
      </w:r>
      <w:r w:rsidR="00BF10EA">
        <w:rPr>
          <w:rFonts w:ascii="Arial" w:hAnsi="Arial" w:cs="Arial"/>
          <w:color w:val="000000" w:themeColor="text1"/>
        </w:rPr>
        <w:t>ы</w:t>
      </w:r>
      <w:r w:rsidR="008972E0" w:rsidRPr="009936BB">
        <w:rPr>
          <w:rFonts w:ascii="Arial" w:hAnsi="Arial" w:cs="Arial"/>
          <w:color w:val="000000" w:themeColor="text1"/>
        </w:rPr>
        <w:t xml:space="preserve"> </w:t>
      </w:r>
      <w:r w:rsidR="008972E0">
        <w:rPr>
          <w:rFonts w:ascii="Arial" w:hAnsi="Arial" w:cs="Arial"/>
          <w:color w:val="000000" w:themeColor="text1"/>
        </w:rPr>
        <w:t>БЕ</w:t>
      </w:r>
      <w:r w:rsidRPr="00FF2CB8">
        <w:rPr>
          <w:rFonts w:ascii="Arial" w:hAnsi="Arial" w:cs="Arial"/>
          <w:color w:val="000000" w:themeColor="text1"/>
        </w:rPr>
        <w:t xml:space="preserve"> </w:t>
      </w:r>
      <w:r>
        <w:rPr>
          <w:rFonts w:ascii="Arial" w:hAnsi="Arial" w:cs="Arial"/>
          <w:color w:val="000000" w:themeColor="text1"/>
        </w:rPr>
        <w:t>формиру</w:t>
      </w:r>
      <w:r w:rsidR="00D8330C">
        <w:rPr>
          <w:rFonts w:ascii="Arial" w:hAnsi="Arial" w:cs="Arial"/>
          <w:color w:val="000000" w:themeColor="text1"/>
        </w:rPr>
        <w:t>е</w:t>
      </w:r>
      <w:r>
        <w:rPr>
          <w:rFonts w:ascii="Arial" w:hAnsi="Arial" w:cs="Arial"/>
          <w:color w:val="000000" w:themeColor="text1"/>
        </w:rPr>
        <w:t xml:space="preserve">тся специалистом в роли </w:t>
      </w:r>
      <w:r w:rsidR="00BF10EA" w:rsidRPr="00BF10EA">
        <w:rPr>
          <w:rFonts w:ascii="Arial" w:hAnsi="Arial" w:cs="Arial"/>
          <w:color w:val="000000" w:themeColor="text1"/>
        </w:rPr>
        <w:t>Планировщик</w:t>
      </w:r>
      <w:r w:rsidR="00BF10EA">
        <w:rPr>
          <w:rFonts w:ascii="Arial" w:hAnsi="Arial" w:cs="Arial"/>
          <w:color w:val="000000" w:themeColor="text1"/>
        </w:rPr>
        <w:t>а</w:t>
      </w:r>
      <w:r w:rsidR="00487760">
        <w:rPr>
          <w:rFonts w:ascii="Arial" w:hAnsi="Arial" w:cs="Arial"/>
          <w:color w:val="000000" w:themeColor="text1"/>
        </w:rPr>
        <w:t xml:space="preserve"> </w:t>
      </w:r>
      <w:r w:rsidR="00BF10EA" w:rsidRPr="00BF10EA">
        <w:rPr>
          <w:rFonts w:ascii="Arial" w:hAnsi="Arial" w:cs="Arial"/>
          <w:color w:val="000000" w:themeColor="text1"/>
        </w:rPr>
        <w:t xml:space="preserve">бюджета УА </w:t>
      </w:r>
      <w:r w:rsidR="00A204B1">
        <w:rPr>
          <w:rFonts w:ascii="Arial" w:hAnsi="Arial" w:cs="Arial"/>
          <w:color w:val="000000" w:themeColor="text1"/>
        </w:rPr>
        <w:t>УО</w:t>
      </w:r>
      <w:r w:rsidR="00487760">
        <w:rPr>
          <w:rFonts w:ascii="Arial" w:hAnsi="Arial" w:cs="Arial"/>
          <w:color w:val="000000" w:themeColor="text1"/>
        </w:rPr>
        <w:t>, специализирующегося на планировании 10-летнего плана и бюджета воздействий</w:t>
      </w:r>
      <w:r>
        <w:rPr>
          <w:rFonts w:ascii="Arial" w:hAnsi="Arial" w:cs="Arial"/>
          <w:color w:val="000000" w:themeColor="text1"/>
        </w:rPr>
        <w:t>.</w:t>
      </w:r>
    </w:p>
    <w:p w14:paraId="318F936C" w14:textId="0E7167AF" w:rsidR="001A3DB0" w:rsidRDefault="001A3DB0" w:rsidP="001A3DB0">
      <w:pPr>
        <w:spacing w:after="240" w:line="276" w:lineRule="auto"/>
        <w:ind w:firstLine="567"/>
        <w:rPr>
          <w:rFonts w:ascii="Arial" w:hAnsi="Arial" w:cs="Arial"/>
          <w:color w:val="000000" w:themeColor="text1"/>
        </w:rPr>
      </w:pPr>
      <w:r>
        <w:rPr>
          <w:rFonts w:ascii="Arial" w:hAnsi="Arial" w:cs="Arial"/>
          <w:color w:val="000000" w:themeColor="text1"/>
        </w:rPr>
        <w:t xml:space="preserve">Для выполнения данной операции и всего процесса формирования долгосрочного </w:t>
      </w:r>
      <w:r w:rsidR="00BF10EA">
        <w:rPr>
          <w:rFonts w:ascii="Arial" w:hAnsi="Arial" w:cs="Arial"/>
          <w:color w:val="000000" w:themeColor="text1"/>
        </w:rPr>
        <w:t xml:space="preserve">плана </w:t>
      </w:r>
      <w:r w:rsidR="00E26653">
        <w:rPr>
          <w:rFonts w:ascii="Arial" w:hAnsi="Arial" w:cs="Arial"/>
          <w:color w:val="000000" w:themeColor="text1"/>
        </w:rPr>
        <w:t xml:space="preserve">и бюджета </w:t>
      </w:r>
      <w:r>
        <w:rPr>
          <w:rFonts w:ascii="Arial" w:hAnsi="Arial" w:cs="Arial"/>
          <w:color w:val="000000" w:themeColor="text1"/>
        </w:rPr>
        <w:t xml:space="preserve">воздействий в </w:t>
      </w:r>
      <w:r w:rsidR="00BF10EA">
        <w:rPr>
          <w:rFonts w:ascii="Arial" w:hAnsi="Arial" w:cs="Arial"/>
          <w:color w:val="000000" w:themeColor="text1"/>
        </w:rPr>
        <w:t>С</w:t>
      </w:r>
      <w:r>
        <w:rPr>
          <w:rFonts w:ascii="Arial" w:hAnsi="Arial" w:cs="Arial"/>
          <w:color w:val="000000" w:themeColor="text1"/>
        </w:rPr>
        <w:t xml:space="preserve">истеме будет настроен поток бизнес-операций, содержащий необходимые шаги. </w:t>
      </w:r>
      <w:r w:rsidRPr="004711BF">
        <w:rPr>
          <w:rFonts w:ascii="Arial" w:hAnsi="Arial" w:cs="Arial"/>
          <w:color w:val="000000" w:themeColor="text1"/>
        </w:rPr>
        <w:t>Поток бизнес-операций позволяет организ</w:t>
      </w:r>
      <w:r>
        <w:rPr>
          <w:rFonts w:ascii="Arial" w:hAnsi="Arial" w:cs="Arial"/>
          <w:color w:val="000000" w:themeColor="text1"/>
        </w:rPr>
        <w:t>овать процесс формирования, рас</w:t>
      </w:r>
      <w:r w:rsidRPr="004711BF">
        <w:rPr>
          <w:rFonts w:ascii="Arial" w:hAnsi="Arial" w:cs="Arial"/>
          <w:color w:val="000000" w:themeColor="text1"/>
        </w:rPr>
        <w:t xml:space="preserve">смотрения и согласования </w:t>
      </w:r>
      <w:r>
        <w:rPr>
          <w:rFonts w:ascii="Arial" w:hAnsi="Arial" w:cs="Arial"/>
          <w:color w:val="000000" w:themeColor="text1"/>
        </w:rPr>
        <w:t xml:space="preserve">долгосрочного </w:t>
      </w:r>
      <w:r w:rsidR="00BF10EA">
        <w:rPr>
          <w:rFonts w:ascii="Arial" w:hAnsi="Arial" w:cs="Arial"/>
          <w:color w:val="000000" w:themeColor="text1"/>
        </w:rPr>
        <w:t xml:space="preserve">плана </w:t>
      </w:r>
      <w:r w:rsidRPr="004711BF">
        <w:rPr>
          <w:rFonts w:ascii="Arial" w:hAnsi="Arial" w:cs="Arial"/>
          <w:color w:val="000000" w:themeColor="text1"/>
        </w:rPr>
        <w:t>воздействий в последовательность шагов с назначением ответственных исполнителей, сроков на</w:t>
      </w:r>
      <w:r>
        <w:rPr>
          <w:rFonts w:ascii="Arial" w:hAnsi="Arial" w:cs="Arial"/>
          <w:color w:val="000000" w:themeColor="text1"/>
        </w:rPr>
        <w:t xml:space="preserve">чала и завершения операций. Сотрудник в роли </w:t>
      </w:r>
      <w:r w:rsidR="00E26653" w:rsidRPr="00E26653">
        <w:rPr>
          <w:rFonts w:ascii="Arial" w:hAnsi="Arial" w:cs="Arial"/>
          <w:color w:val="000000" w:themeColor="text1"/>
        </w:rPr>
        <w:t xml:space="preserve">Планировщика бюджета УА </w:t>
      </w:r>
      <w:r w:rsidR="00A204B1">
        <w:rPr>
          <w:rFonts w:ascii="Arial" w:hAnsi="Arial" w:cs="Arial"/>
          <w:color w:val="000000" w:themeColor="text1"/>
        </w:rPr>
        <w:t>УО</w:t>
      </w:r>
      <w:r w:rsidR="00E26653">
        <w:rPr>
          <w:rFonts w:ascii="Arial" w:hAnsi="Arial" w:cs="Arial"/>
          <w:color w:val="000000" w:themeColor="text1"/>
        </w:rPr>
        <w:t xml:space="preserve"> </w:t>
      </w:r>
      <w:r>
        <w:rPr>
          <w:rFonts w:ascii="Arial" w:hAnsi="Arial" w:cs="Arial"/>
          <w:color w:val="000000" w:themeColor="text1"/>
        </w:rPr>
        <w:t xml:space="preserve">перед началом </w:t>
      </w:r>
      <w:r w:rsidR="00C23E8E">
        <w:rPr>
          <w:rFonts w:ascii="Arial" w:hAnsi="Arial" w:cs="Arial"/>
          <w:color w:val="000000" w:themeColor="text1"/>
        </w:rPr>
        <w:t xml:space="preserve">формирования </w:t>
      </w:r>
      <w:r w:rsidR="00BF10EA">
        <w:rPr>
          <w:rFonts w:ascii="Arial" w:hAnsi="Arial" w:cs="Arial"/>
          <w:color w:val="000000" w:themeColor="text1"/>
        </w:rPr>
        <w:t xml:space="preserve">плана </w:t>
      </w:r>
      <w:r>
        <w:rPr>
          <w:rFonts w:ascii="Arial" w:hAnsi="Arial" w:cs="Arial"/>
          <w:color w:val="000000" w:themeColor="text1"/>
        </w:rPr>
        <w:t xml:space="preserve">должен создать инстанцию </w:t>
      </w:r>
      <w:r w:rsidR="00C23E8E">
        <w:rPr>
          <w:rFonts w:ascii="Arial" w:hAnsi="Arial" w:cs="Arial"/>
          <w:color w:val="000000" w:themeColor="text1"/>
        </w:rPr>
        <w:t xml:space="preserve">(экземпляр) </w:t>
      </w:r>
      <w:r w:rsidR="00804DC1">
        <w:rPr>
          <w:rFonts w:ascii="Arial" w:hAnsi="Arial" w:cs="Arial"/>
          <w:color w:val="000000" w:themeColor="text1"/>
        </w:rPr>
        <w:t>потока</w:t>
      </w:r>
      <w:r>
        <w:rPr>
          <w:rFonts w:ascii="Arial" w:hAnsi="Arial" w:cs="Arial"/>
          <w:color w:val="000000" w:themeColor="text1"/>
        </w:rPr>
        <w:t xml:space="preserve"> </w:t>
      </w:r>
      <w:r w:rsidR="00AC4B0D">
        <w:rPr>
          <w:rFonts w:ascii="Arial" w:hAnsi="Arial" w:cs="Arial"/>
          <w:color w:val="000000" w:themeColor="text1"/>
        </w:rPr>
        <w:t>бизнес-</w:t>
      </w:r>
      <w:r>
        <w:rPr>
          <w:rFonts w:ascii="Arial" w:hAnsi="Arial" w:cs="Arial"/>
          <w:color w:val="000000" w:themeColor="text1"/>
        </w:rPr>
        <w:t>операций. Далее выполнение всех действий будет регламентироваться запущенным экземпляром потока операций. Описание механизма потока бизнес-операций и его инстанций приведено в разделе 5.10 настоящего документа.</w:t>
      </w:r>
    </w:p>
    <w:p w14:paraId="6C175625" w14:textId="45413770" w:rsidR="001A3DB0" w:rsidRDefault="001A3DB0" w:rsidP="001A3DB0">
      <w:pPr>
        <w:spacing w:after="240" w:line="276" w:lineRule="auto"/>
        <w:ind w:firstLine="567"/>
        <w:rPr>
          <w:rFonts w:ascii="Arial" w:hAnsi="Arial" w:cs="Arial"/>
          <w:color w:val="000000" w:themeColor="text1"/>
        </w:rPr>
      </w:pPr>
      <w:r>
        <w:rPr>
          <w:rFonts w:ascii="Arial" w:hAnsi="Arial" w:cs="Arial"/>
          <w:color w:val="000000" w:themeColor="text1"/>
        </w:rPr>
        <w:t xml:space="preserve">При создании инстанции используется шаблон потока бизнес-операций, относящийся к процессу формирования </w:t>
      </w:r>
      <w:r w:rsidR="00C23E8E">
        <w:rPr>
          <w:rFonts w:ascii="Arial" w:hAnsi="Arial" w:cs="Arial"/>
          <w:color w:val="000000" w:themeColor="text1"/>
        </w:rPr>
        <w:t xml:space="preserve">долгосрочного </w:t>
      </w:r>
      <w:r w:rsidR="00BF10EA">
        <w:rPr>
          <w:rFonts w:ascii="Arial" w:hAnsi="Arial" w:cs="Arial"/>
          <w:color w:val="000000" w:themeColor="text1"/>
        </w:rPr>
        <w:t xml:space="preserve">плана </w:t>
      </w:r>
      <w:ins w:id="739" w:author="Попова Дарья" w:date="2021-07-16T14:35:00Z">
        <w:r w:rsidR="006D1C3B">
          <w:rPr>
            <w:rFonts w:ascii="Arial" w:hAnsi="Arial" w:cs="Arial"/>
            <w:color w:val="000000" w:themeColor="text1"/>
          </w:rPr>
          <w:t xml:space="preserve">и бюджета </w:t>
        </w:r>
      </w:ins>
      <w:r>
        <w:rPr>
          <w:rFonts w:ascii="Arial" w:hAnsi="Arial" w:cs="Arial"/>
          <w:color w:val="000000" w:themeColor="text1"/>
        </w:rPr>
        <w:t xml:space="preserve">воздействий на производственные активы соответствующей бизнес-единицы. Таким образом, каждая бизнес-единица создаёт и выполняет инстанцию своего потока бизнес-операций. </w:t>
      </w:r>
      <w:del w:id="740" w:author="Попова Дарья" w:date="2021-07-16T14:44:00Z">
        <w:r w:rsidDel="006D1C3B">
          <w:rPr>
            <w:rFonts w:ascii="Arial" w:hAnsi="Arial" w:cs="Arial"/>
            <w:color w:val="000000" w:themeColor="text1"/>
          </w:rPr>
          <w:delText xml:space="preserve">На уровне управляющей компании создаётся отдельная инстанция потока бизнес-операций </w:delText>
        </w:r>
        <w:r w:rsidR="00B445FA" w:rsidDel="006D1C3B">
          <w:rPr>
            <w:rFonts w:ascii="Arial" w:hAnsi="Arial" w:cs="Arial"/>
            <w:color w:val="000000" w:themeColor="text1"/>
          </w:rPr>
          <w:delText>согласования долгосрочных планов воздействий бизнес-единиц</w:delText>
        </w:r>
        <w:r w:rsidDel="006D1C3B">
          <w:rPr>
            <w:rFonts w:ascii="Arial" w:hAnsi="Arial" w:cs="Arial"/>
            <w:color w:val="000000" w:themeColor="text1"/>
          </w:rPr>
          <w:delText>.</w:delText>
        </w:r>
      </w:del>
    </w:p>
    <w:p w14:paraId="5650C752" w14:textId="77777777" w:rsidR="001A3DB0" w:rsidRDefault="001A3DB0" w:rsidP="001A3DB0">
      <w:pPr>
        <w:spacing w:after="240" w:line="276" w:lineRule="auto"/>
        <w:ind w:firstLine="567"/>
        <w:rPr>
          <w:rFonts w:ascii="Arial" w:hAnsi="Arial" w:cs="Arial"/>
          <w:color w:val="000000" w:themeColor="text1"/>
        </w:rPr>
      </w:pPr>
      <w:r>
        <w:rPr>
          <w:rFonts w:ascii="Arial" w:hAnsi="Arial" w:cs="Arial"/>
          <w:color w:val="000000" w:themeColor="text1"/>
        </w:rPr>
        <w:t>При создании инстанции потока бизнес-операций последовательно указываются необходимые параметры, а именно:</w:t>
      </w:r>
    </w:p>
    <w:p w14:paraId="73FB749F" w14:textId="3017EE40" w:rsidR="001A3DB0" w:rsidRDefault="001A3DB0" w:rsidP="00E26653">
      <w:pPr>
        <w:pStyle w:val="af9"/>
        <w:numPr>
          <w:ilvl w:val="0"/>
          <w:numId w:val="28"/>
        </w:numPr>
        <w:spacing w:after="240" w:line="276" w:lineRule="auto"/>
        <w:rPr>
          <w:rFonts w:ascii="Arial" w:hAnsi="Arial" w:cs="Arial"/>
          <w:color w:val="000000" w:themeColor="text1"/>
        </w:rPr>
      </w:pPr>
      <w:r>
        <w:rPr>
          <w:rFonts w:ascii="Arial" w:hAnsi="Arial" w:cs="Arial"/>
          <w:color w:val="000000" w:themeColor="text1"/>
        </w:rPr>
        <w:t xml:space="preserve">Указывается сотрудник, ответственный за запуск и завершение инстанции потока бизнес-операций. </w:t>
      </w:r>
      <w:ins w:id="741" w:author="Попова Дарья" w:date="2021-07-16T14:45:00Z">
        <w:r w:rsidR="004836B6" w:rsidRPr="00512C06">
          <w:rPr>
            <w:rFonts w:ascii="Arial" w:hAnsi="Arial" w:cs="Arial"/>
            <w:color w:val="000000" w:themeColor="text1"/>
          </w:rPr>
          <w:t>В группу добавляются сотрудники с</w:t>
        </w:r>
        <w:r w:rsidR="004836B6">
          <w:rPr>
            <w:rFonts w:ascii="Arial" w:hAnsi="Arial" w:cs="Arial"/>
            <w:color w:val="000000" w:themeColor="text1"/>
          </w:rPr>
          <w:t xml:space="preserve"> ролью</w:t>
        </w:r>
        <w:r w:rsidR="004836B6" w:rsidDel="004836B6">
          <w:rPr>
            <w:rFonts w:ascii="Arial" w:hAnsi="Arial" w:cs="Arial"/>
            <w:color w:val="000000" w:themeColor="text1"/>
          </w:rPr>
          <w:t xml:space="preserve"> </w:t>
        </w:r>
      </w:ins>
      <w:del w:id="742" w:author="Попова Дарья" w:date="2021-07-16T14:45:00Z">
        <w:r w:rsidDel="004836B6">
          <w:rPr>
            <w:rFonts w:ascii="Arial" w:hAnsi="Arial" w:cs="Arial"/>
            <w:color w:val="000000" w:themeColor="text1"/>
          </w:rPr>
          <w:delText>Будет указываться сотрудник в роли</w:delText>
        </w:r>
      </w:del>
      <w:r>
        <w:rPr>
          <w:rFonts w:ascii="Arial" w:hAnsi="Arial" w:cs="Arial"/>
          <w:color w:val="000000" w:themeColor="text1"/>
        </w:rPr>
        <w:t xml:space="preserve"> </w:t>
      </w:r>
      <w:r w:rsidR="00E26653" w:rsidRPr="00E26653">
        <w:rPr>
          <w:rFonts w:ascii="Arial" w:hAnsi="Arial" w:cs="Arial"/>
          <w:color w:val="000000" w:themeColor="text1"/>
        </w:rPr>
        <w:t>Планировщик</w:t>
      </w:r>
      <w:del w:id="743" w:author="Попова Дарья" w:date="2021-07-16T14:45:00Z">
        <w:r w:rsidR="00E26653" w:rsidRPr="00E26653" w:rsidDel="004836B6">
          <w:rPr>
            <w:rFonts w:ascii="Arial" w:hAnsi="Arial" w:cs="Arial"/>
            <w:color w:val="000000" w:themeColor="text1"/>
          </w:rPr>
          <w:delText>а</w:delText>
        </w:r>
      </w:del>
      <w:r w:rsidR="00E26653" w:rsidRPr="00E26653">
        <w:rPr>
          <w:rFonts w:ascii="Arial" w:hAnsi="Arial" w:cs="Arial"/>
          <w:color w:val="000000" w:themeColor="text1"/>
        </w:rPr>
        <w:t xml:space="preserve"> бюджета УА </w:t>
      </w:r>
      <w:r w:rsidR="00A204B1">
        <w:rPr>
          <w:rFonts w:ascii="Arial" w:hAnsi="Arial" w:cs="Arial"/>
          <w:color w:val="000000" w:themeColor="text1"/>
        </w:rPr>
        <w:t>УО</w:t>
      </w:r>
      <w:r>
        <w:rPr>
          <w:rFonts w:ascii="Arial" w:hAnsi="Arial" w:cs="Arial"/>
          <w:color w:val="000000" w:themeColor="text1"/>
        </w:rPr>
        <w:t>.</w:t>
      </w:r>
    </w:p>
    <w:p w14:paraId="10B5DDD1" w14:textId="5D5AAC26" w:rsidR="001A3DB0" w:rsidRDefault="001A3DB0" w:rsidP="001A3DB0">
      <w:pPr>
        <w:pStyle w:val="af9"/>
        <w:numPr>
          <w:ilvl w:val="0"/>
          <w:numId w:val="28"/>
        </w:numPr>
        <w:spacing w:after="240" w:line="276" w:lineRule="auto"/>
        <w:rPr>
          <w:rFonts w:ascii="Arial" w:hAnsi="Arial" w:cs="Arial"/>
          <w:color w:val="000000" w:themeColor="text1"/>
        </w:rPr>
      </w:pPr>
      <w:r>
        <w:rPr>
          <w:rFonts w:ascii="Arial" w:hAnsi="Arial" w:cs="Arial"/>
          <w:color w:val="000000" w:themeColor="text1"/>
        </w:rPr>
        <w:t xml:space="preserve">Указываются параметры, с которыми будут выполняться все операции запускаемой инстанции потока бизнес-операций. К таким параметрам относятся: </w:t>
      </w:r>
      <w:r w:rsidR="00804DC1">
        <w:rPr>
          <w:rFonts w:ascii="Arial" w:hAnsi="Arial" w:cs="Arial"/>
          <w:color w:val="000000" w:themeColor="text1"/>
        </w:rPr>
        <w:t>бюджетная кампания</w:t>
      </w:r>
      <w:ins w:id="744" w:author="Попова Дарья" w:date="2021-07-16T14:45:00Z">
        <w:r w:rsidR="004836B6">
          <w:rPr>
            <w:rFonts w:ascii="Arial" w:hAnsi="Arial" w:cs="Arial"/>
            <w:color w:val="000000" w:themeColor="text1"/>
          </w:rPr>
          <w:t xml:space="preserve">, </w:t>
        </w:r>
      </w:ins>
      <w:del w:id="745" w:author="Попова Дарья" w:date="2021-07-16T14:45:00Z">
        <w:r w:rsidDel="004836B6">
          <w:rPr>
            <w:rFonts w:ascii="Arial" w:hAnsi="Arial" w:cs="Arial"/>
            <w:color w:val="000000" w:themeColor="text1"/>
          </w:rPr>
          <w:delText xml:space="preserve"> и </w:delText>
        </w:r>
      </w:del>
      <w:r>
        <w:rPr>
          <w:rFonts w:ascii="Arial" w:hAnsi="Arial" w:cs="Arial"/>
          <w:color w:val="000000" w:themeColor="text1"/>
        </w:rPr>
        <w:t>версия</w:t>
      </w:r>
      <w:ins w:id="746" w:author="Попова Дарья" w:date="2021-07-16T14:45:00Z">
        <w:r w:rsidR="004836B6">
          <w:rPr>
            <w:rFonts w:ascii="Arial" w:hAnsi="Arial" w:cs="Arial"/>
            <w:color w:val="000000" w:themeColor="text1"/>
          </w:rPr>
          <w:t>, бизнес-единица</w:t>
        </w:r>
      </w:ins>
      <w:r>
        <w:rPr>
          <w:rFonts w:ascii="Arial" w:hAnsi="Arial" w:cs="Arial"/>
          <w:color w:val="000000" w:themeColor="text1"/>
        </w:rPr>
        <w:t>.</w:t>
      </w:r>
    </w:p>
    <w:p w14:paraId="2C0B5DB0" w14:textId="77777777" w:rsidR="001A3DB0" w:rsidRDefault="001A3DB0" w:rsidP="001A3DB0">
      <w:pPr>
        <w:pStyle w:val="af9"/>
        <w:numPr>
          <w:ilvl w:val="0"/>
          <w:numId w:val="28"/>
        </w:numPr>
        <w:spacing w:after="240" w:line="276" w:lineRule="auto"/>
        <w:rPr>
          <w:rFonts w:ascii="Arial" w:hAnsi="Arial" w:cs="Arial"/>
          <w:color w:val="000000" w:themeColor="text1"/>
        </w:rPr>
      </w:pPr>
      <w:r>
        <w:rPr>
          <w:rFonts w:ascii="Arial" w:hAnsi="Arial" w:cs="Arial"/>
          <w:color w:val="000000" w:themeColor="text1"/>
        </w:rPr>
        <w:t>Приводится предложение по сотрудникам и/или группам сотрудников, ответственным за выполнение операций запускаемой инстанции потока бизнес-операций. Данное предложение может быть изменено по усмотрению сотрудника, ответственного за запуск инстанции потока бизнес-операций.</w:t>
      </w:r>
    </w:p>
    <w:p w14:paraId="4B15FCB5" w14:textId="2CBB8121" w:rsidR="001A3DB0" w:rsidRDefault="001A3DB0" w:rsidP="001A3DB0">
      <w:pPr>
        <w:pStyle w:val="af9"/>
        <w:numPr>
          <w:ilvl w:val="0"/>
          <w:numId w:val="28"/>
        </w:numPr>
        <w:spacing w:after="240" w:line="276" w:lineRule="auto"/>
        <w:rPr>
          <w:rFonts w:ascii="Arial" w:hAnsi="Arial" w:cs="Arial"/>
          <w:color w:val="000000" w:themeColor="text1"/>
        </w:rPr>
      </w:pPr>
      <w:r>
        <w:rPr>
          <w:rFonts w:ascii="Arial" w:hAnsi="Arial" w:cs="Arial"/>
          <w:color w:val="000000" w:themeColor="text1"/>
        </w:rPr>
        <w:t>Приводится предложение по срокам завершения операций инстанции потока бизнес-операций. Данное предложение может быть изменено по усмотрению сотрудника, ответственного за запуск инстанции потока бизнес-операций</w:t>
      </w:r>
      <w:r w:rsidR="00B445FA">
        <w:rPr>
          <w:rFonts w:ascii="Arial" w:hAnsi="Arial" w:cs="Arial"/>
          <w:color w:val="000000" w:themeColor="text1"/>
        </w:rPr>
        <w:t>.</w:t>
      </w:r>
    </w:p>
    <w:p w14:paraId="258C8871" w14:textId="77777777" w:rsidR="001A3DB0" w:rsidRDefault="001A3DB0" w:rsidP="001A3DB0">
      <w:pPr>
        <w:pStyle w:val="af9"/>
        <w:numPr>
          <w:ilvl w:val="0"/>
          <w:numId w:val="28"/>
        </w:numPr>
        <w:spacing w:after="240" w:line="276" w:lineRule="auto"/>
        <w:rPr>
          <w:rFonts w:ascii="Arial" w:hAnsi="Arial" w:cs="Arial"/>
          <w:color w:val="000000" w:themeColor="text1"/>
        </w:rPr>
      </w:pPr>
      <w:r>
        <w:rPr>
          <w:rFonts w:ascii="Arial" w:hAnsi="Arial" w:cs="Arial"/>
          <w:color w:val="000000" w:themeColor="text1"/>
        </w:rPr>
        <w:t>Указывается дата запуска инстанции потока бизнес-операций – немедленно, по расписанию или позже в ручном режиме.</w:t>
      </w:r>
    </w:p>
    <w:p w14:paraId="12A66111" w14:textId="02BE548A" w:rsidR="001A3DB0" w:rsidRPr="00B9283B" w:rsidRDefault="00871EC8" w:rsidP="001A3DB0">
      <w:pPr>
        <w:spacing w:after="240" w:line="276" w:lineRule="auto"/>
        <w:ind w:firstLine="567"/>
        <w:rPr>
          <w:rFonts w:ascii="Arial" w:hAnsi="Arial" w:cs="Arial"/>
          <w:color w:val="000000" w:themeColor="text1"/>
        </w:rPr>
      </w:pPr>
      <w:r>
        <w:rPr>
          <w:rFonts w:ascii="Arial" w:hAnsi="Arial" w:cs="Arial"/>
          <w:color w:val="000000" w:themeColor="text1"/>
        </w:rPr>
        <w:t>Долгосрочный п</w:t>
      </w:r>
      <w:r w:rsidR="00B445FA">
        <w:rPr>
          <w:rFonts w:ascii="Arial" w:hAnsi="Arial" w:cs="Arial"/>
          <w:color w:val="000000" w:themeColor="text1"/>
        </w:rPr>
        <w:t>лан</w:t>
      </w:r>
      <w:ins w:id="747" w:author="Попова Дарья" w:date="2021-07-16T14:47:00Z">
        <w:r w:rsidR="004836B6">
          <w:rPr>
            <w:rFonts w:ascii="Arial" w:hAnsi="Arial" w:cs="Arial"/>
            <w:color w:val="000000" w:themeColor="text1"/>
          </w:rPr>
          <w:t xml:space="preserve"> и бюджет воздействий на производственные активы</w:t>
        </w:r>
      </w:ins>
      <w:r w:rsidR="00B445FA">
        <w:rPr>
          <w:rFonts w:ascii="Arial" w:hAnsi="Arial" w:cs="Arial"/>
          <w:color w:val="000000" w:themeColor="text1"/>
        </w:rPr>
        <w:t xml:space="preserve"> </w:t>
      </w:r>
      <w:r w:rsidR="001A3DB0">
        <w:rPr>
          <w:rFonts w:ascii="Arial" w:hAnsi="Arial" w:cs="Arial"/>
          <w:color w:val="000000" w:themeColor="text1"/>
        </w:rPr>
        <w:t xml:space="preserve">будет </w:t>
      </w:r>
      <w:r w:rsidR="00B445FA">
        <w:rPr>
          <w:rFonts w:ascii="Arial" w:hAnsi="Arial" w:cs="Arial"/>
          <w:color w:val="000000" w:themeColor="text1"/>
        </w:rPr>
        <w:t xml:space="preserve">формироваться </w:t>
      </w:r>
      <w:r w:rsidR="008B2141">
        <w:rPr>
          <w:rFonts w:ascii="Arial" w:hAnsi="Arial" w:cs="Arial"/>
          <w:color w:val="000000" w:themeColor="text1"/>
        </w:rPr>
        <w:t>на уровне бизнес-единицы</w:t>
      </w:r>
      <w:ins w:id="748" w:author="Попова Дарья" w:date="2021-07-16T14:47:00Z">
        <w:r w:rsidR="004836B6">
          <w:rPr>
            <w:rFonts w:ascii="Arial" w:hAnsi="Arial" w:cs="Arial"/>
            <w:color w:val="000000" w:themeColor="text1"/>
          </w:rPr>
          <w:t xml:space="preserve"> в разрезе групп планирования</w:t>
        </w:r>
      </w:ins>
      <w:ins w:id="749" w:author="Попова Дарья" w:date="2021-07-16T14:48:00Z">
        <w:r w:rsidR="004836B6">
          <w:rPr>
            <w:rFonts w:ascii="Arial" w:hAnsi="Arial" w:cs="Arial"/>
            <w:color w:val="000000" w:themeColor="text1"/>
          </w:rPr>
          <w:t>, для формирования долгосрочного плана и бюджета в целом по БЕ необходимо указать все группы планирования</w:t>
        </w:r>
      </w:ins>
      <w:del w:id="750" w:author="Попова Дарья" w:date="2021-07-16T14:48:00Z">
        <w:r w:rsidR="008B2141" w:rsidDel="004836B6">
          <w:rPr>
            <w:rFonts w:ascii="Arial" w:hAnsi="Arial" w:cs="Arial"/>
            <w:color w:val="000000" w:themeColor="text1"/>
          </w:rPr>
          <w:delText>.</w:delText>
        </w:r>
        <w:r w:rsidR="001A3DB0" w:rsidDel="004836B6">
          <w:rPr>
            <w:rFonts w:ascii="Arial" w:hAnsi="Arial" w:cs="Arial"/>
            <w:color w:val="000000" w:themeColor="text1"/>
          </w:rPr>
          <w:delText xml:space="preserve"> </w:delText>
        </w:r>
        <w:r w:rsidR="008B2141" w:rsidDel="004836B6">
          <w:rPr>
            <w:rFonts w:ascii="Arial" w:hAnsi="Arial" w:cs="Arial"/>
            <w:color w:val="000000" w:themeColor="text1"/>
          </w:rPr>
          <w:delText>Д</w:delText>
        </w:r>
        <w:r w:rsidR="00051249" w:rsidDel="004836B6">
          <w:rPr>
            <w:rFonts w:ascii="Arial" w:hAnsi="Arial" w:cs="Arial"/>
            <w:color w:val="000000" w:themeColor="text1"/>
          </w:rPr>
          <w:delText xml:space="preserve">олгосрочный </w:delText>
        </w:r>
        <w:r w:rsidDel="004836B6">
          <w:rPr>
            <w:rFonts w:ascii="Arial" w:hAnsi="Arial" w:cs="Arial"/>
            <w:color w:val="000000" w:themeColor="text1"/>
          </w:rPr>
          <w:delText xml:space="preserve">план </w:delText>
        </w:r>
        <w:r w:rsidR="001A3DB0" w:rsidDel="004836B6">
          <w:rPr>
            <w:rFonts w:ascii="Arial" w:hAnsi="Arial" w:cs="Arial"/>
            <w:color w:val="000000" w:themeColor="text1"/>
          </w:rPr>
          <w:delText xml:space="preserve">управляющей компании будет формироваться путём агрегации </w:delText>
        </w:r>
        <w:r w:rsidDel="004836B6">
          <w:rPr>
            <w:rFonts w:ascii="Arial" w:hAnsi="Arial" w:cs="Arial"/>
            <w:color w:val="000000" w:themeColor="text1"/>
          </w:rPr>
          <w:delText xml:space="preserve">долгосрочных планов </w:delText>
        </w:r>
        <w:r w:rsidR="001A3DB0" w:rsidDel="004836B6">
          <w:rPr>
            <w:rFonts w:ascii="Arial" w:hAnsi="Arial" w:cs="Arial"/>
            <w:color w:val="000000" w:themeColor="text1"/>
          </w:rPr>
          <w:delText>бизнес-единиц</w:delText>
        </w:r>
      </w:del>
      <w:r w:rsidR="001A3DB0">
        <w:rPr>
          <w:rFonts w:ascii="Arial" w:hAnsi="Arial" w:cs="Arial"/>
          <w:color w:val="000000" w:themeColor="text1"/>
        </w:rPr>
        <w:t>.</w:t>
      </w:r>
    </w:p>
    <w:p w14:paraId="13E67F47" w14:textId="5ABDF258" w:rsidR="00606BDC" w:rsidRDefault="00051249" w:rsidP="00606BDC">
      <w:pPr>
        <w:spacing w:after="240" w:line="276" w:lineRule="auto"/>
        <w:ind w:firstLine="567"/>
        <w:rPr>
          <w:rFonts w:ascii="Arial" w:hAnsi="Arial" w:cs="Arial"/>
          <w:color w:val="000000" w:themeColor="text1"/>
        </w:rPr>
      </w:pPr>
      <w:r>
        <w:rPr>
          <w:rFonts w:ascii="Arial" w:hAnsi="Arial" w:cs="Arial"/>
          <w:color w:val="000000" w:themeColor="text1"/>
        </w:rPr>
        <w:t>После запуска инстанции потока</w:t>
      </w:r>
      <w:del w:id="751" w:author="Попова Дарья" w:date="2021-07-16T14:49:00Z">
        <w:r w:rsidDel="004836B6">
          <w:rPr>
            <w:rFonts w:ascii="Arial" w:hAnsi="Arial" w:cs="Arial"/>
            <w:color w:val="000000" w:themeColor="text1"/>
          </w:rPr>
          <w:delText>,</w:delText>
        </w:r>
      </w:del>
      <w:r>
        <w:rPr>
          <w:rFonts w:ascii="Arial" w:hAnsi="Arial" w:cs="Arial"/>
          <w:color w:val="000000" w:themeColor="text1"/>
        </w:rPr>
        <w:t xml:space="preserve"> сотруднику в роли </w:t>
      </w:r>
      <w:r w:rsidR="00871EC8" w:rsidRPr="00871EC8">
        <w:rPr>
          <w:rFonts w:ascii="Arial" w:hAnsi="Arial" w:cs="Arial"/>
          <w:color w:val="000000" w:themeColor="text1"/>
        </w:rPr>
        <w:t xml:space="preserve">Планировщика бюджета УА </w:t>
      </w:r>
      <w:r w:rsidR="00A204B1">
        <w:rPr>
          <w:rFonts w:ascii="Arial" w:hAnsi="Arial" w:cs="Arial"/>
          <w:color w:val="000000" w:themeColor="text1"/>
        </w:rPr>
        <w:t>УО</w:t>
      </w:r>
      <w:r>
        <w:rPr>
          <w:rFonts w:ascii="Arial" w:hAnsi="Arial" w:cs="Arial"/>
          <w:color w:val="000000" w:themeColor="text1"/>
        </w:rPr>
        <w:t xml:space="preserve">, </w:t>
      </w:r>
      <w:r w:rsidR="00AF44EE">
        <w:rPr>
          <w:rFonts w:ascii="Arial" w:hAnsi="Arial" w:cs="Arial"/>
          <w:color w:val="000000" w:themeColor="text1"/>
        </w:rPr>
        <w:t xml:space="preserve">выступающему в качестве </w:t>
      </w:r>
      <w:r>
        <w:rPr>
          <w:rFonts w:ascii="Arial" w:hAnsi="Arial" w:cs="Arial"/>
          <w:color w:val="000000" w:themeColor="text1"/>
        </w:rPr>
        <w:t xml:space="preserve">исполнителя, будет </w:t>
      </w:r>
      <w:r w:rsidR="00B521C3">
        <w:rPr>
          <w:rFonts w:ascii="Arial" w:hAnsi="Arial" w:cs="Arial"/>
          <w:color w:val="000000" w:themeColor="text1"/>
        </w:rPr>
        <w:t>доступна</w:t>
      </w:r>
      <w:r>
        <w:rPr>
          <w:rFonts w:ascii="Arial" w:hAnsi="Arial" w:cs="Arial"/>
          <w:color w:val="000000" w:themeColor="text1"/>
        </w:rPr>
        <w:t xml:space="preserve"> операция формирования долгосрочного </w:t>
      </w:r>
      <w:r w:rsidR="00871EC8">
        <w:rPr>
          <w:rFonts w:ascii="Arial" w:hAnsi="Arial" w:cs="Arial"/>
          <w:color w:val="000000" w:themeColor="text1"/>
        </w:rPr>
        <w:t>плана</w:t>
      </w:r>
      <w:ins w:id="752" w:author="Попова Дарья" w:date="2021-07-16T14:49:00Z">
        <w:r w:rsidR="004836B6">
          <w:rPr>
            <w:rFonts w:ascii="Arial" w:hAnsi="Arial" w:cs="Arial"/>
            <w:color w:val="000000" w:themeColor="text1"/>
          </w:rPr>
          <w:t xml:space="preserve"> и бюджета</w:t>
        </w:r>
      </w:ins>
      <w:r w:rsidR="00871EC8">
        <w:rPr>
          <w:rFonts w:ascii="Arial" w:hAnsi="Arial" w:cs="Arial"/>
          <w:color w:val="000000" w:themeColor="text1"/>
        </w:rPr>
        <w:t xml:space="preserve"> </w:t>
      </w:r>
      <w:r>
        <w:rPr>
          <w:rFonts w:ascii="Arial" w:hAnsi="Arial" w:cs="Arial"/>
          <w:color w:val="000000" w:themeColor="text1"/>
        </w:rPr>
        <w:t>воздействий на производственные активы бизнес-единицы.</w:t>
      </w:r>
    </w:p>
    <w:p w14:paraId="0CAD7FD1" w14:textId="5D9868C6" w:rsidR="00051249" w:rsidRDefault="00051249">
      <w:pPr>
        <w:spacing w:after="240" w:line="276" w:lineRule="auto"/>
        <w:ind w:firstLine="567"/>
        <w:rPr>
          <w:rFonts w:ascii="Arial" w:hAnsi="Arial" w:cs="Arial"/>
          <w:color w:val="000000" w:themeColor="text1"/>
        </w:rPr>
      </w:pPr>
      <w:r>
        <w:rPr>
          <w:rFonts w:ascii="Arial" w:hAnsi="Arial" w:cs="Arial"/>
          <w:color w:val="000000" w:themeColor="text1"/>
        </w:rPr>
        <w:t xml:space="preserve">Для формирования </w:t>
      </w:r>
      <w:r w:rsidR="00606BDC">
        <w:rPr>
          <w:rFonts w:ascii="Arial" w:hAnsi="Arial" w:cs="Arial"/>
          <w:color w:val="000000" w:themeColor="text1"/>
        </w:rPr>
        <w:t xml:space="preserve">долгосрочного </w:t>
      </w:r>
      <w:r w:rsidR="00871EC8">
        <w:rPr>
          <w:rFonts w:ascii="Arial" w:hAnsi="Arial" w:cs="Arial"/>
          <w:color w:val="000000" w:themeColor="text1"/>
        </w:rPr>
        <w:t xml:space="preserve">плана </w:t>
      </w:r>
      <w:ins w:id="753" w:author="Попова Дарья" w:date="2021-07-16T14:51:00Z">
        <w:r w:rsidR="004836B6">
          <w:rPr>
            <w:rFonts w:ascii="Arial" w:hAnsi="Arial" w:cs="Arial"/>
            <w:color w:val="000000" w:themeColor="text1"/>
          </w:rPr>
          <w:t xml:space="preserve">и бюджета </w:t>
        </w:r>
      </w:ins>
      <w:r>
        <w:rPr>
          <w:rFonts w:ascii="Arial" w:hAnsi="Arial" w:cs="Arial"/>
          <w:color w:val="000000" w:themeColor="text1"/>
        </w:rPr>
        <w:t xml:space="preserve">воздействий на производственные активы сотрудник в роли </w:t>
      </w:r>
      <w:r w:rsidR="00871EC8" w:rsidRPr="00871EC8">
        <w:rPr>
          <w:rFonts w:ascii="Arial" w:hAnsi="Arial" w:cs="Arial"/>
          <w:color w:val="000000" w:themeColor="text1"/>
        </w:rPr>
        <w:t xml:space="preserve">Планировщика бюджета УА </w:t>
      </w:r>
      <w:r w:rsidR="00A204B1">
        <w:rPr>
          <w:rFonts w:ascii="Arial" w:hAnsi="Arial" w:cs="Arial"/>
          <w:color w:val="000000" w:themeColor="text1"/>
        </w:rPr>
        <w:t>УО</w:t>
      </w:r>
      <w:r>
        <w:rPr>
          <w:rFonts w:ascii="Arial" w:hAnsi="Arial" w:cs="Arial"/>
          <w:color w:val="000000" w:themeColor="text1"/>
        </w:rPr>
        <w:t xml:space="preserve"> запускает формат планирования в приложении</w:t>
      </w:r>
      <w:r w:rsidRPr="000D01DD">
        <w:rPr>
          <w:rFonts w:ascii="Arial" w:hAnsi="Arial" w:cs="Arial"/>
          <w:color w:val="000000" w:themeColor="text1"/>
        </w:rPr>
        <w:t xml:space="preserve"> для анализа данных - SAP Analysis for Excel</w:t>
      </w:r>
      <w:r w:rsidR="00E33A67">
        <w:rPr>
          <w:rFonts w:ascii="Arial" w:hAnsi="Arial" w:cs="Arial"/>
          <w:color w:val="000000" w:themeColor="text1"/>
        </w:rPr>
        <w:t xml:space="preserve"> (код </w:t>
      </w:r>
      <w:r w:rsidR="00E33A67" w:rsidRPr="00E33A67">
        <w:rPr>
          <w:rFonts w:ascii="Arial" w:hAnsi="Arial" w:cs="Arial"/>
          <w:color w:val="000000" w:themeColor="text1"/>
        </w:rPr>
        <w:t>MCB08</w:t>
      </w:r>
      <w:r w:rsidR="00003120">
        <w:rPr>
          <w:rFonts w:ascii="Arial" w:hAnsi="Arial" w:cs="Arial"/>
          <w:color w:val="000000" w:themeColor="text1"/>
        </w:rPr>
        <w:t>-03</w:t>
      </w:r>
      <w:r w:rsidR="00E33A67">
        <w:rPr>
          <w:rFonts w:ascii="Arial" w:hAnsi="Arial" w:cs="Arial"/>
          <w:color w:val="000000" w:themeColor="text1"/>
        </w:rPr>
        <w:t xml:space="preserve"> в реестре</w:t>
      </w:r>
      <w:r w:rsidR="008B2141">
        <w:rPr>
          <w:rFonts w:ascii="Arial" w:hAnsi="Arial" w:cs="Arial"/>
          <w:color w:val="000000" w:themeColor="text1"/>
        </w:rPr>
        <w:t xml:space="preserve"> разработок</w:t>
      </w:r>
      <w:r w:rsidR="00C97BC6">
        <w:rPr>
          <w:rFonts w:ascii="Arial" w:hAnsi="Arial" w:cs="Arial"/>
          <w:color w:val="000000" w:themeColor="text1"/>
        </w:rPr>
        <w:t>, описание в разделе 5.10 настоящего КД</w:t>
      </w:r>
      <w:r w:rsidR="00E33A67">
        <w:rPr>
          <w:rFonts w:ascii="Arial" w:hAnsi="Arial" w:cs="Arial"/>
          <w:color w:val="000000" w:themeColor="text1"/>
        </w:rPr>
        <w:t>)</w:t>
      </w:r>
      <w:r>
        <w:rPr>
          <w:rFonts w:ascii="Arial" w:hAnsi="Arial" w:cs="Arial"/>
          <w:color w:val="000000" w:themeColor="text1"/>
        </w:rPr>
        <w:t xml:space="preserve">. Формат планирования </w:t>
      </w:r>
      <w:r w:rsidR="00606BDC">
        <w:rPr>
          <w:rFonts w:ascii="Arial" w:hAnsi="Arial" w:cs="Arial"/>
          <w:color w:val="000000" w:themeColor="text1"/>
        </w:rPr>
        <w:t xml:space="preserve">долгосрочного </w:t>
      </w:r>
      <w:r w:rsidR="00871EC8">
        <w:rPr>
          <w:rFonts w:ascii="Arial" w:hAnsi="Arial" w:cs="Arial"/>
          <w:color w:val="000000" w:themeColor="text1"/>
        </w:rPr>
        <w:t xml:space="preserve">плана </w:t>
      </w:r>
      <w:ins w:id="754" w:author="Попова Дарья" w:date="2021-07-16T14:51:00Z">
        <w:r w:rsidR="004836B6">
          <w:rPr>
            <w:rFonts w:ascii="Arial" w:hAnsi="Arial" w:cs="Arial"/>
            <w:color w:val="000000" w:themeColor="text1"/>
          </w:rPr>
          <w:t xml:space="preserve">и бюджета </w:t>
        </w:r>
      </w:ins>
      <w:r>
        <w:rPr>
          <w:rFonts w:ascii="Arial" w:hAnsi="Arial" w:cs="Arial"/>
          <w:color w:val="000000" w:themeColor="text1"/>
        </w:rPr>
        <w:t xml:space="preserve">воздействий приведён в документе </w:t>
      </w:r>
      <w:r w:rsidR="002E6C85">
        <w:rPr>
          <w:rFonts w:ascii="Arial" w:hAnsi="Arial" w:cs="Arial"/>
          <w:color w:val="000000" w:themeColor="text1"/>
        </w:rPr>
        <w:t>ERP.13.9_10_100_PM</w:t>
      </w:r>
      <w:r w:rsidR="00EA47D8">
        <w:rPr>
          <w:rFonts w:ascii="Arial" w:hAnsi="Arial" w:cs="Arial"/>
          <w:color w:val="000000" w:themeColor="text1"/>
        </w:rPr>
        <w:t xml:space="preserve"> «</w:t>
      </w:r>
      <w:r w:rsidR="00EA47D8" w:rsidRPr="00EA47D8">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EA47D8">
        <w:rPr>
          <w:rFonts w:ascii="Arial" w:hAnsi="Arial" w:cs="Arial"/>
          <w:color w:val="000000" w:themeColor="text1"/>
        </w:rPr>
        <w:t>».</w:t>
      </w:r>
    </w:p>
    <w:p w14:paraId="770D312A" w14:textId="2A49F4EE" w:rsidR="00606BDC" w:rsidRDefault="00051249" w:rsidP="00606BDC">
      <w:pPr>
        <w:spacing w:after="240" w:line="276" w:lineRule="auto"/>
        <w:ind w:firstLine="567"/>
        <w:rPr>
          <w:rFonts w:ascii="Arial" w:hAnsi="Arial" w:cs="Arial"/>
          <w:color w:val="000000" w:themeColor="text1"/>
        </w:rPr>
      </w:pPr>
      <w:r>
        <w:rPr>
          <w:rFonts w:ascii="Arial" w:hAnsi="Arial" w:cs="Arial"/>
          <w:color w:val="000000" w:themeColor="text1"/>
        </w:rPr>
        <w:t xml:space="preserve">Запуск формата планирования </w:t>
      </w:r>
      <w:r w:rsidR="00606BDC">
        <w:rPr>
          <w:rFonts w:ascii="Arial" w:hAnsi="Arial" w:cs="Arial"/>
          <w:color w:val="000000" w:themeColor="text1"/>
        </w:rPr>
        <w:t xml:space="preserve">долгосрочного </w:t>
      </w:r>
      <w:r w:rsidR="00EA47D8">
        <w:rPr>
          <w:rFonts w:ascii="Arial" w:hAnsi="Arial" w:cs="Arial"/>
          <w:color w:val="000000" w:themeColor="text1"/>
        </w:rPr>
        <w:t>плана</w:t>
      </w:r>
      <w:ins w:id="755" w:author="Попова Дарья" w:date="2021-07-16T14:52:00Z">
        <w:r w:rsidR="004836B6">
          <w:rPr>
            <w:rFonts w:ascii="Arial" w:hAnsi="Arial" w:cs="Arial"/>
            <w:color w:val="000000" w:themeColor="text1"/>
          </w:rPr>
          <w:t xml:space="preserve"> и бюджета</w:t>
        </w:r>
      </w:ins>
      <w:r w:rsidR="00EA47D8">
        <w:rPr>
          <w:rFonts w:ascii="Arial" w:hAnsi="Arial" w:cs="Arial"/>
          <w:color w:val="000000" w:themeColor="text1"/>
        </w:rPr>
        <w:t xml:space="preserve"> </w:t>
      </w:r>
      <w:r>
        <w:rPr>
          <w:rFonts w:ascii="Arial" w:hAnsi="Arial" w:cs="Arial"/>
          <w:color w:val="000000" w:themeColor="text1"/>
        </w:rPr>
        <w:t xml:space="preserve">воздействий на производственные активы выполняется из потока бизнес-операций. </w:t>
      </w:r>
      <w:del w:id="756" w:author="Попова Дарья" w:date="2021-07-16T14:52:00Z">
        <w:r w:rsidDel="004836B6">
          <w:rPr>
            <w:rFonts w:ascii="Arial" w:hAnsi="Arial" w:cs="Arial"/>
            <w:color w:val="000000" w:themeColor="text1"/>
          </w:rPr>
          <w:delText xml:space="preserve">Пользователь </w:delText>
        </w:r>
      </w:del>
      <w:ins w:id="757" w:author="Попова Дарья" w:date="2021-07-16T14:52:00Z">
        <w:r w:rsidR="004836B6">
          <w:rPr>
            <w:rFonts w:ascii="Arial" w:hAnsi="Arial" w:cs="Arial"/>
            <w:color w:val="000000" w:themeColor="text1"/>
          </w:rPr>
          <w:t xml:space="preserve">Планировщик бюджета УА УО </w:t>
        </w:r>
      </w:ins>
      <w:r>
        <w:rPr>
          <w:rFonts w:ascii="Arial" w:hAnsi="Arial" w:cs="Arial"/>
          <w:color w:val="000000" w:themeColor="text1"/>
        </w:rPr>
        <w:t xml:space="preserve">проходит по ссылке в потоке бизнес-операций, при этом на компьютер пользователя скачивается файл с расширением </w:t>
      </w:r>
      <w:r w:rsidRPr="00513898">
        <w:rPr>
          <w:rFonts w:ascii="Arial" w:hAnsi="Arial" w:cs="Arial"/>
          <w:color w:val="000000" w:themeColor="text1"/>
        </w:rPr>
        <w:t>.</w:t>
      </w:r>
      <w:r>
        <w:rPr>
          <w:rFonts w:ascii="Arial" w:hAnsi="Arial" w:cs="Arial"/>
          <w:color w:val="000000" w:themeColor="text1"/>
          <w:lang w:val="en-US"/>
        </w:rPr>
        <w:t>sapaox</w:t>
      </w:r>
      <w:r w:rsidRPr="00513898">
        <w:rPr>
          <w:rFonts w:ascii="Arial" w:hAnsi="Arial" w:cs="Arial"/>
          <w:color w:val="000000" w:themeColor="text1"/>
        </w:rPr>
        <w:t xml:space="preserve">, </w:t>
      </w:r>
      <w:r>
        <w:rPr>
          <w:rFonts w:ascii="Arial" w:hAnsi="Arial" w:cs="Arial"/>
          <w:color w:val="000000" w:themeColor="text1"/>
        </w:rPr>
        <w:t xml:space="preserve">в котором передаются параметры и команда запуска </w:t>
      </w:r>
      <w:r w:rsidRPr="00D614C9">
        <w:rPr>
          <w:rFonts w:ascii="Arial" w:hAnsi="Arial" w:cs="Arial"/>
          <w:color w:val="000000" w:themeColor="text1"/>
        </w:rPr>
        <w:t>приложени</w:t>
      </w:r>
      <w:r>
        <w:rPr>
          <w:rFonts w:ascii="Arial" w:hAnsi="Arial" w:cs="Arial"/>
          <w:color w:val="000000" w:themeColor="text1"/>
        </w:rPr>
        <w:t>я</w:t>
      </w:r>
      <w:r w:rsidRPr="00D614C9">
        <w:rPr>
          <w:rFonts w:ascii="Arial" w:hAnsi="Arial" w:cs="Arial"/>
          <w:color w:val="000000" w:themeColor="text1"/>
        </w:rPr>
        <w:t xml:space="preserve"> для анализа данных - SAP Analysis for Excel</w:t>
      </w:r>
      <w:r>
        <w:rPr>
          <w:rFonts w:ascii="Arial" w:hAnsi="Arial" w:cs="Arial"/>
          <w:color w:val="000000" w:themeColor="text1"/>
        </w:rPr>
        <w:t>. Открытие скаченного файла запускает приложение и открывает в н</w:t>
      </w:r>
      <w:r w:rsidR="00606BDC">
        <w:rPr>
          <w:rFonts w:ascii="Arial" w:hAnsi="Arial" w:cs="Arial"/>
          <w:color w:val="000000" w:themeColor="text1"/>
        </w:rPr>
        <w:t xml:space="preserve">ём формат планирования. При открытии формат планирования наследует параметры запуска из инстанции потока бизнес-операций, а именно: </w:t>
      </w:r>
      <w:r w:rsidR="00B521C3">
        <w:rPr>
          <w:rFonts w:ascii="Arial" w:hAnsi="Arial" w:cs="Arial"/>
          <w:color w:val="000000" w:themeColor="text1"/>
        </w:rPr>
        <w:t>бюджетная кампания</w:t>
      </w:r>
      <w:r w:rsidR="00606BDC">
        <w:rPr>
          <w:rFonts w:ascii="Arial" w:hAnsi="Arial" w:cs="Arial"/>
          <w:color w:val="000000" w:themeColor="text1"/>
        </w:rPr>
        <w:t xml:space="preserve">, </w:t>
      </w:r>
      <w:del w:id="758" w:author="Попова Дарья" w:date="2021-07-16T14:54:00Z">
        <w:r w:rsidR="00606BDC" w:rsidDel="004836B6">
          <w:rPr>
            <w:rFonts w:ascii="Arial" w:hAnsi="Arial" w:cs="Arial"/>
            <w:color w:val="000000" w:themeColor="text1"/>
          </w:rPr>
          <w:delText xml:space="preserve">организационная </w:delText>
        </w:r>
      </w:del>
      <w:ins w:id="759" w:author="Попова Дарья" w:date="2021-07-16T14:54:00Z">
        <w:r w:rsidR="004836B6">
          <w:rPr>
            <w:rFonts w:ascii="Arial" w:hAnsi="Arial" w:cs="Arial"/>
            <w:color w:val="000000" w:themeColor="text1"/>
          </w:rPr>
          <w:t>бизнес-</w:t>
        </w:r>
      </w:ins>
      <w:r w:rsidR="00606BDC">
        <w:rPr>
          <w:rFonts w:ascii="Arial" w:hAnsi="Arial" w:cs="Arial"/>
          <w:color w:val="000000" w:themeColor="text1"/>
        </w:rPr>
        <w:t>единица, версия планирования</w:t>
      </w:r>
      <w:ins w:id="760" w:author="Попова Дарья" w:date="2021-07-16T14:56:00Z">
        <w:r w:rsidR="0097391D">
          <w:rPr>
            <w:rFonts w:ascii="Arial" w:hAnsi="Arial" w:cs="Arial"/>
            <w:color w:val="000000" w:themeColor="text1"/>
          </w:rPr>
          <w:t xml:space="preserve"> и группа планирования</w:t>
        </w:r>
      </w:ins>
      <w:r w:rsidR="00606BDC">
        <w:rPr>
          <w:rFonts w:ascii="Arial" w:hAnsi="Arial" w:cs="Arial"/>
          <w:color w:val="000000" w:themeColor="text1"/>
        </w:rPr>
        <w:t>.</w:t>
      </w:r>
      <w:ins w:id="761" w:author="Попова Дарья" w:date="2021-07-16T14:56:00Z">
        <w:r w:rsidR="0097391D">
          <w:rPr>
            <w:rFonts w:ascii="Arial" w:hAnsi="Arial" w:cs="Arial"/>
            <w:color w:val="000000" w:themeColor="text1"/>
          </w:rPr>
          <w:t xml:space="preserve"> Параметр </w:t>
        </w:r>
      </w:ins>
      <w:ins w:id="762" w:author="Попова Дарья" w:date="2021-07-16T14:58:00Z">
        <w:r w:rsidR="0097391D">
          <w:rPr>
            <w:rFonts w:ascii="Arial" w:hAnsi="Arial" w:cs="Arial"/>
            <w:color w:val="000000" w:themeColor="text1"/>
          </w:rPr>
          <w:t>«М</w:t>
        </w:r>
      </w:ins>
      <w:ins w:id="763" w:author="Попова Дарья" w:date="2021-07-16T14:56:00Z">
        <w:r w:rsidR="0097391D">
          <w:rPr>
            <w:rFonts w:ascii="Arial" w:hAnsi="Arial" w:cs="Arial"/>
            <w:color w:val="000000" w:themeColor="text1"/>
          </w:rPr>
          <w:t>етод определения стоимости ремонта</w:t>
        </w:r>
      </w:ins>
      <w:ins w:id="764" w:author="Попова Дарья" w:date="2021-07-16T14:58:00Z">
        <w:r w:rsidR="0097391D">
          <w:rPr>
            <w:rFonts w:ascii="Arial" w:hAnsi="Arial" w:cs="Arial"/>
            <w:color w:val="000000" w:themeColor="text1"/>
          </w:rPr>
          <w:t>»</w:t>
        </w:r>
      </w:ins>
      <w:ins w:id="765" w:author="Попова Дарья" w:date="2021-07-16T14:56:00Z">
        <w:r w:rsidR="0097391D">
          <w:rPr>
            <w:rFonts w:ascii="Arial" w:hAnsi="Arial" w:cs="Arial"/>
            <w:color w:val="000000" w:themeColor="text1"/>
          </w:rPr>
          <w:t xml:space="preserve"> определяется</w:t>
        </w:r>
      </w:ins>
      <w:ins w:id="766" w:author="Попова Дарья" w:date="2021-07-16T14:57:00Z">
        <w:r w:rsidR="0097391D">
          <w:rPr>
            <w:rFonts w:ascii="Arial" w:hAnsi="Arial" w:cs="Arial"/>
            <w:color w:val="000000" w:themeColor="text1"/>
          </w:rPr>
          <w:t xml:space="preserve"> </w:t>
        </w:r>
      </w:ins>
      <w:ins w:id="767" w:author="Попова Дарья" w:date="2021-07-16T14:56:00Z">
        <w:r w:rsidR="0097391D">
          <w:rPr>
            <w:rFonts w:ascii="Arial" w:hAnsi="Arial" w:cs="Arial"/>
            <w:color w:val="000000" w:themeColor="text1"/>
          </w:rPr>
          <w:t>вручну</w:t>
        </w:r>
      </w:ins>
      <w:ins w:id="768" w:author="Попова Дарья" w:date="2021-07-16T14:57:00Z">
        <w:r w:rsidR="0097391D">
          <w:rPr>
            <w:rFonts w:ascii="Arial" w:hAnsi="Arial" w:cs="Arial"/>
            <w:color w:val="000000" w:themeColor="text1"/>
          </w:rPr>
          <w:t>ю</w:t>
        </w:r>
      </w:ins>
      <w:ins w:id="769" w:author="Попова Дарья" w:date="2021-07-16T14:56:00Z">
        <w:r w:rsidR="0097391D">
          <w:rPr>
            <w:rFonts w:ascii="Arial" w:hAnsi="Arial" w:cs="Arial"/>
            <w:color w:val="000000" w:themeColor="text1"/>
          </w:rPr>
          <w:t>.</w:t>
        </w:r>
      </w:ins>
    </w:p>
    <w:p w14:paraId="502419F5" w14:textId="62C7B8F8" w:rsidR="00051249" w:rsidRDefault="00051249">
      <w:pPr>
        <w:spacing w:after="240" w:line="276" w:lineRule="auto"/>
        <w:ind w:firstLine="567"/>
        <w:rPr>
          <w:ins w:id="770" w:author="Попова Дарья" w:date="2021-07-16T14:59:00Z"/>
          <w:rFonts w:ascii="Arial" w:hAnsi="Arial" w:cs="Arial"/>
          <w:color w:val="000000" w:themeColor="text1"/>
        </w:rPr>
      </w:pPr>
      <w:r>
        <w:rPr>
          <w:rFonts w:ascii="Arial" w:hAnsi="Arial" w:cs="Arial"/>
          <w:color w:val="000000" w:themeColor="text1"/>
        </w:rPr>
        <w:t>Ф</w:t>
      </w:r>
      <w:r w:rsidRPr="00495EAD">
        <w:rPr>
          <w:rFonts w:ascii="Arial" w:hAnsi="Arial" w:cs="Arial"/>
          <w:color w:val="000000" w:themeColor="text1"/>
        </w:rPr>
        <w:t>ормат планирования структурирован</w:t>
      </w:r>
      <w:r w:rsidR="00606BDC">
        <w:rPr>
          <w:rFonts w:ascii="Arial" w:hAnsi="Arial" w:cs="Arial"/>
          <w:color w:val="000000" w:themeColor="text1"/>
        </w:rPr>
        <w:t xml:space="preserve"> </w:t>
      </w:r>
      <w:ins w:id="771" w:author="Попова Дарья" w:date="2021-07-16T14:54:00Z">
        <w:r w:rsidR="004836B6">
          <w:rPr>
            <w:rFonts w:ascii="Arial" w:hAnsi="Arial" w:cs="Arial"/>
            <w:color w:val="000000" w:themeColor="text1"/>
          </w:rPr>
          <w:t xml:space="preserve">по </w:t>
        </w:r>
        <w:r w:rsidR="0097391D">
          <w:rPr>
            <w:rFonts w:ascii="Arial" w:hAnsi="Arial" w:cs="Arial"/>
            <w:color w:val="000000" w:themeColor="text1"/>
          </w:rPr>
          <w:t>СПП-элементам</w:t>
        </w:r>
        <w:r w:rsidR="004836B6">
          <w:rPr>
            <w:rFonts w:ascii="Arial" w:hAnsi="Arial" w:cs="Arial"/>
            <w:color w:val="000000" w:themeColor="text1"/>
          </w:rPr>
          <w:t xml:space="preserve"> и типу затрат</w:t>
        </w:r>
      </w:ins>
      <w:del w:id="772" w:author="Попова Дарья" w:date="2021-07-16T14:55:00Z">
        <w:r w:rsidR="00EA47D8" w:rsidDel="0097391D">
          <w:rPr>
            <w:rFonts w:ascii="Arial" w:hAnsi="Arial" w:cs="Arial"/>
            <w:color w:val="000000" w:themeColor="text1"/>
          </w:rPr>
          <w:delText>в соотв</w:delText>
        </w:r>
        <w:r w:rsidR="00097E3F" w:rsidDel="0097391D">
          <w:rPr>
            <w:rFonts w:ascii="Arial" w:hAnsi="Arial" w:cs="Arial"/>
            <w:color w:val="000000" w:themeColor="text1"/>
          </w:rPr>
          <w:delText>етствии с проектами</w:delText>
        </w:r>
      </w:del>
      <w:r>
        <w:rPr>
          <w:rFonts w:ascii="Arial" w:hAnsi="Arial" w:cs="Arial"/>
          <w:color w:val="000000" w:themeColor="text1"/>
        </w:rPr>
        <w:t xml:space="preserve">. Описание принципов структурирования </w:t>
      </w:r>
      <w:r w:rsidR="00097E3F">
        <w:rPr>
          <w:rFonts w:ascii="Arial" w:hAnsi="Arial" w:cs="Arial"/>
          <w:color w:val="000000" w:themeColor="text1"/>
        </w:rPr>
        <w:t xml:space="preserve">проектов </w:t>
      </w:r>
      <w:r>
        <w:rPr>
          <w:rFonts w:ascii="Arial" w:hAnsi="Arial" w:cs="Arial"/>
          <w:color w:val="000000" w:themeColor="text1"/>
        </w:rPr>
        <w:t xml:space="preserve">приведено в </w:t>
      </w:r>
      <w:r w:rsidR="0013701A">
        <w:rPr>
          <w:rFonts w:ascii="Arial" w:hAnsi="Arial" w:cs="Arial"/>
          <w:color w:val="000000" w:themeColor="text1"/>
        </w:rPr>
        <w:t xml:space="preserve">документе </w:t>
      </w:r>
      <w:r w:rsidR="002E6C85">
        <w:rPr>
          <w:rFonts w:ascii="Arial" w:hAnsi="Arial" w:cs="Arial"/>
          <w:color w:val="000000" w:themeColor="text1"/>
        </w:rPr>
        <w:t>ERP.13.9_10_101_PM</w:t>
      </w:r>
      <w:r w:rsidR="0013701A">
        <w:rPr>
          <w:rFonts w:ascii="Arial" w:hAnsi="Arial" w:cs="Arial"/>
          <w:color w:val="000000" w:themeColor="text1"/>
        </w:rPr>
        <w:t xml:space="preserve"> «</w:t>
      </w:r>
      <w:r w:rsidR="0013701A" w:rsidRPr="0013701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13701A">
        <w:rPr>
          <w:rFonts w:ascii="Arial" w:hAnsi="Arial" w:cs="Arial"/>
          <w:color w:val="000000" w:themeColor="text1"/>
        </w:rPr>
        <w:t>»</w:t>
      </w:r>
      <w:r w:rsidRPr="00495EAD">
        <w:rPr>
          <w:rFonts w:ascii="Arial" w:hAnsi="Arial" w:cs="Arial"/>
          <w:color w:val="000000" w:themeColor="text1"/>
        </w:rPr>
        <w:t>. В общем виде структура</w:t>
      </w:r>
      <w:r w:rsidR="00097E3F">
        <w:rPr>
          <w:rFonts w:ascii="Arial" w:hAnsi="Arial" w:cs="Arial"/>
          <w:color w:val="000000" w:themeColor="text1"/>
        </w:rPr>
        <w:t xml:space="preserve"> проектов </w:t>
      </w:r>
      <w:r w:rsidRPr="00495EAD">
        <w:rPr>
          <w:rFonts w:ascii="Arial" w:hAnsi="Arial" w:cs="Arial"/>
          <w:color w:val="000000" w:themeColor="text1"/>
        </w:rPr>
        <w:t xml:space="preserve">представляет собой иерархический </w:t>
      </w:r>
      <w:r>
        <w:rPr>
          <w:rFonts w:ascii="Arial" w:hAnsi="Arial" w:cs="Arial"/>
          <w:color w:val="000000" w:themeColor="text1"/>
        </w:rPr>
        <w:t xml:space="preserve">справочник, </w:t>
      </w:r>
      <w:r w:rsidRPr="00495EAD">
        <w:rPr>
          <w:rFonts w:ascii="Arial" w:hAnsi="Arial" w:cs="Arial"/>
          <w:color w:val="000000" w:themeColor="text1"/>
        </w:rPr>
        <w:t xml:space="preserve">элементы которого являются </w:t>
      </w:r>
      <w:r>
        <w:rPr>
          <w:rFonts w:ascii="Arial" w:hAnsi="Arial" w:cs="Arial"/>
          <w:color w:val="000000" w:themeColor="text1"/>
        </w:rPr>
        <w:t>объектами</w:t>
      </w:r>
      <w:r w:rsidRPr="00495EAD">
        <w:rPr>
          <w:rFonts w:ascii="Arial" w:hAnsi="Arial" w:cs="Arial"/>
          <w:color w:val="000000" w:themeColor="text1"/>
        </w:rPr>
        <w:t xml:space="preserve"> планирования и контроля </w:t>
      </w:r>
      <w:r w:rsidR="00606BDC">
        <w:rPr>
          <w:rFonts w:ascii="Arial" w:hAnsi="Arial" w:cs="Arial"/>
          <w:color w:val="000000" w:themeColor="text1"/>
        </w:rPr>
        <w:t>долгосрочн</w:t>
      </w:r>
      <w:r w:rsidR="001857D9">
        <w:rPr>
          <w:rFonts w:ascii="Arial" w:hAnsi="Arial" w:cs="Arial"/>
          <w:color w:val="000000" w:themeColor="text1"/>
        </w:rPr>
        <w:t>ых</w:t>
      </w:r>
      <w:r w:rsidR="00606BDC">
        <w:rPr>
          <w:rFonts w:ascii="Arial" w:hAnsi="Arial" w:cs="Arial"/>
          <w:color w:val="000000" w:themeColor="text1"/>
        </w:rPr>
        <w:t xml:space="preserve"> </w:t>
      </w:r>
      <w:r w:rsidR="0013701A">
        <w:rPr>
          <w:rFonts w:ascii="Arial" w:hAnsi="Arial" w:cs="Arial"/>
          <w:color w:val="000000" w:themeColor="text1"/>
        </w:rPr>
        <w:t xml:space="preserve">плана </w:t>
      </w:r>
      <w:r w:rsidR="00301E1E">
        <w:rPr>
          <w:rFonts w:ascii="Arial" w:hAnsi="Arial" w:cs="Arial"/>
          <w:color w:val="000000" w:themeColor="text1"/>
        </w:rPr>
        <w:t xml:space="preserve">и бюджета </w:t>
      </w:r>
      <w:r>
        <w:rPr>
          <w:rFonts w:ascii="Arial" w:hAnsi="Arial" w:cs="Arial"/>
          <w:color w:val="000000" w:themeColor="text1"/>
        </w:rPr>
        <w:t>воздействий на производственные активы.</w:t>
      </w:r>
    </w:p>
    <w:p w14:paraId="724621DA" w14:textId="71DC8AB3" w:rsidR="0097391D" w:rsidDel="00EE3775" w:rsidRDefault="0097391D">
      <w:pPr>
        <w:spacing w:after="240" w:line="276" w:lineRule="auto"/>
        <w:ind w:firstLine="567"/>
        <w:rPr>
          <w:del w:id="773" w:author="Попова Дарья" w:date="2021-07-16T15:11:00Z"/>
          <w:rFonts w:ascii="Arial" w:hAnsi="Arial" w:cs="Arial"/>
          <w:color w:val="000000" w:themeColor="text1"/>
        </w:rPr>
      </w:pPr>
      <w:ins w:id="774" w:author="Попова Дарья" w:date="2021-07-16T15:00:00Z">
        <w:r>
          <w:rPr>
            <w:rFonts w:ascii="Arial" w:hAnsi="Arial" w:cs="Arial"/>
            <w:color w:val="000000" w:themeColor="text1"/>
          </w:rPr>
          <w:t>В первый плановый год долго</w:t>
        </w:r>
        <w:r w:rsidRPr="0099265F">
          <w:rPr>
            <w:rFonts w:ascii="Arial" w:hAnsi="Arial" w:cs="Arial"/>
            <w:color w:val="000000" w:themeColor="text1"/>
          </w:rPr>
          <w:t xml:space="preserve">срочного </w:t>
        </w:r>
        <w:r>
          <w:rPr>
            <w:rFonts w:ascii="Arial" w:hAnsi="Arial" w:cs="Arial"/>
            <w:color w:val="000000" w:themeColor="text1"/>
          </w:rPr>
          <w:t xml:space="preserve">плана </w:t>
        </w:r>
        <w:r w:rsidRPr="0099265F">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Pr="0099265F">
          <w:rPr>
            <w:rFonts w:ascii="Arial" w:hAnsi="Arial" w:cs="Arial"/>
            <w:color w:val="000000" w:themeColor="text1"/>
          </w:rPr>
          <w:t xml:space="preserve"> включается согласованный </w:t>
        </w:r>
        <w:del w:id="775" w:author="Попова Дарья Николаевна (Подрядчик. ООО БерингПойнт)" w:date="2021-09-28T16:29:00Z">
          <w:r w:rsidDel="00755E09">
            <w:rPr>
              <w:rFonts w:ascii="Arial" w:hAnsi="Arial" w:cs="Arial"/>
              <w:color w:val="000000" w:themeColor="text1"/>
            </w:rPr>
            <w:delText xml:space="preserve">главным инженером бизнес-единицы </w:delText>
          </w:r>
        </w:del>
        <w:r w:rsidRPr="0099265F">
          <w:rPr>
            <w:rFonts w:ascii="Arial" w:hAnsi="Arial" w:cs="Arial"/>
            <w:color w:val="000000" w:themeColor="text1"/>
          </w:rPr>
          <w:t xml:space="preserve">годовой </w:t>
        </w:r>
        <w:r>
          <w:rPr>
            <w:rFonts w:ascii="Arial" w:hAnsi="Arial" w:cs="Arial"/>
            <w:color w:val="000000" w:themeColor="text1"/>
          </w:rPr>
          <w:t xml:space="preserve">план </w:t>
        </w:r>
        <w:r w:rsidRPr="0099265F">
          <w:rPr>
            <w:rFonts w:ascii="Arial" w:hAnsi="Arial" w:cs="Arial"/>
            <w:color w:val="000000" w:themeColor="text1"/>
          </w:rPr>
          <w:t xml:space="preserve">воздействий на </w:t>
        </w:r>
        <w:r>
          <w:rPr>
            <w:rFonts w:ascii="Arial" w:hAnsi="Arial" w:cs="Arial"/>
            <w:color w:val="000000" w:themeColor="text1"/>
          </w:rPr>
          <w:t>производственные активы на основе заказов ТОРО</w:t>
        </w:r>
      </w:ins>
      <w:ins w:id="776" w:author="Попова Дарья Николаевна (Подрядчик. ООО БерингПойнт)" w:date="2021-09-28T16:29:00Z">
        <w:r w:rsidR="00755E09">
          <w:rPr>
            <w:rFonts w:ascii="Arial" w:hAnsi="Arial" w:cs="Arial"/>
            <w:color w:val="000000" w:themeColor="text1"/>
          </w:rPr>
          <w:t xml:space="preserve"> (статус «ГИП -С</w:t>
        </w:r>
        <w:r w:rsidR="00755E09" w:rsidRPr="00B5277D">
          <w:rPr>
            <w:rFonts w:ascii="Arial" w:hAnsi="Arial" w:cs="Arial"/>
            <w:color w:val="000000" w:themeColor="text1"/>
          </w:rPr>
          <w:t>огласован главным инженером</w:t>
        </w:r>
        <w:r w:rsidR="00755E09">
          <w:rPr>
            <w:rFonts w:ascii="Arial" w:hAnsi="Arial" w:cs="Arial"/>
            <w:color w:val="000000" w:themeColor="text1"/>
          </w:rPr>
          <w:t>»)</w:t>
        </w:r>
      </w:ins>
      <w:ins w:id="777" w:author="Попова Дарья" w:date="2021-07-16T15:00:00Z">
        <w:r>
          <w:rPr>
            <w:rFonts w:ascii="Arial" w:hAnsi="Arial" w:cs="Arial"/>
            <w:color w:val="000000" w:themeColor="text1"/>
          </w:rPr>
          <w:t xml:space="preserve"> и с</w:t>
        </w:r>
        <w:r w:rsidR="00EE3775">
          <w:rPr>
            <w:rFonts w:ascii="Arial" w:hAnsi="Arial" w:cs="Arial"/>
            <w:color w:val="000000" w:themeColor="text1"/>
          </w:rPr>
          <w:t>етевых графиков. Вторый и последующие года планирования долго</w:t>
        </w:r>
        <w:r>
          <w:rPr>
            <w:rFonts w:ascii="Arial" w:hAnsi="Arial" w:cs="Arial"/>
            <w:color w:val="000000" w:themeColor="text1"/>
          </w:rPr>
          <w:t>срочного плана воздействий формируются</w:t>
        </w:r>
      </w:ins>
      <w:ins w:id="778" w:author="Попова Дарья" w:date="2021-07-16T15:10:00Z">
        <w:r w:rsidR="00EE3775">
          <w:rPr>
            <w:rFonts w:ascii="Arial" w:hAnsi="Arial" w:cs="Arial"/>
            <w:color w:val="000000" w:themeColor="text1"/>
          </w:rPr>
          <w:t xml:space="preserve"> путем моделирования</w:t>
        </w:r>
      </w:ins>
      <w:ins w:id="779" w:author="Попова Дарья" w:date="2021-07-16T15:00:00Z">
        <w:r>
          <w:rPr>
            <w:rFonts w:ascii="Arial" w:hAnsi="Arial" w:cs="Arial"/>
            <w:color w:val="000000" w:themeColor="text1"/>
          </w:rPr>
          <w:t xml:space="preserve"> на основе планов ППР</w:t>
        </w:r>
      </w:ins>
    </w:p>
    <w:p w14:paraId="30635DDC" w14:textId="1623C82C" w:rsidR="00442B0B" w:rsidRDefault="001857D9" w:rsidP="00E22F33">
      <w:pPr>
        <w:spacing w:after="240" w:line="276" w:lineRule="auto"/>
        <w:ind w:firstLine="567"/>
        <w:rPr>
          <w:ins w:id="780" w:author="Попова Дарья" w:date="2021-07-16T15:33:00Z"/>
          <w:rFonts w:ascii="Arial" w:hAnsi="Arial" w:cs="Arial"/>
          <w:color w:val="000000" w:themeColor="text1"/>
        </w:rPr>
      </w:pPr>
      <w:del w:id="781" w:author="Попова Дарья" w:date="2021-07-16T15:11:00Z">
        <w:r w:rsidDel="00EE3775">
          <w:rPr>
            <w:rFonts w:ascii="Arial" w:hAnsi="Arial" w:cs="Arial"/>
            <w:color w:val="000000" w:themeColor="text1"/>
          </w:rPr>
          <w:delText>Раздел долгосрочного плана, связанный с проектами</w:delText>
        </w:r>
        <w:r w:rsidR="00442B0B" w:rsidDel="00EE3775">
          <w:rPr>
            <w:rFonts w:ascii="Arial" w:hAnsi="Arial" w:cs="Arial"/>
            <w:color w:val="000000" w:themeColor="text1"/>
          </w:rPr>
          <w:delText xml:space="preserve"> поддержания производственных активов</w:delText>
        </w:r>
        <w:r w:rsidDel="00EE3775">
          <w:rPr>
            <w:rFonts w:ascii="Arial" w:hAnsi="Arial" w:cs="Arial"/>
            <w:color w:val="000000" w:themeColor="text1"/>
          </w:rPr>
          <w:delText xml:space="preserve">, </w:delText>
        </w:r>
        <w:r w:rsidR="0079329A" w:rsidDel="00EE3775">
          <w:rPr>
            <w:rFonts w:ascii="Arial" w:hAnsi="Arial" w:cs="Arial"/>
            <w:color w:val="000000" w:themeColor="text1"/>
          </w:rPr>
          <w:delText xml:space="preserve">на 2 и 3 года </w:delText>
        </w:r>
        <w:r w:rsidDel="00EE3775">
          <w:rPr>
            <w:rFonts w:ascii="Arial" w:hAnsi="Arial" w:cs="Arial"/>
            <w:color w:val="000000" w:themeColor="text1"/>
          </w:rPr>
          <w:delText xml:space="preserve">формируется путём </w:delText>
        </w:r>
        <w:r w:rsidR="00442B0B" w:rsidRPr="00442B0B" w:rsidDel="00EE3775">
          <w:rPr>
            <w:rFonts w:ascii="Arial" w:hAnsi="Arial" w:cs="Arial"/>
            <w:color w:val="000000" w:themeColor="text1"/>
          </w:rPr>
          <w:delText xml:space="preserve">моделирования в </w:delText>
        </w:r>
        <w:r w:rsidR="00442B0B" w:rsidDel="00EE3775">
          <w:rPr>
            <w:rFonts w:ascii="Arial" w:hAnsi="Arial" w:cs="Arial"/>
            <w:color w:val="000000" w:themeColor="text1"/>
          </w:rPr>
          <w:delText>Системе</w:delText>
        </w:r>
      </w:del>
      <w:r w:rsidR="00442B0B">
        <w:rPr>
          <w:rFonts w:ascii="Arial" w:hAnsi="Arial" w:cs="Arial"/>
          <w:color w:val="000000" w:themeColor="text1"/>
        </w:rPr>
        <w:t xml:space="preserve"> (код </w:t>
      </w:r>
      <w:r w:rsidR="00442B0B" w:rsidRPr="00D37948">
        <w:rPr>
          <w:rFonts w:ascii="Arial" w:hAnsi="Arial" w:cs="Arial"/>
          <w:color w:val="000000" w:themeColor="text1"/>
        </w:rPr>
        <w:t>MCB</w:t>
      </w:r>
      <w:r w:rsidR="00003120">
        <w:rPr>
          <w:rFonts w:ascii="Arial" w:hAnsi="Arial" w:cs="Arial"/>
          <w:color w:val="000000" w:themeColor="text1"/>
        </w:rPr>
        <w:t>0</w:t>
      </w:r>
      <w:r w:rsidR="00442B0B" w:rsidRPr="00D37948">
        <w:rPr>
          <w:rFonts w:ascii="Arial" w:hAnsi="Arial" w:cs="Arial"/>
          <w:color w:val="000000" w:themeColor="text1"/>
        </w:rPr>
        <w:t>8</w:t>
      </w:r>
      <w:r w:rsidR="00003120">
        <w:rPr>
          <w:rFonts w:ascii="Arial" w:hAnsi="Arial" w:cs="Arial"/>
          <w:color w:val="000000" w:themeColor="text1"/>
        </w:rPr>
        <w:t>-03</w:t>
      </w:r>
      <w:r w:rsidR="00442B0B" w:rsidRPr="00446DC7">
        <w:rPr>
          <w:rFonts w:ascii="Arial" w:hAnsi="Arial" w:cs="Arial"/>
          <w:color w:val="000000" w:themeColor="text1"/>
        </w:rPr>
        <w:t xml:space="preserve"> </w:t>
      </w:r>
      <w:r w:rsidR="00442B0B">
        <w:rPr>
          <w:rFonts w:ascii="Arial" w:hAnsi="Arial" w:cs="Arial"/>
          <w:color w:val="000000" w:themeColor="text1"/>
        </w:rPr>
        <w:t>в реестре разработок</w:t>
      </w:r>
      <w:r w:rsidR="00C97BC6">
        <w:rPr>
          <w:rFonts w:ascii="Arial" w:hAnsi="Arial" w:cs="Arial"/>
          <w:color w:val="000000" w:themeColor="text1"/>
        </w:rPr>
        <w:t>, описание в разделе 5.10 настоящего КД</w:t>
      </w:r>
      <w:r w:rsidR="00442B0B">
        <w:rPr>
          <w:rFonts w:ascii="Arial" w:hAnsi="Arial" w:cs="Arial"/>
          <w:color w:val="000000" w:themeColor="text1"/>
        </w:rPr>
        <w:t>)</w:t>
      </w:r>
      <w:r w:rsidR="00442B0B" w:rsidRPr="00442B0B">
        <w:rPr>
          <w:rFonts w:ascii="Arial" w:hAnsi="Arial" w:cs="Arial"/>
          <w:color w:val="000000" w:themeColor="text1"/>
        </w:rPr>
        <w:t xml:space="preserve"> </w:t>
      </w:r>
      <w:del w:id="782" w:author="Попова Дарья" w:date="2021-07-16T15:11:00Z">
        <w:r w:rsidR="00442B0B" w:rsidRPr="00442B0B" w:rsidDel="00EE3775">
          <w:rPr>
            <w:rFonts w:ascii="Arial" w:hAnsi="Arial" w:cs="Arial"/>
            <w:color w:val="000000" w:themeColor="text1"/>
          </w:rPr>
          <w:delText xml:space="preserve">мероприятий ТОиР </w:delText>
        </w:r>
      </w:del>
      <w:r w:rsidR="00442B0B" w:rsidRPr="00442B0B">
        <w:rPr>
          <w:rFonts w:ascii="Arial" w:hAnsi="Arial" w:cs="Arial"/>
          <w:color w:val="000000" w:themeColor="text1"/>
        </w:rPr>
        <w:t>в соответствии с</w:t>
      </w:r>
      <w:del w:id="783" w:author="Попова Дарья" w:date="2021-07-16T15:12:00Z">
        <w:r w:rsidR="00442B0B" w:rsidRPr="00442B0B" w:rsidDel="00EE3775">
          <w:rPr>
            <w:rFonts w:ascii="Arial" w:hAnsi="Arial" w:cs="Arial"/>
            <w:color w:val="000000" w:themeColor="text1"/>
          </w:rPr>
          <w:delText xml:space="preserve"> разделами 4.2.9-10</w:delText>
        </w:r>
      </w:del>
      <w:r w:rsidR="00442B0B" w:rsidRPr="00442B0B">
        <w:rPr>
          <w:rFonts w:ascii="Arial" w:hAnsi="Arial" w:cs="Arial"/>
          <w:color w:val="000000" w:themeColor="text1"/>
        </w:rPr>
        <w:t xml:space="preserve"> </w:t>
      </w:r>
      <w:r w:rsidR="00442B0B">
        <w:rPr>
          <w:rFonts w:ascii="Arial" w:hAnsi="Arial" w:cs="Arial"/>
          <w:color w:val="000000" w:themeColor="text1"/>
        </w:rPr>
        <w:t>документ</w:t>
      </w:r>
      <w:ins w:id="784" w:author="Попова Дарья" w:date="2021-07-16T15:12:00Z">
        <w:r w:rsidR="00EE3775">
          <w:rPr>
            <w:rFonts w:ascii="Arial" w:hAnsi="Arial" w:cs="Arial"/>
            <w:color w:val="000000" w:themeColor="text1"/>
          </w:rPr>
          <w:t>ом</w:t>
        </w:r>
      </w:ins>
      <w:del w:id="785" w:author="Попова Дарья" w:date="2021-07-16T15:12:00Z">
        <w:r w:rsidR="00442B0B" w:rsidDel="00EE3775">
          <w:rPr>
            <w:rFonts w:ascii="Arial" w:hAnsi="Arial" w:cs="Arial"/>
            <w:color w:val="000000" w:themeColor="text1"/>
          </w:rPr>
          <w:delText>а</w:delText>
        </w:r>
      </w:del>
      <w:r w:rsidR="00442B0B">
        <w:rPr>
          <w:rFonts w:ascii="Arial" w:hAnsi="Arial" w:cs="Arial"/>
          <w:color w:val="000000" w:themeColor="text1"/>
        </w:rPr>
        <w:t xml:space="preserve"> </w:t>
      </w:r>
      <w:r w:rsidR="002E6C85">
        <w:rPr>
          <w:rFonts w:ascii="Arial" w:hAnsi="Arial" w:cs="Arial"/>
          <w:color w:val="000000" w:themeColor="text1"/>
        </w:rPr>
        <w:t>ERP.13.9_10_100_PM</w:t>
      </w:r>
      <w:r w:rsidR="00442B0B">
        <w:rPr>
          <w:rFonts w:ascii="Arial" w:hAnsi="Arial" w:cs="Arial"/>
          <w:color w:val="000000" w:themeColor="text1"/>
        </w:rPr>
        <w:t xml:space="preserve"> «</w:t>
      </w:r>
      <w:r w:rsidR="00442B0B" w:rsidRPr="00442B0B">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442B0B">
        <w:rPr>
          <w:rFonts w:ascii="Arial" w:hAnsi="Arial" w:cs="Arial"/>
          <w:color w:val="000000" w:themeColor="text1"/>
        </w:rPr>
        <w:t>»</w:t>
      </w:r>
      <w:r w:rsidR="00301E1E">
        <w:rPr>
          <w:rFonts w:ascii="Arial" w:hAnsi="Arial" w:cs="Arial"/>
          <w:color w:val="000000" w:themeColor="text1"/>
        </w:rPr>
        <w:t>.</w:t>
      </w:r>
    </w:p>
    <w:p w14:paraId="113B86C5" w14:textId="77777777" w:rsidR="00AB5D4E" w:rsidRDefault="00AB5D4E" w:rsidP="00AB5D4E">
      <w:pPr>
        <w:spacing w:after="240" w:line="276" w:lineRule="auto"/>
        <w:ind w:firstLine="567"/>
        <w:rPr>
          <w:ins w:id="786" w:author="Попова Дарья" w:date="2021-07-16T15:33:00Z"/>
          <w:rFonts w:ascii="Arial" w:hAnsi="Arial" w:cs="Arial"/>
          <w:color w:val="000000" w:themeColor="text1"/>
        </w:rPr>
      </w:pPr>
      <w:ins w:id="787" w:author="Попова Дарья" w:date="2021-07-16T15:33:00Z">
        <w:r>
          <w:rPr>
            <w:rFonts w:ascii="Arial" w:hAnsi="Arial" w:cs="Arial"/>
            <w:color w:val="000000" w:themeColor="text1"/>
          </w:rPr>
          <w:t>Для выводимых из эксплуатации ПА расчёт ремонтных циклов заканчивается с даты планируемого вывода для этого анализируются:</w:t>
        </w:r>
      </w:ins>
    </w:p>
    <w:p w14:paraId="33ADFECC" w14:textId="77777777" w:rsidR="00AB5D4E" w:rsidRDefault="00AB5D4E" w:rsidP="00AB5D4E">
      <w:pPr>
        <w:spacing w:after="240" w:line="276" w:lineRule="auto"/>
        <w:ind w:firstLine="567"/>
        <w:rPr>
          <w:ins w:id="788" w:author="Попова Дарья" w:date="2021-07-16T15:33:00Z"/>
          <w:rFonts w:ascii="Arial" w:hAnsi="Arial" w:cs="Arial"/>
          <w:color w:val="000000" w:themeColor="text1"/>
        </w:rPr>
      </w:pPr>
      <w:ins w:id="789" w:author="Попова Дарья" w:date="2021-07-16T15:33:00Z">
        <w:r>
          <w:rPr>
            <w:rFonts w:ascii="Arial" w:hAnsi="Arial" w:cs="Arial"/>
            <w:color w:val="000000" w:themeColor="text1"/>
          </w:rPr>
          <w:t>-</w:t>
        </w:r>
        <w:r>
          <w:rPr>
            <w:rFonts w:ascii="Arial" w:hAnsi="Arial" w:cs="Arial"/>
            <w:color w:val="000000" w:themeColor="text1"/>
          </w:rPr>
          <w:tab/>
          <w:t>карточка ЕО по дате окончания установленного срока эксплуатации, определяемая как ближайшая среди дат достижения нормативного срока службы, паркового ресурса и нормативного пробега.</w:t>
        </w:r>
      </w:ins>
    </w:p>
    <w:p w14:paraId="5040DC1F" w14:textId="77777777" w:rsidR="00C00853" w:rsidRDefault="00AB5D4E" w:rsidP="00E22F33">
      <w:pPr>
        <w:spacing w:after="240" w:line="276" w:lineRule="auto"/>
        <w:ind w:firstLine="567"/>
        <w:rPr>
          <w:ins w:id="790" w:author="Попова Дарья" w:date="2021-07-16T15:38:00Z"/>
          <w:rFonts w:ascii="Arial" w:hAnsi="Arial" w:cs="Arial"/>
          <w:color w:val="000000" w:themeColor="text1"/>
        </w:rPr>
      </w:pPr>
      <w:ins w:id="791" w:author="Попова Дарья" w:date="2021-07-16T15:33:00Z">
        <w:r>
          <w:rPr>
            <w:rFonts w:ascii="Arial" w:hAnsi="Arial" w:cs="Arial"/>
            <w:color w:val="000000" w:themeColor="text1"/>
          </w:rPr>
          <w:t>Для вводимых в эксплуатацию ПА, включая расконсервацию, ремонтные циклы рассчитываются с планируемой даты ввода оборудования.</w:t>
        </w:r>
      </w:ins>
      <w:ins w:id="792" w:author="Попова Дарья" w:date="2021-07-16T15:37:00Z">
        <w:r w:rsidR="00C00853">
          <w:rPr>
            <w:rFonts w:ascii="Arial" w:hAnsi="Arial" w:cs="Arial"/>
            <w:color w:val="000000" w:themeColor="text1"/>
          </w:rPr>
          <w:t xml:space="preserve"> </w:t>
        </w:r>
      </w:ins>
    </w:p>
    <w:p w14:paraId="3DD2FEBB" w14:textId="2AEBC04D" w:rsidR="00E35759" w:rsidRDefault="00C00853">
      <w:pPr>
        <w:spacing w:after="240" w:line="276" w:lineRule="auto"/>
        <w:ind w:firstLine="567"/>
        <w:rPr>
          <w:rFonts w:ascii="Arial" w:hAnsi="Arial" w:cs="Arial"/>
          <w:color w:val="000000" w:themeColor="text1"/>
        </w:rPr>
      </w:pPr>
      <w:ins w:id="793" w:author="Попова Дарья" w:date="2021-07-16T15:37:00Z">
        <w:r>
          <w:rPr>
            <w:rFonts w:ascii="Arial" w:hAnsi="Arial" w:cs="Arial"/>
            <w:color w:val="000000" w:themeColor="text1"/>
          </w:rPr>
          <w:t xml:space="preserve">Для вводимого в эксплуатацию ПА на четвертый и последующие года </w:t>
        </w:r>
      </w:ins>
      <w:ins w:id="794" w:author="Попова Дарья" w:date="2021-07-16T15:38:00Z">
        <w:r>
          <w:rPr>
            <w:rFonts w:ascii="Arial" w:hAnsi="Arial" w:cs="Arial"/>
            <w:color w:val="000000" w:themeColor="text1"/>
          </w:rPr>
          <w:t>предусмотрен формат</w:t>
        </w:r>
      </w:ins>
      <w:ins w:id="795" w:author="Попова Дарья" w:date="2021-07-16T15:37:00Z">
        <w:r>
          <w:rPr>
            <w:rFonts w:ascii="Arial" w:hAnsi="Arial" w:cs="Arial"/>
            <w:color w:val="000000" w:themeColor="text1"/>
          </w:rPr>
          <w:t xml:space="preserve"> ручного ввод</w:t>
        </w:r>
      </w:ins>
      <w:ins w:id="796" w:author="Попова Дарья" w:date="2021-07-16T15:38:00Z">
        <w:r>
          <w:rPr>
            <w:rFonts w:ascii="Arial" w:hAnsi="Arial" w:cs="Arial"/>
            <w:color w:val="000000" w:themeColor="text1"/>
          </w:rPr>
          <w:t>а</w:t>
        </w:r>
      </w:ins>
      <w:ins w:id="797" w:author="Попова Дарья" w:date="2021-07-16T15:37:00Z">
        <w:r>
          <w:rPr>
            <w:rFonts w:ascii="Arial" w:hAnsi="Arial" w:cs="Arial"/>
            <w:color w:val="000000" w:themeColor="text1"/>
          </w:rPr>
          <w:t xml:space="preserve"> в разрезе групп планирования, модели, наименования ПА, даты ввода. Для каждого вводимого в эксплуатацию ПА заполняется отдельная строка. Если планируется ввод в эксплуатацию ПА с моделью, используемой на других БЕ, то указывается БЕ со схожими условиями эксплуатации для поиска ПА с идентичной моделью. Если планируется ввод в эксплуатацию ПА с новой моделью, то указывается модель-аналог.</w:t>
        </w:r>
      </w:ins>
      <w:ins w:id="798" w:author="Попова Дарья" w:date="2021-07-16T15:38:00Z">
        <w:r>
          <w:rPr>
            <w:rFonts w:ascii="Arial" w:hAnsi="Arial" w:cs="Arial"/>
            <w:color w:val="000000" w:themeColor="text1"/>
          </w:rPr>
          <w:t xml:space="preserve"> На основе введенной информации осуществляется </w:t>
        </w:r>
      </w:ins>
      <w:ins w:id="799" w:author="Попова Дарья" w:date="2021-07-16T15:39:00Z">
        <w:r>
          <w:rPr>
            <w:rFonts w:ascii="Arial" w:hAnsi="Arial" w:cs="Arial"/>
            <w:color w:val="000000" w:themeColor="text1"/>
          </w:rPr>
          <w:t xml:space="preserve">автоматический </w:t>
        </w:r>
      </w:ins>
      <w:ins w:id="800" w:author="Попова Дарья" w:date="2021-07-16T15:38:00Z">
        <w:r>
          <w:rPr>
            <w:rFonts w:ascii="Arial" w:hAnsi="Arial" w:cs="Arial"/>
            <w:color w:val="000000" w:themeColor="text1"/>
          </w:rPr>
          <w:t>поиск ЕО</w:t>
        </w:r>
      </w:ins>
      <w:ins w:id="801" w:author="Попова Дарья" w:date="2021-07-16T15:39:00Z">
        <w:r>
          <w:rPr>
            <w:rFonts w:ascii="Arial" w:hAnsi="Arial" w:cs="Arial"/>
            <w:color w:val="000000" w:themeColor="text1"/>
          </w:rPr>
          <w:t>-аналога или ЕО-аналог указывается вручную.</w:t>
        </w:r>
      </w:ins>
      <w:ins w:id="802" w:author="Попова Дарья" w:date="2021-07-16T15:40:00Z">
        <w:r>
          <w:rPr>
            <w:rFonts w:ascii="Arial" w:hAnsi="Arial" w:cs="Arial"/>
            <w:color w:val="000000" w:themeColor="text1"/>
          </w:rPr>
          <w:t xml:space="preserve"> Планы ППР ЕО-аналога и ее узлов служат основой для моделирования</w:t>
        </w:r>
      </w:ins>
      <w:ins w:id="803" w:author="Попова Дарья" w:date="2021-07-16T15:41:00Z">
        <w:r>
          <w:rPr>
            <w:rFonts w:ascii="Arial" w:hAnsi="Arial" w:cs="Arial"/>
            <w:color w:val="000000" w:themeColor="text1"/>
          </w:rPr>
          <w:t xml:space="preserve"> воздействий </w:t>
        </w:r>
      </w:ins>
      <w:ins w:id="804" w:author="Попова Дарья" w:date="2021-07-16T15:44:00Z">
        <w:r>
          <w:rPr>
            <w:rFonts w:ascii="Arial" w:hAnsi="Arial" w:cs="Arial"/>
            <w:color w:val="000000" w:themeColor="text1"/>
          </w:rPr>
          <w:t xml:space="preserve">на </w:t>
        </w:r>
      </w:ins>
      <w:ins w:id="805" w:author="Попова Дарья" w:date="2021-07-16T15:43:00Z">
        <w:r>
          <w:rPr>
            <w:rFonts w:ascii="Arial" w:hAnsi="Arial" w:cs="Arial"/>
            <w:color w:val="000000" w:themeColor="text1"/>
          </w:rPr>
          <w:t>вводимый в эксплуатацию ПА</w:t>
        </w:r>
      </w:ins>
      <w:ins w:id="806" w:author="Попова Дарья" w:date="2021-07-16T15:44:00Z">
        <w:r>
          <w:rPr>
            <w:rFonts w:ascii="Arial" w:hAnsi="Arial" w:cs="Arial"/>
            <w:color w:val="000000" w:themeColor="text1"/>
          </w:rPr>
          <w:t>.</w:t>
        </w:r>
      </w:ins>
    </w:p>
    <w:p w14:paraId="13C80536" w14:textId="7DE28B18" w:rsidR="00051249" w:rsidRDefault="00051249" w:rsidP="00051249">
      <w:pPr>
        <w:spacing w:after="240" w:line="276" w:lineRule="auto"/>
        <w:ind w:firstLine="567"/>
        <w:rPr>
          <w:rFonts w:ascii="Arial" w:hAnsi="Arial" w:cs="Arial"/>
          <w:color w:val="000000" w:themeColor="text1"/>
        </w:rPr>
      </w:pPr>
      <w:r>
        <w:rPr>
          <w:rFonts w:ascii="Arial" w:hAnsi="Arial" w:cs="Arial"/>
          <w:color w:val="000000" w:themeColor="text1"/>
        </w:rPr>
        <w:t xml:space="preserve">В процессе формирования </w:t>
      </w:r>
      <w:r w:rsidR="0051394C">
        <w:rPr>
          <w:rFonts w:ascii="Arial" w:hAnsi="Arial" w:cs="Arial"/>
          <w:color w:val="000000" w:themeColor="text1"/>
        </w:rPr>
        <w:t xml:space="preserve">долгосрочного </w:t>
      </w:r>
      <w:r w:rsidR="00442B0B">
        <w:rPr>
          <w:rFonts w:ascii="Arial" w:hAnsi="Arial" w:cs="Arial"/>
          <w:color w:val="000000" w:themeColor="text1"/>
        </w:rPr>
        <w:t xml:space="preserve">плана </w:t>
      </w:r>
      <w:r>
        <w:rPr>
          <w:rFonts w:ascii="Arial" w:hAnsi="Arial" w:cs="Arial"/>
          <w:color w:val="000000" w:themeColor="text1"/>
        </w:rPr>
        <w:t xml:space="preserve">воздействий </w:t>
      </w:r>
      <w:r w:rsidR="005A53B1">
        <w:rPr>
          <w:rFonts w:ascii="Arial" w:hAnsi="Arial" w:cs="Arial"/>
          <w:color w:val="000000" w:themeColor="text1"/>
        </w:rPr>
        <w:t xml:space="preserve">на ПА </w:t>
      </w:r>
      <w:r>
        <w:rPr>
          <w:rFonts w:ascii="Arial" w:hAnsi="Arial" w:cs="Arial"/>
          <w:color w:val="000000" w:themeColor="text1"/>
        </w:rPr>
        <w:t xml:space="preserve">проекты могут быть </w:t>
      </w:r>
      <w:del w:id="807" w:author="Попова Дарья" w:date="2021-07-16T15:44:00Z">
        <w:r w:rsidR="0010506B" w:rsidDel="00C00853">
          <w:rPr>
            <w:rFonts w:ascii="Arial" w:hAnsi="Arial" w:cs="Arial"/>
            <w:color w:val="000000" w:themeColor="text1"/>
          </w:rPr>
          <w:delText xml:space="preserve">вручную </w:delText>
        </w:r>
      </w:del>
      <w:r>
        <w:rPr>
          <w:rFonts w:ascii="Arial" w:hAnsi="Arial" w:cs="Arial"/>
          <w:color w:val="000000" w:themeColor="text1"/>
        </w:rPr>
        <w:t>как исключены из плана работ, так и добавлены в него</w:t>
      </w:r>
      <w:ins w:id="808" w:author="Попова Дарья" w:date="2021-07-16T15:33:00Z">
        <w:r w:rsidR="00AB5D4E">
          <w:rPr>
            <w:rFonts w:ascii="Arial" w:hAnsi="Arial" w:cs="Arial"/>
            <w:color w:val="000000" w:themeColor="text1"/>
          </w:rPr>
          <w:t>,</w:t>
        </w:r>
        <w:r w:rsidR="00AB5D4E" w:rsidRPr="00AB5D4E">
          <w:rPr>
            <w:rFonts w:ascii="Arial" w:hAnsi="Arial" w:cs="Arial"/>
            <w:color w:val="000000" w:themeColor="text1"/>
          </w:rPr>
          <w:t xml:space="preserve"> </w:t>
        </w:r>
        <w:r w:rsidR="00AB5D4E">
          <w:rPr>
            <w:rFonts w:ascii="Arial" w:hAnsi="Arial" w:cs="Arial"/>
            <w:color w:val="000000" w:themeColor="text1"/>
          </w:rPr>
          <w:t>для этого могут деактивированы либо введены новые планы ППР, добавлены или удалены СПП-элементы.</w:t>
        </w:r>
      </w:ins>
      <w:del w:id="809" w:author="Попова Дарья" w:date="2021-07-16T15:33:00Z">
        <w:r w:rsidDel="00AB5D4E">
          <w:rPr>
            <w:rFonts w:ascii="Arial" w:hAnsi="Arial" w:cs="Arial"/>
            <w:color w:val="000000" w:themeColor="text1"/>
          </w:rPr>
          <w:delText>.</w:delText>
        </w:r>
      </w:del>
    </w:p>
    <w:p w14:paraId="7B7C93D9" w14:textId="77777777" w:rsidR="00051249" w:rsidRPr="003B0EFD" w:rsidRDefault="00051249" w:rsidP="003B0EFD">
      <w:pPr>
        <w:spacing w:after="240" w:line="276" w:lineRule="auto"/>
        <w:ind w:firstLine="567"/>
        <w:rPr>
          <w:rFonts w:ascii="Arial" w:hAnsi="Arial" w:cs="Arial"/>
          <w:color w:val="000000" w:themeColor="text1"/>
        </w:rPr>
      </w:pPr>
    </w:p>
    <w:p w14:paraId="57F10934" w14:textId="49A8AA27" w:rsidR="004E068A" w:rsidRDefault="004E068A"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ins w:id="810" w:author="Попова Дарья" w:date="2021-07-16T16:20:00Z">
        <w:r w:rsidR="000A5E6F">
          <w:rPr>
            <w:rFonts w:eastAsiaTheme="majorEastAsia" w:cstheme="majorBidi"/>
            <w:b/>
            <w:i w:val="0"/>
            <w:caps w:val="0"/>
            <w:sz w:val="24"/>
            <w:szCs w:val="24"/>
          </w:rPr>
          <w:t>5</w:t>
        </w:r>
      </w:ins>
      <w:del w:id="811" w:author="Попова Дарья" w:date="2021-07-16T16:20:00Z">
        <w:r w:rsidRPr="009936BB" w:rsidDel="000A5E6F">
          <w:rPr>
            <w:rFonts w:eastAsiaTheme="majorEastAsia" w:cstheme="majorBidi"/>
            <w:b/>
            <w:i w:val="0"/>
            <w:caps w:val="0"/>
            <w:sz w:val="24"/>
            <w:szCs w:val="24"/>
          </w:rPr>
          <w:delText>6</w:delText>
        </w:r>
      </w:del>
      <w:r w:rsidRPr="009936BB">
        <w:rPr>
          <w:rFonts w:eastAsiaTheme="majorEastAsia" w:cstheme="majorBidi"/>
          <w:b/>
          <w:i w:val="0"/>
          <w:caps w:val="0"/>
          <w:sz w:val="24"/>
          <w:szCs w:val="24"/>
        </w:rPr>
        <w:t xml:space="preserve">0 - </w:t>
      </w:r>
      <w:r w:rsidRPr="004E068A">
        <w:rPr>
          <w:rFonts w:eastAsiaTheme="majorEastAsia" w:cstheme="majorBidi"/>
          <w:b/>
          <w:i w:val="0"/>
          <w:caps w:val="0"/>
          <w:sz w:val="24"/>
          <w:szCs w:val="24"/>
        </w:rPr>
        <w:t>Формирование проекта долгосрочного бюджета воздействий БЕ</w:t>
      </w:r>
    </w:p>
    <w:p w14:paraId="0DF34620" w14:textId="10F86039" w:rsidR="0066114E" w:rsidRPr="000D4236" w:rsidRDefault="00834434" w:rsidP="009936BB">
      <w:pPr>
        <w:spacing w:after="240" w:line="276" w:lineRule="auto"/>
        <w:ind w:firstLine="567"/>
        <w:rPr>
          <w:rFonts w:ascii="Arial" w:hAnsi="Arial" w:cs="Arial"/>
          <w:color w:val="000000" w:themeColor="text1"/>
          <w:rPrChange w:id="812" w:author="Попова Дарья" w:date="2021-07-16T16:50:00Z">
            <w:rPr>
              <w:rFonts w:cs="Arial"/>
              <w:color w:val="000000" w:themeColor="text1"/>
            </w:rPr>
          </w:rPrChange>
        </w:rPr>
      </w:pPr>
      <w:r w:rsidRPr="00834434">
        <w:rPr>
          <w:rFonts w:ascii="Arial" w:hAnsi="Arial" w:cs="Arial"/>
          <w:color w:val="000000" w:themeColor="text1"/>
        </w:rPr>
        <w:t xml:space="preserve">Долгосрочный </w:t>
      </w:r>
      <w:r>
        <w:rPr>
          <w:rFonts w:ascii="Arial" w:hAnsi="Arial" w:cs="Arial"/>
          <w:color w:val="000000" w:themeColor="text1"/>
        </w:rPr>
        <w:t>бюджет</w:t>
      </w:r>
      <w:r w:rsidRPr="00834434">
        <w:rPr>
          <w:rFonts w:ascii="Arial" w:hAnsi="Arial" w:cs="Arial"/>
          <w:color w:val="000000" w:themeColor="text1"/>
        </w:rPr>
        <w:t xml:space="preserve"> воздействий на производственные активы БЕ формируется специалистом в роли Планировщика бюджета УА </w:t>
      </w:r>
      <w:r w:rsidR="00A204B1">
        <w:rPr>
          <w:rFonts w:ascii="Arial" w:hAnsi="Arial" w:cs="Arial"/>
          <w:color w:val="000000" w:themeColor="text1"/>
        </w:rPr>
        <w:t>УО</w:t>
      </w:r>
      <w:r w:rsidR="00487760">
        <w:rPr>
          <w:rFonts w:ascii="Arial" w:hAnsi="Arial" w:cs="Arial"/>
          <w:color w:val="000000" w:themeColor="text1"/>
        </w:rPr>
        <w:t>, специализирующегося на планировании 10-летнего плана и бюджета воздействий</w:t>
      </w:r>
      <w:r>
        <w:rPr>
          <w:rFonts w:ascii="Arial" w:hAnsi="Arial" w:cs="Arial"/>
          <w:color w:val="000000" w:themeColor="text1"/>
        </w:rPr>
        <w:t>.</w:t>
      </w:r>
    </w:p>
    <w:p w14:paraId="05DD4083" w14:textId="7BCC1130" w:rsidR="004E068A" w:rsidRPr="000D4236" w:rsidRDefault="00834434" w:rsidP="009936BB">
      <w:pPr>
        <w:spacing w:after="240" w:line="276" w:lineRule="auto"/>
        <w:ind w:firstLine="567"/>
        <w:rPr>
          <w:rFonts w:ascii="Arial" w:hAnsi="Arial" w:cs="Arial"/>
          <w:color w:val="000000" w:themeColor="text1"/>
          <w:rPrChange w:id="813" w:author="Попова Дарья" w:date="2021-07-16T16:50:00Z">
            <w:rPr>
              <w:rFonts w:cs="Arial"/>
              <w:color w:val="000000" w:themeColor="text1"/>
            </w:rPr>
          </w:rPrChange>
        </w:rPr>
      </w:pPr>
      <w:r>
        <w:rPr>
          <w:rFonts w:ascii="Arial" w:hAnsi="Arial" w:cs="Arial"/>
          <w:color w:val="000000" w:themeColor="text1"/>
        </w:rPr>
        <w:t xml:space="preserve">Для формирования долгосрочного бюджета воздействий на производственные активы сотрудник в роли </w:t>
      </w:r>
      <w:r w:rsidRPr="00871EC8">
        <w:rPr>
          <w:rFonts w:ascii="Arial" w:hAnsi="Arial" w:cs="Arial"/>
          <w:color w:val="000000" w:themeColor="text1"/>
        </w:rPr>
        <w:t xml:space="preserve">Планировщика бюджета УА </w:t>
      </w:r>
      <w:r w:rsidR="00A204B1">
        <w:rPr>
          <w:rFonts w:ascii="Arial" w:hAnsi="Arial" w:cs="Arial"/>
          <w:color w:val="000000" w:themeColor="text1"/>
        </w:rPr>
        <w:t>УО</w:t>
      </w:r>
      <w:r>
        <w:rPr>
          <w:rFonts w:ascii="Arial" w:hAnsi="Arial" w:cs="Arial"/>
          <w:color w:val="000000" w:themeColor="text1"/>
        </w:rPr>
        <w:t xml:space="preserve"> запускает формат планирования в приложении</w:t>
      </w:r>
      <w:r w:rsidRPr="000D01DD">
        <w:rPr>
          <w:rFonts w:ascii="Arial" w:hAnsi="Arial" w:cs="Arial"/>
          <w:color w:val="000000" w:themeColor="text1"/>
        </w:rPr>
        <w:t xml:space="preserve"> для анализа данных - SAP Analysis for Excel</w:t>
      </w:r>
      <w:r>
        <w:rPr>
          <w:rFonts w:ascii="Arial" w:hAnsi="Arial" w:cs="Arial"/>
          <w:color w:val="000000" w:themeColor="text1"/>
        </w:rPr>
        <w:t xml:space="preserve"> (код </w:t>
      </w:r>
      <w:r w:rsidRPr="00E33A67">
        <w:rPr>
          <w:rFonts w:ascii="Arial" w:hAnsi="Arial" w:cs="Arial"/>
          <w:color w:val="000000" w:themeColor="text1"/>
        </w:rPr>
        <w:t>MCB08</w:t>
      </w:r>
      <w:r w:rsidR="00E10158">
        <w:rPr>
          <w:rFonts w:ascii="Arial" w:hAnsi="Arial" w:cs="Arial"/>
          <w:color w:val="000000" w:themeColor="text1"/>
        </w:rPr>
        <w:t>-03</w:t>
      </w:r>
      <w:r>
        <w:rPr>
          <w:rFonts w:ascii="Arial" w:hAnsi="Arial" w:cs="Arial"/>
          <w:color w:val="000000" w:themeColor="text1"/>
        </w:rPr>
        <w:t xml:space="preserve"> в реестре разработок, описание в разделе 5.10 настоящего КД). </w:t>
      </w:r>
      <w:r w:rsidR="0066114E" w:rsidRPr="009936BB">
        <w:rPr>
          <w:rFonts w:ascii="Arial" w:hAnsi="Arial" w:cs="Arial"/>
          <w:color w:val="000000" w:themeColor="text1"/>
        </w:rPr>
        <w:t xml:space="preserve">Формат планирования стоимостного выражения долгосрочного плана воздействий – долгосрочный бюджет воздействий, приведён в документе </w:t>
      </w:r>
      <w:r w:rsidR="002E6C85">
        <w:rPr>
          <w:rFonts w:ascii="Arial" w:hAnsi="Arial" w:cs="Arial"/>
          <w:color w:val="000000" w:themeColor="text1"/>
        </w:rPr>
        <w:t>ERP.13.9_10_101_PM</w:t>
      </w:r>
      <w:r w:rsidR="0066114E" w:rsidRPr="009936BB">
        <w:rPr>
          <w:rFonts w:ascii="Arial" w:hAnsi="Arial" w:cs="Arial"/>
          <w:color w:val="000000" w:themeColor="text1"/>
        </w:rPr>
        <w:t xml:space="preserve"> «Методика планирования и контроля факта затрат на поддержание производственных активов (с учётом капитализации затрат на ремонт основных средств)».</w:t>
      </w:r>
    </w:p>
    <w:p w14:paraId="0CC823C0" w14:textId="79CE9DCB" w:rsidR="00301E1E" w:rsidRPr="000D4236" w:rsidDel="001F252D" w:rsidRDefault="00834434" w:rsidP="009936BB">
      <w:pPr>
        <w:spacing w:after="240" w:line="276" w:lineRule="auto"/>
        <w:ind w:firstLine="567"/>
        <w:rPr>
          <w:del w:id="814" w:author="Попова Дарья" w:date="2021-07-16T15:58:00Z"/>
          <w:rFonts w:ascii="Arial" w:hAnsi="Arial" w:cs="Arial"/>
          <w:color w:val="000000" w:themeColor="text1"/>
          <w:rPrChange w:id="815" w:author="Попова Дарья" w:date="2021-07-16T16:50:00Z">
            <w:rPr>
              <w:del w:id="816" w:author="Попова Дарья" w:date="2021-07-16T15:58:00Z"/>
              <w:rFonts w:cs="Arial"/>
              <w:color w:val="000000" w:themeColor="text1"/>
            </w:rPr>
          </w:rPrChange>
        </w:rPr>
      </w:pPr>
      <w:del w:id="817" w:author="Попова Дарья" w:date="2021-07-16T15:58:00Z">
        <w:r w:rsidDel="001F252D">
          <w:rPr>
            <w:rFonts w:ascii="Arial" w:hAnsi="Arial" w:cs="Arial"/>
            <w:color w:val="000000" w:themeColor="text1"/>
          </w:rPr>
          <w:delText xml:space="preserve">Раздел долгосрочного бюджета, связанный с проектами поддержания производственных активов, перечень которых сформировался путём моделирования в Системе (в результате работы разработки </w:delText>
        </w:r>
        <w:r w:rsidRPr="000D4236" w:rsidDel="001F252D">
          <w:rPr>
            <w:rFonts w:ascii="Arial" w:hAnsi="Arial" w:cs="Arial"/>
            <w:color w:val="000000" w:themeColor="text1"/>
            <w:rPrChange w:id="818" w:author="Попова Дарья" w:date="2021-07-16T16:50:00Z">
              <w:rPr>
                <w:rFonts w:ascii="Arial" w:hAnsi="Arial" w:cs="Arial"/>
                <w:color w:val="000000" w:themeColor="text1"/>
                <w:lang w:val="en-US"/>
              </w:rPr>
            </w:rPrChange>
          </w:rPr>
          <w:delText>MCB</w:delText>
        </w:r>
        <w:r w:rsidR="00E10158" w:rsidDel="001F252D">
          <w:rPr>
            <w:rFonts w:ascii="Arial" w:hAnsi="Arial" w:cs="Arial"/>
            <w:color w:val="000000" w:themeColor="text1"/>
          </w:rPr>
          <w:delText>0</w:delText>
        </w:r>
        <w:r w:rsidRPr="009936BB" w:rsidDel="001F252D">
          <w:rPr>
            <w:rFonts w:ascii="Arial" w:hAnsi="Arial" w:cs="Arial"/>
            <w:color w:val="000000" w:themeColor="text1"/>
          </w:rPr>
          <w:delText>8</w:delText>
        </w:r>
        <w:r w:rsidR="00E10158" w:rsidDel="001F252D">
          <w:rPr>
            <w:rFonts w:ascii="Arial" w:hAnsi="Arial" w:cs="Arial"/>
            <w:color w:val="000000" w:themeColor="text1"/>
          </w:rPr>
          <w:delText>-03</w:delText>
        </w:r>
        <w:r w:rsidRPr="009936BB" w:rsidDel="001F252D">
          <w:rPr>
            <w:rFonts w:ascii="Arial" w:hAnsi="Arial" w:cs="Arial"/>
            <w:color w:val="000000" w:themeColor="text1"/>
          </w:rPr>
          <w:delText xml:space="preserve"> </w:delText>
        </w:r>
        <w:r w:rsidDel="001F252D">
          <w:rPr>
            <w:rFonts w:ascii="Arial" w:hAnsi="Arial" w:cs="Arial"/>
            <w:color w:val="000000" w:themeColor="text1"/>
          </w:rPr>
          <w:delText xml:space="preserve">в реестре разработок), </w:delText>
        </w:r>
        <w:r w:rsidR="00A24B9F" w:rsidDel="001F252D">
          <w:rPr>
            <w:rFonts w:ascii="Arial" w:hAnsi="Arial" w:cs="Arial"/>
            <w:color w:val="000000" w:themeColor="text1"/>
          </w:rPr>
          <w:delText xml:space="preserve">будет оценён в соответствии с плановыми ценами материалов и услуг сторонних организаций. Также в бюджет будут включены </w:delText>
        </w:r>
        <w:r w:rsidR="00A24B9F" w:rsidRPr="00442B0B" w:rsidDel="001F252D">
          <w:rPr>
            <w:rFonts w:ascii="Arial" w:hAnsi="Arial" w:cs="Arial"/>
            <w:color w:val="000000" w:themeColor="text1"/>
          </w:rPr>
          <w:delText>затрат</w:delText>
        </w:r>
        <w:r w:rsidR="00A24B9F" w:rsidDel="001F252D">
          <w:rPr>
            <w:rFonts w:ascii="Arial" w:hAnsi="Arial" w:cs="Arial"/>
            <w:color w:val="000000" w:themeColor="text1"/>
          </w:rPr>
          <w:delText>ы</w:delText>
        </w:r>
        <w:r w:rsidR="00A24B9F" w:rsidRPr="00442B0B" w:rsidDel="001F252D">
          <w:rPr>
            <w:rFonts w:ascii="Arial" w:hAnsi="Arial" w:cs="Arial"/>
            <w:color w:val="000000" w:themeColor="text1"/>
          </w:rPr>
          <w:delText xml:space="preserve"> на основании статистики по работам, выполняемым не по нормативу</w:delText>
        </w:r>
        <w:r w:rsidR="00A24B9F" w:rsidDel="001F252D">
          <w:rPr>
            <w:rFonts w:ascii="Arial" w:hAnsi="Arial" w:cs="Arial"/>
            <w:color w:val="000000" w:themeColor="text1"/>
          </w:rPr>
          <w:delText xml:space="preserve">. </w:delText>
        </w:r>
        <w:r w:rsidR="00551DE5" w:rsidDel="001F252D">
          <w:rPr>
            <w:rFonts w:ascii="Arial" w:hAnsi="Arial" w:cs="Arial"/>
            <w:color w:val="000000" w:themeColor="text1"/>
          </w:rPr>
          <w:delText>С</w:delText>
        </w:r>
        <w:r w:rsidR="00301E1E" w:rsidDel="001F252D">
          <w:rPr>
            <w:rFonts w:ascii="Arial" w:hAnsi="Arial" w:cs="Arial"/>
            <w:color w:val="000000" w:themeColor="text1"/>
          </w:rPr>
          <w:delText xml:space="preserve">огласно документу </w:delText>
        </w:r>
        <w:r w:rsidR="002E6C85" w:rsidDel="001F252D">
          <w:rPr>
            <w:rFonts w:ascii="Arial" w:hAnsi="Arial" w:cs="Arial"/>
            <w:color w:val="000000" w:themeColor="text1"/>
          </w:rPr>
          <w:delText>ERP.13.9_10_101_PM</w:delText>
        </w:r>
        <w:r w:rsidR="00301E1E" w:rsidDel="001F252D">
          <w:rPr>
            <w:rFonts w:ascii="Arial" w:hAnsi="Arial" w:cs="Arial"/>
            <w:color w:val="000000" w:themeColor="text1"/>
          </w:rPr>
          <w:delText xml:space="preserve"> «</w:delText>
        </w:r>
        <w:r w:rsidR="00301E1E" w:rsidRPr="00442B0B" w:rsidDel="001F252D">
          <w:rPr>
            <w:rFonts w:ascii="Arial" w:hAnsi="Arial" w:cs="Arial"/>
            <w:color w:val="000000" w:themeColor="text1"/>
          </w:rPr>
          <w:delText>Методика планирования и контроля факта затрат на поддержание производственных активов (с учётом капитализации затрат на ремонт основных средств)</w:delText>
        </w:r>
        <w:r w:rsidR="00301E1E" w:rsidDel="001F252D">
          <w:rPr>
            <w:rFonts w:ascii="Arial" w:hAnsi="Arial" w:cs="Arial"/>
            <w:color w:val="000000" w:themeColor="text1"/>
          </w:rPr>
          <w:delText>»</w:delText>
        </w:r>
        <w:r w:rsidR="00551DE5" w:rsidDel="001F252D">
          <w:rPr>
            <w:rFonts w:ascii="Arial" w:hAnsi="Arial" w:cs="Arial"/>
            <w:color w:val="000000" w:themeColor="text1"/>
          </w:rPr>
          <w:delText xml:space="preserve"> н</w:delText>
        </w:r>
        <w:r w:rsidR="00551DE5" w:rsidRPr="00442B0B" w:rsidDel="001F252D">
          <w:rPr>
            <w:rFonts w:ascii="Arial" w:hAnsi="Arial" w:cs="Arial"/>
            <w:color w:val="000000" w:themeColor="text1"/>
          </w:rPr>
          <w:delText>а долгосрочном горизонте допускается погрешность в расчётах</w:delText>
        </w:r>
        <w:r w:rsidR="00551DE5" w:rsidDel="001F252D">
          <w:rPr>
            <w:rFonts w:ascii="Arial" w:hAnsi="Arial" w:cs="Arial"/>
            <w:color w:val="000000" w:themeColor="text1"/>
          </w:rPr>
          <w:delText xml:space="preserve"> стоимости мероприятий</w:delText>
        </w:r>
        <w:r w:rsidR="00301E1E" w:rsidDel="001F252D">
          <w:rPr>
            <w:rFonts w:ascii="Arial" w:hAnsi="Arial" w:cs="Arial"/>
            <w:color w:val="000000" w:themeColor="text1"/>
          </w:rPr>
          <w:delText>.</w:delText>
        </w:r>
      </w:del>
    </w:p>
    <w:p w14:paraId="7700A0E7" w14:textId="2EF5B0DE" w:rsidR="00A24B9F" w:rsidRDefault="00A24B9F" w:rsidP="009936BB">
      <w:pPr>
        <w:spacing w:after="240" w:line="276" w:lineRule="auto"/>
        <w:ind w:firstLine="567"/>
        <w:rPr>
          <w:ins w:id="819" w:author="Попова Дарья" w:date="2021-07-16T16:50:00Z"/>
          <w:rFonts w:ascii="Arial" w:hAnsi="Arial" w:cs="Arial"/>
          <w:color w:val="000000" w:themeColor="text1"/>
        </w:rPr>
      </w:pPr>
      <w:r>
        <w:rPr>
          <w:rFonts w:ascii="Arial" w:hAnsi="Arial" w:cs="Arial"/>
          <w:color w:val="000000" w:themeColor="text1"/>
        </w:rPr>
        <w:t xml:space="preserve">По окончании формирования долгосрочного бюджета воздействий на производственные активы </w:t>
      </w:r>
      <w:r w:rsidRPr="00834434">
        <w:rPr>
          <w:rFonts w:ascii="Arial" w:hAnsi="Arial" w:cs="Arial"/>
          <w:color w:val="000000" w:themeColor="text1"/>
        </w:rPr>
        <w:t xml:space="preserve">Планировщик бюджета УА </w:t>
      </w:r>
      <w:r w:rsidR="00A204B1">
        <w:rPr>
          <w:rFonts w:ascii="Arial" w:hAnsi="Arial" w:cs="Arial"/>
          <w:color w:val="000000" w:themeColor="text1"/>
        </w:rPr>
        <w:t>УО</w:t>
      </w:r>
      <w:r>
        <w:rPr>
          <w:rFonts w:ascii="Arial" w:hAnsi="Arial" w:cs="Arial"/>
          <w:color w:val="000000" w:themeColor="text1"/>
        </w:rPr>
        <w:t xml:space="preserve"> сохраняет полученный результат в формате планирования </w:t>
      </w:r>
      <w:r w:rsidRPr="000D4236">
        <w:rPr>
          <w:rFonts w:ascii="Arial" w:hAnsi="Arial" w:cs="Arial"/>
          <w:color w:val="000000" w:themeColor="text1"/>
          <w:rPrChange w:id="820" w:author="Попова Дарья" w:date="2021-07-16T16:50:00Z">
            <w:rPr>
              <w:rFonts w:ascii="Arial" w:hAnsi="Arial" w:cs="Arial"/>
              <w:color w:val="000000" w:themeColor="text1"/>
              <w:lang w:val="en-US"/>
            </w:rPr>
          </w:rPrChange>
        </w:rPr>
        <w:t>SAP</w:t>
      </w:r>
      <w:r w:rsidRPr="009936BB">
        <w:rPr>
          <w:rFonts w:ascii="Arial" w:hAnsi="Arial" w:cs="Arial"/>
          <w:color w:val="000000" w:themeColor="text1"/>
        </w:rPr>
        <w:t xml:space="preserve"> </w:t>
      </w:r>
      <w:r w:rsidRPr="000D4236">
        <w:rPr>
          <w:rFonts w:ascii="Arial" w:hAnsi="Arial" w:cs="Arial"/>
          <w:color w:val="000000" w:themeColor="text1"/>
          <w:rPrChange w:id="821" w:author="Попова Дарья" w:date="2021-07-16T16:50:00Z">
            <w:rPr>
              <w:rFonts w:ascii="Arial" w:hAnsi="Arial" w:cs="Arial"/>
              <w:color w:val="000000" w:themeColor="text1"/>
              <w:lang w:val="en-US"/>
            </w:rPr>
          </w:rPrChange>
        </w:rPr>
        <w:t>Analysis</w:t>
      </w:r>
      <w:r w:rsidRPr="009936BB">
        <w:rPr>
          <w:rFonts w:ascii="Arial" w:hAnsi="Arial" w:cs="Arial"/>
          <w:color w:val="000000" w:themeColor="text1"/>
        </w:rPr>
        <w:t xml:space="preserve"> </w:t>
      </w:r>
      <w:r w:rsidRPr="000D4236">
        <w:rPr>
          <w:rFonts w:ascii="Arial" w:hAnsi="Arial" w:cs="Arial"/>
          <w:color w:val="000000" w:themeColor="text1"/>
          <w:rPrChange w:id="822" w:author="Попова Дарья" w:date="2021-07-16T16:50:00Z">
            <w:rPr>
              <w:rFonts w:ascii="Arial" w:hAnsi="Arial" w:cs="Arial"/>
              <w:color w:val="000000" w:themeColor="text1"/>
              <w:lang w:val="en-US"/>
            </w:rPr>
          </w:rPrChange>
        </w:rPr>
        <w:t>for</w:t>
      </w:r>
      <w:r w:rsidRPr="009936BB">
        <w:rPr>
          <w:rFonts w:ascii="Arial" w:hAnsi="Arial" w:cs="Arial"/>
          <w:color w:val="000000" w:themeColor="text1"/>
        </w:rPr>
        <w:t xml:space="preserve"> </w:t>
      </w:r>
      <w:r w:rsidRPr="000D4236">
        <w:rPr>
          <w:rFonts w:ascii="Arial" w:hAnsi="Arial" w:cs="Arial"/>
          <w:color w:val="000000" w:themeColor="text1"/>
          <w:rPrChange w:id="823" w:author="Попова Дарья" w:date="2021-07-16T16:50:00Z">
            <w:rPr>
              <w:rFonts w:ascii="Arial" w:hAnsi="Arial" w:cs="Arial"/>
              <w:color w:val="000000" w:themeColor="text1"/>
              <w:lang w:val="en-US"/>
            </w:rPr>
          </w:rPrChange>
        </w:rPr>
        <w:t>Excel</w:t>
      </w:r>
      <w:r w:rsidRPr="009936BB">
        <w:rPr>
          <w:rFonts w:ascii="Arial" w:hAnsi="Arial" w:cs="Arial"/>
          <w:color w:val="000000" w:themeColor="text1"/>
        </w:rPr>
        <w:t xml:space="preserve">. </w:t>
      </w:r>
      <w:r>
        <w:rPr>
          <w:rFonts w:ascii="Arial" w:hAnsi="Arial" w:cs="Arial"/>
          <w:color w:val="000000" w:themeColor="text1"/>
        </w:rPr>
        <w:t xml:space="preserve">Затем ему необходимо выполнить операцию </w:t>
      </w:r>
      <w:r w:rsidR="001A5AB2">
        <w:rPr>
          <w:rFonts w:ascii="Arial" w:hAnsi="Arial" w:cs="Arial"/>
          <w:color w:val="000000" w:themeColor="text1"/>
        </w:rPr>
        <w:t>отправки долгосрочного плана и бюджета на рассмотрение Главному специалисту</w:t>
      </w:r>
      <w:r w:rsidR="001A5AB2" w:rsidRPr="001A5AB2">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w:t>
      </w:r>
      <w:r w:rsidR="00E0703C" w:rsidRPr="00E0703C">
        <w:rPr>
          <w:rFonts w:ascii="Arial" w:hAnsi="Arial" w:cs="Arial"/>
          <w:color w:val="000000" w:themeColor="text1"/>
        </w:rPr>
        <w:t>Руководи</w:t>
      </w:r>
      <w:r w:rsidR="00E0703C">
        <w:rPr>
          <w:rFonts w:ascii="Arial" w:hAnsi="Arial" w:cs="Arial"/>
          <w:color w:val="000000" w:themeColor="text1"/>
        </w:rPr>
        <w:t>телю</w:t>
      </w:r>
      <w:r w:rsidR="00E0703C" w:rsidRPr="00E0703C">
        <w:rPr>
          <w:rFonts w:ascii="Arial" w:hAnsi="Arial" w:cs="Arial"/>
          <w:color w:val="000000" w:themeColor="text1"/>
        </w:rPr>
        <w:t xml:space="preserve"> ЦФО</w:t>
      </w:r>
      <w:r w:rsidR="001A5AB2">
        <w:rPr>
          <w:rFonts w:ascii="Arial" w:hAnsi="Arial" w:cs="Arial"/>
          <w:color w:val="000000" w:themeColor="text1"/>
        </w:rPr>
        <w:t xml:space="preserve">. Эта операция выполняется в </w:t>
      </w:r>
      <w:r>
        <w:rPr>
          <w:rFonts w:ascii="Arial" w:hAnsi="Arial" w:cs="Arial"/>
          <w:color w:val="000000" w:themeColor="text1"/>
        </w:rPr>
        <w:t>веб-интерфейсе потока бизнес-операций путём нажатия на кнопку</w:t>
      </w:r>
      <w:r w:rsidR="001A5AB2">
        <w:rPr>
          <w:rFonts w:ascii="Arial" w:hAnsi="Arial" w:cs="Arial"/>
          <w:color w:val="000000" w:themeColor="text1"/>
        </w:rPr>
        <w:t xml:space="preserve"> «Отправить»</w:t>
      </w:r>
      <w:r>
        <w:rPr>
          <w:rFonts w:ascii="Arial" w:hAnsi="Arial" w:cs="Arial"/>
          <w:color w:val="000000" w:themeColor="text1"/>
        </w:rPr>
        <w:t>.</w:t>
      </w:r>
    </w:p>
    <w:p w14:paraId="4FCE67E3" w14:textId="77777777" w:rsidR="000D4236" w:rsidRPr="000D4236" w:rsidRDefault="000D4236" w:rsidP="009936BB">
      <w:pPr>
        <w:spacing w:after="240" w:line="276" w:lineRule="auto"/>
        <w:ind w:firstLine="567"/>
        <w:rPr>
          <w:rFonts w:ascii="Arial" w:hAnsi="Arial" w:cs="Arial"/>
          <w:color w:val="000000" w:themeColor="text1"/>
          <w:rPrChange w:id="824" w:author="Попова Дарья" w:date="2021-07-16T16:50:00Z">
            <w:rPr>
              <w:rFonts w:cs="Arial"/>
              <w:color w:val="000000" w:themeColor="text1"/>
            </w:rPr>
          </w:rPrChange>
        </w:rPr>
      </w:pPr>
    </w:p>
    <w:p w14:paraId="6B4BDF53" w14:textId="3C744136" w:rsidR="0066114E" w:rsidRPr="009936BB" w:rsidDel="000D4236" w:rsidRDefault="0066114E" w:rsidP="009936BB">
      <w:pPr>
        <w:spacing w:after="240" w:line="276" w:lineRule="auto"/>
        <w:ind w:firstLine="567"/>
        <w:rPr>
          <w:del w:id="825" w:author="Попова Дарья" w:date="2021-07-16T16:50:00Z"/>
          <w:rFonts w:cs="Arial"/>
          <w:color w:val="000000" w:themeColor="text1"/>
        </w:rPr>
      </w:pPr>
    </w:p>
    <w:p w14:paraId="457DC9A5" w14:textId="66947341" w:rsidR="00A31E35" w:rsidRPr="009936BB" w:rsidRDefault="00A31E35"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ins w:id="826" w:author="Попова Дарья" w:date="2021-07-16T16:20:00Z">
        <w:r w:rsidR="000A5E6F">
          <w:rPr>
            <w:rFonts w:eastAsiaTheme="majorEastAsia" w:cstheme="majorBidi"/>
            <w:b/>
            <w:i w:val="0"/>
            <w:caps w:val="0"/>
            <w:sz w:val="24"/>
            <w:szCs w:val="24"/>
          </w:rPr>
          <w:t>6</w:t>
        </w:r>
      </w:ins>
      <w:del w:id="827" w:author="Попова Дарья" w:date="2021-07-16T16:20:00Z">
        <w:r w:rsidR="004E068A" w:rsidRPr="009936BB" w:rsidDel="000A5E6F">
          <w:rPr>
            <w:rFonts w:eastAsiaTheme="majorEastAsia" w:cstheme="majorBidi"/>
            <w:b/>
            <w:i w:val="0"/>
            <w:caps w:val="0"/>
            <w:sz w:val="24"/>
            <w:szCs w:val="24"/>
          </w:rPr>
          <w:delText>7</w:delText>
        </w:r>
      </w:del>
      <w:r w:rsidRPr="009936BB">
        <w:rPr>
          <w:rFonts w:eastAsiaTheme="majorEastAsia" w:cstheme="majorBidi"/>
          <w:b/>
          <w:i w:val="0"/>
          <w:caps w:val="0"/>
          <w:sz w:val="24"/>
          <w:szCs w:val="24"/>
        </w:rPr>
        <w:t xml:space="preserve">0 - </w:t>
      </w:r>
      <w:r w:rsidR="004E068A" w:rsidRPr="004E068A">
        <w:rPr>
          <w:rFonts w:eastAsiaTheme="majorEastAsia" w:cstheme="majorBidi"/>
          <w:b/>
          <w:i w:val="0"/>
          <w:caps w:val="0"/>
          <w:sz w:val="24"/>
          <w:szCs w:val="24"/>
        </w:rPr>
        <w:t>Анализ долгосрочного плана и бюджета</w:t>
      </w:r>
      <w:r w:rsidR="004E068A">
        <w:rPr>
          <w:rFonts w:eastAsiaTheme="majorEastAsia" w:cstheme="majorBidi"/>
          <w:b/>
          <w:i w:val="0"/>
          <w:caps w:val="0"/>
          <w:sz w:val="24"/>
          <w:szCs w:val="24"/>
        </w:rPr>
        <w:t xml:space="preserve"> (на уровне БЕ)</w:t>
      </w:r>
    </w:p>
    <w:p w14:paraId="64CFC5A2" w14:textId="547FF030" w:rsidR="00F75802" w:rsidRDefault="00F75802">
      <w:pPr>
        <w:spacing w:after="240" w:line="276" w:lineRule="auto"/>
        <w:ind w:firstLine="567"/>
        <w:rPr>
          <w:rFonts w:ascii="Arial" w:hAnsi="Arial" w:cs="Arial"/>
          <w:color w:val="000000" w:themeColor="text1"/>
        </w:rPr>
      </w:pPr>
      <w:r w:rsidRPr="000D228D">
        <w:rPr>
          <w:rFonts w:ascii="Arial" w:hAnsi="Arial" w:cs="Arial"/>
          <w:color w:val="000000" w:themeColor="text1"/>
        </w:rPr>
        <w:t xml:space="preserve">По завершении </w:t>
      </w:r>
      <w:r>
        <w:rPr>
          <w:rFonts w:ascii="Arial" w:hAnsi="Arial" w:cs="Arial"/>
          <w:color w:val="000000" w:themeColor="text1"/>
        </w:rPr>
        <w:t>формирования</w:t>
      </w:r>
      <w:r w:rsidRPr="000D228D">
        <w:rPr>
          <w:rFonts w:ascii="Arial" w:hAnsi="Arial" w:cs="Arial"/>
          <w:color w:val="000000" w:themeColor="text1"/>
        </w:rPr>
        <w:t xml:space="preserve"> долгосрочного </w:t>
      </w:r>
      <w:r>
        <w:rPr>
          <w:rFonts w:ascii="Arial" w:hAnsi="Arial" w:cs="Arial"/>
          <w:color w:val="000000" w:themeColor="text1"/>
        </w:rPr>
        <w:t>плана</w:t>
      </w:r>
      <w:r w:rsidR="00CB2B14">
        <w:rPr>
          <w:rFonts w:ascii="Arial" w:hAnsi="Arial" w:cs="Arial"/>
          <w:color w:val="000000" w:themeColor="text1"/>
        </w:rPr>
        <w:t xml:space="preserve"> и бюджета</w:t>
      </w:r>
      <w:r w:rsidRPr="000D228D">
        <w:rPr>
          <w:rFonts w:ascii="Arial" w:hAnsi="Arial" w:cs="Arial"/>
          <w:color w:val="000000" w:themeColor="text1"/>
        </w:rPr>
        <w:t xml:space="preserve"> воздействий на производственные активы и его отправки на рассмотрение </w:t>
      </w:r>
      <w:r w:rsidR="001A5AB2">
        <w:rPr>
          <w:rFonts w:ascii="Arial" w:hAnsi="Arial" w:cs="Arial"/>
          <w:color w:val="000000" w:themeColor="text1"/>
        </w:rPr>
        <w:t xml:space="preserve">Главный специалист </w:t>
      </w:r>
      <w:r w:rsidR="001A5AB2" w:rsidRPr="001A5AB2">
        <w:rPr>
          <w:rFonts w:ascii="Arial" w:hAnsi="Arial" w:cs="Arial"/>
          <w:color w:val="000000" w:themeColor="text1"/>
        </w:rPr>
        <w:t xml:space="preserve">ТОиР </w:t>
      </w:r>
      <w:r w:rsidR="00A204B1">
        <w:rPr>
          <w:rFonts w:ascii="Arial" w:hAnsi="Arial" w:cs="Arial"/>
          <w:color w:val="000000" w:themeColor="text1"/>
        </w:rPr>
        <w:t>УО</w:t>
      </w:r>
      <w:r w:rsidR="00551DE5">
        <w:rPr>
          <w:rFonts w:ascii="Arial" w:hAnsi="Arial" w:cs="Arial"/>
          <w:color w:val="000000" w:themeColor="text1"/>
        </w:rPr>
        <w:t xml:space="preserve"> - </w:t>
      </w:r>
      <w:r w:rsidR="00551DE5" w:rsidRPr="00551DE5">
        <w:rPr>
          <w:rFonts w:ascii="Arial" w:hAnsi="Arial" w:cs="Arial"/>
          <w:color w:val="000000" w:themeColor="text1"/>
        </w:rPr>
        <w:t>Руководитель ЦФО</w:t>
      </w:r>
      <w:del w:id="828" w:author="Попова Дарья" w:date="2021-07-16T16:01:00Z">
        <w:r w:rsidR="001A5AB2" w:rsidDel="001F252D">
          <w:rPr>
            <w:rFonts w:ascii="Arial" w:hAnsi="Arial" w:cs="Arial"/>
            <w:color w:val="000000" w:themeColor="text1"/>
          </w:rPr>
          <w:delText>,</w:delText>
        </w:r>
      </w:del>
      <w:r w:rsidR="001A5AB2">
        <w:rPr>
          <w:rFonts w:ascii="Arial" w:hAnsi="Arial" w:cs="Arial"/>
          <w:color w:val="000000" w:themeColor="text1"/>
        </w:rPr>
        <w:t xml:space="preserve"> </w:t>
      </w:r>
      <w:r w:rsidRPr="000D228D">
        <w:rPr>
          <w:rFonts w:ascii="Arial" w:hAnsi="Arial" w:cs="Arial"/>
          <w:color w:val="000000" w:themeColor="text1"/>
        </w:rPr>
        <w:t xml:space="preserve">в </w:t>
      </w:r>
      <w:r>
        <w:rPr>
          <w:rFonts w:ascii="Arial" w:hAnsi="Arial" w:cs="Arial"/>
          <w:color w:val="000000" w:themeColor="text1"/>
        </w:rPr>
        <w:t xml:space="preserve">качестве </w:t>
      </w:r>
      <w:r w:rsidRPr="000D228D">
        <w:rPr>
          <w:rFonts w:ascii="Arial" w:hAnsi="Arial" w:cs="Arial"/>
          <w:color w:val="000000" w:themeColor="text1"/>
        </w:rPr>
        <w:t>проверяющего</w:t>
      </w:r>
      <w:del w:id="829" w:author="Попова Дарья" w:date="2021-07-16T16:01:00Z">
        <w:r w:rsidR="001A5AB2" w:rsidDel="001F252D">
          <w:rPr>
            <w:rFonts w:ascii="Arial" w:hAnsi="Arial" w:cs="Arial"/>
            <w:color w:val="000000" w:themeColor="text1"/>
          </w:rPr>
          <w:delText>,</w:delText>
        </w:r>
      </w:del>
      <w:r w:rsidR="001A5AB2">
        <w:rPr>
          <w:rFonts w:ascii="Arial" w:hAnsi="Arial" w:cs="Arial"/>
          <w:color w:val="000000" w:themeColor="text1"/>
        </w:rPr>
        <w:t xml:space="preserve"> </w:t>
      </w:r>
      <w:r w:rsidRPr="000D228D">
        <w:rPr>
          <w:rFonts w:ascii="Arial" w:hAnsi="Arial" w:cs="Arial"/>
          <w:color w:val="000000" w:themeColor="text1"/>
        </w:rPr>
        <w:t>получит уведомление об этом по электронной почте. По ссылке из электронного письма</w:t>
      </w:r>
      <w:del w:id="830" w:author="Попова Дарья" w:date="2021-07-16T16:02:00Z">
        <w:r w:rsidRPr="000D228D" w:rsidDel="001F252D">
          <w:rPr>
            <w:rFonts w:ascii="Arial" w:hAnsi="Arial" w:cs="Arial"/>
            <w:color w:val="000000" w:themeColor="text1"/>
          </w:rPr>
          <w:delText>,</w:delText>
        </w:r>
      </w:del>
      <w:r w:rsidRPr="000D228D">
        <w:rPr>
          <w:rFonts w:ascii="Arial" w:hAnsi="Arial" w:cs="Arial"/>
          <w:color w:val="000000" w:themeColor="text1"/>
        </w:rPr>
        <w:t xml:space="preserve"> либо из потока бизнес-операций в веб-интерфейсе</w:t>
      </w:r>
      <w:del w:id="831" w:author="Попова Дарья" w:date="2021-07-16T16:02:00Z">
        <w:r w:rsidRPr="000D228D" w:rsidDel="001F252D">
          <w:rPr>
            <w:rFonts w:ascii="Arial" w:hAnsi="Arial" w:cs="Arial"/>
            <w:color w:val="000000" w:themeColor="text1"/>
          </w:rPr>
          <w:delText>,</w:delText>
        </w:r>
      </w:del>
      <w:r w:rsidRPr="000D228D">
        <w:rPr>
          <w:rFonts w:ascii="Arial" w:hAnsi="Arial" w:cs="Arial"/>
          <w:color w:val="000000" w:themeColor="text1"/>
        </w:rPr>
        <w:t xml:space="preserve"> он сможет перейти к выполнению данной операции.</w:t>
      </w:r>
    </w:p>
    <w:p w14:paraId="05AD9FD4" w14:textId="31C2382E" w:rsidR="00F278F7" w:rsidRPr="000D228D" w:rsidRDefault="00F278F7">
      <w:pPr>
        <w:spacing w:after="240" w:line="276" w:lineRule="auto"/>
        <w:ind w:firstLine="567"/>
        <w:rPr>
          <w:rFonts w:ascii="Arial" w:hAnsi="Arial" w:cs="Arial"/>
          <w:color w:val="000000" w:themeColor="text1"/>
        </w:rPr>
      </w:pPr>
      <w:r w:rsidRPr="000D228D">
        <w:rPr>
          <w:rFonts w:ascii="Arial" w:hAnsi="Arial" w:cs="Arial"/>
          <w:color w:val="000000" w:themeColor="text1"/>
        </w:rPr>
        <w:t xml:space="preserve">Анализ сформированного </w:t>
      </w:r>
      <w:r w:rsidR="001B3872" w:rsidRPr="000D228D">
        <w:rPr>
          <w:rFonts w:ascii="Arial" w:hAnsi="Arial" w:cs="Arial"/>
          <w:color w:val="000000" w:themeColor="text1"/>
        </w:rPr>
        <w:t xml:space="preserve">долгосрочного </w:t>
      </w:r>
      <w:r w:rsidR="00C134AF">
        <w:rPr>
          <w:rFonts w:ascii="Arial" w:hAnsi="Arial" w:cs="Arial"/>
          <w:color w:val="000000" w:themeColor="text1"/>
        </w:rPr>
        <w:t xml:space="preserve">плана </w:t>
      </w:r>
      <w:r w:rsidR="001A5AB2">
        <w:rPr>
          <w:rFonts w:ascii="Arial" w:hAnsi="Arial" w:cs="Arial"/>
          <w:color w:val="000000" w:themeColor="text1"/>
        </w:rPr>
        <w:t xml:space="preserve">и бюджета </w:t>
      </w:r>
      <w:r w:rsidRPr="000D228D">
        <w:rPr>
          <w:rFonts w:ascii="Arial" w:hAnsi="Arial" w:cs="Arial"/>
          <w:color w:val="000000" w:themeColor="text1"/>
        </w:rPr>
        <w:t>воздействий на производственные активы бизнес-единицы выполняется</w:t>
      </w:r>
      <w:ins w:id="832" w:author="Попова Дарья" w:date="2021-07-16T16:02:00Z">
        <w:r w:rsidR="001F252D">
          <w:rPr>
            <w:rFonts w:ascii="Arial" w:hAnsi="Arial" w:cs="Arial"/>
            <w:color w:val="000000" w:themeColor="text1"/>
          </w:rPr>
          <w:t xml:space="preserve"> по каждому направлению</w:t>
        </w:r>
      </w:ins>
      <w:r w:rsidRPr="000D228D">
        <w:rPr>
          <w:rFonts w:ascii="Arial" w:hAnsi="Arial" w:cs="Arial"/>
          <w:color w:val="000000" w:themeColor="text1"/>
        </w:rPr>
        <w:t xml:space="preserve"> проверяющим </w:t>
      </w:r>
      <w:r w:rsidR="000D228D" w:rsidRPr="000D228D">
        <w:rPr>
          <w:rFonts w:ascii="Arial" w:hAnsi="Arial" w:cs="Arial"/>
          <w:color w:val="000000" w:themeColor="text1"/>
        </w:rPr>
        <w:t>–</w:t>
      </w:r>
      <w:r w:rsidRPr="000D228D">
        <w:rPr>
          <w:rFonts w:ascii="Arial" w:hAnsi="Arial" w:cs="Arial"/>
          <w:color w:val="000000" w:themeColor="text1"/>
        </w:rPr>
        <w:t xml:space="preserve"> </w:t>
      </w:r>
      <w:r w:rsidR="00C134AF">
        <w:rPr>
          <w:rFonts w:ascii="Arial" w:hAnsi="Arial" w:cs="Arial"/>
          <w:color w:val="000000" w:themeColor="text1"/>
        </w:rPr>
        <w:t xml:space="preserve">Главным </w:t>
      </w:r>
      <w:r w:rsidR="00C134AF" w:rsidRPr="00C134AF">
        <w:rPr>
          <w:rFonts w:ascii="Arial" w:hAnsi="Arial" w:cs="Arial"/>
          <w:color w:val="000000" w:themeColor="text1"/>
        </w:rPr>
        <w:t>специалист</w:t>
      </w:r>
      <w:r w:rsidR="00C134AF">
        <w:rPr>
          <w:rFonts w:ascii="Arial" w:hAnsi="Arial" w:cs="Arial"/>
          <w:color w:val="000000" w:themeColor="text1"/>
        </w:rPr>
        <w:t>ом</w:t>
      </w:r>
      <w:r w:rsidR="00C134AF" w:rsidRPr="00C134AF">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w:t>
      </w:r>
      <w:r w:rsidR="00E0703C" w:rsidRPr="00E0703C">
        <w:rPr>
          <w:rFonts w:ascii="Arial" w:hAnsi="Arial" w:cs="Arial"/>
          <w:color w:val="000000" w:themeColor="text1"/>
        </w:rPr>
        <w:t>Руководител</w:t>
      </w:r>
      <w:r w:rsidR="00E0703C">
        <w:rPr>
          <w:rFonts w:ascii="Arial" w:hAnsi="Arial" w:cs="Arial"/>
          <w:color w:val="000000" w:themeColor="text1"/>
        </w:rPr>
        <w:t>ем</w:t>
      </w:r>
      <w:r w:rsidR="00E0703C" w:rsidRPr="00E0703C">
        <w:rPr>
          <w:rFonts w:ascii="Arial" w:hAnsi="Arial" w:cs="Arial"/>
          <w:color w:val="000000" w:themeColor="text1"/>
        </w:rPr>
        <w:t xml:space="preserve"> ЦФО</w:t>
      </w:r>
      <w:r w:rsidRPr="000D228D">
        <w:rPr>
          <w:rFonts w:ascii="Arial" w:hAnsi="Arial" w:cs="Arial"/>
          <w:color w:val="000000" w:themeColor="text1"/>
        </w:rPr>
        <w:t>.</w:t>
      </w:r>
      <w:r w:rsidR="00702944">
        <w:rPr>
          <w:rFonts w:ascii="Arial" w:hAnsi="Arial" w:cs="Arial"/>
          <w:color w:val="000000" w:themeColor="text1"/>
        </w:rPr>
        <w:t xml:space="preserve"> </w:t>
      </w:r>
      <w:r w:rsidR="00F75802">
        <w:rPr>
          <w:rFonts w:ascii="Arial" w:hAnsi="Arial" w:cs="Arial"/>
          <w:color w:val="000000" w:themeColor="text1"/>
        </w:rPr>
        <w:t xml:space="preserve">Анализ заключается в проверке </w:t>
      </w:r>
      <w:r w:rsidR="00F75802" w:rsidRPr="00F75802">
        <w:rPr>
          <w:rFonts w:ascii="Arial" w:hAnsi="Arial" w:cs="Arial"/>
          <w:color w:val="000000" w:themeColor="text1"/>
        </w:rPr>
        <w:t>со</w:t>
      </w:r>
      <w:r w:rsidR="00F75802">
        <w:rPr>
          <w:rFonts w:ascii="Arial" w:hAnsi="Arial" w:cs="Arial"/>
          <w:color w:val="000000" w:themeColor="text1"/>
        </w:rPr>
        <w:t xml:space="preserve">ответствия </w:t>
      </w:r>
      <w:r w:rsidR="00F75802" w:rsidRPr="00F75802">
        <w:rPr>
          <w:rFonts w:ascii="Arial" w:hAnsi="Arial" w:cs="Arial"/>
          <w:color w:val="000000" w:themeColor="text1"/>
        </w:rPr>
        <w:t xml:space="preserve">долгосрочного плана </w:t>
      </w:r>
      <w:r w:rsidR="001A5AB2">
        <w:rPr>
          <w:rFonts w:ascii="Arial" w:hAnsi="Arial" w:cs="Arial"/>
          <w:color w:val="000000" w:themeColor="text1"/>
        </w:rPr>
        <w:t xml:space="preserve">и бюджета </w:t>
      </w:r>
      <w:r w:rsidR="00F75802" w:rsidRPr="00F75802">
        <w:rPr>
          <w:rFonts w:ascii="Arial" w:hAnsi="Arial" w:cs="Arial"/>
          <w:color w:val="000000" w:themeColor="text1"/>
        </w:rPr>
        <w:t>воздействий на производственные активы долгосрочному плану</w:t>
      </w:r>
      <w:r w:rsidR="001A5AB2">
        <w:rPr>
          <w:rFonts w:ascii="Arial" w:hAnsi="Arial" w:cs="Arial"/>
          <w:color w:val="000000" w:themeColor="text1"/>
        </w:rPr>
        <w:t xml:space="preserve"> и бюджету</w:t>
      </w:r>
      <w:r w:rsidR="00F75802" w:rsidRPr="00F75802">
        <w:rPr>
          <w:rFonts w:ascii="Arial" w:hAnsi="Arial" w:cs="Arial"/>
          <w:color w:val="000000" w:themeColor="text1"/>
        </w:rPr>
        <w:t xml:space="preserve">, утверждённому в предыдущую бюджетную кампанию. </w:t>
      </w:r>
      <w:r w:rsidR="00F75802">
        <w:rPr>
          <w:rFonts w:ascii="Arial" w:hAnsi="Arial" w:cs="Arial"/>
          <w:color w:val="000000" w:themeColor="text1"/>
        </w:rPr>
        <w:t xml:space="preserve">Проверке подвергаются проекты </w:t>
      </w:r>
      <w:r w:rsidR="00276DCB">
        <w:rPr>
          <w:rFonts w:ascii="Arial" w:hAnsi="Arial" w:cs="Arial"/>
          <w:color w:val="000000" w:themeColor="text1"/>
        </w:rPr>
        <w:t>ОВП</w:t>
      </w:r>
      <w:del w:id="833" w:author="Попова Дарья" w:date="2021-07-16T16:05:00Z">
        <w:r w:rsidR="00F75802" w:rsidDel="001F252D">
          <w:rPr>
            <w:rFonts w:ascii="Arial" w:hAnsi="Arial" w:cs="Arial"/>
            <w:color w:val="000000" w:themeColor="text1"/>
          </w:rPr>
          <w:delText xml:space="preserve">, </w:delText>
        </w:r>
        <w:r w:rsidR="00F75802" w:rsidRPr="00F75802" w:rsidDel="001F252D">
          <w:rPr>
            <w:rFonts w:ascii="Arial" w:hAnsi="Arial" w:cs="Arial"/>
            <w:color w:val="000000" w:themeColor="text1"/>
          </w:rPr>
          <w:delText>проекты целевых программ</w:delText>
        </w:r>
      </w:del>
      <w:r w:rsidR="00F75802" w:rsidRPr="00F75802">
        <w:rPr>
          <w:rFonts w:ascii="Arial" w:hAnsi="Arial" w:cs="Arial"/>
          <w:color w:val="000000" w:themeColor="text1"/>
        </w:rPr>
        <w:t xml:space="preserve"> на соответствие критериям включения в бюджет воздейст</w:t>
      </w:r>
      <w:r w:rsidR="00F75802">
        <w:rPr>
          <w:rFonts w:ascii="Arial" w:hAnsi="Arial" w:cs="Arial"/>
          <w:color w:val="000000" w:themeColor="text1"/>
        </w:rPr>
        <w:t>в</w:t>
      </w:r>
      <w:r w:rsidR="00F75802" w:rsidRPr="00F75802">
        <w:rPr>
          <w:rFonts w:ascii="Arial" w:hAnsi="Arial" w:cs="Arial"/>
          <w:color w:val="000000" w:themeColor="text1"/>
        </w:rPr>
        <w:t>ий на ПА</w:t>
      </w:r>
      <w:r w:rsidR="00F75802">
        <w:rPr>
          <w:rFonts w:ascii="Arial" w:hAnsi="Arial" w:cs="Arial"/>
          <w:color w:val="000000" w:themeColor="text1"/>
        </w:rPr>
        <w:t>, а не критериям инвестиционного проекта</w:t>
      </w:r>
      <w:del w:id="834" w:author="Попова Дарья" w:date="2021-07-16T16:05:00Z">
        <w:r w:rsidR="00F75802" w:rsidDel="001F252D">
          <w:rPr>
            <w:rFonts w:ascii="Arial" w:hAnsi="Arial" w:cs="Arial"/>
            <w:color w:val="000000" w:themeColor="text1"/>
          </w:rPr>
          <w:delText>,</w:delText>
        </w:r>
      </w:del>
      <w:r w:rsidR="00F75802">
        <w:rPr>
          <w:rFonts w:ascii="Arial" w:hAnsi="Arial" w:cs="Arial"/>
          <w:color w:val="000000" w:themeColor="text1"/>
        </w:rPr>
        <w:t xml:space="preserve"> согласно документу </w:t>
      </w:r>
      <w:r w:rsidR="002E6C85">
        <w:rPr>
          <w:rFonts w:ascii="Arial" w:hAnsi="Arial" w:cs="Arial"/>
          <w:color w:val="000000" w:themeColor="text1"/>
        </w:rPr>
        <w:t>ERP.13.9_10_101_PM</w:t>
      </w:r>
      <w:r w:rsidR="00F75802">
        <w:rPr>
          <w:rFonts w:ascii="Arial" w:hAnsi="Arial" w:cs="Arial"/>
          <w:color w:val="000000" w:themeColor="text1"/>
        </w:rPr>
        <w:t xml:space="preserve"> «</w:t>
      </w:r>
      <w:r w:rsidR="00F75802" w:rsidRPr="00F75802">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F75802">
        <w:rPr>
          <w:rFonts w:ascii="Arial" w:hAnsi="Arial" w:cs="Arial"/>
          <w:color w:val="000000" w:themeColor="text1"/>
        </w:rPr>
        <w:t>»</w:t>
      </w:r>
      <w:r w:rsidR="00F75802" w:rsidRPr="00F75802">
        <w:rPr>
          <w:rFonts w:ascii="Arial" w:hAnsi="Arial" w:cs="Arial"/>
          <w:color w:val="000000" w:themeColor="text1"/>
        </w:rPr>
        <w:t>.</w:t>
      </w:r>
    </w:p>
    <w:p w14:paraId="70D9362B" w14:textId="3B7AF254" w:rsidR="00F278F7" w:rsidRPr="000D228D" w:rsidRDefault="00A47816">
      <w:pPr>
        <w:spacing w:after="240" w:line="276" w:lineRule="auto"/>
        <w:ind w:firstLine="567"/>
        <w:rPr>
          <w:rFonts w:ascii="Arial" w:hAnsi="Arial" w:cs="Arial"/>
          <w:color w:val="000000" w:themeColor="text1"/>
        </w:rPr>
      </w:pPr>
      <w:r>
        <w:rPr>
          <w:rFonts w:ascii="Arial" w:hAnsi="Arial" w:cs="Arial"/>
          <w:color w:val="000000" w:themeColor="text1"/>
        </w:rPr>
        <w:t>Буде</w:t>
      </w:r>
      <w:r w:rsidR="00F278F7" w:rsidRPr="000D228D">
        <w:rPr>
          <w:rFonts w:ascii="Arial" w:hAnsi="Arial" w:cs="Arial"/>
          <w:color w:val="000000" w:themeColor="text1"/>
        </w:rPr>
        <w:t>т реализован</w:t>
      </w:r>
      <w:r>
        <w:rPr>
          <w:rFonts w:ascii="Arial" w:hAnsi="Arial" w:cs="Arial"/>
          <w:color w:val="000000" w:themeColor="text1"/>
        </w:rPr>
        <w:t xml:space="preserve"> </w:t>
      </w:r>
      <w:r w:rsidR="00F278F7" w:rsidRPr="000D228D">
        <w:rPr>
          <w:rFonts w:ascii="Arial" w:hAnsi="Arial" w:cs="Arial"/>
          <w:color w:val="000000" w:themeColor="text1"/>
        </w:rPr>
        <w:t>аналитич</w:t>
      </w:r>
      <w:r>
        <w:rPr>
          <w:rFonts w:ascii="Arial" w:hAnsi="Arial" w:cs="Arial"/>
          <w:color w:val="000000" w:themeColor="text1"/>
        </w:rPr>
        <w:t xml:space="preserve">еский </w:t>
      </w:r>
      <w:r w:rsidR="00F278F7" w:rsidRPr="000D228D">
        <w:rPr>
          <w:rFonts w:ascii="Arial" w:hAnsi="Arial" w:cs="Arial"/>
          <w:color w:val="000000" w:themeColor="text1"/>
        </w:rPr>
        <w:t>отчёт</w:t>
      </w:r>
      <w:r>
        <w:rPr>
          <w:rFonts w:ascii="Arial" w:hAnsi="Arial" w:cs="Arial"/>
          <w:color w:val="000000" w:themeColor="text1"/>
        </w:rPr>
        <w:t xml:space="preserve"> </w:t>
      </w:r>
      <w:r w:rsidR="00F278F7" w:rsidRPr="000D228D">
        <w:rPr>
          <w:rFonts w:ascii="Arial" w:hAnsi="Arial" w:cs="Arial"/>
          <w:color w:val="000000" w:themeColor="text1"/>
        </w:rPr>
        <w:t>в приложении Analysis for Excel</w:t>
      </w:r>
      <w:r>
        <w:rPr>
          <w:rFonts w:ascii="Arial" w:hAnsi="Arial" w:cs="Arial"/>
          <w:color w:val="000000" w:themeColor="text1"/>
        </w:rPr>
        <w:t xml:space="preserve"> (код </w:t>
      </w:r>
      <w:r w:rsidR="00B04EF5" w:rsidRPr="00B04EF5">
        <w:rPr>
          <w:rFonts w:ascii="Arial" w:hAnsi="Arial" w:cs="Arial"/>
          <w:color w:val="000000" w:themeColor="text1"/>
        </w:rPr>
        <w:t>MCB0</w:t>
      </w:r>
      <w:r w:rsidR="00D1791C">
        <w:rPr>
          <w:rFonts w:ascii="Arial" w:hAnsi="Arial" w:cs="Arial"/>
          <w:color w:val="000000" w:themeColor="text1"/>
        </w:rPr>
        <w:t>8-03</w:t>
      </w:r>
      <w:r>
        <w:rPr>
          <w:rFonts w:ascii="Arial" w:hAnsi="Arial" w:cs="Arial"/>
          <w:color w:val="000000" w:themeColor="text1"/>
        </w:rPr>
        <w:t xml:space="preserve"> в реестре разработок</w:t>
      </w:r>
      <w:r w:rsidR="00C97BC6">
        <w:rPr>
          <w:rFonts w:ascii="Arial" w:hAnsi="Arial" w:cs="Arial"/>
          <w:color w:val="000000" w:themeColor="text1"/>
        </w:rPr>
        <w:t>, описание в разделе 5.10 настоящего КД</w:t>
      </w:r>
      <w:r>
        <w:rPr>
          <w:rFonts w:ascii="Arial" w:hAnsi="Arial" w:cs="Arial"/>
          <w:color w:val="000000" w:themeColor="text1"/>
        </w:rPr>
        <w:t>)</w:t>
      </w:r>
      <w:r w:rsidR="00F278F7" w:rsidRPr="000D228D">
        <w:rPr>
          <w:rFonts w:ascii="Arial" w:hAnsi="Arial" w:cs="Arial"/>
          <w:color w:val="000000" w:themeColor="text1"/>
        </w:rPr>
        <w:t>, в котор</w:t>
      </w:r>
      <w:r>
        <w:rPr>
          <w:rFonts w:ascii="Arial" w:hAnsi="Arial" w:cs="Arial"/>
          <w:color w:val="000000" w:themeColor="text1"/>
        </w:rPr>
        <w:t>ом</w:t>
      </w:r>
      <w:r w:rsidR="000D228D">
        <w:rPr>
          <w:rFonts w:ascii="Arial" w:hAnsi="Arial" w:cs="Arial"/>
          <w:color w:val="000000" w:themeColor="text1"/>
        </w:rPr>
        <w:t xml:space="preserve"> буде</w:t>
      </w:r>
      <w:r w:rsidR="00F278F7" w:rsidRPr="000D228D">
        <w:rPr>
          <w:rFonts w:ascii="Arial" w:hAnsi="Arial" w:cs="Arial"/>
          <w:color w:val="000000" w:themeColor="text1"/>
        </w:rPr>
        <w:t xml:space="preserve">т выведен </w:t>
      </w:r>
      <w:r w:rsidR="000D228D" w:rsidRPr="000D228D">
        <w:rPr>
          <w:rFonts w:ascii="Arial" w:hAnsi="Arial" w:cs="Arial"/>
          <w:color w:val="000000" w:themeColor="text1"/>
        </w:rPr>
        <w:t>долгосрочный</w:t>
      </w:r>
      <w:r w:rsidR="00F278F7" w:rsidRPr="000D228D">
        <w:rPr>
          <w:rFonts w:ascii="Arial" w:hAnsi="Arial" w:cs="Arial"/>
          <w:color w:val="000000" w:themeColor="text1"/>
        </w:rPr>
        <w:t xml:space="preserve"> </w:t>
      </w:r>
      <w:r w:rsidR="00F75802">
        <w:rPr>
          <w:rFonts w:ascii="Arial" w:hAnsi="Arial" w:cs="Arial"/>
          <w:color w:val="000000" w:themeColor="text1"/>
        </w:rPr>
        <w:t>план</w:t>
      </w:r>
      <w:r w:rsidR="00F75802" w:rsidRPr="000D228D">
        <w:rPr>
          <w:rFonts w:ascii="Arial" w:hAnsi="Arial" w:cs="Arial"/>
          <w:color w:val="000000" w:themeColor="text1"/>
        </w:rPr>
        <w:t xml:space="preserve"> </w:t>
      </w:r>
      <w:ins w:id="835" w:author="Попова Дарья" w:date="2021-07-16T16:05:00Z">
        <w:r w:rsidR="001F252D">
          <w:rPr>
            <w:rFonts w:ascii="Arial" w:hAnsi="Arial" w:cs="Arial"/>
            <w:color w:val="000000" w:themeColor="text1"/>
          </w:rPr>
          <w:t xml:space="preserve">и бюджет </w:t>
        </w:r>
      </w:ins>
      <w:r w:rsidR="00F278F7" w:rsidRPr="000D228D">
        <w:rPr>
          <w:rFonts w:ascii="Arial" w:hAnsi="Arial" w:cs="Arial"/>
          <w:color w:val="000000" w:themeColor="text1"/>
        </w:rPr>
        <w:t>воздействий</w:t>
      </w:r>
      <w:r w:rsidR="000D228D" w:rsidRPr="000D228D">
        <w:rPr>
          <w:rFonts w:ascii="Arial" w:hAnsi="Arial" w:cs="Arial"/>
          <w:color w:val="000000" w:themeColor="text1"/>
        </w:rPr>
        <w:t xml:space="preserve"> на производственные активы биз</w:t>
      </w:r>
      <w:r w:rsidR="00F278F7" w:rsidRPr="000D228D">
        <w:rPr>
          <w:rFonts w:ascii="Arial" w:hAnsi="Arial" w:cs="Arial"/>
          <w:color w:val="000000" w:themeColor="text1"/>
        </w:rPr>
        <w:t xml:space="preserve">нес-единицы в разрезе </w:t>
      </w:r>
      <w:del w:id="836" w:author="Попова Дарья" w:date="2021-07-16T16:06:00Z">
        <w:r w:rsidR="00F278F7" w:rsidRPr="000D228D" w:rsidDel="001F252D">
          <w:rPr>
            <w:rFonts w:ascii="Arial" w:hAnsi="Arial" w:cs="Arial"/>
            <w:color w:val="000000" w:themeColor="text1"/>
          </w:rPr>
          <w:delText xml:space="preserve">структуры </w:delText>
        </w:r>
      </w:del>
      <w:r w:rsidR="00F278F7" w:rsidRPr="000D228D">
        <w:rPr>
          <w:rFonts w:ascii="Arial" w:hAnsi="Arial" w:cs="Arial"/>
          <w:color w:val="000000" w:themeColor="text1"/>
        </w:rPr>
        <w:t>СПП-элементов</w:t>
      </w:r>
      <w:ins w:id="837" w:author="Попова Дарья" w:date="2021-07-16T16:06:00Z">
        <w:r w:rsidR="001F252D">
          <w:rPr>
            <w:rFonts w:ascii="Arial" w:hAnsi="Arial" w:cs="Arial"/>
            <w:color w:val="000000" w:themeColor="text1"/>
          </w:rPr>
          <w:t>, типов затрат</w:t>
        </w:r>
      </w:ins>
      <w:ins w:id="838" w:author="Попова Дарья" w:date="2021-07-16T16:08:00Z">
        <w:r w:rsidR="00334337">
          <w:rPr>
            <w:rFonts w:ascii="Arial" w:hAnsi="Arial" w:cs="Arial"/>
            <w:color w:val="000000" w:themeColor="text1"/>
          </w:rPr>
          <w:t>.</w:t>
        </w:r>
      </w:ins>
      <w:r w:rsidR="00F75802">
        <w:rPr>
          <w:rFonts w:ascii="Arial" w:hAnsi="Arial" w:cs="Arial"/>
          <w:color w:val="000000" w:themeColor="text1"/>
        </w:rPr>
        <w:t xml:space="preserve"> </w:t>
      </w:r>
      <w:ins w:id="839" w:author="Попова Дарья" w:date="2021-07-16T16:08:00Z">
        <w:r w:rsidR="00334337">
          <w:rPr>
            <w:rFonts w:ascii="Arial" w:hAnsi="Arial" w:cs="Arial"/>
            <w:color w:val="000000" w:themeColor="text1"/>
          </w:rPr>
          <w:t xml:space="preserve">Запланированные воздействия можно будет проанализировать на предмет их корректности, разделить на операционные затраты и капитальные вложения. При необходимости </w:t>
        </w:r>
        <w:r w:rsidR="00334337" w:rsidRPr="00A85328">
          <w:rPr>
            <w:rFonts w:ascii="Arial" w:hAnsi="Arial" w:cs="Arial"/>
            <w:color w:val="000000" w:themeColor="text1"/>
          </w:rPr>
          <w:t xml:space="preserve">Главный специалист ТОиР </w:t>
        </w:r>
        <w:r w:rsidR="00334337">
          <w:rPr>
            <w:rFonts w:ascii="Arial" w:hAnsi="Arial" w:cs="Arial"/>
            <w:color w:val="000000" w:themeColor="text1"/>
          </w:rPr>
          <w:t>УО</w:t>
        </w:r>
        <w:r w:rsidR="00334337" w:rsidRPr="00A85328">
          <w:rPr>
            <w:rFonts w:ascii="Arial" w:hAnsi="Arial" w:cs="Arial"/>
            <w:color w:val="000000" w:themeColor="text1"/>
          </w:rPr>
          <w:t xml:space="preserve"> </w:t>
        </w:r>
        <w:r w:rsidR="00334337">
          <w:rPr>
            <w:rFonts w:ascii="Arial" w:hAnsi="Arial" w:cs="Arial"/>
            <w:color w:val="000000" w:themeColor="text1"/>
          </w:rPr>
          <w:t xml:space="preserve">- </w:t>
        </w:r>
        <w:r w:rsidR="00334337" w:rsidRPr="00E0703C">
          <w:rPr>
            <w:rFonts w:ascii="Arial" w:hAnsi="Arial" w:cs="Arial"/>
            <w:color w:val="000000" w:themeColor="text1"/>
          </w:rPr>
          <w:t xml:space="preserve">Руководитель ЦФО </w:t>
        </w:r>
        <w:r w:rsidR="00334337">
          <w:rPr>
            <w:rFonts w:ascii="Arial" w:hAnsi="Arial" w:cs="Arial"/>
            <w:color w:val="000000" w:themeColor="text1"/>
          </w:rPr>
          <w:t xml:space="preserve">сможет детализировать сумму, запланированную по СПП-элементу, в разрезе сформировавших её заказов ТОРО и планов ППР. </w:t>
        </w:r>
      </w:ins>
      <w:del w:id="840" w:author="Попова Дарья" w:date="2021-07-16T16:08:00Z">
        <w:r w:rsidR="00F75802" w:rsidDel="00334337">
          <w:rPr>
            <w:rFonts w:ascii="Arial" w:hAnsi="Arial" w:cs="Arial"/>
            <w:color w:val="000000" w:themeColor="text1"/>
          </w:rPr>
          <w:delText>и</w:delText>
        </w:r>
      </w:del>
      <w:del w:id="841" w:author="Попова Дарья" w:date="2021-07-16T16:06:00Z">
        <w:r w:rsidR="00F75802" w:rsidDel="001F252D">
          <w:rPr>
            <w:rFonts w:ascii="Arial" w:hAnsi="Arial" w:cs="Arial"/>
            <w:color w:val="000000" w:themeColor="text1"/>
          </w:rPr>
          <w:delText xml:space="preserve"> его</w:delText>
        </w:r>
      </w:del>
      <w:del w:id="842" w:author="Попова Дарья" w:date="2021-07-16T16:08:00Z">
        <w:r w:rsidR="00F75802" w:rsidDel="00334337">
          <w:rPr>
            <w:rFonts w:ascii="Arial" w:hAnsi="Arial" w:cs="Arial"/>
            <w:color w:val="000000" w:themeColor="text1"/>
          </w:rPr>
          <w:delText xml:space="preserve"> стоимостн</w:delText>
        </w:r>
      </w:del>
      <w:del w:id="843" w:author="Попова Дарья" w:date="2021-07-16T16:06:00Z">
        <w:r w:rsidR="00F75802" w:rsidDel="001F252D">
          <w:rPr>
            <w:rFonts w:ascii="Arial" w:hAnsi="Arial" w:cs="Arial"/>
            <w:color w:val="000000" w:themeColor="text1"/>
          </w:rPr>
          <w:delText>ое</w:delText>
        </w:r>
      </w:del>
      <w:del w:id="844" w:author="Попова Дарья" w:date="2021-07-16T16:08:00Z">
        <w:r w:rsidR="00F75802" w:rsidDel="00334337">
          <w:rPr>
            <w:rFonts w:ascii="Arial" w:hAnsi="Arial" w:cs="Arial"/>
            <w:color w:val="000000" w:themeColor="text1"/>
          </w:rPr>
          <w:delText xml:space="preserve"> выражени</w:delText>
        </w:r>
      </w:del>
      <w:del w:id="845" w:author="Попова Дарья" w:date="2021-07-16T16:06:00Z">
        <w:r w:rsidR="00F75802" w:rsidDel="001F252D">
          <w:rPr>
            <w:rFonts w:ascii="Arial" w:hAnsi="Arial" w:cs="Arial"/>
            <w:color w:val="000000" w:themeColor="text1"/>
          </w:rPr>
          <w:delText>е</w:delText>
        </w:r>
      </w:del>
      <w:del w:id="846" w:author="Попова Дарья" w:date="2021-07-16T16:08:00Z">
        <w:r w:rsidR="00F75802" w:rsidDel="00334337">
          <w:rPr>
            <w:rFonts w:ascii="Arial" w:hAnsi="Arial" w:cs="Arial"/>
            <w:color w:val="000000" w:themeColor="text1"/>
          </w:rPr>
          <w:delText xml:space="preserve"> в виде долгосрочного бюджета воздействий</w:delText>
        </w:r>
        <w:r w:rsidR="00F278F7" w:rsidRPr="000D228D" w:rsidDel="00334337">
          <w:rPr>
            <w:rFonts w:ascii="Arial" w:hAnsi="Arial" w:cs="Arial"/>
            <w:color w:val="000000" w:themeColor="text1"/>
          </w:rPr>
          <w:delText>.</w:delText>
        </w:r>
        <w:r w:rsidR="00FE583D" w:rsidDel="00334337">
          <w:rPr>
            <w:rFonts w:ascii="Arial" w:hAnsi="Arial" w:cs="Arial"/>
            <w:color w:val="000000" w:themeColor="text1"/>
          </w:rPr>
          <w:delText xml:space="preserve"> </w:delText>
        </w:r>
      </w:del>
      <w:r w:rsidR="000D228D">
        <w:rPr>
          <w:rFonts w:ascii="Arial" w:hAnsi="Arial" w:cs="Arial"/>
          <w:color w:val="000000" w:themeColor="text1"/>
        </w:rPr>
        <w:t xml:space="preserve">Форматы отчётов приведены в </w:t>
      </w:r>
      <w:r w:rsidR="00F75802">
        <w:rPr>
          <w:rFonts w:ascii="Arial" w:hAnsi="Arial" w:cs="Arial"/>
          <w:color w:val="000000" w:themeColor="text1"/>
        </w:rPr>
        <w:t>документ</w:t>
      </w:r>
      <w:del w:id="847" w:author="Попова Дарья" w:date="2021-07-16T16:08:00Z">
        <w:r w:rsidR="00F75802" w:rsidDel="00334337">
          <w:rPr>
            <w:rFonts w:ascii="Arial" w:hAnsi="Arial" w:cs="Arial"/>
            <w:color w:val="000000" w:themeColor="text1"/>
          </w:rPr>
          <w:delText>ах:</w:delText>
        </w:r>
      </w:del>
      <w:ins w:id="848" w:author="Попова Дарья" w:date="2021-07-16T16:08:00Z">
        <w:r w:rsidR="00334337">
          <w:rPr>
            <w:rFonts w:ascii="Arial" w:hAnsi="Arial" w:cs="Arial"/>
            <w:color w:val="000000" w:themeColor="text1"/>
          </w:rPr>
          <w:t>е</w:t>
        </w:r>
      </w:ins>
      <w:r w:rsidR="00F75802" w:rsidRPr="00F75802">
        <w:t xml:space="preserve"> </w:t>
      </w:r>
      <w:r w:rsidR="002E6C85">
        <w:rPr>
          <w:rFonts w:ascii="Arial" w:hAnsi="Arial" w:cs="Arial"/>
          <w:color w:val="000000" w:themeColor="text1"/>
        </w:rPr>
        <w:t>ERP.13.9_10_100_PM</w:t>
      </w:r>
      <w:r w:rsidR="00F75802">
        <w:rPr>
          <w:rFonts w:ascii="Arial" w:hAnsi="Arial" w:cs="Arial"/>
          <w:color w:val="000000" w:themeColor="text1"/>
        </w:rPr>
        <w:t xml:space="preserve"> «</w:t>
      </w:r>
      <w:r w:rsidR="00F75802" w:rsidRPr="00F75802">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F75802">
        <w:rPr>
          <w:rFonts w:ascii="Arial" w:hAnsi="Arial" w:cs="Arial"/>
          <w:color w:val="000000" w:themeColor="text1"/>
        </w:rPr>
        <w:t>»</w:t>
      </w:r>
      <w:del w:id="849" w:author="Попова Дарья" w:date="2021-07-16T16:08:00Z">
        <w:r w:rsidR="00F75802" w:rsidDel="00334337">
          <w:rPr>
            <w:rFonts w:ascii="Arial" w:hAnsi="Arial" w:cs="Arial"/>
            <w:color w:val="000000" w:themeColor="text1"/>
          </w:rPr>
          <w:delText xml:space="preserve"> и </w:delText>
        </w:r>
        <w:r w:rsidR="002E6C85" w:rsidDel="00334337">
          <w:rPr>
            <w:rFonts w:ascii="Arial" w:hAnsi="Arial" w:cs="Arial"/>
            <w:color w:val="000000" w:themeColor="text1"/>
          </w:rPr>
          <w:delText>ERP.13.9_10_101_PM</w:delText>
        </w:r>
        <w:r w:rsidR="00F75802" w:rsidDel="00334337">
          <w:rPr>
            <w:rFonts w:ascii="Arial" w:hAnsi="Arial" w:cs="Arial"/>
            <w:color w:val="000000" w:themeColor="text1"/>
          </w:rPr>
          <w:delText xml:space="preserve"> «</w:delText>
        </w:r>
        <w:r w:rsidR="00F75802" w:rsidRPr="00F75802" w:rsidDel="00334337">
          <w:rPr>
            <w:rFonts w:ascii="Arial" w:hAnsi="Arial" w:cs="Arial"/>
            <w:color w:val="000000" w:themeColor="text1"/>
          </w:rPr>
          <w:delText>Методика планирования и контроля факта затрат на поддержание производственных активов (с учётом капитализации затрат на ремонт основных средств)</w:delText>
        </w:r>
        <w:r w:rsidR="00F75802" w:rsidDel="00334337">
          <w:rPr>
            <w:rFonts w:ascii="Arial" w:hAnsi="Arial" w:cs="Arial"/>
            <w:color w:val="000000" w:themeColor="text1"/>
          </w:rPr>
          <w:delText>»</w:delText>
        </w:r>
      </w:del>
      <w:r w:rsidR="000D228D">
        <w:rPr>
          <w:rFonts w:ascii="Arial" w:hAnsi="Arial" w:cs="Arial"/>
          <w:color w:val="000000" w:themeColor="text1"/>
        </w:rPr>
        <w:t>.</w:t>
      </w:r>
    </w:p>
    <w:p w14:paraId="313D0983" w14:textId="77777777" w:rsidR="00E929B0" w:rsidRDefault="00F278F7" w:rsidP="00F278F7">
      <w:pPr>
        <w:spacing w:after="240" w:line="276" w:lineRule="auto"/>
        <w:ind w:firstLine="567"/>
        <w:rPr>
          <w:ins w:id="850" w:author="Попова Дарья" w:date="2021-07-16T16:47:00Z"/>
          <w:rFonts w:ascii="Arial" w:hAnsi="Arial" w:cs="Arial"/>
          <w:color w:val="000000" w:themeColor="text1"/>
        </w:rPr>
      </w:pPr>
      <w:r w:rsidRPr="000D228D">
        <w:rPr>
          <w:rFonts w:ascii="Arial" w:hAnsi="Arial" w:cs="Arial"/>
          <w:color w:val="000000" w:themeColor="text1"/>
        </w:rPr>
        <w:t xml:space="preserve">При анализе будут использоваться </w:t>
      </w:r>
      <w:r w:rsidR="000D228D" w:rsidRPr="000D228D">
        <w:rPr>
          <w:rFonts w:ascii="Arial" w:hAnsi="Arial" w:cs="Arial"/>
          <w:color w:val="000000" w:themeColor="text1"/>
        </w:rPr>
        <w:t>р</w:t>
      </w:r>
      <w:r w:rsidRPr="000D228D">
        <w:rPr>
          <w:rFonts w:ascii="Arial" w:hAnsi="Arial" w:cs="Arial"/>
          <w:color w:val="000000" w:themeColor="text1"/>
        </w:rPr>
        <w:t xml:space="preserve">езультаты прошлого </w:t>
      </w:r>
      <w:r w:rsidR="000D228D" w:rsidRPr="000D228D">
        <w:rPr>
          <w:rFonts w:ascii="Arial" w:hAnsi="Arial" w:cs="Arial"/>
          <w:color w:val="000000" w:themeColor="text1"/>
        </w:rPr>
        <w:t>долгосрочного</w:t>
      </w:r>
      <w:r w:rsidRPr="000D228D">
        <w:rPr>
          <w:rFonts w:ascii="Arial" w:hAnsi="Arial" w:cs="Arial"/>
          <w:color w:val="000000" w:themeColor="text1"/>
        </w:rPr>
        <w:t xml:space="preserve"> планирования, которые</w:t>
      </w:r>
      <w:r w:rsidR="000D228D" w:rsidRPr="000D228D">
        <w:rPr>
          <w:rFonts w:ascii="Arial" w:hAnsi="Arial" w:cs="Arial"/>
          <w:color w:val="000000" w:themeColor="text1"/>
        </w:rPr>
        <w:t xml:space="preserve"> охватывают текущие периоды планирования</w:t>
      </w:r>
      <w:r w:rsidRPr="000D228D">
        <w:rPr>
          <w:rFonts w:ascii="Arial" w:hAnsi="Arial" w:cs="Arial"/>
          <w:color w:val="000000" w:themeColor="text1"/>
        </w:rPr>
        <w:t xml:space="preserve">. Возможно сравнение всего сформированного </w:t>
      </w:r>
      <w:r w:rsidR="00405ACA">
        <w:rPr>
          <w:rFonts w:ascii="Arial" w:hAnsi="Arial" w:cs="Arial"/>
          <w:color w:val="000000" w:themeColor="text1"/>
        </w:rPr>
        <w:t xml:space="preserve">долгосрочного </w:t>
      </w:r>
      <w:r w:rsidR="001A5AB2">
        <w:rPr>
          <w:rFonts w:ascii="Arial" w:hAnsi="Arial" w:cs="Arial"/>
          <w:color w:val="000000" w:themeColor="text1"/>
        </w:rPr>
        <w:t xml:space="preserve">плана и </w:t>
      </w:r>
      <w:r w:rsidRPr="000D228D">
        <w:rPr>
          <w:rFonts w:ascii="Arial" w:hAnsi="Arial" w:cs="Arial"/>
          <w:color w:val="000000" w:themeColor="text1"/>
        </w:rPr>
        <w:t xml:space="preserve">бюджета или отдельных </w:t>
      </w:r>
      <w:del w:id="851" w:author="Попова Дарья" w:date="2021-07-16T16:12:00Z">
        <w:r w:rsidRPr="000D228D" w:rsidDel="00334337">
          <w:rPr>
            <w:rFonts w:ascii="Arial" w:hAnsi="Arial" w:cs="Arial"/>
            <w:color w:val="000000" w:themeColor="text1"/>
          </w:rPr>
          <w:delText>его</w:delText>
        </w:r>
        <w:r w:rsidR="00373D03" w:rsidDel="00334337">
          <w:rPr>
            <w:rFonts w:ascii="Arial" w:hAnsi="Arial" w:cs="Arial"/>
            <w:color w:val="000000" w:themeColor="text1"/>
          </w:rPr>
          <w:delText xml:space="preserve"> проектов и</w:delText>
        </w:r>
        <w:r w:rsidRPr="000D228D" w:rsidDel="00334337">
          <w:rPr>
            <w:rFonts w:ascii="Arial" w:hAnsi="Arial" w:cs="Arial"/>
            <w:color w:val="000000" w:themeColor="text1"/>
          </w:rPr>
          <w:delText xml:space="preserve"> </w:delText>
        </w:r>
      </w:del>
      <w:r w:rsidRPr="000D228D">
        <w:rPr>
          <w:rFonts w:ascii="Arial" w:hAnsi="Arial" w:cs="Arial"/>
          <w:color w:val="000000" w:themeColor="text1"/>
        </w:rPr>
        <w:t>СПП-элементов с утверждёнными результатами такого же планирования прошлой бюджетной кампании.</w:t>
      </w:r>
    </w:p>
    <w:p w14:paraId="24D97DD5" w14:textId="1D108848" w:rsidR="000D4236" w:rsidRDefault="000D4236" w:rsidP="00F278F7">
      <w:pPr>
        <w:spacing w:after="240" w:line="276" w:lineRule="auto"/>
        <w:ind w:firstLine="567"/>
        <w:rPr>
          <w:ins w:id="852" w:author="Попова Дарья" w:date="2021-07-16T16:47:00Z"/>
          <w:rFonts w:ascii="Arial" w:hAnsi="Arial" w:cs="Arial"/>
          <w:color w:val="000000" w:themeColor="text1"/>
        </w:rPr>
      </w:pPr>
      <w:ins w:id="853" w:author="Попова Дарья" w:date="2021-07-16T16:47:00Z">
        <w:r>
          <w:rPr>
            <w:rFonts w:ascii="Arial" w:hAnsi="Arial" w:cs="Arial"/>
            <w:color w:val="000000" w:themeColor="text1"/>
          </w:rPr>
          <w:t>В ходе анализа могут быть сформированы дополнительные отчетные формы:</w:t>
        </w:r>
      </w:ins>
    </w:p>
    <w:p w14:paraId="44B35551" w14:textId="7DC1B045" w:rsidR="000D4236" w:rsidRPr="000D4236" w:rsidRDefault="000D4236">
      <w:pPr>
        <w:pStyle w:val="af9"/>
        <w:numPr>
          <w:ilvl w:val="0"/>
          <w:numId w:val="131"/>
        </w:numPr>
        <w:spacing w:after="240" w:line="276" w:lineRule="auto"/>
        <w:rPr>
          <w:ins w:id="854" w:author="Попова Дарья" w:date="2021-07-16T16:48:00Z"/>
          <w:rFonts w:ascii="Arial" w:hAnsi="Arial" w:cs="Arial"/>
          <w:color w:val="000000" w:themeColor="text1"/>
          <w:rPrChange w:id="855" w:author="Попова Дарья" w:date="2021-07-16T16:49:00Z">
            <w:rPr>
              <w:ins w:id="856" w:author="Попова Дарья" w:date="2021-07-16T16:48:00Z"/>
            </w:rPr>
          </w:rPrChange>
        </w:rPr>
        <w:pPrChange w:id="857" w:author="Попова Дарья" w:date="2021-07-16T16:49:00Z">
          <w:pPr>
            <w:spacing w:after="240" w:line="276" w:lineRule="auto"/>
            <w:ind w:firstLine="567"/>
          </w:pPr>
        </w:pPrChange>
      </w:pPr>
      <w:ins w:id="858" w:author="Попова Дарья" w:date="2021-07-16T16:48:00Z">
        <w:r w:rsidRPr="000D4236">
          <w:rPr>
            <w:rFonts w:ascii="Arial" w:hAnsi="Arial" w:cs="Arial"/>
            <w:color w:val="000000" w:themeColor="text1"/>
            <w:rPrChange w:id="859" w:author="Попова Дарья" w:date="2021-07-16T16:49:00Z">
              <w:rPr/>
            </w:rPrChange>
          </w:rPr>
          <w:t>Простои, КТГ – массив данных по простоям, фонде времени и КТГ в разрезе единиц оборудования</w:t>
        </w:r>
      </w:ins>
      <w:ins w:id="860" w:author="Попова Дарья" w:date="2021-07-16T16:49:00Z">
        <w:r>
          <w:rPr>
            <w:rFonts w:ascii="Arial" w:hAnsi="Arial" w:cs="Arial"/>
            <w:color w:val="000000" w:themeColor="text1"/>
          </w:rPr>
          <w:t>, видов воздействий</w:t>
        </w:r>
      </w:ins>
      <w:ins w:id="861" w:author="Попова Дарья" w:date="2021-07-16T16:48:00Z">
        <w:r w:rsidRPr="000D4236">
          <w:rPr>
            <w:rFonts w:ascii="Arial" w:hAnsi="Arial" w:cs="Arial"/>
            <w:color w:val="000000" w:themeColor="text1"/>
            <w:rPrChange w:id="862" w:author="Попова Дарья" w:date="2021-07-16T16:49:00Z">
              <w:rPr/>
            </w:rPrChange>
          </w:rPr>
          <w:t xml:space="preserve"> в разбивке по планируемым годам.</w:t>
        </w:r>
      </w:ins>
    </w:p>
    <w:p w14:paraId="2EDCE9A8" w14:textId="3E2A7470" w:rsidR="000D4236" w:rsidRPr="0039551F" w:rsidRDefault="000D4236">
      <w:pPr>
        <w:pStyle w:val="af9"/>
        <w:numPr>
          <w:ilvl w:val="0"/>
          <w:numId w:val="131"/>
        </w:numPr>
        <w:spacing w:after="240" w:line="276" w:lineRule="auto"/>
        <w:rPr>
          <w:ins w:id="863" w:author="Попова Дарья" w:date="2021-07-16T16:48:00Z"/>
          <w:rFonts w:ascii="Arial" w:hAnsi="Arial" w:cs="Arial"/>
          <w:color w:val="000000" w:themeColor="text1"/>
          <w:rPrChange w:id="864" w:author="Попова Дарья Николаевна (Подрядчик. ООО БерингПойнт)" w:date="2021-09-15T15:09:00Z">
            <w:rPr>
              <w:ins w:id="865" w:author="Попова Дарья" w:date="2021-07-16T16:48:00Z"/>
              <w:lang w:val="en-US"/>
            </w:rPr>
          </w:rPrChange>
        </w:rPr>
        <w:pPrChange w:id="866" w:author="Попова Дарья" w:date="2021-07-16T16:49:00Z">
          <w:pPr>
            <w:spacing w:after="240" w:line="276" w:lineRule="auto"/>
            <w:ind w:firstLine="567"/>
          </w:pPr>
        </w:pPrChange>
      </w:pPr>
      <w:ins w:id="867" w:author="Попова Дарья" w:date="2021-07-16T16:48:00Z">
        <w:r w:rsidRPr="000D4236">
          <w:rPr>
            <w:rFonts w:ascii="Arial" w:hAnsi="Arial" w:cs="Arial"/>
            <w:color w:val="000000" w:themeColor="text1"/>
            <w:rPrChange w:id="868" w:author="Попова Дарья" w:date="2021-07-16T16:49:00Z">
              <w:rPr/>
            </w:rPrChange>
          </w:rPr>
          <w:t>Трудоемкость – массив данных по трудоемкости воздействий на основании техкарт в разрезе единиц оборудования, года планирования, видов воздействия</w:t>
        </w:r>
        <w:r w:rsidRPr="0039551F">
          <w:rPr>
            <w:rFonts w:ascii="Arial" w:hAnsi="Arial" w:cs="Arial"/>
            <w:color w:val="000000" w:themeColor="text1"/>
            <w:rPrChange w:id="869" w:author="Попова Дарья Николаевна (Подрядчик. ООО БерингПойнт)" w:date="2021-09-15T15:09:00Z">
              <w:rPr>
                <w:lang w:val="en-US"/>
              </w:rPr>
            </w:rPrChange>
          </w:rPr>
          <w:t>.</w:t>
        </w:r>
      </w:ins>
    </w:p>
    <w:p w14:paraId="58000BA0" w14:textId="0BD96097" w:rsidR="00F278F7" w:rsidRPr="00C604D5" w:rsidDel="000D4236" w:rsidRDefault="00F278F7" w:rsidP="00F278F7">
      <w:pPr>
        <w:spacing w:after="240" w:line="276" w:lineRule="auto"/>
        <w:ind w:firstLine="567"/>
        <w:rPr>
          <w:del w:id="870" w:author="Попова Дарья" w:date="2021-07-16T16:49:00Z"/>
          <w:rFonts w:ascii="Arial" w:hAnsi="Arial" w:cs="Arial"/>
          <w:color w:val="000000" w:themeColor="text1"/>
        </w:rPr>
      </w:pPr>
      <w:del w:id="871" w:author="Попова Дарья" w:date="2021-07-16T16:13:00Z">
        <w:r w:rsidRPr="000D228D" w:rsidDel="00334337">
          <w:rPr>
            <w:rFonts w:ascii="Arial" w:hAnsi="Arial" w:cs="Arial"/>
            <w:color w:val="000000" w:themeColor="text1"/>
          </w:rPr>
          <w:delText xml:space="preserve"> Так же сформированный </w:delText>
        </w:r>
        <w:r w:rsidR="000D228D" w:rsidRPr="000D228D" w:rsidDel="00334337">
          <w:rPr>
            <w:rFonts w:ascii="Arial" w:hAnsi="Arial" w:cs="Arial"/>
            <w:color w:val="000000" w:themeColor="text1"/>
          </w:rPr>
          <w:delText xml:space="preserve">долгосрочный </w:delText>
        </w:r>
        <w:r w:rsidR="001A5AB2" w:rsidDel="00334337">
          <w:rPr>
            <w:rFonts w:ascii="Arial" w:hAnsi="Arial" w:cs="Arial"/>
            <w:color w:val="000000" w:themeColor="text1"/>
          </w:rPr>
          <w:delText xml:space="preserve">план </w:delText>
        </w:r>
        <w:r w:rsidRPr="000D228D" w:rsidDel="00334337">
          <w:rPr>
            <w:rFonts w:ascii="Arial" w:hAnsi="Arial" w:cs="Arial"/>
            <w:color w:val="000000" w:themeColor="text1"/>
          </w:rPr>
          <w:delText>проверяется на предмет отсутствия плановых воздействий на объекты после плановой даты их списания. В случае выявления таких воздействий инициируе</w:delText>
        </w:r>
        <w:r w:rsidRPr="00C604D5" w:rsidDel="00334337">
          <w:rPr>
            <w:rFonts w:ascii="Arial" w:hAnsi="Arial" w:cs="Arial"/>
            <w:color w:val="000000" w:themeColor="text1"/>
          </w:rPr>
          <w:delText>т</w:delText>
        </w:r>
        <w:r w:rsidR="00405ACA" w:rsidDel="00334337">
          <w:rPr>
            <w:rFonts w:ascii="Arial" w:hAnsi="Arial" w:cs="Arial"/>
            <w:color w:val="000000" w:themeColor="text1"/>
          </w:rPr>
          <w:delText>ся</w:delText>
        </w:r>
        <w:r w:rsidRPr="00C604D5" w:rsidDel="00334337">
          <w:rPr>
            <w:rFonts w:ascii="Arial" w:hAnsi="Arial" w:cs="Arial"/>
            <w:color w:val="000000" w:themeColor="text1"/>
          </w:rPr>
          <w:delText xml:space="preserve"> их исключение и корректировка плана.</w:delText>
        </w:r>
      </w:del>
    </w:p>
    <w:p w14:paraId="14CAEAA5" w14:textId="26C10671" w:rsidR="00F278F7" w:rsidRPr="00C604D5" w:rsidRDefault="00F278F7" w:rsidP="00F278F7">
      <w:pPr>
        <w:spacing w:after="240" w:line="276" w:lineRule="auto"/>
        <w:ind w:firstLine="567"/>
        <w:rPr>
          <w:rFonts w:ascii="Arial" w:hAnsi="Arial" w:cs="Arial"/>
          <w:color w:val="000000" w:themeColor="text1"/>
        </w:rPr>
      </w:pPr>
      <w:r w:rsidRPr="00C604D5">
        <w:rPr>
          <w:rFonts w:ascii="Arial" w:hAnsi="Arial" w:cs="Arial"/>
          <w:color w:val="000000" w:themeColor="text1"/>
        </w:rPr>
        <w:t xml:space="preserve">Если сформированный </w:t>
      </w:r>
      <w:r w:rsidR="000D228D" w:rsidRPr="00C604D5">
        <w:rPr>
          <w:rFonts w:ascii="Arial" w:hAnsi="Arial" w:cs="Arial"/>
          <w:color w:val="000000" w:themeColor="text1"/>
        </w:rPr>
        <w:t>долгосрочный</w:t>
      </w:r>
      <w:r w:rsidRPr="00C604D5">
        <w:rPr>
          <w:rFonts w:ascii="Arial" w:hAnsi="Arial" w:cs="Arial"/>
          <w:color w:val="000000" w:themeColor="text1"/>
        </w:rPr>
        <w:t xml:space="preserve"> </w:t>
      </w:r>
      <w:r w:rsidR="00E22FE7">
        <w:rPr>
          <w:rFonts w:ascii="Arial" w:hAnsi="Arial" w:cs="Arial"/>
          <w:color w:val="000000" w:themeColor="text1"/>
        </w:rPr>
        <w:t>план</w:t>
      </w:r>
      <w:r w:rsidR="00E22FE7" w:rsidRPr="00C604D5">
        <w:rPr>
          <w:rFonts w:ascii="Arial" w:hAnsi="Arial" w:cs="Arial"/>
          <w:color w:val="000000" w:themeColor="text1"/>
        </w:rPr>
        <w:t xml:space="preserve"> </w:t>
      </w:r>
      <w:r w:rsidR="001A5AB2">
        <w:rPr>
          <w:rFonts w:ascii="Arial" w:hAnsi="Arial" w:cs="Arial"/>
          <w:color w:val="000000" w:themeColor="text1"/>
        </w:rPr>
        <w:t xml:space="preserve">и бюджет </w:t>
      </w:r>
      <w:r w:rsidRPr="00C604D5">
        <w:rPr>
          <w:rFonts w:ascii="Arial" w:hAnsi="Arial" w:cs="Arial"/>
          <w:color w:val="000000" w:themeColor="text1"/>
        </w:rPr>
        <w:t>воздействий на производственные активы</w:t>
      </w:r>
      <w:ins w:id="872" w:author="Попова Дарья" w:date="2021-07-16T16:16:00Z">
        <w:r w:rsidR="00334337">
          <w:rPr>
            <w:rFonts w:ascii="Arial" w:hAnsi="Arial" w:cs="Arial"/>
            <w:color w:val="000000" w:themeColor="text1"/>
          </w:rPr>
          <w:t xml:space="preserve"> по направлению</w:t>
        </w:r>
      </w:ins>
      <w:r w:rsidRPr="00C604D5">
        <w:rPr>
          <w:rFonts w:ascii="Arial" w:hAnsi="Arial" w:cs="Arial"/>
          <w:color w:val="000000" w:themeColor="text1"/>
        </w:rPr>
        <w:t xml:space="preserve"> удовлетворяет </w:t>
      </w:r>
      <w:r w:rsidR="007870CF">
        <w:rPr>
          <w:rFonts w:ascii="Arial" w:hAnsi="Arial" w:cs="Arial"/>
          <w:color w:val="000000" w:themeColor="text1"/>
        </w:rPr>
        <w:t>Г</w:t>
      </w:r>
      <w:r w:rsidR="000D228D" w:rsidRPr="00C604D5">
        <w:rPr>
          <w:rFonts w:ascii="Arial" w:hAnsi="Arial" w:cs="Arial"/>
          <w:color w:val="000000" w:themeColor="text1"/>
        </w:rPr>
        <w:t xml:space="preserve">лавного специалиста ТОиР </w:t>
      </w:r>
      <w:r w:rsidR="00A204B1">
        <w:rPr>
          <w:rFonts w:ascii="Arial" w:hAnsi="Arial" w:cs="Arial"/>
          <w:color w:val="000000" w:themeColor="text1"/>
        </w:rPr>
        <w:t>УО</w:t>
      </w:r>
      <w:r w:rsidR="00E0703C">
        <w:rPr>
          <w:rFonts w:ascii="Arial" w:hAnsi="Arial" w:cs="Arial"/>
          <w:color w:val="000000" w:themeColor="text1"/>
        </w:rPr>
        <w:t xml:space="preserve"> - Руководителя</w:t>
      </w:r>
      <w:r w:rsidR="00E0703C" w:rsidRPr="00E0703C">
        <w:rPr>
          <w:rFonts w:ascii="Arial" w:hAnsi="Arial" w:cs="Arial"/>
          <w:color w:val="000000" w:themeColor="text1"/>
        </w:rPr>
        <w:t xml:space="preserve"> ЦФО</w:t>
      </w:r>
      <w:r w:rsidRPr="00C604D5">
        <w:rPr>
          <w:rFonts w:ascii="Arial" w:hAnsi="Arial" w:cs="Arial"/>
          <w:color w:val="000000" w:themeColor="text1"/>
        </w:rPr>
        <w:t>, то он выполняет операцию «Утв</w:t>
      </w:r>
      <w:r w:rsidR="00C604D5" w:rsidRPr="00C604D5">
        <w:rPr>
          <w:rFonts w:ascii="Arial" w:hAnsi="Arial" w:cs="Arial"/>
          <w:color w:val="000000" w:themeColor="text1"/>
        </w:rPr>
        <w:t>ердить»</w:t>
      </w:r>
      <w:r w:rsidR="00E22FE7">
        <w:rPr>
          <w:rFonts w:ascii="Arial" w:hAnsi="Arial" w:cs="Arial"/>
          <w:color w:val="000000" w:themeColor="text1"/>
        </w:rPr>
        <w:t xml:space="preserve"> путём нажатия соответствующей кнопки в интерфейсе потока бизнес-операций</w:t>
      </w:r>
      <w:r w:rsidR="00C604D5" w:rsidRPr="00C604D5">
        <w:rPr>
          <w:rFonts w:ascii="Arial" w:hAnsi="Arial" w:cs="Arial"/>
          <w:color w:val="000000" w:themeColor="text1"/>
        </w:rPr>
        <w:t>. При этом ввод коммента</w:t>
      </w:r>
      <w:r w:rsidRPr="00C604D5">
        <w:rPr>
          <w:rFonts w:ascii="Arial" w:hAnsi="Arial" w:cs="Arial"/>
          <w:color w:val="000000" w:themeColor="text1"/>
        </w:rPr>
        <w:t xml:space="preserve">рия опционален. Утверждённый </w:t>
      </w:r>
      <w:r w:rsidR="00C604D5" w:rsidRPr="00C604D5">
        <w:rPr>
          <w:rFonts w:ascii="Arial" w:hAnsi="Arial" w:cs="Arial"/>
          <w:color w:val="000000" w:themeColor="text1"/>
        </w:rPr>
        <w:t xml:space="preserve">долгосрочный </w:t>
      </w:r>
      <w:r w:rsidR="00DA6B7D">
        <w:rPr>
          <w:rFonts w:ascii="Arial" w:hAnsi="Arial" w:cs="Arial"/>
          <w:color w:val="000000" w:themeColor="text1"/>
        </w:rPr>
        <w:t>план</w:t>
      </w:r>
      <w:r w:rsidR="00DA6B7D" w:rsidRPr="00C604D5">
        <w:rPr>
          <w:rFonts w:ascii="Arial" w:hAnsi="Arial" w:cs="Arial"/>
          <w:color w:val="000000" w:themeColor="text1"/>
        </w:rPr>
        <w:t xml:space="preserve"> </w:t>
      </w:r>
      <w:r w:rsidR="001A5AB2">
        <w:rPr>
          <w:rFonts w:ascii="Arial" w:hAnsi="Arial" w:cs="Arial"/>
          <w:color w:val="000000" w:themeColor="text1"/>
        </w:rPr>
        <w:t xml:space="preserve">и бюджет </w:t>
      </w:r>
      <w:r w:rsidRPr="00C604D5">
        <w:rPr>
          <w:rFonts w:ascii="Arial" w:hAnsi="Arial" w:cs="Arial"/>
          <w:color w:val="000000" w:themeColor="text1"/>
        </w:rPr>
        <w:t>блокируется от изменений</w:t>
      </w:r>
      <w:ins w:id="873" w:author="Попова Дарья" w:date="2021-07-16T18:00:00Z">
        <w:r w:rsidR="00CB3DAE">
          <w:rPr>
            <w:rFonts w:ascii="Arial" w:hAnsi="Arial" w:cs="Arial"/>
            <w:color w:val="000000" w:themeColor="text1"/>
          </w:rPr>
          <w:t xml:space="preserve">. После утверждения долгосрочного плана и бюджета по всем направлениям </w:t>
        </w:r>
      </w:ins>
      <w:del w:id="874" w:author="Попова Дарья" w:date="2021-07-16T18:00:00Z">
        <w:r w:rsidRPr="00C604D5" w:rsidDel="00CB3DAE">
          <w:rPr>
            <w:rFonts w:ascii="Arial" w:hAnsi="Arial" w:cs="Arial"/>
            <w:color w:val="000000" w:themeColor="text1"/>
          </w:rPr>
          <w:delText xml:space="preserve"> </w:delText>
        </w:r>
      </w:del>
      <w:del w:id="875" w:author="Попова Дарья" w:date="2021-07-16T18:01:00Z">
        <w:r w:rsidRPr="00C604D5" w:rsidDel="00CB3DAE">
          <w:rPr>
            <w:rFonts w:ascii="Arial" w:hAnsi="Arial" w:cs="Arial"/>
            <w:color w:val="000000" w:themeColor="text1"/>
          </w:rPr>
          <w:delText xml:space="preserve">и </w:delText>
        </w:r>
      </w:del>
      <w:r w:rsidRPr="00C604D5">
        <w:rPr>
          <w:rFonts w:ascii="Arial" w:hAnsi="Arial" w:cs="Arial"/>
          <w:color w:val="000000" w:themeColor="text1"/>
        </w:rPr>
        <w:t>становится доступен следующий шаг процесса</w:t>
      </w:r>
      <w:r w:rsidR="0019155B">
        <w:rPr>
          <w:rFonts w:ascii="Arial" w:hAnsi="Arial" w:cs="Arial"/>
          <w:color w:val="000000" w:themeColor="text1"/>
        </w:rPr>
        <w:t xml:space="preserve"> – </w:t>
      </w:r>
      <w:ins w:id="876" w:author="Попова Дарья" w:date="2021-07-16T16:15:00Z">
        <w:r w:rsidR="00334337">
          <w:rPr>
            <w:rFonts w:ascii="Arial" w:hAnsi="Arial" w:cs="Arial"/>
            <w:color w:val="000000" w:themeColor="text1"/>
          </w:rPr>
          <w:t>р</w:t>
        </w:r>
      </w:ins>
      <w:del w:id="877" w:author="Попова Дарья" w:date="2021-07-16T16:15:00Z">
        <w:r w:rsidR="0019155B" w:rsidDel="00334337">
          <w:rPr>
            <w:rFonts w:ascii="Arial" w:hAnsi="Arial" w:cs="Arial"/>
            <w:color w:val="000000" w:themeColor="text1"/>
          </w:rPr>
          <w:delText>Р</w:delText>
        </w:r>
      </w:del>
      <w:r w:rsidR="0019155B">
        <w:rPr>
          <w:rFonts w:ascii="Arial" w:hAnsi="Arial" w:cs="Arial"/>
          <w:color w:val="000000" w:themeColor="text1"/>
        </w:rPr>
        <w:t xml:space="preserve">ассмотрение </w:t>
      </w:r>
      <w:ins w:id="878" w:author="Попова Дарья" w:date="2021-07-16T18:01:00Z">
        <w:r w:rsidR="00CB3DAE">
          <w:rPr>
            <w:rFonts w:ascii="Arial" w:hAnsi="Arial" w:cs="Arial"/>
            <w:color w:val="000000" w:themeColor="text1"/>
          </w:rPr>
          <w:t xml:space="preserve">долгосрочного </w:t>
        </w:r>
      </w:ins>
      <w:r w:rsidR="0019155B">
        <w:rPr>
          <w:rFonts w:ascii="Arial" w:hAnsi="Arial" w:cs="Arial"/>
          <w:color w:val="000000" w:themeColor="text1"/>
        </w:rPr>
        <w:t xml:space="preserve">плана и бюджета воздействий на ПА Техническим </w:t>
      </w:r>
      <w:r w:rsidR="00E91639">
        <w:rPr>
          <w:rFonts w:ascii="Arial" w:hAnsi="Arial" w:cs="Arial"/>
          <w:color w:val="000000" w:themeColor="text1"/>
        </w:rPr>
        <w:t>комитетом УО</w:t>
      </w:r>
      <w:r w:rsidRPr="00C604D5">
        <w:rPr>
          <w:rFonts w:ascii="Arial" w:hAnsi="Arial" w:cs="Arial"/>
          <w:color w:val="000000" w:themeColor="text1"/>
        </w:rPr>
        <w:t>. Уч</w:t>
      </w:r>
      <w:r w:rsidR="00C604D5" w:rsidRPr="00C604D5">
        <w:rPr>
          <w:rFonts w:ascii="Arial" w:hAnsi="Arial" w:cs="Arial"/>
          <w:color w:val="000000" w:themeColor="text1"/>
        </w:rPr>
        <w:t xml:space="preserve">астники </w:t>
      </w:r>
      <w:r w:rsidR="0019155B">
        <w:rPr>
          <w:rFonts w:ascii="Arial" w:hAnsi="Arial" w:cs="Arial"/>
          <w:color w:val="000000" w:themeColor="text1"/>
        </w:rPr>
        <w:t xml:space="preserve">Технического </w:t>
      </w:r>
      <w:r w:rsidR="00E91639">
        <w:rPr>
          <w:rFonts w:ascii="Arial" w:hAnsi="Arial" w:cs="Arial"/>
          <w:color w:val="000000" w:themeColor="text1"/>
        </w:rPr>
        <w:t>комитета УО</w:t>
      </w:r>
      <w:r w:rsidR="00C604D5" w:rsidRPr="00C604D5">
        <w:rPr>
          <w:rFonts w:ascii="Arial" w:hAnsi="Arial" w:cs="Arial"/>
          <w:color w:val="000000" w:themeColor="text1"/>
        </w:rPr>
        <w:t xml:space="preserve"> информи</w:t>
      </w:r>
      <w:r w:rsidRPr="00C604D5">
        <w:rPr>
          <w:rFonts w:ascii="Arial" w:hAnsi="Arial" w:cs="Arial"/>
          <w:color w:val="000000" w:themeColor="text1"/>
        </w:rPr>
        <w:t>руются по электронной почте о необходимости выполнить свои шаги процесса.</w:t>
      </w:r>
    </w:p>
    <w:p w14:paraId="47987689" w14:textId="7316B848" w:rsidR="00F278F7" w:rsidRDefault="00F278F7" w:rsidP="00F278F7">
      <w:pPr>
        <w:spacing w:after="240" w:line="276" w:lineRule="auto"/>
        <w:ind w:firstLine="567"/>
        <w:rPr>
          <w:rFonts w:ascii="Arial" w:hAnsi="Arial" w:cs="Arial"/>
          <w:color w:val="000000" w:themeColor="text1"/>
        </w:rPr>
      </w:pPr>
      <w:r w:rsidRPr="00C604D5">
        <w:rPr>
          <w:rFonts w:ascii="Arial" w:hAnsi="Arial" w:cs="Arial"/>
          <w:color w:val="000000" w:themeColor="text1"/>
        </w:rPr>
        <w:t xml:space="preserve">Если результаты планирования </w:t>
      </w:r>
      <w:r w:rsidR="00C604D5" w:rsidRPr="00C604D5">
        <w:rPr>
          <w:rFonts w:ascii="Arial" w:hAnsi="Arial" w:cs="Arial"/>
          <w:color w:val="000000" w:themeColor="text1"/>
        </w:rPr>
        <w:t xml:space="preserve">долгосрочного </w:t>
      </w:r>
      <w:r w:rsidR="001A5AB2">
        <w:rPr>
          <w:rFonts w:ascii="Arial" w:hAnsi="Arial" w:cs="Arial"/>
          <w:color w:val="000000" w:themeColor="text1"/>
        </w:rPr>
        <w:t xml:space="preserve">плана и </w:t>
      </w:r>
      <w:r w:rsidRPr="00C604D5">
        <w:rPr>
          <w:rFonts w:ascii="Arial" w:hAnsi="Arial" w:cs="Arial"/>
          <w:color w:val="000000" w:themeColor="text1"/>
        </w:rPr>
        <w:t>бюджет</w:t>
      </w:r>
      <w:r w:rsidR="001A5AB2">
        <w:rPr>
          <w:rFonts w:ascii="Arial" w:hAnsi="Arial" w:cs="Arial"/>
          <w:color w:val="000000" w:themeColor="text1"/>
        </w:rPr>
        <w:t>а</w:t>
      </w:r>
      <w:r w:rsidRPr="00C604D5">
        <w:rPr>
          <w:rFonts w:ascii="Arial" w:hAnsi="Arial" w:cs="Arial"/>
          <w:color w:val="000000" w:themeColor="text1"/>
        </w:rPr>
        <w:t xml:space="preserve"> воздействий на прои</w:t>
      </w:r>
      <w:r w:rsidR="00C604D5" w:rsidRPr="00C604D5">
        <w:rPr>
          <w:rFonts w:ascii="Arial" w:hAnsi="Arial" w:cs="Arial"/>
          <w:color w:val="000000" w:themeColor="text1"/>
        </w:rPr>
        <w:t>звод</w:t>
      </w:r>
      <w:r w:rsidRPr="00C604D5">
        <w:rPr>
          <w:rFonts w:ascii="Arial" w:hAnsi="Arial" w:cs="Arial"/>
          <w:color w:val="000000" w:themeColor="text1"/>
        </w:rPr>
        <w:t>ственные активы</w:t>
      </w:r>
      <w:ins w:id="879" w:author="Попова Дарья" w:date="2021-07-16T16:18:00Z">
        <w:r w:rsidR="000A5E6F">
          <w:rPr>
            <w:rFonts w:ascii="Arial" w:hAnsi="Arial" w:cs="Arial"/>
            <w:color w:val="000000" w:themeColor="text1"/>
          </w:rPr>
          <w:t xml:space="preserve"> по направлению</w:t>
        </w:r>
      </w:ins>
      <w:r w:rsidRPr="00C604D5">
        <w:rPr>
          <w:rFonts w:ascii="Arial" w:hAnsi="Arial" w:cs="Arial"/>
          <w:color w:val="000000" w:themeColor="text1"/>
        </w:rPr>
        <w:t xml:space="preserve"> неудовлетворительные, то </w:t>
      </w:r>
      <w:r w:rsidR="001A5AB2">
        <w:rPr>
          <w:rFonts w:ascii="Arial" w:hAnsi="Arial" w:cs="Arial"/>
          <w:color w:val="000000" w:themeColor="text1"/>
        </w:rPr>
        <w:t>Главный специалист</w:t>
      </w:r>
      <w:r w:rsidR="001A5AB2" w:rsidRPr="00C604D5">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w:t>
      </w:r>
      <w:r w:rsidR="00E0703C" w:rsidRPr="00E0703C">
        <w:rPr>
          <w:rFonts w:ascii="Arial" w:hAnsi="Arial" w:cs="Arial"/>
          <w:color w:val="000000" w:themeColor="text1"/>
        </w:rPr>
        <w:t>Руководитель ЦФО</w:t>
      </w:r>
      <w:r w:rsidR="001A5AB2">
        <w:rPr>
          <w:rFonts w:ascii="Arial" w:hAnsi="Arial" w:cs="Arial"/>
          <w:color w:val="000000" w:themeColor="text1"/>
        </w:rPr>
        <w:t xml:space="preserve"> </w:t>
      </w:r>
      <w:r w:rsidRPr="00C604D5">
        <w:rPr>
          <w:rFonts w:ascii="Arial" w:hAnsi="Arial" w:cs="Arial"/>
          <w:color w:val="000000" w:themeColor="text1"/>
        </w:rPr>
        <w:t xml:space="preserve">отклоняет сформированный </w:t>
      </w:r>
      <w:r w:rsidR="00C604D5" w:rsidRPr="00C604D5">
        <w:rPr>
          <w:rFonts w:ascii="Arial" w:hAnsi="Arial" w:cs="Arial"/>
          <w:color w:val="000000" w:themeColor="text1"/>
        </w:rPr>
        <w:t xml:space="preserve">десятилетний </w:t>
      </w:r>
      <w:r w:rsidR="001A5AB2">
        <w:rPr>
          <w:rFonts w:ascii="Arial" w:hAnsi="Arial" w:cs="Arial"/>
          <w:color w:val="000000" w:themeColor="text1"/>
        </w:rPr>
        <w:t xml:space="preserve">план и </w:t>
      </w:r>
      <w:r w:rsidRPr="00C604D5">
        <w:rPr>
          <w:rFonts w:ascii="Arial" w:hAnsi="Arial" w:cs="Arial"/>
          <w:color w:val="000000" w:themeColor="text1"/>
        </w:rPr>
        <w:t>бюджет</w:t>
      </w:r>
      <w:ins w:id="880" w:author="Попова Дарья" w:date="2021-07-16T16:17:00Z">
        <w:r w:rsidR="000A5E6F">
          <w:rPr>
            <w:rFonts w:ascii="Arial" w:hAnsi="Arial" w:cs="Arial"/>
            <w:color w:val="000000" w:themeColor="text1"/>
          </w:rPr>
          <w:t xml:space="preserve"> путем нажатия соответствующей кнопки в интерфейсе потока бизнес-операций</w:t>
        </w:r>
      </w:ins>
      <w:r w:rsidRPr="00C604D5">
        <w:rPr>
          <w:rFonts w:ascii="Arial" w:hAnsi="Arial" w:cs="Arial"/>
          <w:color w:val="000000" w:themeColor="text1"/>
        </w:rPr>
        <w:t xml:space="preserve">. При этом ввод комментария обязателен. Отклонённый </w:t>
      </w:r>
      <w:r w:rsidR="00C604D5" w:rsidRPr="00C604D5">
        <w:rPr>
          <w:rFonts w:ascii="Arial" w:hAnsi="Arial" w:cs="Arial"/>
          <w:color w:val="000000" w:themeColor="text1"/>
        </w:rPr>
        <w:t xml:space="preserve">долгосрочный </w:t>
      </w:r>
      <w:r w:rsidR="00DA6B7D">
        <w:rPr>
          <w:rFonts w:ascii="Arial" w:hAnsi="Arial" w:cs="Arial"/>
          <w:color w:val="000000" w:themeColor="text1"/>
        </w:rPr>
        <w:t>план</w:t>
      </w:r>
      <w:r w:rsidR="00DA6B7D" w:rsidRPr="00C604D5">
        <w:rPr>
          <w:rFonts w:ascii="Arial" w:hAnsi="Arial" w:cs="Arial"/>
          <w:color w:val="000000" w:themeColor="text1"/>
        </w:rPr>
        <w:t xml:space="preserve"> </w:t>
      </w:r>
      <w:r w:rsidR="001A5AB2">
        <w:rPr>
          <w:rFonts w:ascii="Arial" w:hAnsi="Arial" w:cs="Arial"/>
          <w:color w:val="000000" w:themeColor="text1"/>
        </w:rPr>
        <w:t xml:space="preserve">и бюджет </w:t>
      </w:r>
      <w:r w:rsidRPr="00C604D5">
        <w:rPr>
          <w:rFonts w:ascii="Arial" w:hAnsi="Arial" w:cs="Arial"/>
          <w:color w:val="000000" w:themeColor="text1"/>
        </w:rPr>
        <w:t>возвращается исполнителю</w:t>
      </w:r>
      <w:r w:rsidR="00DA6B7D">
        <w:rPr>
          <w:rFonts w:ascii="Arial" w:hAnsi="Arial" w:cs="Arial"/>
          <w:color w:val="000000" w:themeColor="text1"/>
        </w:rPr>
        <w:t xml:space="preserve"> - Планировщику</w:t>
      </w:r>
      <w:r w:rsidR="00DA6B7D" w:rsidRPr="00DA6B7D">
        <w:rPr>
          <w:rFonts w:ascii="Arial" w:hAnsi="Arial" w:cs="Arial"/>
          <w:color w:val="000000" w:themeColor="text1"/>
        </w:rPr>
        <w:t xml:space="preserve"> бюджета УА </w:t>
      </w:r>
      <w:r w:rsidR="00A204B1">
        <w:rPr>
          <w:rFonts w:ascii="Arial" w:hAnsi="Arial" w:cs="Arial"/>
          <w:color w:val="000000" w:themeColor="text1"/>
        </w:rPr>
        <w:t>УО</w:t>
      </w:r>
      <w:del w:id="881" w:author="Попова Дарья" w:date="2021-07-16T16:17:00Z">
        <w:r w:rsidR="00DA6B7D" w:rsidDel="00334337">
          <w:rPr>
            <w:rFonts w:ascii="Arial" w:hAnsi="Arial" w:cs="Arial"/>
            <w:color w:val="000000" w:themeColor="text1"/>
          </w:rPr>
          <w:delText>,</w:delText>
        </w:r>
      </w:del>
      <w:r w:rsidR="00DA6B7D">
        <w:rPr>
          <w:rFonts w:ascii="Arial" w:hAnsi="Arial" w:cs="Arial"/>
          <w:color w:val="000000" w:themeColor="text1"/>
        </w:rPr>
        <w:t xml:space="preserve"> </w:t>
      </w:r>
      <w:r w:rsidRPr="00C604D5">
        <w:rPr>
          <w:rFonts w:ascii="Arial" w:hAnsi="Arial" w:cs="Arial"/>
          <w:color w:val="000000" w:themeColor="text1"/>
        </w:rPr>
        <w:t>на доработку. Исполнитель информируется об этом по электронной почте.</w:t>
      </w:r>
    </w:p>
    <w:p w14:paraId="3F084142" w14:textId="77777777" w:rsidR="00C604D5" w:rsidRDefault="00C604D5" w:rsidP="00F278F7">
      <w:pPr>
        <w:spacing w:after="240" w:line="276" w:lineRule="auto"/>
        <w:ind w:firstLine="567"/>
        <w:rPr>
          <w:ins w:id="882" w:author="Попова Дарья" w:date="2021-07-16T16:20:00Z"/>
          <w:rFonts w:ascii="Arial" w:hAnsi="Arial" w:cs="Arial"/>
          <w:color w:val="000000" w:themeColor="text1"/>
        </w:rPr>
      </w:pPr>
    </w:p>
    <w:p w14:paraId="7FED44FF" w14:textId="146BB55F" w:rsidR="000A5E6F" w:rsidRPr="009936BB" w:rsidRDefault="000A5E6F" w:rsidP="000A5E6F">
      <w:pPr>
        <w:pStyle w:val="4"/>
        <w:spacing w:after="120"/>
        <w:ind w:left="862" w:hanging="862"/>
        <w:rPr>
          <w:ins w:id="883" w:author="Попова Дарья" w:date="2021-07-16T16:20:00Z"/>
          <w:rFonts w:eastAsiaTheme="majorEastAsia" w:cstheme="majorBidi"/>
          <w:b/>
          <w:i w:val="0"/>
          <w:caps w:val="0"/>
          <w:sz w:val="24"/>
          <w:szCs w:val="24"/>
        </w:rPr>
      </w:pPr>
      <w:ins w:id="884" w:author="Попова Дарья" w:date="2021-07-16T16:20:00Z">
        <w:r w:rsidRPr="009936BB">
          <w:rPr>
            <w:rFonts w:eastAsiaTheme="majorEastAsia" w:cstheme="majorBidi"/>
            <w:b/>
            <w:i w:val="0"/>
            <w:caps w:val="0"/>
            <w:sz w:val="24"/>
            <w:szCs w:val="24"/>
          </w:rPr>
          <w:t xml:space="preserve">Шаг процесса </w:t>
        </w:r>
        <w:r>
          <w:rPr>
            <w:rFonts w:eastAsiaTheme="majorEastAsia" w:cstheme="majorBidi"/>
            <w:b/>
            <w:i w:val="0"/>
            <w:caps w:val="0"/>
            <w:sz w:val="24"/>
            <w:szCs w:val="24"/>
          </w:rPr>
          <w:t>7</w:t>
        </w:r>
        <w:r w:rsidRPr="009936BB">
          <w:rPr>
            <w:rFonts w:eastAsiaTheme="majorEastAsia" w:cstheme="majorBidi"/>
            <w:b/>
            <w:i w:val="0"/>
            <w:caps w:val="0"/>
            <w:sz w:val="24"/>
            <w:szCs w:val="24"/>
          </w:rPr>
          <w:t xml:space="preserve">0 </w:t>
        </w:r>
        <w:r>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Pr>
            <w:rFonts w:eastAsiaTheme="majorEastAsia" w:cstheme="majorBidi"/>
            <w:b/>
            <w:i w:val="0"/>
            <w:caps w:val="0"/>
            <w:sz w:val="24"/>
            <w:szCs w:val="24"/>
          </w:rPr>
          <w:t>Подтверждение рассмотрения</w:t>
        </w:r>
        <w:r w:rsidRPr="00954B79">
          <w:rPr>
            <w:rFonts w:eastAsiaTheme="majorEastAsia" w:cstheme="majorBidi"/>
            <w:b/>
            <w:i w:val="0"/>
            <w:caps w:val="0"/>
            <w:sz w:val="24"/>
            <w:szCs w:val="24"/>
          </w:rPr>
          <w:t xml:space="preserve"> </w:t>
        </w:r>
        <w:r>
          <w:rPr>
            <w:rFonts w:eastAsiaTheme="majorEastAsia" w:cstheme="majorBidi"/>
            <w:b/>
            <w:i w:val="0"/>
            <w:caps w:val="0"/>
            <w:sz w:val="24"/>
            <w:szCs w:val="24"/>
          </w:rPr>
          <w:t xml:space="preserve">долгосрочного </w:t>
        </w:r>
        <w:r w:rsidRPr="00954B79">
          <w:rPr>
            <w:rFonts w:eastAsiaTheme="majorEastAsia" w:cstheme="majorBidi"/>
            <w:b/>
            <w:i w:val="0"/>
            <w:caps w:val="0"/>
            <w:sz w:val="24"/>
            <w:szCs w:val="24"/>
          </w:rPr>
          <w:t>плана</w:t>
        </w:r>
        <w:r>
          <w:rPr>
            <w:rFonts w:eastAsiaTheme="majorEastAsia" w:cstheme="majorBidi"/>
            <w:b/>
            <w:i w:val="0"/>
            <w:caps w:val="0"/>
            <w:sz w:val="24"/>
            <w:szCs w:val="24"/>
          </w:rPr>
          <w:t xml:space="preserve"> и бюджета воздействий на ПА </w:t>
        </w:r>
        <w:r w:rsidRPr="00954B79">
          <w:rPr>
            <w:rFonts w:eastAsiaTheme="majorEastAsia" w:cstheme="majorBidi"/>
            <w:b/>
            <w:i w:val="0"/>
            <w:caps w:val="0"/>
            <w:sz w:val="24"/>
            <w:szCs w:val="24"/>
          </w:rPr>
          <w:t xml:space="preserve">Техническим </w:t>
        </w:r>
        <w:r>
          <w:rPr>
            <w:rFonts w:eastAsiaTheme="majorEastAsia" w:cstheme="majorBidi"/>
            <w:b/>
            <w:i w:val="0"/>
            <w:caps w:val="0"/>
            <w:sz w:val="24"/>
            <w:szCs w:val="24"/>
          </w:rPr>
          <w:t>комитетом УО</w:t>
        </w:r>
      </w:ins>
    </w:p>
    <w:p w14:paraId="4C7CF913" w14:textId="77777777" w:rsidR="000A5E6F" w:rsidRPr="00232E9F" w:rsidRDefault="000A5E6F" w:rsidP="000A5E6F">
      <w:pPr>
        <w:spacing w:after="240" w:line="276" w:lineRule="auto"/>
        <w:ind w:firstLine="567"/>
        <w:rPr>
          <w:ins w:id="885" w:author="Попова Дарья" w:date="2021-07-16T16:20:00Z"/>
          <w:rFonts w:ascii="Arial" w:hAnsi="Arial" w:cs="Arial"/>
          <w:color w:val="000000" w:themeColor="text1"/>
        </w:rPr>
      </w:pPr>
      <w:ins w:id="886" w:author="Попова Дарья" w:date="2021-07-16T16:20:00Z">
        <w:r>
          <w:rPr>
            <w:rFonts w:ascii="Arial" w:hAnsi="Arial" w:cs="Arial"/>
            <w:color w:val="000000" w:themeColor="text1"/>
          </w:rPr>
          <w:t>Участники Технического комитета УО получат оповещение по электронной почте о необходимости выполнить свой шаг операции.</w:t>
        </w:r>
      </w:ins>
    </w:p>
    <w:p w14:paraId="716C3347" w14:textId="77777777" w:rsidR="000A5E6F" w:rsidRPr="006F63CE" w:rsidRDefault="000A5E6F" w:rsidP="000A5E6F">
      <w:pPr>
        <w:spacing w:after="240" w:line="276" w:lineRule="auto"/>
        <w:ind w:firstLine="567"/>
        <w:rPr>
          <w:ins w:id="887" w:author="Попова Дарья" w:date="2021-07-16T16:20:00Z"/>
          <w:rFonts w:ascii="Arial" w:hAnsi="Arial" w:cs="Arial"/>
          <w:color w:val="000000" w:themeColor="text1"/>
        </w:rPr>
      </w:pPr>
      <w:ins w:id="888" w:author="Попова Дарья" w:date="2021-07-16T16:20:00Z">
        <w:r>
          <w:rPr>
            <w:rFonts w:ascii="Arial" w:hAnsi="Arial" w:cs="Arial"/>
            <w:color w:val="000000" w:themeColor="text1"/>
          </w:rPr>
          <w:t>Все участники Технического комитета УО будут назначены в качестве соисполнителей по данному шагу. В системе учётные записи участников будут объединены в группу. Данная группа пользователей будет указана в качестве исполнителя шага.</w:t>
        </w:r>
      </w:ins>
    </w:p>
    <w:p w14:paraId="5EF821C7" w14:textId="64141C06" w:rsidR="000A5E6F" w:rsidRPr="00B67411" w:rsidRDefault="000A5E6F" w:rsidP="000A5E6F">
      <w:pPr>
        <w:spacing w:after="240" w:line="276" w:lineRule="auto"/>
        <w:ind w:firstLine="567"/>
        <w:rPr>
          <w:ins w:id="889" w:author="Попова Дарья" w:date="2021-07-16T16:20:00Z"/>
          <w:rFonts w:ascii="Arial" w:hAnsi="Arial" w:cs="Arial"/>
          <w:color w:val="000000" w:themeColor="text1"/>
        </w:rPr>
      </w:pPr>
      <w:ins w:id="890" w:author="Попова Дарья" w:date="2021-07-16T16:20:00Z">
        <w:r>
          <w:rPr>
            <w:rFonts w:ascii="Arial" w:hAnsi="Arial" w:cs="Arial"/>
            <w:color w:val="000000" w:themeColor="text1"/>
          </w:rPr>
          <w:t xml:space="preserve">Процесс анализа долгосрочного плана и бюджета воздействий на ПА бизнес-единицы будет реализован в виде аналитических отчётов в </w:t>
        </w:r>
        <w:r>
          <w:rPr>
            <w:rFonts w:ascii="Arial" w:hAnsi="Arial" w:cs="Arial"/>
            <w:color w:val="000000" w:themeColor="text1"/>
            <w:lang w:val="en-US"/>
          </w:rPr>
          <w:t>SAP</w:t>
        </w:r>
        <w:r w:rsidRPr="00494ECB">
          <w:rPr>
            <w:rFonts w:ascii="Arial" w:hAnsi="Arial" w:cs="Arial"/>
            <w:color w:val="000000" w:themeColor="text1"/>
          </w:rPr>
          <w:t xml:space="preserve"> </w:t>
        </w:r>
        <w:r>
          <w:rPr>
            <w:rFonts w:ascii="Arial" w:hAnsi="Arial" w:cs="Arial"/>
            <w:color w:val="000000" w:themeColor="text1"/>
            <w:lang w:val="en-US"/>
          </w:rPr>
          <w:t>Analysis</w:t>
        </w:r>
        <w:r w:rsidRPr="00186A8C">
          <w:rPr>
            <w:rFonts w:ascii="Arial" w:hAnsi="Arial" w:cs="Arial"/>
            <w:color w:val="000000" w:themeColor="text1"/>
          </w:rPr>
          <w:t xml:space="preserve"> </w:t>
        </w:r>
        <w:r>
          <w:rPr>
            <w:rFonts w:ascii="Arial" w:hAnsi="Arial" w:cs="Arial"/>
            <w:color w:val="000000" w:themeColor="text1"/>
            <w:lang w:val="en-US"/>
          </w:rPr>
          <w:t>for</w:t>
        </w:r>
        <w:r w:rsidRPr="00186A8C">
          <w:rPr>
            <w:rFonts w:ascii="Arial" w:hAnsi="Arial" w:cs="Arial"/>
            <w:color w:val="000000" w:themeColor="text1"/>
          </w:rPr>
          <w:t xml:space="preserve"> </w:t>
        </w:r>
        <w:r>
          <w:rPr>
            <w:rFonts w:ascii="Arial" w:hAnsi="Arial" w:cs="Arial"/>
            <w:color w:val="000000" w:themeColor="text1"/>
            <w:lang w:val="en-US"/>
          </w:rPr>
          <w:t>Excel</w:t>
        </w:r>
        <w:r w:rsidRPr="00A34E05">
          <w:rPr>
            <w:rFonts w:ascii="Arial" w:hAnsi="Arial" w:cs="Arial"/>
            <w:color w:val="000000" w:themeColor="text1"/>
          </w:rPr>
          <w:t xml:space="preserve"> </w:t>
        </w:r>
        <w:r>
          <w:rPr>
            <w:rFonts w:ascii="Arial" w:hAnsi="Arial" w:cs="Arial"/>
            <w:color w:val="000000" w:themeColor="text1"/>
          </w:rPr>
          <w:t xml:space="preserve">(код </w:t>
        </w:r>
        <w:r w:rsidRPr="00B04EF5">
          <w:rPr>
            <w:rFonts w:ascii="Arial" w:hAnsi="Arial" w:cs="Arial"/>
            <w:color w:val="000000" w:themeColor="text1"/>
          </w:rPr>
          <w:t>MCB0</w:t>
        </w:r>
        <w:r>
          <w:rPr>
            <w:rFonts w:ascii="Arial" w:hAnsi="Arial" w:cs="Arial"/>
            <w:color w:val="000000" w:themeColor="text1"/>
          </w:rPr>
          <w:t>8-0</w:t>
        </w:r>
      </w:ins>
      <w:ins w:id="891" w:author="Попова Дарья" w:date="2021-07-16T16:21:00Z">
        <w:r>
          <w:rPr>
            <w:rFonts w:ascii="Arial" w:hAnsi="Arial" w:cs="Arial"/>
            <w:color w:val="000000" w:themeColor="text1"/>
          </w:rPr>
          <w:t>3</w:t>
        </w:r>
      </w:ins>
      <w:ins w:id="892" w:author="Попова Дарья" w:date="2021-07-16T16:20:00Z">
        <w:r w:rsidRPr="00D439A4">
          <w:rPr>
            <w:rFonts w:ascii="Arial" w:hAnsi="Arial" w:cs="Arial"/>
            <w:color w:val="000000" w:themeColor="text1"/>
          </w:rPr>
          <w:t xml:space="preserve"> </w:t>
        </w:r>
        <w:r>
          <w:rPr>
            <w:rFonts w:ascii="Arial" w:hAnsi="Arial" w:cs="Arial"/>
            <w:color w:val="000000" w:themeColor="text1"/>
          </w:rPr>
          <w:t>в реестре разработок, описание в разделе 5.10 настоящего КД). Рассмотрение долгосрочного плана и бюджета воздействий на ПА Техническим комитетом УО осуществляется совместно с годовым бюджетом воздействий на ПА.</w:t>
        </w:r>
      </w:ins>
    </w:p>
    <w:p w14:paraId="7034BA37" w14:textId="141596BC" w:rsidR="000A5E6F" w:rsidRDefault="000A5E6F" w:rsidP="000A5E6F">
      <w:pPr>
        <w:spacing w:after="240" w:line="276" w:lineRule="auto"/>
        <w:ind w:firstLine="567"/>
        <w:rPr>
          <w:ins w:id="893" w:author="Попова Дарья" w:date="2021-07-16T16:20:00Z"/>
          <w:rFonts w:ascii="Arial" w:hAnsi="Arial" w:cs="Arial"/>
          <w:color w:val="000000" w:themeColor="text1"/>
        </w:rPr>
      </w:pPr>
      <w:ins w:id="894" w:author="Попова Дарья" w:date="2021-07-16T16:20:00Z">
        <w:r>
          <w:rPr>
            <w:rFonts w:ascii="Arial" w:hAnsi="Arial" w:cs="Arial"/>
            <w:color w:val="000000" w:themeColor="text1"/>
          </w:rPr>
          <w:t xml:space="preserve">В случае отклонения долгосрочного плана и бюджета путем нажатия кнопки «Открыть повторно» он будет возвращён на доработку </w:t>
        </w:r>
        <w:r w:rsidRPr="00E76F6A">
          <w:rPr>
            <w:rFonts w:ascii="Arial" w:hAnsi="Arial" w:cs="Arial"/>
            <w:color w:val="000000" w:themeColor="text1"/>
          </w:rPr>
          <w:t>Планировщик</w:t>
        </w:r>
        <w:r>
          <w:rPr>
            <w:rFonts w:ascii="Arial" w:hAnsi="Arial" w:cs="Arial"/>
            <w:color w:val="000000" w:themeColor="text1"/>
          </w:rPr>
          <w:t>у</w:t>
        </w:r>
        <w:r w:rsidRPr="00E76F6A">
          <w:rPr>
            <w:rFonts w:ascii="Arial" w:hAnsi="Arial" w:cs="Arial"/>
            <w:color w:val="000000" w:themeColor="text1"/>
          </w:rPr>
          <w:t xml:space="preserve"> бюджета УА </w:t>
        </w:r>
        <w:r>
          <w:rPr>
            <w:rFonts w:ascii="Arial" w:hAnsi="Arial" w:cs="Arial"/>
            <w:color w:val="000000" w:themeColor="text1"/>
          </w:rPr>
          <w:t xml:space="preserve">УО. При этом в комментарии указывается причина отклонения, а </w:t>
        </w:r>
        <w:r w:rsidRPr="00E76F6A">
          <w:rPr>
            <w:rFonts w:ascii="Arial" w:hAnsi="Arial" w:cs="Arial"/>
            <w:color w:val="000000" w:themeColor="text1"/>
          </w:rPr>
          <w:t xml:space="preserve">Планировщик бюджета УА </w:t>
        </w:r>
        <w:r>
          <w:rPr>
            <w:rFonts w:ascii="Arial" w:hAnsi="Arial" w:cs="Arial"/>
            <w:color w:val="000000" w:themeColor="text1"/>
          </w:rPr>
          <w:t>УО</w:t>
        </w:r>
        <w:r w:rsidRPr="00E76F6A">
          <w:rPr>
            <w:rFonts w:ascii="Arial" w:hAnsi="Arial" w:cs="Arial"/>
            <w:color w:val="000000" w:themeColor="text1"/>
          </w:rPr>
          <w:t xml:space="preserve"> </w:t>
        </w:r>
        <w:r>
          <w:rPr>
            <w:rFonts w:ascii="Arial" w:hAnsi="Arial" w:cs="Arial"/>
            <w:color w:val="000000" w:themeColor="text1"/>
          </w:rPr>
          <w:t>получает уведомление по электронной почте. Корректировка долгосрочного плана и бюджета воздействий на ПА предполагает</w:t>
        </w:r>
        <w:r w:rsidRPr="00E758E0">
          <w:rPr>
            <w:rFonts w:ascii="Arial" w:hAnsi="Arial" w:cs="Arial"/>
            <w:color w:val="000000" w:themeColor="text1"/>
          </w:rPr>
          <w:t xml:space="preserve"> </w:t>
        </w:r>
        <w:r>
          <w:rPr>
            <w:rFonts w:ascii="Arial" w:hAnsi="Arial" w:cs="Arial"/>
            <w:color w:val="000000" w:themeColor="text1"/>
          </w:rPr>
          <w:t>изменение пользователем данных по</w:t>
        </w:r>
      </w:ins>
      <w:ins w:id="895" w:author="Попова Дарья" w:date="2021-07-16T18:34:00Z">
        <w:r w:rsidR="00E22F33">
          <w:rPr>
            <w:rFonts w:ascii="Arial" w:hAnsi="Arial" w:cs="Arial"/>
            <w:color w:val="000000" w:themeColor="text1"/>
          </w:rPr>
          <w:t xml:space="preserve"> заказам ТОРО,</w:t>
        </w:r>
      </w:ins>
      <w:ins w:id="896" w:author="Попова Дарья" w:date="2021-07-16T16:20:00Z">
        <w:r>
          <w:rPr>
            <w:rFonts w:ascii="Arial" w:hAnsi="Arial" w:cs="Arial"/>
            <w:color w:val="000000" w:themeColor="text1"/>
          </w:rPr>
          <w:t xml:space="preserve"> планам ППР</w:t>
        </w:r>
      </w:ins>
      <w:ins w:id="897" w:author="Попова Дарья" w:date="2021-07-16T16:22:00Z">
        <w:r>
          <w:rPr>
            <w:rFonts w:ascii="Arial" w:hAnsi="Arial" w:cs="Arial"/>
            <w:color w:val="000000" w:themeColor="text1"/>
          </w:rPr>
          <w:t>, вводу нового оборудования</w:t>
        </w:r>
      </w:ins>
      <w:ins w:id="898" w:author="Попова Дарья" w:date="2021-07-16T16:20:00Z">
        <w:r>
          <w:rPr>
            <w:rFonts w:ascii="Arial" w:hAnsi="Arial" w:cs="Arial"/>
            <w:color w:val="000000" w:themeColor="text1"/>
          </w:rPr>
          <w:t xml:space="preserve"> и повторение процедуры формирования бюджета.</w:t>
        </w:r>
      </w:ins>
    </w:p>
    <w:p w14:paraId="31D8B18A" w14:textId="6B03AED5" w:rsidR="000A5E6F" w:rsidRDefault="000A5E6F" w:rsidP="000A5E6F">
      <w:pPr>
        <w:spacing w:after="240" w:line="276" w:lineRule="auto"/>
        <w:ind w:firstLine="567"/>
        <w:rPr>
          <w:ins w:id="899" w:author="Попова Дарья Николаевна (Подрядчик. ООО БерингПойнт)" w:date="2021-09-15T16:26:00Z"/>
          <w:rFonts w:ascii="Arial" w:hAnsi="Arial" w:cs="Arial"/>
          <w:color w:val="000000" w:themeColor="text1"/>
        </w:rPr>
      </w:pPr>
      <w:ins w:id="900" w:author="Попова Дарья" w:date="2021-07-16T16:20:00Z">
        <w:r>
          <w:rPr>
            <w:rFonts w:ascii="Arial" w:hAnsi="Arial" w:cs="Arial"/>
            <w:color w:val="000000" w:themeColor="text1"/>
          </w:rPr>
          <w:t xml:space="preserve">Если планы и бюджеты воздействий на ПА утверждаются, то становятся доступны для выполнения следующие шаги в соответствующих процессах. Исполнитель шага - </w:t>
        </w:r>
        <w:r w:rsidRPr="00142F79">
          <w:rPr>
            <w:rFonts w:ascii="Arial" w:hAnsi="Arial" w:cs="Arial"/>
            <w:color w:val="000000" w:themeColor="text1"/>
          </w:rPr>
          <w:t>Главны</w:t>
        </w:r>
        <w:r>
          <w:rPr>
            <w:rFonts w:ascii="Arial" w:hAnsi="Arial" w:cs="Arial"/>
            <w:color w:val="000000" w:themeColor="text1"/>
          </w:rPr>
          <w:t>й</w:t>
        </w:r>
        <w:r w:rsidRPr="00142F79">
          <w:rPr>
            <w:rFonts w:ascii="Arial" w:hAnsi="Arial" w:cs="Arial"/>
            <w:color w:val="000000" w:themeColor="text1"/>
          </w:rPr>
          <w:t xml:space="preserve"> специалист ТОиР УК</w:t>
        </w:r>
        <w:r>
          <w:rPr>
            <w:rFonts w:ascii="Arial" w:hAnsi="Arial" w:cs="Arial"/>
            <w:color w:val="000000" w:themeColor="text1"/>
          </w:rPr>
          <w:t xml:space="preserve"> получает соответствующее уведомление по электронной почте.</w:t>
        </w:r>
      </w:ins>
    </w:p>
    <w:p w14:paraId="0757111A" w14:textId="53B89B63" w:rsidR="0068590C" w:rsidRDefault="0068590C" w:rsidP="000A5E6F">
      <w:pPr>
        <w:spacing w:after="240" w:line="276" w:lineRule="auto"/>
        <w:ind w:firstLine="567"/>
        <w:rPr>
          <w:ins w:id="901" w:author="Попова Дарья" w:date="2021-07-16T16:20:00Z"/>
          <w:rFonts w:ascii="Arial" w:hAnsi="Arial" w:cs="Arial"/>
          <w:color w:val="000000" w:themeColor="text1"/>
        </w:rPr>
      </w:pPr>
      <w:ins w:id="902" w:author="Попова Дарья Николаевна (Подрядчик. ООО БерингПойнт)" w:date="2021-09-15T16:27:00Z">
        <w:r>
          <w:rPr>
            <w:rFonts w:ascii="Arial" w:hAnsi="Arial" w:cs="Arial"/>
            <w:color w:val="000000" w:themeColor="text1"/>
          </w:rPr>
          <w:t xml:space="preserve">Отклонение или утверждение плана и бюджета воздействий на ПА вносится </w:t>
        </w:r>
        <w:r w:rsidRPr="00AC52DE">
          <w:rPr>
            <w:rFonts w:ascii="Arial" w:hAnsi="Arial" w:cs="Arial"/>
            <w:color w:val="000000" w:themeColor="text1"/>
          </w:rPr>
          <w:t>Согласующим Технического комитета УО</w:t>
        </w:r>
        <w:r>
          <w:rPr>
            <w:rFonts w:ascii="Arial" w:hAnsi="Arial" w:cs="Arial"/>
            <w:color w:val="000000" w:themeColor="text1"/>
          </w:rPr>
          <w:t>.</w:t>
        </w:r>
      </w:ins>
    </w:p>
    <w:p w14:paraId="611FC1CA" w14:textId="77F1ED6B" w:rsidR="000A5E6F" w:rsidRDefault="000A5E6F" w:rsidP="000A5E6F">
      <w:pPr>
        <w:spacing w:after="240" w:line="276" w:lineRule="auto"/>
        <w:ind w:firstLine="567"/>
        <w:rPr>
          <w:ins w:id="903" w:author="Попова Дарья" w:date="2021-07-16T16:20:00Z"/>
          <w:rFonts w:ascii="Arial" w:hAnsi="Arial" w:cs="Arial"/>
          <w:color w:val="000000" w:themeColor="text1"/>
        </w:rPr>
      </w:pPr>
      <w:ins w:id="904" w:author="Попова Дарья" w:date="2021-07-16T16:20:00Z">
        <w:r>
          <w:rPr>
            <w:rFonts w:ascii="Arial" w:hAnsi="Arial" w:cs="Arial"/>
            <w:color w:val="000000" w:themeColor="text1"/>
          </w:rPr>
          <w:t>Решение Технического комитета УО в отношении принятия или отклонения долгосрочного плана и бюджета воздействий БЕ оформляется в виде протокола заседания согласующего органа. Если бюджет принимается, то готовится его бумажный вариант за подписью участников процесса согласования.</w:t>
        </w:r>
      </w:ins>
    </w:p>
    <w:p w14:paraId="42C6F98A" w14:textId="77777777" w:rsidR="000A5E6F" w:rsidRPr="00C604D5" w:rsidRDefault="000A5E6F" w:rsidP="00F278F7">
      <w:pPr>
        <w:spacing w:after="240" w:line="276" w:lineRule="auto"/>
        <w:ind w:firstLine="567"/>
        <w:rPr>
          <w:rFonts w:ascii="Arial" w:hAnsi="Arial" w:cs="Arial"/>
          <w:color w:val="000000" w:themeColor="text1"/>
        </w:rPr>
      </w:pPr>
    </w:p>
    <w:p w14:paraId="0EFCEFBE" w14:textId="172E15CA" w:rsidR="00A31E35" w:rsidRPr="009936BB" w:rsidRDefault="00A31E35"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4E068A" w:rsidRPr="009936BB">
        <w:rPr>
          <w:rFonts w:eastAsiaTheme="majorEastAsia" w:cstheme="majorBidi"/>
          <w:b/>
          <w:i w:val="0"/>
          <w:caps w:val="0"/>
          <w:sz w:val="24"/>
          <w:szCs w:val="24"/>
        </w:rPr>
        <w:t>8</w:t>
      </w:r>
      <w:r w:rsidRPr="009936BB">
        <w:rPr>
          <w:rFonts w:eastAsiaTheme="majorEastAsia" w:cstheme="majorBidi"/>
          <w:b/>
          <w:i w:val="0"/>
          <w:caps w:val="0"/>
          <w:sz w:val="24"/>
          <w:szCs w:val="24"/>
        </w:rPr>
        <w:t xml:space="preserve">0 - </w:t>
      </w:r>
      <w:r w:rsidR="004E068A" w:rsidRPr="004E068A">
        <w:rPr>
          <w:rFonts w:eastAsiaTheme="majorEastAsia" w:cstheme="majorBidi"/>
          <w:b/>
          <w:i w:val="0"/>
          <w:caps w:val="0"/>
          <w:sz w:val="24"/>
          <w:szCs w:val="24"/>
        </w:rPr>
        <w:t>Корректировка долгосрочного плана</w:t>
      </w:r>
      <w:ins w:id="905" w:author="Попова Дарья" w:date="2021-07-16T16:25:00Z">
        <w:r w:rsidR="000A5E6F">
          <w:rPr>
            <w:rFonts w:eastAsiaTheme="majorEastAsia" w:cstheme="majorBidi"/>
            <w:b/>
            <w:i w:val="0"/>
            <w:caps w:val="0"/>
            <w:sz w:val="24"/>
            <w:szCs w:val="24"/>
          </w:rPr>
          <w:t xml:space="preserve"> и бюджета</w:t>
        </w:r>
      </w:ins>
      <w:r w:rsidR="004E068A">
        <w:rPr>
          <w:rFonts w:eastAsiaTheme="majorEastAsia" w:cstheme="majorBidi"/>
          <w:b/>
          <w:i w:val="0"/>
          <w:caps w:val="0"/>
          <w:sz w:val="24"/>
          <w:szCs w:val="24"/>
        </w:rPr>
        <w:t xml:space="preserve"> (на уровне БЕ)</w:t>
      </w:r>
    </w:p>
    <w:p w14:paraId="1885F649" w14:textId="5B70A855" w:rsidR="00F278F7" w:rsidRPr="002A704F" w:rsidDel="003E1F64" w:rsidRDefault="00D5712E" w:rsidP="00F278F7">
      <w:pPr>
        <w:spacing w:after="240" w:line="276" w:lineRule="auto"/>
        <w:ind w:firstLine="567"/>
        <w:rPr>
          <w:del w:id="906" w:author="Попова Дарья Николаевна (Подрядчик. ООО БерингПойнт)" w:date="2021-10-06T19:28:00Z"/>
          <w:rFonts w:ascii="Arial" w:hAnsi="Arial" w:cs="Arial"/>
          <w:color w:val="000000" w:themeColor="text1"/>
        </w:rPr>
      </w:pPr>
      <w:del w:id="907" w:author="Попова Дарья Николаевна (Подрядчик. ООО БерингПойнт)" w:date="2021-10-06T19:28:00Z">
        <w:r w:rsidRPr="0005732F" w:rsidDel="003E1F64">
          <w:rPr>
            <w:rFonts w:ascii="Arial" w:hAnsi="Arial" w:cs="Arial"/>
            <w:color w:val="000000" w:themeColor="text1"/>
          </w:rPr>
          <w:delText xml:space="preserve">Корректировка долгосрочного </w:delText>
        </w:r>
        <w:r w:rsidR="00DF37B3" w:rsidDel="003E1F64">
          <w:rPr>
            <w:rFonts w:ascii="Arial" w:hAnsi="Arial" w:cs="Arial"/>
            <w:color w:val="000000" w:themeColor="text1"/>
          </w:rPr>
          <w:delText>плана</w:delText>
        </w:r>
        <w:r w:rsidR="00DF37B3" w:rsidRPr="0005732F" w:rsidDel="003E1F64">
          <w:rPr>
            <w:rFonts w:ascii="Arial" w:hAnsi="Arial" w:cs="Arial"/>
            <w:color w:val="000000" w:themeColor="text1"/>
          </w:rPr>
          <w:delText xml:space="preserve"> </w:delText>
        </w:r>
        <w:r w:rsidRPr="0005732F" w:rsidDel="003E1F64">
          <w:rPr>
            <w:rFonts w:ascii="Arial" w:hAnsi="Arial" w:cs="Arial"/>
            <w:color w:val="000000" w:themeColor="text1"/>
          </w:rPr>
          <w:delText xml:space="preserve">воздействий предполагает внесение изменений в перечень проектов </w:delText>
        </w:r>
        <w:r w:rsidR="00276DCB" w:rsidDel="003E1F64">
          <w:rPr>
            <w:rFonts w:ascii="Arial" w:hAnsi="Arial" w:cs="Arial"/>
            <w:color w:val="000000" w:themeColor="text1"/>
          </w:rPr>
          <w:delText>ОВП</w:delText>
        </w:r>
      </w:del>
      <w:ins w:id="908" w:author="Попова Дарья" w:date="2021-07-16T16:27:00Z">
        <w:del w:id="909" w:author="Попова Дарья Николаевна (Подрядчик. ООО БерингПойнт)" w:date="2021-10-06T19:28:00Z">
          <w:r w:rsidR="00E35759" w:rsidDel="003E1F64">
            <w:rPr>
              <w:rFonts w:ascii="Arial" w:hAnsi="Arial" w:cs="Arial"/>
              <w:color w:val="000000" w:themeColor="text1"/>
            </w:rPr>
            <w:delText xml:space="preserve"> и </w:delText>
          </w:r>
        </w:del>
      </w:ins>
      <w:del w:id="910" w:author="Попова Дарья Николаевна (Подрядчик. ООО БерингПойнт)" w:date="2021-10-06T19:28:00Z">
        <w:r w:rsidRPr="0005732F" w:rsidDel="003E1F64">
          <w:rPr>
            <w:rFonts w:ascii="Arial" w:hAnsi="Arial" w:cs="Arial"/>
            <w:color w:val="000000" w:themeColor="text1"/>
          </w:rPr>
          <w:delText xml:space="preserve">, </w:delText>
        </w:r>
      </w:del>
      <w:ins w:id="911" w:author="Попова Дарья" w:date="2021-07-16T16:26:00Z">
        <w:del w:id="912" w:author="Попова Дарья Николаевна (Подрядчик. ООО БерингПойнт)" w:date="2021-10-06T19:28:00Z">
          <w:r w:rsidR="000A5E6F" w:rsidDel="003E1F64">
            <w:rPr>
              <w:rFonts w:ascii="Arial" w:hAnsi="Arial" w:cs="Arial"/>
              <w:color w:val="000000" w:themeColor="text1"/>
            </w:rPr>
            <w:delText xml:space="preserve">нового оборудования, </w:delText>
          </w:r>
        </w:del>
      </w:ins>
      <w:del w:id="913" w:author="Попова Дарья Николаевна (Подрядчик. ООО БерингПойнт)" w:date="2021-10-06T19:28:00Z">
        <w:r w:rsidRPr="0005732F" w:rsidDel="003E1F64">
          <w:rPr>
            <w:rFonts w:ascii="Arial" w:hAnsi="Arial" w:cs="Arial"/>
            <w:color w:val="000000" w:themeColor="text1"/>
          </w:rPr>
          <w:delText xml:space="preserve">объёма ремонтных воздействий и повторение процедуры формирования </w:delText>
        </w:r>
        <w:r w:rsidR="00881B70" w:rsidDel="003E1F64">
          <w:rPr>
            <w:rFonts w:ascii="Arial" w:hAnsi="Arial" w:cs="Arial"/>
            <w:color w:val="000000" w:themeColor="text1"/>
          </w:rPr>
          <w:delText xml:space="preserve">плана и </w:delText>
        </w:r>
        <w:r w:rsidRPr="0005732F" w:rsidDel="003E1F64">
          <w:rPr>
            <w:rFonts w:ascii="Arial" w:hAnsi="Arial" w:cs="Arial"/>
            <w:color w:val="000000" w:themeColor="text1"/>
          </w:rPr>
          <w:delText>бюджета.</w:delText>
        </w:r>
      </w:del>
    </w:p>
    <w:p w14:paraId="66461314" w14:textId="661FD852" w:rsidR="00A06774" w:rsidRDefault="00D5712E" w:rsidP="00F278F7">
      <w:pPr>
        <w:spacing w:after="240" w:line="276" w:lineRule="auto"/>
        <w:ind w:firstLine="567"/>
        <w:rPr>
          <w:rFonts w:ascii="Arial" w:hAnsi="Arial" w:cs="Arial"/>
          <w:color w:val="000000" w:themeColor="text1"/>
        </w:rPr>
      </w:pPr>
      <w:r>
        <w:rPr>
          <w:rFonts w:ascii="Arial" w:hAnsi="Arial" w:cs="Arial"/>
          <w:color w:val="000000" w:themeColor="text1"/>
        </w:rPr>
        <w:t xml:space="preserve">В случае отклонения долгосрочного </w:t>
      </w:r>
      <w:r w:rsidR="00DF37B3">
        <w:rPr>
          <w:rFonts w:ascii="Arial" w:hAnsi="Arial" w:cs="Arial"/>
          <w:color w:val="000000" w:themeColor="text1"/>
        </w:rPr>
        <w:t>плана</w:t>
      </w:r>
      <w:ins w:id="914" w:author="Попова Дарья" w:date="2021-07-16T17:23:00Z">
        <w:r w:rsidR="005B197D">
          <w:rPr>
            <w:rFonts w:ascii="Arial" w:hAnsi="Arial" w:cs="Arial"/>
            <w:color w:val="000000" w:themeColor="text1"/>
          </w:rPr>
          <w:t xml:space="preserve"> и бюджета</w:t>
        </w:r>
      </w:ins>
      <w:r w:rsidR="00DF37B3">
        <w:rPr>
          <w:rFonts w:ascii="Arial" w:hAnsi="Arial" w:cs="Arial"/>
          <w:color w:val="000000" w:themeColor="text1"/>
        </w:rPr>
        <w:t xml:space="preserve"> </w:t>
      </w:r>
      <w:r>
        <w:rPr>
          <w:rFonts w:ascii="Arial" w:hAnsi="Arial" w:cs="Arial"/>
          <w:color w:val="000000" w:themeColor="text1"/>
        </w:rPr>
        <w:t xml:space="preserve">воздействий </w:t>
      </w:r>
      <w:r w:rsidR="00DF37B3">
        <w:rPr>
          <w:rFonts w:ascii="Arial" w:hAnsi="Arial" w:cs="Arial"/>
          <w:color w:val="000000" w:themeColor="text1"/>
        </w:rPr>
        <w:t xml:space="preserve">Главным </w:t>
      </w:r>
      <w:r w:rsidR="00DF37B3" w:rsidRPr="00C134AF">
        <w:rPr>
          <w:rFonts w:ascii="Arial" w:hAnsi="Arial" w:cs="Arial"/>
          <w:color w:val="000000" w:themeColor="text1"/>
        </w:rPr>
        <w:t>специалист</w:t>
      </w:r>
      <w:r w:rsidR="00DF37B3">
        <w:rPr>
          <w:rFonts w:ascii="Arial" w:hAnsi="Arial" w:cs="Arial"/>
          <w:color w:val="000000" w:themeColor="text1"/>
        </w:rPr>
        <w:t>ом</w:t>
      </w:r>
      <w:r w:rsidR="00DF37B3" w:rsidRPr="00C134AF">
        <w:rPr>
          <w:rFonts w:ascii="Arial" w:hAnsi="Arial" w:cs="Arial"/>
          <w:color w:val="000000" w:themeColor="text1"/>
        </w:rPr>
        <w:t xml:space="preserve"> ТОиР </w:t>
      </w:r>
      <w:r w:rsidR="00A204B1">
        <w:rPr>
          <w:rFonts w:ascii="Arial" w:hAnsi="Arial" w:cs="Arial"/>
          <w:color w:val="000000" w:themeColor="text1"/>
        </w:rPr>
        <w:t>УО</w:t>
      </w:r>
      <w:r w:rsidR="00DF37B3">
        <w:rPr>
          <w:rFonts w:ascii="Arial" w:hAnsi="Arial" w:cs="Arial"/>
          <w:color w:val="000000" w:themeColor="text1"/>
        </w:rPr>
        <w:t xml:space="preserve"> </w:t>
      </w:r>
      <w:r w:rsidR="00E0703C">
        <w:rPr>
          <w:rFonts w:ascii="Arial" w:hAnsi="Arial" w:cs="Arial"/>
          <w:color w:val="000000" w:themeColor="text1"/>
        </w:rPr>
        <w:t xml:space="preserve">- </w:t>
      </w:r>
      <w:r w:rsidR="00E0703C" w:rsidRPr="00E0703C">
        <w:rPr>
          <w:rFonts w:ascii="Arial" w:hAnsi="Arial" w:cs="Arial"/>
          <w:color w:val="000000" w:themeColor="text1"/>
        </w:rPr>
        <w:t>Руководител</w:t>
      </w:r>
      <w:r w:rsidR="00E0703C">
        <w:rPr>
          <w:rFonts w:ascii="Arial" w:hAnsi="Arial" w:cs="Arial"/>
          <w:color w:val="000000" w:themeColor="text1"/>
        </w:rPr>
        <w:t>ем</w:t>
      </w:r>
      <w:r w:rsidR="00E0703C" w:rsidRPr="00E0703C">
        <w:rPr>
          <w:rFonts w:ascii="Arial" w:hAnsi="Arial" w:cs="Arial"/>
          <w:color w:val="000000" w:themeColor="text1"/>
        </w:rPr>
        <w:t xml:space="preserve"> ЦФО</w:t>
      </w:r>
      <w:r w:rsidR="00E0703C" w:rsidRPr="00E0703C" w:rsidDel="00DF37B3">
        <w:rPr>
          <w:rFonts w:ascii="Arial" w:hAnsi="Arial" w:cs="Arial"/>
          <w:color w:val="000000" w:themeColor="text1"/>
        </w:rPr>
        <w:t xml:space="preserve"> </w:t>
      </w:r>
      <w:r w:rsidR="009B0A87">
        <w:rPr>
          <w:rFonts w:ascii="Arial" w:hAnsi="Arial" w:cs="Arial"/>
          <w:color w:val="000000" w:themeColor="text1"/>
        </w:rPr>
        <w:t xml:space="preserve">или </w:t>
      </w:r>
      <w:r w:rsidR="00DF37B3">
        <w:rPr>
          <w:rFonts w:ascii="Arial" w:hAnsi="Arial" w:cs="Arial"/>
          <w:color w:val="000000" w:themeColor="text1"/>
        </w:rPr>
        <w:t xml:space="preserve">Техническим </w:t>
      </w:r>
      <w:r w:rsidR="00E91639">
        <w:rPr>
          <w:rFonts w:ascii="Arial" w:hAnsi="Arial" w:cs="Arial"/>
          <w:color w:val="000000" w:themeColor="text1"/>
        </w:rPr>
        <w:t>комитетом УО</w:t>
      </w:r>
      <w:r w:rsidR="00DF37B3">
        <w:rPr>
          <w:rFonts w:ascii="Arial" w:hAnsi="Arial" w:cs="Arial"/>
          <w:color w:val="000000" w:themeColor="text1"/>
        </w:rPr>
        <w:t xml:space="preserve"> </w:t>
      </w:r>
      <w:r w:rsidR="00A06774">
        <w:rPr>
          <w:rFonts w:ascii="Arial" w:hAnsi="Arial" w:cs="Arial"/>
          <w:color w:val="000000" w:themeColor="text1"/>
        </w:rPr>
        <w:t xml:space="preserve">инициируется процедура корректировки долгосрочного </w:t>
      </w:r>
      <w:r w:rsidR="00DF37B3">
        <w:rPr>
          <w:rFonts w:ascii="Arial" w:hAnsi="Arial" w:cs="Arial"/>
          <w:color w:val="000000" w:themeColor="text1"/>
        </w:rPr>
        <w:t>плана</w:t>
      </w:r>
      <w:ins w:id="915" w:author="Попова Дарья" w:date="2021-07-16T17:23:00Z">
        <w:r w:rsidR="005B197D">
          <w:rPr>
            <w:rFonts w:ascii="Arial" w:hAnsi="Arial" w:cs="Arial"/>
            <w:color w:val="000000" w:themeColor="text1"/>
          </w:rPr>
          <w:t xml:space="preserve"> и бюджета</w:t>
        </w:r>
      </w:ins>
      <w:r w:rsidR="00DF37B3">
        <w:rPr>
          <w:rFonts w:ascii="Arial" w:hAnsi="Arial" w:cs="Arial"/>
          <w:color w:val="000000" w:themeColor="text1"/>
        </w:rPr>
        <w:t xml:space="preserve"> </w:t>
      </w:r>
      <w:r w:rsidR="00A06774">
        <w:rPr>
          <w:rFonts w:ascii="Arial" w:hAnsi="Arial" w:cs="Arial"/>
          <w:color w:val="000000" w:themeColor="text1"/>
        </w:rPr>
        <w:t>воздействий на производственные актив</w:t>
      </w:r>
      <w:r w:rsidR="00DF44EF">
        <w:rPr>
          <w:rFonts w:ascii="Arial" w:hAnsi="Arial" w:cs="Arial"/>
          <w:color w:val="000000" w:themeColor="text1"/>
        </w:rPr>
        <w:t>ы бизнес-единицы.</w:t>
      </w:r>
    </w:p>
    <w:p w14:paraId="2956C7D3" w14:textId="6141FDF8" w:rsidR="00D5712E" w:rsidRDefault="00DF44EF" w:rsidP="00F278F7">
      <w:pPr>
        <w:spacing w:after="240" w:line="276" w:lineRule="auto"/>
        <w:ind w:firstLine="567"/>
        <w:rPr>
          <w:ins w:id="916" w:author="Попова Дарья Николаевна (Подрядчик. ООО БерингПойнт)" w:date="2021-10-06T19:28:00Z"/>
          <w:rFonts w:ascii="Arial" w:hAnsi="Arial" w:cs="Arial"/>
          <w:color w:val="000000" w:themeColor="text1"/>
        </w:rPr>
      </w:pPr>
      <w:r>
        <w:rPr>
          <w:rFonts w:ascii="Arial" w:hAnsi="Arial" w:cs="Arial"/>
          <w:color w:val="000000" w:themeColor="text1"/>
        </w:rPr>
        <w:t>В рамках потока бизнес-операций</w:t>
      </w:r>
      <w:r w:rsidR="00A06774">
        <w:rPr>
          <w:rFonts w:ascii="Arial" w:hAnsi="Arial" w:cs="Arial"/>
          <w:color w:val="000000" w:themeColor="text1"/>
        </w:rPr>
        <w:t xml:space="preserve"> корректировка представляет собой повторное открытие </w:t>
      </w:r>
      <w:r w:rsidR="00E27D78">
        <w:rPr>
          <w:rFonts w:ascii="Arial" w:hAnsi="Arial" w:cs="Arial"/>
          <w:color w:val="000000" w:themeColor="text1"/>
        </w:rPr>
        <w:t xml:space="preserve">и выполнение </w:t>
      </w:r>
      <w:r>
        <w:rPr>
          <w:rFonts w:ascii="Arial" w:hAnsi="Arial" w:cs="Arial"/>
          <w:color w:val="000000" w:themeColor="text1"/>
        </w:rPr>
        <w:t xml:space="preserve">операций </w:t>
      </w:r>
      <w:r w:rsidR="00A06774">
        <w:rPr>
          <w:rFonts w:ascii="Arial" w:hAnsi="Arial" w:cs="Arial"/>
          <w:color w:val="000000" w:themeColor="text1"/>
        </w:rPr>
        <w:t xml:space="preserve">формирования долгосрочного </w:t>
      </w:r>
      <w:r w:rsidR="00DF37B3">
        <w:rPr>
          <w:rFonts w:ascii="Arial" w:hAnsi="Arial" w:cs="Arial"/>
          <w:color w:val="000000" w:themeColor="text1"/>
        </w:rPr>
        <w:t>плана</w:t>
      </w:r>
      <w:ins w:id="917" w:author="Попова Дарья" w:date="2021-07-16T17:24:00Z">
        <w:r w:rsidR="005B197D">
          <w:rPr>
            <w:rFonts w:ascii="Arial" w:hAnsi="Arial" w:cs="Arial"/>
            <w:color w:val="000000" w:themeColor="text1"/>
          </w:rPr>
          <w:t xml:space="preserve"> и бюджета</w:t>
        </w:r>
      </w:ins>
      <w:r w:rsidR="00DF37B3">
        <w:rPr>
          <w:rFonts w:ascii="Arial" w:hAnsi="Arial" w:cs="Arial"/>
          <w:color w:val="000000" w:themeColor="text1"/>
        </w:rPr>
        <w:t xml:space="preserve"> </w:t>
      </w:r>
      <w:r w:rsidR="00A06774">
        <w:rPr>
          <w:rFonts w:ascii="Arial" w:hAnsi="Arial" w:cs="Arial"/>
          <w:color w:val="000000" w:themeColor="text1"/>
        </w:rPr>
        <w:t>воздейст</w:t>
      </w:r>
      <w:r>
        <w:rPr>
          <w:rFonts w:ascii="Arial" w:hAnsi="Arial" w:cs="Arial"/>
          <w:color w:val="000000" w:themeColor="text1"/>
        </w:rPr>
        <w:t>вий.</w:t>
      </w:r>
      <w:r w:rsidR="006B32B2" w:rsidRPr="006B32B2">
        <w:t xml:space="preserve"> </w:t>
      </w:r>
      <w:r w:rsidR="006B32B2" w:rsidRPr="006B32B2">
        <w:rPr>
          <w:rFonts w:ascii="Arial" w:hAnsi="Arial" w:cs="Arial"/>
          <w:color w:val="000000" w:themeColor="text1"/>
        </w:rPr>
        <w:t xml:space="preserve">Для формирования долгосрочного плана </w:t>
      </w:r>
      <w:ins w:id="918" w:author="Попова Дарья" w:date="2021-07-16T17:24:00Z">
        <w:r w:rsidR="005B197D">
          <w:rPr>
            <w:rFonts w:ascii="Arial" w:hAnsi="Arial" w:cs="Arial"/>
            <w:color w:val="000000" w:themeColor="text1"/>
          </w:rPr>
          <w:t xml:space="preserve">и бюджета </w:t>
        </w:r>
      </w:ins>
      <w:r w:rsidR="006B32B2" w:rsidRPr="006B32B2">
        <w:rPr>
          <w:rFonts w:ascii="Arial" w:hAnsi="Arial" w:cs="Arial"/>
          <w:color w:val="000000" w:themeColor="text1"/>
        </w:rPr>
        <w:t xml:space="preserve">воздействий на производственные активы </w:t>
      </w:r>
      <w:r w:rsidR="006B32B2">
        <w:rPr>
          <w:rFonts w:ascii="Arial" w:hAnsi="Arial" w:cs="Arial"/>
          <w:color w:val="000000" w:themeColor="text1"/>
        </w:rPr>
        <w:t>будет использоваться</w:t>
      </w:r>
      <w:r w:rsidR="006B32B2" w:rsidRPr="006B32B2">
        <w:rPr>
          <w:rFonts w:ascii="Arial" w:hAnsi="Arial" w:cs="Arial"/>
          <w:color w:val="000000" w:themeColor="text1"/>
        </w:rPr>
        <w:t xml:space="preserve"> формат планирования в приложении для анализа данных - SAP Analysis for Excel (код MCB08</w:t>
      </w:r>
      <w:r w:rsidR="00E10158">
        <w:rPr>
          <w:rFonts w:ascii="Arial" w:hAnsi="Arial" w:cs="Arial"/>
          <w:color w:val="000000" w:themeColor="text1"/>
        </w:rPr>
        <w:t>-03</w:t>
      </w:r>
      <w:r w:rsidR="006B32B2" w:rsidRPr="006B32B2">
        <w:rPr>
          <w:rFonts w:ascii="Arial" w:hAnsi="Arial" w:cs="Arial"/>
          <w:color w:val="000000" w:themeColor="text1"/>
        </w:rPr>
        <w:t xml:space="preserve"> в реестре разработок</w:t>
      </w:r>
      <w:r w:rsidR="00C97BC6">
        <w:rPr>
          <w:rFonts w:ascii="Arial" w:hAnsi="Arial" w:cs="Arial"/>
          <w:color w:val="000000" w:themeColor="text1"/>
        </w:rPr>
        <w:t>, описание в разделе 5.10 настоящего КД</w:t>
      </w:r>
      <w:r w:rsidR="006B32B2" w:rsidRPr="006B32B2">
        <w:rPr>
          <w:rFonts w:ascii="Arial" w:hAnsi="Arial" w:cs="Arial"/>
          <w:color w:val="000000" w:themeColor="text1"/>
        </w:rPr>
        <w:t>).</w:t>
      </w:r>
      <w:r w:rsidR="006B32B2">
        <w:rPr>
          <w:rFonts w:ascii="Arial" w:hAnsi="Arial" w:cs="Arial"/>
          <w:color w:val="000000" w:themeColor="text1"/>
        </w:rPr>
        <w:t xml:space="preserve"> </w:t>
      </w:r>
      <w:r>
        <w:rPr>
          <w:rFonts w:ascii="Arial" w:hAnsi="Arial" w:cs="Arial"/>
          <w:color w:val="000000" w:themeColor="text1"/>
        </w:rPr>
        <w:t xml:space="preserve">Операция </w:t>
      </w:r>
      <w:r w:rsidR="00A06774">
        <w:rPr>
          <w:rFonts w:ascii="Arial" w:hAnsi="Arial" w:cs="Arial"/>
          <w:color w:val="000000" w:themeColor="text1"/>
        </w:rPr>
        <w:t xml:space="preserve">выполняется специалистом в роли </w:t>
      </w:r>
      <w:r w:rsidR="00DF37B3" w:rsidRPr="00DF37B3">
        <w:rPr>
          <w:rFonts w:ascii="Arial" w:hAnsi="Arial" w:cs="Arial"/>
          <w:color w:val="000000" w:themeColor="text1"/>
        </w:rPr>
        <w:t xml:space="preserve">Планировщика бюджета УА </w:t>
      </w:r>
      <w:r w:rsidR="00A204B1">
        <w:rPr>
          <w:rFonts w:ascii="Arial" w:hAnsi="Arial" w:cs="Arial"/>
          <w:color w:val="000000" w:themeColor="text1"/>
        </w:rPr>
        <w:t>УО</w:t>
      </w:r>
      <w:r w:rsidR="00A06774">
        <w:rPr>
          <w:rFonts w:ascii="Arial" w:hAnsi="Arial" w:cs="Arial"/>
          <w:color w:val="000000" w:themeColor="text1"/>
        </w:rPr>
        <w:t>.</w:t>
      </w:r>
    </w:p>
    <w:p w14:paraId="3BB909B5" w14:textId="55E2C44E" w:rsidR="003E1F64" w:rsidRDefault="003E1F64" w:rsidP="00F278F7">
      <w:pPr>
        <w:spacing w:after="240" w:line="276" w:lineRule="auto"/>
        <w:ind w:firstLine="567"/>
        <w:rPr>
          <w:rFonts w:ascii="Arial" w:hAnsi="Arial" w:cs="Arial"/>
          <w:color w:val="000000" w:themeColor="text1"/>
        </w:rPr>
      </w:pPr>
      <w:ins w:id="919" w:author="Попова Дарья Николаевна (Подрядчик. ООО БерингПойнт)" w:date="2021-10-06T19:28:00Z">
        <w:r w:rsidRPr="0005732F">
          <w:rPr>
            <w:rFonts w:ascii="Arial" w:hAnsi="Arial" w:cs="Arial"/>
            <w:color w:val="000000" w:themeColor="text1"/>
          </w:rPr>
          <w:t xml:space="preserve">Корректировка долгосрочного </w:t>
        </w:r>
        <w:r>
          <w:rPr>
            <w:rFonts w:ascii="Arial" w:hAnsi="Arial" w:cs="Arial"/>
            <w:color w:val="000000" w:themeColor="text1"/>
          </w:rPr>
          <w:t>плана</w:t>
        </w:r>
        <w:r w:rsidRPr="0005732F">
          <w:rPr>
            <w:rFonts w:ascii="Arial" w:hAnsi="Arial" w:cs="Arial"/>
            <w:color w:val="000000" w:themeColor="text1"/>
          </w:rPr>
          <w:t xml:space="preserve"> воздействий предполагает внесение изменений в перечень проектов </w:t>
        </w:r>
        <w:r>
          <w:rPr>
            <w:rFonts w:ascii="Arial" w:hAnsi="Arial" w:cs="Arial"/>
            <w:color w:val="000000" w:themeColor="text1"/>
          </w:rPr>
          <w:t xml:space="preserve">ОВП и нового оборудования, </w:t>
        </w:r>
        <w:r w:rsidRPr="0005732F">
          <w:rPr>
            <w:rFonts w:ascii="Arial" w:hAnsi="Arial" w:cs="Arial"/>
            <w:color w:val="000000" w:themeColor="text1"/>
          </w:rPr>
          <w:t xml:space="preserve">объёма ремонтных воздействий и повторение процедуры формирования </w:t>
        </w:r>
        <w:r>
          <w:rPr>
            <w:rFonts w:ascii="Arial" w:hAnsi="Arial" w:cs="Arial"/>
            <w:color w:val="000000" w:themeColor="text1"/>
          </w:rPr>
          <w:t xml:space="preserve">плана и </w:t>
        </w:r>
        <w:r w:rsidRPr="0005732F">
          <w:rPr>
            <w:rFonts w:ascii="Arial" w:hAnsi="Arial" w:cs="Arial"/>
            <w:color w:val="000000" w:themeColor="text1"/>
          </w:rPr>
          <w:t>бюджета.</w:t>
        </w:r>
      </w:ins>
      <w:ins w:id="920" w:author="Попова Дарья Николаевна (Подрядчик. ООО БерингПойнт)" w:date="2021-10-06T19:29:00Z">
        <w:r>
          <w:rPr>
            <w:rFonts w:ascii="Arial" w:hAnsi="Arial" w:cs="Arial"/>
            <w:color w:val="000000" w:themeColor="text1"/>
          </w:rPr>
          <w:t xml:space="preserve"> Специалистом в роли </w:t>
        </w:r>
        <w:r w:rsidRPr="00DF37B3">
          <w:rPr>
            <w:rFonts w:ascii="Arial" w:hAnsi="Arial" w:cs="Arial"/>
            <w:color w:val="000000" w:themeColor="text1"/>
          </w:rPr>
          <w:t xml:space="preserve">Планировщика бюджета УА </w:t>
        </w:r>
        <w:r>
          <w:rPr>
            <w:rFonts w:ascii="Arial" w:hAnsi="Arial" w:cs="Arial"/>
            <w:color w:val="000000" w:themeColor="text1"/>
          </w:rPr>
          <w:t>УО определяется уровень внесения корректировок.</w:t>
        </w:r>
      </w:ins>
    </w:p>
    <w:p w14:paraId="013CB02A" w14:textId="71A019F4" w:rsidR="00A06774" w:rsidRDefault="00A06774">
      <w:pPr>
        <w:spacing w:after="240" w:line="276" w:lineRule="auto"/>
        <w:ind w:firstLine="567"/>
        <w:rPr>
          <w:rFonts w:ascii="Arial" w:hAnsi="Arial" w:cs="Arial"/>
          <w:color w:val="000000" w:themeColor="text1"/>
        </w:rPr>
      </w:pPr>
      <w:r>
        <w:rPr>
          <w:rFonts w:ascii="Arial" w:hAnsi="Arial" w:cs="Arial"/>
          <w:color w:val="000000" w:themeColor="text1"/>
        </w:rPr>
        <w:t xml:space="preserve">При внесении </w:t>
      </w:r>
      <w:r w:rsidR="00E27D78">
        <w:rPr>
          <w:rFonts w:ascii="Arial" w:hAnsi="Arial" w:cs="Arial"/>
          <w:color w:val="000000" w:themeColor="text1"/>
        </w:rPr>
        <w:t xml:space="preserve">изменений в долгосрочный </w:t>
      </w:r>
      <w:r w:rsidR="006B32B2">
        <w:rPr>
          <w:rFonts w:ascii="Arial" w:hAnsi="Arial" w:cs="Arial"/>
          <w:color w:val="000000" w:themeColor="text1"/>
        </w:rPr>
        <w:t>план</w:t>
      </w:r>
      <w:ins w:id="921" w:author="Попова Дарья" w:date="2021-07-16T17:25:00Z">
        <w:r w:rsidR="005B197D">
          <w:rPr>
            <w:rFonts w:ascii="Arial" w:hAnsi="Arial" w:cs="Arial"/>
            <w:color w:val="000000" w:themeColor="text1"/>
          </w:rPr>
          <w:t xml:space="preserve"> и бюджет</w:t>
        </w:r>
      </w:ins>
      <w:r w:rsidR="006B32B2">
        <w:rPr>
          <w:rFonts w:ascii="Arial" w:hAnsi="Arial" w:cs="Arial"/>
          <w:color w:val="000000" w:themeColor="text1"/>
        </w:rPr>
        <w:t xml:space="preserve"> </w:t>
      </w:r>
      <w:r w:rsidR="00E27D78">
        <w:rPr>
          <w:rFonts w:ascii="Arial" w:hAnsi="Arial" w:cs="Arial"/>
          <w:color w:val="000000" w:themeColor="text1"/>
        </w:rPr>
        <w:t>воздействий исполнитель</w:t>
      </w:r>
      <w:r w:rsidR="006B32B2">
        <w:rPr>
          <w:rFonts w:ascii="Arial" w:hAnsi="Arial" w:cs="Arial"/>
          <w:color w:val="000000" w:themeColor="text1"/>
        </w:rPr>
        <w:t xml:space="preserve"> - </w:t>
      </w:r>
      <w:r w:rsidR="006B32B2" w:rsidRPr="006B32B2">
        <w:rPr>
          <w:rFonts w:ascii="Arial" w:hAnsi="Arial" w:cs="Arial"/>
          <w:color w:val="000000" w:themeColor="text1"/>
        </w:rPr>
        <w:t xml:space="preserve">Планировщик бюджета УА </w:t>
      </w:r>
      <w:r w:rsidR="00A204B1">
        <w:rPr>
          <w:rFonts w:ascii="Arial" w:hAnsi="Arial" w:cs="Arial"/>
          <w:color w:val="000000" w:themeColor="text1"/>
        </w:rPr>
        <w:t>УО</w:t>
      </w:r>
      <w:del w:id="922" w:author="Попова Дарья" w:date="2021-07-16T17:25:00Z">
        <w:r w:rsidR="006B32B2" w:rsidDel="005B197D">
          <w:rPr>
            <w:rFonts w:ascii="Arial" w:hAnsi="Arial" w:cs="Arial"/>
            <w:color w:val="000000" w:themeColor="text1"/>
          </w:rPr>
          <w:delText>,</w:delText>
        </w:r>
      </w:del>
      <w:r w:rsidR="006B32B2">
        <w:rPr>
          <w:rFonts w:ascii="Arial" w:hAnsi="Arial" w:cs="Arial"/>
          <w:color w:val="000000" w:themeColor="text1"/>
        </w:rPr>
        <w:t xml:space="preserve"> </w:t>
      </w:r>
      <w:r w:rsidR="00E27D78">
        <w:rPr>
          <w:rFonts w:ascii="Arial" w:hAnsi="Arial" w:cs="Arial"/>
          <w:color w:val="000000" w:themeColor="text1"/>
        </w:rPr>
        <w:t xml:space="preserve">должен придерживаться принципов, описанных в </w:t>
      </w:r>
      <w:r w:rsidR="006B32B2">
        <w:rPr>
          <w:rFonts w:ascii="Arial" w:hAnsi="Arial" w:cs="Arial"/>
          <w:color w:val="000000" w:themeColor="text1"/>
        </w:rPr>
        <w:t xml:space="preserve">документе </w:t>
      </w:r>
      <w:r w:rsidR="002E6C85">
        <w:rPr>
          <w:rFonts w:ascii="Arial" w:hAnsi="Arial" w:cs="Arial"/>
          <w:color w:val="000000" w:themeColor="text1"/>
        </w:rPr>
        <w:t>ERP.13.9_10_101_PM</w:t>
      </w:r>
      <w:r w:rsidR="006B32B2">
        <w:rPr>
          <w:rFonts w:ascii="Arial" w:hAnsi="Arial" w:cs="Arial"/>
          <w:color w:val="000000" w:themeColor="text1"/>
        </w:rPr>
        <w:t xml:space="preserve"> «</w:t>
      </w:r>
      <w:r w:rsidR="006B32B2" w:rsidRPr="006B32B2">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6B32B2">
        <w:rPr>
          <w:rFonts w:ascii="Arial" w:hAnsi="Arial" w:cs="Arial"/>
          <w:color w:val="000000" w:themeColor="text1"/>
        </w:rPr>
        <w:t>»</w:t>
      </w:r>
      <w:r w:rsidR="00E27D78">
        <w:rPr>
          <w:rFonts w:ascii="Arial" w:hAnsi="Arial" w:cs="Arial"/>
          <w:color w:val="000000" w:themeColor="text1"/>
        </w:rPr>
        <w:t>.</w:t>
      </w:r>
    </w:p>
    <w:p w14:paraId="103EEBD1" w14:textId="3A318CF9" w:rsidR="00E27D78" w:rsidRPr="009B0A87" w:rsidRDefault="00E27D78" w:rsidP="00F278F7">
      <w:pPr>
        <w:spacing w:after="240" w:line="276" w:lineRule="auto"/>
        <w:ind w:firstLine="567"/>
        <w:rPr>
          <w:rFonts w:ascii="Arial" w:hAnsi="Arial" w:cs="Arial"/>
          <w:color w:val="000000" w:themeColor="text1"/>
        </w:rPr>
      </w:pPr>
      <w:r>
        <w:rPr>
          <w:rFonts w:ascii="Arial" w:hAnsi="Arial" w:cs="Arial"/>
          <w:color w:val="000000" w:themeColor="text1"/>
        </w:rPr>
        <w:t xml:space="preserve">После завершения корректировки долгосрочного </w:t>
      </w:r>
      <w:r w:rsidR="00B53D85">
        <w:rPr>
          <w:rFonts w:ascii="Arial" w:hAnsi="Arial" w:cs="Arial"/>
          <w:color w:val="000000" w:themeColor="text1"/>
        </w:rPr>
        <w:t>пла</w:t>
      </w:r>
      <w:r w:rsidR="00F96806">
        <w:rPr>
          <w:rFonts w:ascii="Arial" w:hAnsi="Arial" w:cs="Arial"/>
          <w:color w:val="000000" w:themeColor="text1"/>
        </w:rPr>
        <w:t>н</w:t>
      </w:r>
      <w:r w:rsidR="00B53D85">
        <w:rPr>
          <w:rFonts w:ascii="Arial" w:hAnsi="Arial" w:cs="Arial"/>
          <w:color w:val="000000" w:themeColor="text1"/>
        </w:rPr>
        <w:t>а</w:t>
      </w:r>
      <w:ins w:id="923" w:author="Попова Дарья" w:date="2021-07-16T17:25:00Z">
        <w:r w:rsidR="005B197D">
          <w:rPr>
            <w:rFonts w:ascii="Arial" w:hAnsi="Arial" w:cs="Arial"/>
            <w:color w:val="000000" w:themeColor="text1"/>
          </w:rPr>
          <w:t xml:space="preserve"> </w:t>
        </w:r>
        <w:del w:id="924" w:author="Попова Дарья Николаевна (Подрядчик. ООО БерингПойнт)" w:date="2021-10-06T19:31:00Z">
          <w:r w:rsidR="005B197D" w:rsidDel="003E1F64">
            <w:rPr>
              <w:rFonts w:ascii="Arial" w:hAnsi="Arial" w:cs="Arial"/>
              <w:color w:val="000000" w:themeColor="text1"/>
            </w:rPr>
            <w:delText>и бюджета</w:delText>
          </w:r>
        </w:del>
      </w:ins>
      <w:del w:id="925" w:author="Попова Дарья Николаевна (Подрядчик. ООО БерингПойнт)" w:date="2021-10-06T19:31:00Z">
        <w:r w:rsidR="00F96806" w:rsidDel="003E1F64">
          <w:rPr>
            <w:rFonts w:ascii="Arial" w:hAnsi="Arial" w:cs="Arial"/>
            <w:color w:val="000000" w:themeColor="text1"/>
          </w:rPr>
          <w:delText xml:space="preserve"> </w:delText>
        </w:r>
      </w:del>
      <w:r w:rsidR="00F96806">
        <w:rPr>
          <w:rFonts w:ascii="Arial" w:hAnsi="Arial" w:cs="Arial"/>
          <w:color w:val="000000" w:themeColor="text1"/>
        </w:rPr>
        <w:t>воздействий</w:t>
      </w:r>
      <w:r w:rsidR="00B53D85">
        <w:rPr>
          <w:rFonts w:ascii="Arial" w:hAnsi="Arial" w:cs="Arial"/>
          <w:color w:val="000000" w:themeColor="text1"/>
        </w:rPr>
        <w:t xml:space="preserve"> Планировщик</w:t>
      </w:r>
      <w:r w:rsidR="00B53D85" w:rsidRPr="00B53D85">
        <w:rPr>
          <w:rFonts w:ascii="Arial" w:hAnsi="Arial" w:cs="Arial"/>
          <w:color w:val="000000" w:themeColor="text1"/>
        </w:rPr>
        <w:t xml:space="preserve"> бюджета УА </w:t>
      </w:r>
      <w:r w:rsidR="00A204B1">
        <w:rPr>
          <w:rFonts w:ascii="Arial" w:hAnsi="Arial" w:cs="Arial"/>
          <w:color w:val="000000" w:themeColor="text1"/>
        </w:rPr>
        <w:t>УО</w:t>
      </w:r>
      <w:r w:rsidR="00B53D85">
        <w:rPr>
          <w:rFonts w:ascii="Arial" w:hAnsi="Arial" w:cs="Arial"/>
          <w:color w:val="000000" w:themeColor="text1"/>
        </w:rPr>
        <w:t xml:space="preserve"> </w:t>
      </w:r>
      <w:r w:rsidR="00435ED7" w:rsidRPr="00F278F7">
        <w:rPr>
          <w:rFonts w:ascii="Arial" w:hAnsi="Arial" w:cs="Arial"/>
          <w:color w:val="000000" w:themeColor="text1"/>
        </w:rPr>
        <w:t xml:space="preserve">выполняет операцию </w:t>
      </w:r>
      <w:del w:id="926" w:author="Попова Дарья Николаевна (Подрядчик. ООО БерингПойнт)" w:date="2021-10-06T19:31:00Z">
        <w:r w:rsidR="00435ED7" w:rsidRPr="00F278F7" w:rsidDel="003E1F64">
          <w:rPr>
            <w:rFonts w:ascii="Arial" w:hAnsi="Arial" w:cs="Arial"/>
            <w:color w:val="000000" w:themeColor="text1"/>
          </w:rPr>
          <w:delText xml:space="preserve">отправки бюджета на согласование </w:delText>
        </w:r>
        <w:r w:rsidR="00B53D85" w:rsidDel="003E1F64">
          <w:rPr>
            <w:rFonts w:ascii="Arial" w:hAnsi="Arial" w:cs="Arial"/>
            <w:color w:val="000000" w:themeColor="text1"/>
          </w:rPr>
          <w:delText>Главно</w:delText>
        </w:r>
        <w:r w:rsidR="00B53D85" w:rsidRPr="00B53D85" w:rsidDel="003E1F64">
          <w:rPr>
            <w:rFonts w:ascii="Arial" w:hAnsi="Arial" w:cs="Arial"/>
            <w:color w:val="000000" w:themeColor="text1"/>
          </w:rPr>
          <w:delText>м</w:delText>
        </w:r>
        <w:r w:rsidR="00B53D85" w:rsidDel="003E1F64">
          <w:rPr>
            <w:rFonts w:ascii="Arial" w:hAnsi="Arial" w:cs="Arial"/>
            <w:color w:val="000000" w:themeColor="text1"/>
          </w:rPr>
          <w:delText>у специалисту</w:delText>
        </w:r>
        <w:r w:rsidR="00B53D85" w:rsidRPr="00B53D85" w:rsidDel="003E1F64">
          <w:rPr>
            <w:rFonts w:ascii="Arial" w:hAnsi="Arial" w:cs="Arial"/>
            <w:color w:val="000000" w:themeColor="text1"/>
          </w:rPr>
          <w:delText xml:space="preserve"> ТОиР </w:delText>
        </w:r>
        <w:r w:rsidR="00A204B1" w:rsidDel="003E1F64">
          <w:rPr>
            <w:rFonts w:ascii="Arial" w:hAnsi="Arial" w:cs="Arial"/>
            <w:color w:val="000000" w:themeColor="text1"/>
          </w:rPr>
          <w:delText>УО</w:delText>
        </w:r>
        <w:r w:rsidR="00E0703C" w:rsidDel="003E1F64">
          <w:rPr>
            <w:rFonts w:ascii="Arial" w:hAnsi="Arial" w:cs="Arial"/>
            <w:color w:val="000000" w:themeColor="text1"/>
          </w:rPr>
          <w:delText xml:space="preserve"> - Руководителю</w:delText>
        </w:r>
        <w:r w:rsidR="00E0703C" w:rsidRPr="00E0703C" w:rsidDel="003E1F64">
          <w:rPr>
            <w:rFonts w:ascii="Arial" w:hAnsi="Arial" w:cs="Arial"/>
            <w:color w:val="000000" w:themeColor="text1"/>
          </w:rPr>
          <w:delText xml:space="preserve"> ЦФО</w:delText>
        </w:r>
      </w:del>
      <w:ins w:id="927" w:author="Попова Дарья Николаевна (Подрядчик. ООО БерингПойнт)" w:date="2021-10-06T19:31:00Z">
        <w:r w:rsidR="003E1F64">
          <w:rPr>
            <w:rFonts w:ascii="Arial" w:hAnsi="Arial" w:cs="Arial"/>
            <w:color w:val="000000" w:themeColor="text1"/>
          </w:rPr>
          <w:t>по формированию долгосрочного бюджета воздействий</w:t>
        </w:r>
      </w:ins>
      <w:r>
        <w:rPr>
          <w:rFonts w:ascii="Arial" w:hAnsi="Arial" w:cs="Arial"/>
          <w:color w:val="000000" w:themeColor="text1"/>
        </w:rPr>
        <w:t>.</w:t>
      </w:r>
      <w:r w:rsidR="00223978">
        <w:rPr>
          <w:rFonts w:ascii="Arial" w:hAnsi="Arial" w:cs="Arial"/>
          <w:color w:val="000000" w:themeColor="text1"/>
        </w:rPr>
        <w:t xml:space="preserve"> Повторя</w:t>
      </w:r>
      <w:r w:rsidR="0019155B">
        <w:rPr>
          <w:rFonts w:ascii="Arial" w:hAnsi="Arial" w:cs="Arial"/>
          <w:color w:val="000000" w:themeColor="text1"/>
        </w:rPr>
        <w:t>ю</w:t>
      </w:r>
      <w:r w:rsidR="00223978">
        <w:rPr>
          <w:rFonts w:ascii="Arial" w:hAnsi="Arial" w:cs="Arial"/>
          <w:color w:val="000000" w:themeColor="text1"/>
        </w:rPr>
        <w:t>тся ша</w:t>
      </w:r>
      <w:r w:rsidR="00456598">
        <w:rPr>
          <w:rFonts w:ascii="Arial" w:hAnsi="Arial" w:cs="Arial"/>
          <w:color w:val="000000" w:themeColor="text1"/>
        </w:rPr>
        <w:t>г</w:t>
      </w:r>
      <w:r w:rsidR="0019155B">
        <w:rPr>
          <w:rFonts w:ascii="Arial" w:hAnsi="Arial" w:cs="Arial"/>
          <w:color w:val="000000" w:themeColor="text1"/>
        </w:rPr>
        <w:t>и</w:t>
      </w:r>
      <w:r w:rsidR="00223978">
        <w:rPr>
          <w:rFonts w:ascii="Arial" w:hAnsi="Arial" w:cs="Arial"/>
          <w:color w:val="000000" w:themeColor="text1"/>
        </w:rPr>
        <w:t xml:space="preserve"> анализа </w:t>
      </w:r>
      <w:r w:rsidR="00B53D85">
        <w:rPr>
          <w:rFonts w:ascii="Arial" w:hAnsi="Arial" w:cs="Arial"/>
          <w:color w:val="000000" w:themeColor="text1"/>
        </w:rPr>
        <w:t xml:space="preserve">плана </w:t>
      </w:r>
      <w:ins w:id="928" w:author="Попова Дарья" w:date="2021-07-16T17:26:00Z">
        <w:r w:rsidR="005B197D">
          <w:rPr>
            <w:rFonts w:ascii="Arial" w:hAnsi="Arial" w:cs="Arial"/>
            <w:color w:val="000000" w:themeColor="text1"/>
          </w:rPr>
          <w:t xml:space="preserve">и бюджета </w:t>
        </w:r>
      </w:ins>
      <w:r w:rsidR="00B53D85">
        <w:rPr>
          <w:rFonts w:ascii="Arial" w:hAnsi="Arial" w:cs="Arial"/>
          <w:color w:val="000000" w:themeColor="text1"/>
        </w:rPr>
        <w:t xml:space="preserve">Главным специалистом </w:t>
      </w:r>
      <w:r w:rsidR="00B53D85" w:rsidRPr="00B53D85">
        <w:rPr>
          <w:rFonts w:ascii="Arial" w:hAnsi="Arial" w:cs="Arial"/>
          <w:color w:val="000000" w:themeColor="text1"/>
        </w:rPr>
        <w:t xml:space="preserve">ТОиР </w:t>
      </w:r>
      <w:r w:rsidR="00A204B1">
        <w:rPr>
          <w:rFonts w:ascii="Arial" w:hAnsi="Arial" w:cs="Arial"/>
          <w:color w:val="000000" w:themeColor="text1"/>
        </w:rPr>
        <w:t>УО</w:t>
      </w:r>
      <w:r w:rsidR="00B53D85">
        <w:rPr>
          <w:rFonts w:ascii="Arial" w:hAnsi="Arial" w:cs="Arial"/>
          <w:color w:val="000000" w:themeColor="text1"/>
        </w:rPr>
        <w:t xml:space="preserve"> </w:t>
      </w:r>
      <w:r w:rsidR="00E0703C">
        <w:rPr>
          <w:rFonts w:ascii="Arial" w:hAnsi="Arial" w:cs="Arial"/>
          <w:color w:val="000000" w:themeColor="text1"/>
        </w:rPr>
        <w:t>- Руководителем</w:t>
      </w:r>
      <w:r w:rsidR="00E0703C" w:rsidRPr="00E0703C">
        <w:rPr>
          <w:rFonts w:ascii="Arial" w:hAnsi="Arial" w:cs="Arial"/>
          <w:color w:val="000000" w:themeColor="text1"/>
        </w:rPr>
        <w:t xml:space="preserve"> ЦФО</w:t>
      </w:r>
      <w:r w:rsidR="00E0703C" w:rsidRPr="00E0703C" w:rsidDel="00B53D85">
        <w:rPr>
          <w:rFonts w:ascii="Arial" w:hAnsi="Arial" w:cs="Arial"/>
          <w:color w:val="000000" w:themeColor="text1"/>
        </w:rPr>
        <w:t xml:space="preserve"> </w:t>
      </w:r>
      <w:r w:rsidR="00223978">
        <w:rPr>
          <w:rFonts w:ascii="Arial" w:hAnsi="Arial" w:cs="Arial"/>
          <w:color w:val="000000" w:themeColor="text1"/>
        </w:rPr>
        <w:t>и его рассмотрени</w:t>
      </w:r>
      <w:r w:rsidR="00F96806">
        <w:rPr>
          <w:rFonts w:ascii="Arial" w:hAnsi="Arial" w:cs="Arial"/>
          <w:color w:val="000000" w:themeColor="text1"/>
        </w:rPr>
        <w:t>я Т</w:t>
      </w:r>
      <w:r w:rsidR="00223978">
        <w:rPr>
          <w:rFonts w:ascii="Arial" w:hAnsi="Arial" w:cs="Arial"/>
          <w:color w:val="000000" w:themeColor="text1"/>
        </w:rPr>
        <w:t>ехническим комитетом бизнес-единицы.</w:t>
      </w:r>
    </w:p>
    <w:p w14:paraId="58E95903" w14:textId="5A6EB02E" w:rsidR="00D5712E" w:rsidRPr="003F3568" w:rsidDel="005B197D" w:rsidRDefault="00D5712E" w:rsidP="00F278F7">
      <w:pPr>
        <w:spacing w:after="240" w:line="276" w:lineRule="auto"/>
        <w:ind w:firstLine="567"/>
        <w:rPr>
          <w:del w:id="929" w:author="Попова Дарья" w:date="2021-07-16T17:26:00Z"/>
          <w:rFonts w:ascii="Arial" w:hAnsi="Arial" w:cs="Arial"/>
          <w:color w:val="000000" w:themeColor="text1"/>
        </w:rPr>
      </w:pPr>
    </w:p>
    <w:p w14:paraId="0B08B441" w14:textId="5AF70FEF" w:rsidR="00A31E35" w:rsidRPr="009936BB" w:rsidDel="005B197D" w:rsidRDefault="00A31E35" w:rsidP="009936BB">
      <w:pPr>
        <w:pStyle w:val="4"/>
        <w:spacing w:after="120"/>
        <w:ind w:left="862" w:hanging="862"/>
        <w:rPr>
          <w:del w:id="930" w:author="Попова Дарья" w:date="2021-07-16T17:26:00Z"/>
          <w:rFonts w:eastAsiaTheme="majorEastAsia" w:cstheme="majorBidi"/>
          <w:b/>
          <w:i w:val="0"/>
          <w:caps w:val="0"/>
          <w:sz w:val="24"/>
          <w:szCs w:val="24"/>
        </w:rPr>
      </w:pPr>
      <w:del w:id="931" w:author="Попова Дарья" w:date="2021-07-16T17:26:00Z">
        <w:r w:rsidRPr="009936BB" w:rsidDel="005B197D">
          <w:rPr>
            <w:rFonts w:eastAsiaTheme="majorEastAsia" w:cstheme="majorBidi"/>
            <w:b/>
            <w:i w:val="0"/>
            <w:caps w:val="0"/>
            <w:sz w:val="24"/>
            <w:szCs w:val="24"/>
          </w:rPr>
          <w:delText xml:space="preserve">Шаг процесса </w:delText>
        </w:r>
        <w:r w:rsidR="004E068A" w:rsidRPr="009936BB" w:rsidDel="005B197D">
          <w:rPr>
            <w:rFonts w:eastAsiaTheme="majorEastAsia" w:cstheme="majorBidi"/>
            <w:b/>
            <w:i w:val="0"/>
            <w:caps w:val="0"/>
            <w:sz w:val="24"/>
            <w:szCs w:val="24"/>
          </w:rPr>
          <w:delText>9</w:delText>
        </w:r>
        <w:r w:rsidRPr="009936BB" w:rsidDel="005B197D">
          <w:rPr>
            <w:rFonts w:eastAsiaTheme="majorEastAsia" w:cstheme="majorBidi"/>
            <w:b/>
            <w:i w:val="0"/>
            <w:caps w:val="0"/>
            <w:sz w:val="24"/>
            <w:szCs w:val="24"/>
          </w:rPr>
          <w:delText xml:space="preserve">0 - </w:delText>
        </w:r>
        <w:r w:rsidR="004E068A" w:rsidRPr="004E068A" w:rsidDel="005B197D">
          <w:rPr>
            <w:rFonts w:eastAsiaTheme="majorEastAsia" w:cstheme="majorBidi"/>
            <w:b/>
            <w:i w:val="0"/>
            <w:caps w:val="0"/>
            <w:sz w:val="24"/>
            <w:szCs w:val="24"/>
          </w:rPr>
          <w:delText>Фо</w:delText>
        </w:r>
        <w:r w:rsidR="004E068A" w:rsidDel="005B197D">
          <w:rPr>
            <w:rFonts w:eastAsiaTheme="majorEastAsia" w:cstheme="majorBidi"/>
            <w:b/>
            <w:i w:val="0"/>
            <w:caps w:val="0"/>
            <w:sz w:val="24"/>
            <w:szCs w:val="24"/>
          </w:rPr>
          <w:delText xml:space="preserve">рмирование долгосрочного плана </w:delText>
        </w:r>
        <w:r w:rsidR="00EC5832" w:rsidDel="005B197D">
          <w:rPr>
            <w:rFonts w:eastAsiaTheme="majorEastAsia" w:cstheme="majorBidi"/>
            <w:b/>
            <w:i w:val="0"/>
            <w:caps w:val="0"/>
            <w:sz w:val="24"/>
            <w:szCs w:val="24"/>
          </w:rPr>
          <w:delText>на уровне УК</w:delText>
        </w:r>
      </w:del>
    </w:p>
    <w:p w14:paraId="67F7C979" w14:textId="3AAE062D" w:rsidR="00F278F7" w:rsidRPr="00B742E4" w:rsidDel="005B197D" w:rsidRDefault="00F278F7" w:rsidP="00F278F7">
      <w:pPr>
        <w:spacing w:after="240" w:line="276" w:lineRule="auto"/>
        <w:ind w:firstLine="567"/>
        <w:rPr>
          <w:del w:id="932" w:author="Попова Дарья" w:date="2021-07-16T17:26:00Z"/>
          <w:rFonts w:ascii="Arial" w:hAnsi="Arial" w:cs="Arial"/>
          <w:color w:val="000000" w:themeColor="text1"/>
        </w:rPr>
      </w:pPr>
      <w:del w:id="933" w:author="Попова Дарья" w:date="2021-07-16T17:26:00Z">
        <w:r w:rsidRPr="00B742E4" w:rsidDel="005B197D">
          <w:rPr>
            <w:rFonts w:ascii="Arial" w:hAnsi="Arial" w:cs="Arial"/>
            <w:color w:val="000000" w:themeColor="text1"/>
          </w:rPr>
          <w:delText xml:space="preserve">Шаг формирования </w:delText>
        </w:r>
        <w:r w:rsidR="003F3568" w:rsidRPr="00B742E4" w:rsidDel="005B197D">
          <w:rPr>
            <w:rFonts w:ascii="Arial" w:hAnsi="Arial" w:cs="Arial"/>
            <w:color w:val="000000" w:themeColor="text1"/>
          </w:rPr>
          <w:delText>долгосрочного</w:delText>
        </w:r>
        <w:r w:rsidRPr="00B742E4" w:rsidDel="005B197D">
          <w:rPr>
            <w:rFonts w:ascii="Arial" w:hAnsi="Arial" w:cs="Arial"/>
            <w:color w:val="000000" w:themeColor="text1"/>
          </w:rPr>
          <w:delText xml:space="preserve"> </w:delText>
        </w:r>
        <w:r w:rsidR="009B6FFE" w:rsidDel="005B197D">
          <w:rPr>
            <w:rFonts w:ascii="Arial" w:hAnsi="Arial" w:cs="Arial"/>
            <w:color w:val="000000" w:themeColor="text1"/>
          </w:rPr>
          <w:delText>плана</w:delText>
        </w:r>
        <w:r w:rsidR="009B6FFE" w:rsidRPr="00B742E4" w:rsidDel="005B197D">
          <w:rPr>
            <w:rFonts w:ascii="Arial" w:hAnsi="Arial" w:cs="Arial"/>
            <w:color w:val="000000" w:themeColor="text1"/>
          </w:rPr>
          <w:delText xml:space="preserve"> </w:delText>
        </w:r>
        <w:r w:rsidRPr="00B742E4" w:rsidDel="005B197D">
          <w:rPr>
            <w:rFonts w:ascii="Arial" w:hAnsi="Arial" w:cs="Arial"/>
            <w:color w:val="000000" w:themeColor="text1"/>
          </w:rPr>
          <w:delText xml:space="preserve">воздействий на </w:delText>
        </w:r>
        <w:r w:rsidR="003F3568" w:rsidRPr="00B742E4" w:rsidDel="005B197D">
          <w:rPr>
            <w:rFonts w:ascii="Arial" w:hAnsi="Arial" w:cs="Arial"/>
            <w:color w:val="000000" w:themeColor="text1"/>
          </w:rPr>
          <w:delText>производственные</w:delText>
        </w:r>
        <w:r w:rsidRPr="00B742E4" w:rsidDel="005B197D">
          <w:rPr>
            <w:rFonts w:ascii="Arial" w:hAnsi="Arial" w:cs="Arial"/>
            <w:color w:val="000000" w:themeColor="text1"/>
          </w:rPr>
          <w:delText xml:space="preserve"> активы на уровне управляющей компании выполняется </w:delText>
        </w:r>
        <w:r w:rsidR="0019155B" w:rsidRPr="0019155B" w:rsidDel="005B197D">
          <w:rPr>
            <w:rFonts w:ascii="Arial" w:hAnsi="Arial" w:cs="Arial"/>
            <w:color w:val="000000" w:themeColor="text1"/>
          </w:rPr>
          <w:delText>Планировщик</w:delText>
        </w:r>
        <w:r w:rsidR="0019155B" w:rsidDel="005B197D">
          <w:rPr>
            <w:rFonts w:ascii="Arial" w:hAnsi="Arial" w:cs="Arial"/>
            <w:color w:val="000000" w:themeColor="text1"/>
          </w:rPr>
          <w:delText>ом</w:delText>
        </w:r>
        <w:r w:rsidR="0019155B" w:rsidRPr="0019155B" w:rsidDel="005B197D">
          <w:rPr>
            <w:rFonts w:ascii="Arial" w:hAnsi="Arial" w:cs="Arial"/>
            <w:color w:val="000000" w:themeColor="text1"/>
          </w:rPr>
          <w:delText xml:space="preserve"> бюджета УА УК</w:delText>
        </w:r>
        <w:r w:rsidR="00487760" w:rsidDel="005B197D">
          <w:rPr>
            <w:rFonts w:ascii="Arial" w:hAnsi="Arial" w:cs="Arial"/>
            <w:color w:val="000000" w:themeColor="text1"/>
          </w:rPr>
          <w:delText>, специализирующимся на планировании 10-летнего плана и бюджета воздействий</w:delText>
        </w:r>
        <w:r w:rsidRPr="00B742E4" w:rsidDel="005B197D">
          <w:rPr>
            <w:rFonts w:ascii="Arial" w:hAnsi="Arial" w:cs="Arial"/>
            <w:color w:val="000000" w:themeColor="text1"/>
          </w:rPr>
          <w:delText xml:space="preserve">. Выполнение данного шага становится доступно, когда </w:delText>
        </w:r>
        <w:r w:rsidR="00B742E4" w:rsidRPr="00B742E4" w:rsidDel="005B197D">
          <w:rPr>
            <w:rFonts w:ascii="Arial" w:hAnsi="Arial" w:cs="Arial"/>
            <w:color w:val="000000" w:themeColor="text1"/>
          </w:rPr>
          <w:delText>долгосрочны</w:delText>
        </w:r>
        <w:r w:rsidR="0019155B" w:rsidDel="005B197D">
          <w:rPr>
            <w:rFonts w:ascii="Arial" w:hAnsi="Arial" w:cs="Arial"/>
            <w:color w:val="000000" w:themeColor="text1"/>
          </w:rPr>
          <w:delText xml:space="preserve">е планы и бюджеты </w:delText>
        </w:r>
        <w:r w:rsidRPr="00B742E4" w:rsidDel="005B197D">
          <w:rPr>
            <w:rFonts w:ascii="Arial" w:hAnsi="Arial" w:cs="Arial"/>
            <w:color w:val="000000" w:themeColor="text1"/>
          </w:rPr>
          <w:delText>воздействий</w:delText>
        </w:r>
        <w:r w:rsidR="0019155B" w:rsidDel="005B197D">
          <w:rPr>
            <w:rFonts w:ascii="Arial" w:hAnsi="Arial" w:cs="Arial"/>
            <w:color w:val="000000" w:themeColor="text1"/>
          </w:rPr>
          <w:delText xml:space="preserve"> БЕ согласованы Техническим </w:delText>
        </w:r>
        <w:r w:rsidR="00E91639" w:rsidDel="005B197D">
          <w:rPr>
            <w:rFonts w:ascii="Arial" w:hAnsi="Arial" w:cs="Arial"/>
            <w:color w:val="000000" w:themeColor="text1"/>
          </w:rPr>
          <w:delText>комитетом УО</w:delText>
        </w:r>
        <w:r w:rsidRPr="00B742E4" w:rsidDel="005B197D">
          <w:rPr>
            <w:rFonts w:ascii="Arial" w:hAnsi="Arial" w:cs="Arial"/>
            <w:color w:val="000000" w:themeColor="text1"/>
          </w:rPr>
          <w:delText>. О наступлении этого события исполнитель</w:delText>
        </w:r>
        <w:r w:rsidR="00E747BC" w:rsidDel="005B197D">
          <w:rPr>
            <w:rFonts w:ascii="Arial" w:hAnsi="Arial" w:cs="Arial"/>
            <w:color w:val="000000" w:themeColor="text1"/>
          </w:rPr>
          <w:delText xml:space="preserve"> -</w:delText>
        </w:r>
        <w:r w:rsidRPr="00B742E4" w:rsidDel="005B197D">
          <w:rPr>
            <w:rFonts w:ascii="Arial" w:hAnsi="Arial" w:cs="Arial"/>
            <w:color w:val="000000" w:themeColor="text1"/>
          </w:rPr>
          <w:delText xml:space="preserve"> </w:delText>
        </w:r>
        <w:r w:rsidR="0019155B" w:rsidRPr="0019155B" w:rsidDel="005B197D">
          <w:rPr>
            <w:rFonts w:ascii="Arial" w:hAnsi="Arial" w:cs="Arial"/>
            <w:color w:val="000000" w:themeColor="text1"/>
          </w:rPr>
          <w:delText>Планировщик бюджета УА УК</w:delText>
        </w:r>
        <w:r w:rsidR="00E747BC" w:rsidDel="005B197D">
          <w:rPr>
            <w:rFonts w:ascii="Arial" w:hAnsi="Arial" w:cs="Arial"/>
            <w:color w:val="000000" w:themeColor="text1"/>
          </w:rPr>
          <w:delText>,</w:delText>
        </w:r>
        <w:r w:rsidR="00E747BC" w:rsidRPr="00E747BC" w:rsidDel="005B197D">
          <w:rPr>
            <w:rFonts w:ascii="Arial" w:hAnsi="Arial" w:cs="Arial"/>
            <w:color w:val="000000" w:themeColor="text1"/>
          </w:rPr>
          <w:delText xml:space="preserve"> </w:delText>
        </w:r>
        <w:r w:rsidRPr="00B742E4" w:rsidDel="005B197D">
          <w:rPr>
            <w:rFonts w:ascii="Arial" w:hAnsi="Arial" w:cs="Arial"/>
            <w:color w:val="000000" w:themeColor="text1"/>
          </w:rPr>
          <w:delText>получит уведомление по электронной почте.</w:delText>
        </w:r>
      </w:del>
    </w:p>
    <w:p w14:paraId="27F91913" w14:textId="011F77B9" w:rsidR="00F278F7" w:rsidDel="005B197D" w:rsidRDefault="00F278F7">
      <w:pPr>
        <w:spacing w:after="240" w:line="276" w:lineRule="auto"/>
        <w:ind w:firstLine="567"/>
        <w:rPr>
          <w:del w:id="934" w:author="Попова Дарья" w:date="2021-07-16T17:26:00Z"/>
          <w:rFonts w:ascii="Arial" w:hAnsi="Arial" w:cs="Arial"/>
          <w:color w:val="000000" w:themeColor="text1"/>
        </w:rPr>
      </w:pPr>
      <w:del w:id="935" w:author="Попова Дарья" w:date="2021-07-16T17:26:00Z">
        <w:r w:rsidRPr="00B742E4" w:rsidDel="005B197D">
          <w:rPr>
            <w:rFonts w:ascii="Arial" w:hAnsi="Arial" w:cs="Arial"/>
            <w:color w:val="000000" w:themeColor="text1"/>
          </w:rPr>
          <w:delText xml:space="preserve">Запуск формата планирования </w:delText>
        </w:r>
        <w:r w:rsidR="00B742E4" w:rsidRPr="00B742E4" w:rsidDel="005B197D">
          <w:rPr>
            <w:rFonts w:ascii="Arial" w:hAnsi="Arial" w:cs="Arial"/>
            <w:color w:val="000000" w:themeColor="text1"/>
          </w:rPr>
          <w:delText xml:space="preserve">долгосрочного </w:delText>
        </w:r>
        <w:r w:rsidR="00E747BC" w:rsidDel="005B197D">
          <w:rPr>
            <w:rFonts w:ascii="Arial" w:hAnsi="Arial" w:cs="Arial"/>
            <w:color w:val="000000" w:themeColor="text1"/>
          </w:rPr>
          <w:delText>плана</w:delText>
        </w:r>
        <w:r w:rsidR="00E747BC" w:rsidRPr="00B742E4" w:rsidDel="005B197D">
          <w:rPr>
            <w:rFonts w:ascii="Arial" w:hAnsi="Arial" w:cs="Arial"/>
            <w:color w:val="000000" w:themeColor="text1"/>
          </w:rPr>
          <w:delText xml:space="preserve"> </w:delText>
        </w:r>
        <w:r w:rsidRPr="00B742E4" w:rsidDel="005B197D">
          <w:rPr>
            <w:rFonts w:ascii="Arial" w:hAnsi="Arial" w:cs="Arial"/>
            <w:color w:val="000000" w:themeColor="text1"/>
          </w:rPr>
          <w:delText>воздействий осуществляется из потока бизнес-операций в приложении Analysis for Excel</w:delText>
        </w:r>
        <w:r w:rsidR="00E33A67" w:rsidDel="005B197D">
          <w:rPr>
            <w:rFonts w:ascii="Arial" w:hAnsi="Arial" w:cs="Arial"/>
            <w:color w:val="000000" w:themeColor="text1"/>
          </w:rPr>
          <w:delText xml:space="preserve"> (код </w:delText>
        </w:r>
        <w:r w:rsidR="00E33A67" w:rsidRPr="00E33A67" w:rsidDel="005B197D">
          <w:rPr>
            <w:rFonts w:ascii="Arial" w:hAnsi="Arial" w:cs="Arial"/>
            <w:color w:val="000000" w:themeColor="text1"/>
          </w:rPr>
          <w:delText>MCB08</w:delText>
        </w:r>
        <w:r w:rsidR="00E10158" w:rsidDel="005B197D">
          <w:rPr>
            <w:rFonts w:ascii="Arial" w:hAnsi="Arial" w:cs="Arial"/>
            <w:color w:val="000000" w:themeColor="text1"/>
          </w:rPr>
          <w:delText>-03</w:delText>
        </w:r>
        <w:r w:rsidR="00E33A67" w:rsidDel="005B197D">
          <w:rPr>
            <w:rFonts w:ascii="Arial" w:hAnsi="Arial" w:cs="Arial"/>
            <w:color w:val="000000" w:themeColor="text1"/>
          </w:rPr>
          <w:delText xml:space="preserve"> в реестре</w:delText>
        </w:r>
        <w:r w:rsidR="00DF44EF" w:rsidDel="005B197D">
          <w:rPr>
            <w:rFonts w:ascii="Arial" w:hAnsi="Arial" w:cs="Arial"/>
            <w:color w:val="000000" w:themeColor="text1"/>
          </w:rPr>
          <w:delText xml:space="preserve"> разработок</w:delText>
        </w:r>
        <w:r w:rsidR="00C97BC6" w:rsidDel="005B197D">
          <w:rPr>
            <w:rFonts w:ascii="Arial" w:hAnsi="Arial" w:cs="Arial"/>
            <w:color w:val="000000" w:themeColor="text1"/>
          </w:rPr>
          <w:delText>, описание в разделе 5.10 настоящего КД</w:delText>
        </w:r>
        <w:r w:rsidR="00E33A67" w:rsidDel="005B197D">
          <w:rPr>
            <w:rFonts w:ascii="Arial" w:hAnsi="Arial" w:cs="Arial"/>
            <w:color w:val="000000" w:themeColor="text1"/>
          </w:rPr>
          <w:delText>)</w:delText>
        </w:r>
        <w:r w:rsidRPr="00B742E4" w:rsidDel="005B197D">
          <w:rPr>
            <w:rFonts w:ascii="Arial" w:hAnsi="Arial" w:cs="Arial"/>
            <w:color w:val="000000" w:themeColor="text1"/>
          </w:rPr>
          <w:delText xml:space="preserve">. </w:delText>
        </w:r>
        <w:r w:rsidR="00B73E3C" w:rsidDel="005B197D">
          <w:rPr>
            <w:rFonts w:ascii="Arial" w:hAnsi="Arial" w:cs="Arial"/>
            <w:color w:val="000000" w:themeColor="text1"/>
          </w:rPr>
          <w:delText xml:space="preserve">Формат планирования долгосрочного плана воздействий приведён в документе </w:delText>
        </w:r>
        <w:r w:rsidR="002E6C85" w:rsidDel="005B197D">
          <w:rPr>
            <w:rFonts w:ascii="Arial" w:hAnsi="Arial" w:cs="Arial"/>
            <w:color w:val="000000" w:themeColor="text1"/>
          </w:rPr>
          <w:delText>ERP.13.9_10_100_PM</w:delText>
        </w:r>
        <w:r w:rsidR="00B73E3C" w:rsidDel="005B197D">
          <w:rPr>
            <w:rFonts w:ascii="Arial" w:hAnsi="Arial" w:cs="Arial"/>
            <w:color w:val="000000" w:themeColor="text1"/>
          </w:rPr>
          <w:delText xml:space="preserve"> «</w:delText>
        </w:r>
        <w:r w:rsidR="00B73E3C" w:rsidRPr="00EA47D8" w:rsidDel="005B197D">
          <w:rPr>
            <w:rFonts w:ascii="Arial" w:hAnsi="Arial" w:cs="Arial"/>
            <w:color w:val="000000" w:themeColor="text1"/>
          </w:rPr>
          <w:delTex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delText>
        </w:r>
        <w:r w:rsidR="00B73E3C" w:rsidDel="005B197D">
          <w:rPr>
            <w:rFonts w:ascii="Arial" w:hAnsi="Arial" w:cs="Arial"/>
            <w:color w:val="000000" w:themeColor="text1"/>
          </w:rPr>
          <w:delText xml:space="preserve">». Формат планирования стоимостного выражения долгосрочного плана воздействий –долгосрочного бюджета воздействий, приведён в документе </w:delText>
        </w:r>
        <w:r w:rsidR="002E6C85" w:rsidDel="005B197D">
          <w:rPr>
            <w:rFonts w:ascii="Arial" w:hAnsi="Arial" w:cs="Arial"/>
            <w:color w:val="000000" w:themeColor="text1"/>
          </w:rPr>
          <w:delText>ERP.13.9_10_101_PM</w:delText>
        </w:r>
        <w:r w:rsidR="00B73E3C" w:rsidDel="005B197D">
          <w:rPr>
            <w:rFonts w:ascii="Arial" w:hAnsi="Arial" w:cs="Arial"/>
            <w:color w:val="000000" w:themeColor="text1"/>
          </w:rPr>
          <w:delText xml:space="preserve"> «</w:delText>
        </w:r>
        <w:r w:rsidR="00B73E3C" w:rsidRPr="00EA47D8" w:rsidDel="005B197D">
          <w:rPr>
            <w:rFonts w:ascii="Arial" w:hAnsi="Arial" w:cs="Arial"/>
            <w:color w:val="000000" w:themeColor="text1"/>
          </w:rPr>
          <w:delText>Методика планирования и контроля факта затрат на поддержание производственных активов (с учётом капитализации затрат на ремонт основных средств)</w:delText>
        </w:r>
        <w:r w:rsidR="00B73E3C" w:rsidDel="005B197D">
          <w:rPr>
            <w:rFonts w:ascii="Arial" w:hAnsi="Arial" w:cs="Arial"/>
            <w:color w:val="000000" w:themeColor="text1"/>
          </w:rPr>
          <w:delText xml:space="preserve">». </w:delText>
        </w:r>
        <w:r w:rsidR="0019155B" w:rsidDel="005B197D">
          <w:rPr>
            <w:rFonts w:ascii="Arial" w:hAnsi="Arial" w:cs="Arial"/>
            <w:color w:val="000000" w:themeColor="text1"/>
          </w:rPr>
          <w:delText>Д</w:delText>
        </w:r>
        <w:r w:rsidR="00B742E4" w:rsidRPr="00B742E4" w:rsidDel="005B197D">
          <w:rPr>
            <w:rFonts w:ascii="Arial" w:hAnsi="Arial" w:cs="Arial"/>
            <w:color w:val="000000" w:themeColor="text1"/>
          </w:rPr>
          <w:delText xml:space="preserve">олгосрочный </w:delText>
        </w:r>
        <w:r w:rsidR="00E747BC" w:rsidDel="005B197D">
          <w:rPr>
            <w:rFonts w:ascii="Arial" w:hAnsi="Arial" w:cs="Arial"/>
            <w:color w:val="000000" w:themeColor="text1"/>
          </w:rPr>
          <w:delText xml:space="preserve">план </w:delText>
        </w:r>
        <w:r w:rsidRPr="00B742E4" w:rsidDel="005B197D">
          <w:rPr>
            <w:rFonts w:ascii="Arial" w:hAnsi="Arial" w:cs="Arial"/>
            <w:color w:val="000000" w:themeColor="text1"/>
          </w:rPr>
          <w:delText>воздействий управляющей комп</w:delText>
        </w:r>
        <w:r w:rsidR="00B742E4" w:rsidRPr="00B742E4" w:rsidDel="005B197D">
          <w:rPr>
            <w:rFonts w:ascii="Arial" w:hAnsi="Arial" w:cs="Arial"/>
            <w:color w:val="000000" w:themeColor="text1"/>
          </w:rPr>
          <w:delText>ании формируется методом агрега</w:delText>
        </w:r>
        <w:r w:rsidRPr="00B742E4" w:rsidDel="005B197D">
          <w:rPr>
            <w:rFonts w:ascii="Arial" w:hAnsi="Arial" w:cs="Arial"/>
            <w:color w:val="000000" w:themeColor="text1"/>
          </w:rPr>
          <w:delText xml:space="preserve">ции из </w:delText>
        </w:r>
        <w:r w:rsidR="00B742E4" w:rsidRPr="00B742E4" w:rsidDel="005B197D">
          <w:rPr>
            <w:rFonts w:ascii="Arial" w:hAnsi="Arial" w:cs="Arial"/>
            <w:color w:val="000000" w:themeColor="text1"/>
          </w:rPr>
          <w:delText xml:space="preserve">долгосрочных </w:delText>
        </w:r>
        <w:r w:rsidR="00E747BC" w:rsidDel="005B197D">
          <w:rPr>
            <w:rFonts w:ascii="Arial" w:hAnsi="Arial" w:cs="Arial"/>
            <w:color w:val="000000" w:themeColor="text1"/>
          </w:rPr>
          <w:delText xml:space="preserve">планов </w:delText>
        </w:r>
        <w:r w:rsidRPr="00B742E4" w:rsidDel="005B197D">
          <w:rPr>
            <w:rFonts w:ascii="Arial" w:hAnsi="Arial" w:cs="Arial"/>
            <w:color w:val="000000" w:themeColor="text1"/>
          </w:rPr>
          <w:delText>бизнес-единиц.</w:delText>
        </w:r>
      </w:del>
    </w:p>
    <w:p w14:paraId="1A43B9E2" w14:textId="4FCB6A10" w:rsidR="008E4B3E" w:rsidDel="005B197D" w:rsidRDefault="008E4B3E" w:rsidP="008E4B3E">
      <w:pPr>
        <w:spacing w:after="240" w:line="276" w:lineRule="auto"/>
        <w:ind w:firstLine="567"/>
        <w:rPr>
          <w:del w:id="936" w:author="Попова Дарья" w:date="2021-07-16T17:26:00Z"/>
          <w:rFonts w:ascii="Arial" w:hAnsi="Arial" w:cs="Arial"/>
          <w:color w:val="000000" w:themeColor="text1"/>
        </w:rPr>
      </w:pPr>
      <w:del w:id="937" w:author="Попова Дарья" w:date="2021-07-16T17:26:00Z">
        <w:r w:rsidDel="005B197D">
          <w:rPr>
            <w:rFonts w:ascii="Arial" w:hAnsi="Arial" w:cs="Arial"/>
            <w:color w:val="000000" w:themeColor="text1"/>
          </w:rPr>
          <w:delText xml:space="preserve">В долгосрочный </w:delText>
        </w:r>
        <w:r w:rsidR="00B73E3C" w:rsidDel="005B197D">
          <w:rPr>
            <w:rFonts w:ascii="Arial" w:hAnsi="Arial" w:cs="Arial"/>
            <w:color w:val="000000" w:themeColor="text1"/>
          </w:rPr>
          <w:delText xml:space="preserve">план </w:delText>
        </w:r>
        <w:r w:rsidDel="005B197D">
          <w:rPr>
            <w:rFonts w:ascii="Arial" w:hAnsi="Arial" w:cs="Arial"/>
            <w:color w:val="000000" w:themeColor="text1"/>
          </w:rPr>
          <w:delText xml:space="preserve">воздействий на производственные активы управляющей компании добавляется блок с целевыми программами. Раздел целевых программ заполняется </w:delText>
        </w:r>
        <w:r w:rsidR="00B73E3C" w:rsidRPr="00B73E3C" w:rsidDel="005B197D">
          <w:rPr>
            <w:rFonts w:ascii="Arial" w:hAnsi="Arial" w:cs="Arial"/>
            <w:color w:val="000000" w:themeColor="text1"/>
          </w:rPr>
          <w:delText>Планировщик</w:delText>
        </w:r>
        <w:r w:rsidR="00B73E3C" w:rsidDel="005B197D">
          <w:rPr>
            <w:rFonts w:ascii="Arial" w:hAnsi="Arial" w:cs="Arial"/>
            <w:color w:val="000000" w:themeColor="text1"/>
          </w:rPr>
          <w:delText>ом</w:delText>
        </w:r>
        <w:r w:rsidR="00B73E3C" w:rsidRPr="00B73E3C" w:rsidDel="005B197D">
          <w:rPr>
            <w:rFonts w:ascii="Arial" w:hAnsi="Arial" w:cs="Arial"/>
            <w:color w:val="000000" w:themeColor="text1"/>
          </w:rPr>
          <w:delText xml:space="preserve"> бюджета УА УК</w:delText>
        </w:r>
        <w:r w:rsidDel="005B197D">
          <w:rPr>
            <w:rFonts w:ascii="Arial" w:hAnsi="Arial" w:cs="Arial"/>
            <w:color w:val="000000" w:themeColor="text1"/>
          </w:rPr>
          <w:delText xml:space="preserve"> на основании:</w:delText>
        </w:r>
      </w:del>
    </w:p>
    <w:p w14:paraId="333ECD9F" w14:textId="2441A72F" w:rsidR="008E4B3E" w:rsidDel="005B197D" w:rsidRDefault="008E4B3E" w:rsidP="008E4B3E">
      <w:pPr>
        <w:pStyle w:val="af9"/>
        <w:numPr>
          <w:ilvl w:val="0"/>
          <w:numId w:val="33"/>
        </w:numPr>
        <w:spacing w:after="240" w:line="276" w:lineRule="auto"/>
        <w:rPr>
          <w:del w:id="938" w:author="Попова Дарья" w:date="2021-07-16T17:26:00Z"/>
          <w:rFonts w:ascii="Arial" w:hAnsi="Arial" w:cs="Arial"/>
          <w:color w:val="000000" w:themeColor="text1"/>
        </w:rPr>
      </w:pPr>
      <w:del w:id="939" w:author="Попова Дарья" w:date="2021-07-16T17:26:00Z">
        <w:r w:rsidRPr="008E4B3E" w:rsidDel="005B197D">
          <w:rPr>
            <w:rFonts w:ascii="Arial" w:hAnsi="Arial" w:cs="Arial"/>
            <w:color w:val="000000" w:themeColor="text1"/>
          </w:rPr>
          <w:delText xml:space="preserve">согласованного </w:delText>
        </w:r>
        <w:r w:rsidR="00755D79" w:rsidDel="005B197D">
          <w:rPr>
            <w:rFonts w:ascii="Arial" w:hAnsi="Arial" w:cs="Arial"/>
            <w:color w:val="000000" w:themeColor="text1"/>
          </w:rPr>
          <w:delText xml:space="preserve">Старшим </w:delText>
        </w:r>
        <w:r w:rsidR="007870CF" w:rsidDel="005B197D">
          <w:rPr>
            <w:rFonts w:ascii="Arial" w:hAnsi="Arial" w:cs="Arial"/>
            <w:color w:val="000000" w:themeColor="text1"/>
          </w:rPr>
          <w:delText>В</w:delText>
        </w:r>
        <w:r w:rsidRPr="008E4B3E" w:rsidDel="005B197D">
          <w:rPr>
            <w:rFonts w:ascii="Arial" w:hAnsi="Arial" w:cs="Arial"/>
            <w:color w:val="000000" w:themeColor="text1"/>
          </w:rPr>
          <w:delText xml:space="preserve">ице-президентом </w:delText>
        </w:r>
        <w:r w:rsidR="001228A7" w:rsidDel="005B197D">
          <w:rPr>
            <w:rFonts w:ascii="Arial" w:hAnsi="Arial" w:cs="Arial"/>
            <w:color w:val="000000" w:themeColor="text1"/>
          </w:rPr>
          <w:delText xml:space="preserve">БП </w:delText>
        </w:r>
        <w:r w:rsidRPr="008E4B3E" w:rsidDel="005B197D">
          <w:rPr>
            <w:rFonts w:ascii="Arial" w:hAnsi="Arial" w:cs="Arial"/>
            <w:color w:val="000000" w:themeColor="text1"/>
          </w:rPr>
          <w:delText xml:space="preserve">и </w:delText>
        </w:r>
        <w:r w:rsidR="001228A7" w:rsidDel="005B197D">
          <w:rPr>
            <w:rFonts w:ascii="Arial" w:hAnsi="Arial" w:cs="Arial"/>
            <w:color w:val="000000" w:themeColor="text1"/>
          </w:rPr>
          <w:delText xml:space="preserve">ТП </w:delText>
        </w:r>
        <w:r w:rsidR="005170B8" w:rsidDel="005B197D">
          <w:rPr>
            <w:rFonts w:ascii="Arial" w:hAnsi="Arial" w:cs="Arial"/>
            <w:color w:val="000000" w:themeColor="text1"/>
          </w:rPr>
          <w:delText xml:space="preserve">УК </w:delText>
        </w:r>
        <w:r w:rsidRPr="008E4B3E" w:rsidDel="005B197D">
          <w:rPr>
            <w:rFonts w:ascii="Arial" w:hAnsi="Arial" w:cs="Arial"/>
            <w:color w:val="000000" w:themeColor="text1"/>
          </w:rPr>
          <w:delText xml:space="preserve">среднесрочного </w:delText>
        </w:r>
        <w:r w:rsidR="0019155B" w:rsidDel="005B197D">
          <w:rPr>
            <w:rFonts w:ascii="Arial" w:hAnsi="Arial" w:cs="Arial"/>
            <w:color w:val="000000" w:themeColor="text1"/>
          </w:rPr>
          <w:delText xml:space="preserve">плана </w:delText>
        </w:r>
        <w:r w:rsidRPr="008E4B3E" w:rsidDel="005B197D">
          <w:rPr>
            <w:rFonts w:ascii="Arial" w:hAnsi="Arial" w:cs="Arial"/>
            <w:color w:val="000000" w:themeColor="text1"/>
          </w:rPr>
          <w:delText xml:space="preserve">целевых программ в части первых трёх лет долгосрочного </w:delText>
        </w:r>
        <w:r w:rsidR="0019155B" w:rsidDel="005B197D">
          <w:rPr>
            <w:rFonts w:ascii="Arial" w:hAnsi="Arial" w:cs="Arial"/>
            <w:color w:val="000000" w:themeColor="text1"/>
          </w:rPr>
          <w:delText>плана</w:delText>
        </w:r>
        <w:r w:rsidRPr="008E4B3E" w:rsidDel="005B197D">
          <w:rPr>
            <w:rFonts w:ascii="Arial" w:hAnsi="Arial" w:cs="Arial"/>
            <w:color w:val="000000" w:themeColor="text1"/>
          </w:rPr>
          <w:delText>;</w:delText>
        </w:r>
      </w:del>
    </w:p>
    <w:p w14:paraId="0B632149" w14:textId="00C5AFA4" w:rsidR="008E4B3E" w:rsidRPr="008E4B3E" w:rsidDel="005B197D" w:rsidRDefault="008E4B3E" w:rsidP="008E4B3E">
      <w:pPr>
        <w:pStyle w:val="af9"/>
        <w:numPr>
          <w:ilvl w:val="0"/>
          <w:numId w:val="33"/>
        </w:numPr>
        <w:spacing w:after="240" w:line="276" w:lineRule="auto"/>
        <w:rPr>
          <w:del w:id="940" w:author="Попова Дарья" w:date="2021-07-16T17:26:00Z"/>
          <w:rFonts w:ascii="Arial" w:hAnsi="Arial" w:cs="Arial"/>
          <w:color w:val="000000" w:themeColor="text1"/>
        </w:rPr>
      </w:pPr>
      <w:del w:id="941" w:author="Попова Дарья" w:date="2021-07-16T17:26:00Z">
        <w:r w:rsidRPr="008E4B3E" w:rsidDel="005B197D">
          <w:rPr>
            <w:rFonts w:ascii="Arial" w:hAnsi="Arial" w:cs="Arial"/>
            <w:color w:val="000000" w:themeColor="text1"/>
          </w:rPr>
          <w:delText xml:space="preserve">решения </w:delText>
        </w:r>
        <w:r w:rsidR="001228A7" w:rsidDel="005B197D">
          <w:rPr>
            <w:rFonts w:ascii="Arial" w:hAnsi="Arial" w:cs="Arial"/>
            <w:color w:val="000000" w:themeColor="text1"/>
          </w:rPr>
          <w:delText>Т</w:delText>
        </w:r>
        <w:r w:rsidRPr="008E4B3E" w:rsidDel="005B197D">
          <w:rPr>
            <w:rFonts w:ascii="Arial" w:hAnsi="Arial" w:cs="Arial"/>
            <w:color w:val="000000" w:themeColor="text1"/>
          </w:rPr>
          <w:delText xml:space="preserve">ехнического комитета </w:delText>
        </w:r>
        <w:r w:rsidDel="005B197D">
          <w:rPr>
            <w:rFonts w:ascii="Arial" w:hAnsi="Arial" w:cs="Arial"/>
            <w:color w:val="000000" w:themeColor="text1"/>
          </w:rPr>
          <w:delText>управляющей компании</w:delText>
        </w:r>
        <w:r w:rsidRPr="008E4B3E" w:rsidDel="005B197D">
          <w:rPr>
            <w:rFonts w:ascii="Arial" w:hAnsi="Arial" w:cs="Arial"/>
            <w:color w:val="000000" w:themeColor="text1"/>
          </w:rPr>
          <w:delText xml:space="preserve"> о переносе срока реализации проекта </w:delText>
        </w:r>
        <w:r w:rsidDel="005B197D">
          <w:rPr>
            <w:rFonts w:ascii="Arial" w:hAnsi="Arial" w:cs="Arial"/>
            <w:color w:val="000000" w:themeColor="text1"/>
          </w:rPr>
          <w:delText xml:space="preserve">целевых программ </w:delText>
        </w:r>
        <w:r w:rsidRPr="008E4B3E" w:rsidDel="005B197D">
          <w:rPr>
            <w:rFonts w:ascii="Arial" w:hAnsi="Arial" w:cs="Arial"/>
            <w:color w:val="000000" w:themeColor="text1"/>
          </w:rPr>
          <w:delText xml:space="preserve">на последующие годы в рамках рассмотрения среднесрочного </w:delText>
        </w:r>
        <w:r w:rsidR="0019155B" w:rsidDel="005B197D">
          <w:rPr>
            <w:rFonts w:ascii="Arial" w:hAnsi="Arial" w:cs="Arial"/>
            <w:color w:val="000000" w:themeColor="text1"/>
          </w:rPr>
          <w:delText xml:space="preserve">плана </w:delText>
        </w:r>
        <w:r w:rsidDel="005B197D">
          <w:rPr>
            <w:rFonts w:ascii="Arial" w:hAnsi="Arial" w:cs="Arial"/>
            <w:color w:val="000000" w:themeColor="text1"/>
          </w:rPr>
          <w:delText>целевых программ;</w:delText>
        </w:r>
      </w:del>
    </w:p>
    <w:p w14:paraId="75009CCC" w14:textId="674A5B25" w:rsidR="008E4B3E" w:rsidDel="005B197D" w:rsidRDefault="008E4B3E" w:rsidP="008E4B3E">
      <w:pPr>
        <w:pStyle w:val="af9"/>
        <w:numPr>
          <w:ilvl w:val="0"/>
          <w:numId w:val="33"/>
        </w:numPr>
        <w:spacing w:after="240" w:line="276" w:lineRule="auto"/>
        <w:rPr>
          <w:del w:id="942" w:author="Попова Дарья" w:date="2021-07-16T17:26:00Z"/>
          <w:rFonts w:ascii="Arial" w:hAnsi="Arial" w:cs="Arial"/>
          <w:color w:val="000000" w:themeColor="text1"/>
        </w:rPr>
      </w:pPr>
      <w:del w:id="943" w:author="Попова Дарья" w:date="2021-07-16T17:26:00Z">
        <w:r w:rsidDel="005B197D">
          <w:rPr>
            <w:rFonts w:ascii="Arial" w:hAnsi="Arial" w:cs="Arial"/>
            <w:color w:val="000000" w:themeColor="text1"/>
          </w:rPr>
          <w:delText xml:space="preserve">стратегического </w:delText>
        </w:r>
        <w:r w:rsidRPr="008E4B3E" w:rsidDel="005B197D">
          <w:rPr>
            <w:rFonts w:ascii="Arial" w:hAnsi="Arial" w:cs="Arial"/>
            <w:color w:val="000000" w:themeColor="text1"/>
          </w:rPr>
          <w:delText>плана проектов целевых программ</w:delText>
        </w:r>
        <w:r w:rsidDel="005B197D">
          <w:rPr>
            <w:rFonts w:ascii="Arial" w:hAnsi="Arial" w:cs="Arial"/>
            <w:color w:val="000000" w:themeColor="text1"/>
          </w:rPr>
          <w:delText>.</w:delText>
        </w:r>
      </w:del>
    </w:p>
    <w:p w14:paraId="0A78CCF8" w14:textId="05DBC058" w:rsidR="00F278F7" w:rsidDel="005B197D" w:rsidRDefault="00F278F7" w:rsidP="00F278F7">
      <w:pPr>
        <w:spacing w:after="240" w:line="276" w:lineRule="auto"/>
        <w:ind w:firstLine="567"/>
        <w:rPr>
          <w:del w:id="944" w:author="Попова Дарья" w:date="2021-07-16T17:26:00Z"/>
          <w:rFonts w:ascii="Arial" w:hAnsi="Arial" w:cs="Arial"/>
          <w:color w:val="000000" w:themeColor="text1"/>
        </w:rPr>
      </w:pPr>
      <w:del w:id="945" w:author="Попова Дарья" w:date="2021-07-16T17:26:00Z">
        <w:r w:rsidRPr="008E4B3E" w:rsidDel="005B197D">
          <w:rPr>
            <w:rFonts w:ascii="Arial" w:hAnsi="Arial" w:cs="Arial"/>
            <w:color w:val="000000" w:themeColor="text1"/>
          </w:rPr>
          <w:delText xml:space="preserve">По окончании формирования </w:delText>
        </w:r>
        <w:r w:rsidR="008E4B3E" w:rsidRPr="008E4B3E" w:rsidDel="005B197D">
          <w:rPr>
            <w:rFonts w:ascii="Arial" w:hAnsi="Arial" w:cs="Arial"/>
            <w:color w:val="000000" w:themeColor="text1"/>
          </w:rPr>
          <w:delText xml:space="preserve">долгосрочного </w:delText>
        </w:r>
        <w:r w:rsidR="002F48B5" w:rsidDel="005B197D">
          <w:rPr>
            <w:rFonts w:ascii="Arial" w:hAnsi="Arial" w:cs="Arial"/>
            <w:color w:val="000000" w:themeColor="text1"/>
          </w:rPr>
          <w:delText>плана</w:delText>
        </w:r>
        <w:r w:rsidR="002F48B5" w:rsidRPr="008E4B3E" w:rsidDel="005B197D">
          <w:rPr>
            <w:rFonts w:ascii="Arial" w:hAnsi="Arial" w:cs="Arial"/>
            <w:color w:val="000000" w:themeColor="text1"/>
          </w:rPr>
          <w:delText xml:space="preserve"> </w:delText>
        </w:r>
        <w:r w:rsidR="00577D01" w:rsidDel="005B197D">
          <w:rPr>
            <w:rFonts w:ascii="Arial" w:hAnsi="Arial" w:cs="Arial"/>
            <w:color w:val="000000" w:themeColor="text1"/>
          </w:rPr>
          <w:delText xml:space="preserve">и бюджета </w:delText>
        </w:r>
        <w:r w:rsidRPr="008E4B3E" w:rsidDel="005B197D">
          <w:rPr>
            <w:rFonts w:ascii="Arial" w:hAnsi="Arial" w:cs="Arial"/>
            <w:color w:val="000000" w:themeColor="text1"/>
          </w:rPr>
          <w:delText xml:space="preserve">воздействий на производственные активы управляющей компании </w:delText>
        </w:r>
        <w:r w:rsidR="00577D01" w:rsidRPr="00577D01" w:rsidDel="005B197D">
          <w:rPr>
            <w:rFonts w:ascii="Arial" w:hAnsi="Arial" w:cs="Arial"/>
            <w:color w:val="000000" w:themeColor="text1"/>
          </w:rPr>
          <w:delText xml:space="preserve">Планировщик бюджета УА УК </w:delText>
        </w:r>
        <w:r w:rsidRPr="008E4B3E" w:rsidDel="005B197D">
          <w:rPr>
            <w:rFonts w:ascii="Arial" w:hAnsi="Arial" w:cs="Arial"/>
            <w:color w:val="000000" w:themeColor="text1"/>
          </w:rPr>
          <w:delText>выполняет операцию «Отправить» и сопровождает выполненную операцию комментарием. Открывается операция проверяющего</w:delText>
        </w:r>
        <w:r w:rsidR="002F3FB1" w:rsidDel="005B197D">
          <w:rPr>
            <w:rFonts w:ascii="Arial" w:hAnsi="Arial" w:cs="Arial"/>
            <w:color w:val="000000" w:themeColor="text1"/>
          </w:rPr>
          <w:delText xml:space="preserve"> –</w:delText>
        </w:r>
        <w:r w:rsidR="002F3FB1" w:rsidRPr="002F3FB1" w:rsidDel="005B197D">
          <w:delText xml:space="preserve"> </w:delText>
        </w:r>
        <w:r w:rsidR="00577D01" w:rsidDel="005B197D">
          <w:rPr>
            <w:rFonts w:ascii="Arial" w:hAnsi="Arial" w:cs="Arial"/>
            <w:color w:val="000000" w:themeColor="text1"/>
          </w:rPr>
          <w:delText>Главного</w:delText>
        </w:r>
        <w:r w:rsidR="00577D01" w:rsidRPr="00577D01" w:rsidDel="005B197D">
          <w:rPr>
            <w:rFonts w:ascii="Arial" w:hAnsi="Arial" w:cs="Arial"/>
            <w:color w:val="000000" w:themeColor="text1"/>
          </w:rPr>
          <w:delText xml:space="preserve"> специалист</w:delText>
        </w:r>
        <w:r w:rsidR="00577D01" w:rsidDel="005B197D">
          <w:rPr>
            <w:rFonts w:ascii="Arial" w:hAnsi="Arial" w:cs="Arial"/>
            <w:color w:val="000000" w:themeColor="text1"/>
          </w:rPr>
          <w:delText>а</w:delText>
        </w:r>
        <w:r w:rsidR="00577D01" w:rsidRPr="00577D01" w:rsidDel="005B197D">
          <w:rPr>
            <w:rFonts w:ascii="Arial" w:hAnsi="Arial" w:cs="Arial"/>
            <w:color w:val="000000" w:themeColor="text1"/>
          </w:rPr>
          <w:delText xml:space="preserve"> ТОиР УК</w:delText>
        </w:r>
        <w:r w:rsidRPr="008E4B3E" w:rsidDel="005B197D">
          <w:rPr>
            <w:rFonts w:ascii="Arial" w:hAnsi="Arial" w:cs="Arial"/>
            <w:color w:val="000000" w:themeColor="text1"/>
          </w:rPr>
          <w:delText>, о чём он информируется по электронной почте.</w:delText>
        </w:r>
      </w:del>
    </w:p>
    <w:p w14:paraId="575C0EFF" w14:textId="77777777" w:rsidR="006208D6" w:rsidRPr="00F278F7" w:rsidRDefault="006208D6" w:rsidP="00F278F7">
      <w:pPr>
        <w:spacing w:after="240" w:line="276" w:lineRule="auto"/>
        <w:ind w:firstLine="567"/>
        <w:rPr>
          <w:rFonts w:ascii="Arial" w:hAnsi="Arial" w:cs="Arial"/>
          <w:color w:val="000000" w:themeColor="text1"/>
        </w:rPr>
      </w:pPr>
    </w:p>
    <w:p w14:paraId="01B842BA" w14:textId="359F4402" w:rsidR="00A31E35" w:rsidRPr="009936BB" w:rsidRDefault="00A31E35"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4E068A" w:rsidRPr="009936BB">
        <w:rPr>
          <w:rFonts w:eastAsiaTheme="majorEastAsia" w:cstheme="majorBidi"/>
          <w:b/>
          <w:i w:val="0"/>
          <w:caps w:val="0"/>
          <w:sz w:val="24"/>
          <w:szCs w:val="24"/>
        </w:rPr>
        <w:t xml:space="preserve">100 </w:t>
      </w:r>
      <w:r w:rsidRPr="009936BB">
        <w:rPr>
          <w:rFonts w:eastAsiaTheme="majorEastAsia" w:cstheme="majorBidi"/>
          <w:b/>
          <w:i w:val="0"/>
          <w:caps w:val="0"/>
          <w:sz w:val="24"/>
          <w:szCs w:val="24"/>
        </w:rPr>
        <w:t xml:space="preserve">- </w:t>
      </w:r>
      <w:r w:rsidR="004E068A" w:rsidRPr="004E068A">
        <w:rPr>
          <w:rFonts w:eastAsiaTheme="majorEastAsia" w:cstheme="majorBidi"/>
          <w:b/>
          <w:i w:val="0"/>
          <w:caps w:val="0"/>
          <w:sz w:val="24"/>
          <w:szCs w:val="24"/>
        </w:rPr>
        <w:t>Анализ долгосрочного плана и бюджета</w:t>
      </w:r>
      <w:r w:rsidR="004E068A">
        <w:rPr>
          <w:rFonts w:eastAsiaTheme="majorEastAsia" w:cstheme="majorBidi"/>
          <w:b/>
          <w:i w:val="0"/>
          <w:caps w:val="0"/>
          <w:sz w:val="24"/>
          <w:szCs w:val="24"/>
        </w:rPr>
        <w:t xml:space="preserve"> (на уровне УК)</w:t>
      </w:r>
    </w:p>
    <w:p w14:paraId="14E4973D" w14:textId="4C397906" w:rsidR="006208D6" w:rsidRPr="00375DCD" w:rsidRDefault="006208D6" w:rsidP="006208D6">
      <w:pPr>
        <w:spacing w:after="240" w:line="276" w:lineRule="auto"/>
        <w:ind w:firstLine="567"/>
        <w:rPr>
          <w:rFonts w:ascii="Arial" w:hAnsi="Arial" w:cs="Arial"/>
          <w:color w:val="000000" w:themeColor="text1"/>
        </w:rPr>
      </w:pPr>
      <w:r w:rsidRPr="00375DCD">
        <w:rPr>
          <w:rFonts w:ascii="Arial" w:hAnsi="Arial" w:cs="Arial"/>
          <w:color w:val="000000" w:themeColor="text1"/>
        </w:rPr>
        <w:t xml:space="preserve">Шаг анализа </w:t>
      </w:r>
      <w:r w:rsidR="00375DCD" w:rsidRPr="00375DCD">
        <w:rPr>
          <w:rFonts w:ascii="Arial" w:hAnsi="Arial" w:cs="Arial"/>
          <w:color w:val="000000" w:themeColor="text1"/>
        </w:rPr>
        <w:t xml:space="preserve">долгосрочного </w:t>
      </w:r>
      <w:r w:rsidR="009753C9">
        <w:rPr>
          <w:rFonts w:ascii="Arial" w:hAnsi="Arial" w:cs="Arial"/>
          <w:color w:val="000000" w:themeColor="text1"/>
        </w:rPr>
        <w:t xml:space="preserve">плана </w:t>
      </w:r>
      <w:r w:rsidR="00577D01">
        <w:rPr>
          <w:rFonts w:ascii="Arial" w:hAnsi="Arial" w:cs="Arial"/>
          <w:color w:val="000000" w:themeColor="text1"/>
        </w:rPr>
        <w:t xml:space="preserve">и бюджета </w:t>
      </w:r>
      <w:r w:rsidRPr="00375DCD">
        <w:rPr>
          <w:rFonts w:ascii="Arial" w:hAnsi="Arial" w:cs="Arial"/>
          <w:color w:val="000000" w:themeColor="text1"/>
        </w:rPr>
        <w:t xml:space="preserve">воздействий на производственные активы на уровне управляющей компании выполняется </w:t>
      </w:r>
      <w:r w:rsidR="00577D01">
        <w:rPr>
          <w:rFonts w:ascii="Arial" w:hAnsi="Arial" w:cs="Arial"/>
          <w:color w:val="000000" w:themeColor="text1"/>
        </w:rPr>
        <w:t>Главным</w:t>
      </w:r>
      <w:r w:rsidR="00577D01" w:rsidRPr="00577D01">
        <w:rPr>
          <w:rFonts w:ascii="Arial" w:hAnsi="Arial" w:cs="Arial"/>
          <w:color w:val="000000" w:themeColor="text1"/>
        </w:rPr>
        <w:t xml:space="preserve"> специалист</w:t>
      </w:r>
      <w:r w:rsidR="00577D01">
        <w:rPr>
          <w:rFonts w:ascii="Arial" w:hAnsi="Arial" w:cs="Arial"/>
          <w:color w:val="000000" w:themeColor="text1"/>
        </w:rPr>
        <w:t>ом</w:t>
      </w:r>
      <w:r w:rsidR="00577D01" w:rsidRPr="00577D01">
        <w:rPr>
          <w:rFonts w:ascii="Arial" w:hAnsi="Arial" w:cs="Arial"/>
          <w:color w:val="000000" w:themeColor="text1"/>
        </w:rPr>
        <w:t xml:space="preserve"> ТОиР УК</w:t>
      </w:r>
      <w:ins w:id="946" w:author="Попова Дарья" w:date="2021-07-16T17:27:00Z">
        <w:r w:rsidR="005B197D">
          <w:rPr>
            <w:rFonts w:ascii="Arial" w:hAnsi="Arial" w:cs="Arial"/>
            <w:color w:val="000000" w:themeColor="text1"/>
          </w:rPr>
          <w:t xml:space="preserve"> по направлению</w:t>
        </w:r>
      </w:ins>
      <w:r w:rsidRPr="00375DCD">
        <w:rPr>
          <w:rFonts w:ascii="Arial" w:hAnsi="Arial" w:cs="Arial"/>
          <w:color w:val="000000" w:themeColor="text1"/>
        </w:rPr>
        <w:t xml:space="preserve">. По завершении формирования </w:t>
      </w:r>
      <w:r w:rsidR="00375DCD" w:rsidRPr="00375DCD">
        <w:rPr>
          <w:rFonts w:ascii="Arial" w:hAnsi="Arial" w:cs="Arial"/>
          <w:color w:val="000000" w:themeColor="text1"/>
        </w:rPr>
        <w:t xml:space="preserve">долгосрочного </w:t>
      </w:r>
      <w:r w:rsidR="009753C9">
        <w:rPr>
          <w:rFonts w:ascii="Arial" w:hAnsi="Arial" w:cs="Arial"/>
          <w:color w:val="000000" w:themeColor="text1"/>
        </w:rPr>
        <w:t xml:space="preserve">плана </w:t>
      </w:r>
      <w:r w:rsidR="00577D01">
        <w:rPr>
          <w:rFonts w:ascii="Arial" w:hAnsi="Arial" w:cs="Arial"/>
          <w:color w:val="000000" w:themeColor="text1"/>
        </w:rPr>
        <w:t xml:space="preserve">и бюджета </w:t>
      </w:r>
      <w:r w:rsidRPr="00375DCD">
        <w:rPr>
          <w:rFonts w:ascii="Arial" w:hAnsi="Arial" w:cs="Arial"/>
          <w:color w:val="000000" w:themeColor="text1"/>
        </w:rPr>
        <w:t>воздействий на производственные активы</w:t>
      </w:r>
      <w:r w:rsidR="00577D01">
        <w:rPr>
          <w:rFonts w:ascii="Arial" w:hAnsi="Arial" w:cs="Arial"/>
          <w:color w:val="000000" w:themeColor="text1"/>
        </w:rPr>
        <w:t xml:space="preserve"> </w:t>
      </w:r>
      <w:ins w:id="947" w:author="Попова Дарья" w:date="2021-07-16T17:27:00Z">
        <w:r w:rsidR="005B197D">
          <w:rPr>
            <w:rFonts w:ascii="Arial" w:hAnsi="Arial" w:cs="Arial"/>
            <w:color w:val="000000" w:themeColor="text1"/>
          </w:rPr>
          <w:t>на уровне БЕ</w:t>
        </w:r>
      </w:ins>
      <w:del w:id="948" w:author="Попова Дарья" w:date="2021-07-16T17:27:00Z">
        <w:r w:rsidR="00577D01" w:rsidDel="005B197D">
          <w:rPr>
            <w:rFonts w:ascii="Arial" w:hAnsi="Arial" w:cs="Arial"/>
            <w:color w:val="000000" w:themeColor="text1"/>
          </w:rPr>
          <w:delText>управляющей компании</w:delText>
        </w:r>
      </w:del>
      <w:r w:rsidRPr="00375DCD">
        <w:rPr>
          <w:rFonts w:ascii="Arial" w:hAnsi="Arial" w:cs="Arial"/>
          <w:color w:val="000000" w:themeColor="text1"/>
        </w:rPr>
        <w:t xml:space="preserve"> и его отправки на рассмотрение</w:t>
      </w:r>
      <w:del w:id="949" w:author="Попова Дарья" w:date="2021-07-16T17:28:00Z">
        <w:r w:rsidRPr="00375DCD" w:rsidDel="005B197D">
          <w:rPr>
            <w:rFonts w:ascii="Arial" w:hAnsi="Arial" w:cs="Arial"/>
            <w:color w:val="000000" w:themeColor="text1"/>
          </w:rPr>
          <w:delText>,</w:delText>
        </w:r>
      </w:del>
      <w:r w:rsidRPr="00375DCD">
        <w:rPr>
          <w:rFonts w:ascii="Arial" w:hAnsi="Arial" w:cs="Arial"/>
          <w:color w:val="000000" w:themeColor="text1"/>
        </w:rPr>
        <w:t xml:space="preserve"> </w:t>
      </w:r>
      <w:del w:id="950" w:author="Попова Дарья" w:date="2021-07-16T17:28:00Z">
        <w:r w:rsidRPr="00375DCD" w:rsidDel="005B197D">
          <w:rPr>
            <w:rFonts w:ascii="Arial" w:hAnsi="Arial" w:cs="Arial"/>
            <w:color w:val="000000" w:themeColor="text1"/>
          </w:rPr>
          <w:delText xml:space="preserve">сотрудник в </w:delText>
        </w:r>
        <w:r w:rsidR="00CE388D" w:rsidDel="005B197D">
          <w:rPr>
            <w:rFonts w:ascii="Arial" w:hAnsi="Arial" w:cs="Arial"/>
            <w:color w:val="000000" w:themeColor="text1"/>
          </w:rPr>
          <w:delText xml:space="preserve">качестве </w:delText>
        </w:r>
        <w:r w:rsidRPr="00375DCD" w:rsidDel="005B197D">
          <w:rPr>
            <w:rFonts w:ascii="Arial" w:hAnsi="Arial" w:cs="Arial"/>
            <w:color w:val="000000" w:themeColor="text1"/>
          </w:rPr>
          <w:delText>проверяющего</w:delText>
        </w:r>
        <w:r w:rsidR="009753C9" w:rsidDel="005B197D">
          <w:rPr>
            <w:rFonts w:ascii="Arial" w:hAnsi="Arial" w:cs="Arial"/>
            <w:color w:val="000000" w:themeColor="text1"/>
          </w:rPr>
          <w:delText xml:space="preserve"> - </w:delText>
        </w:r>
      </w:del>
      <w:r w:rsidR="00577D01" w:rsidRPr="00577D01">
        <w:rPr>
          <w:rFonts w:ascii="Arial" w:hAnsi="Arial" w:cs="Arial"/>
          <w:color w:val="000000" w:themeColor="text1"/>
        </w:rPr>
        <w:t>Главный специалист ТОиР УК</w:t>
      </w:r>
      <w:del w:id="951" w:author="Попова Дарья" w:date="2021-07-16T17:29:00Z">
        <w:r w:rsidR="009753C9" w:rsidDel="005B197D">
          <w:rPr>
            <w:rFonts w:ascii="Arial" w:hAnsi="Arial" w:cs="Arial"/>
            <w:color w:val="000000" w:themeColor="text1"/>
          </w:rPr>
          <w:delText>,</w:delText>
        </w:r>
      </w:del>
      <w:ins w:id="952" w:author="Попова Дарья" w:date="2021-07-16T17:29:00Z">
        <w:r w:rsidR="005B197D">
          <w:rPr>
            <w:rFonts w:ascii="Arial" w:hAnsi="Arial" w:cs="Arial"/>
            <w:color w:val="000000" w:themeColor="text1"/>
          </w:rPr>
          <w:t xml:space="preserve"> в качестве проверяющего</w:t>
        </w:r>
      </w:ins>
      <w:r w:rsidRPr="00375DCD">
        <w:rPr>
          <w:rFonts w:ascii="Arial" w:hAnsi="Arial" w:cs="Arial"/>
          <w:color w:val="000000" w:themeColor="text1"/>
        </w:rPr>
        <w:t xml:space="preserve"> получит уведомление об этом по электронной почте. По ссылке из электронного письма</w:t>
      </w:r>
      <w:del w:id="953" w:author="Попова Дарья" w:date="2021-07-16T17:30:00Z">
        <w:r w:rsidRPr="00375DCD" w:rsidDel="005B197D">
          <w:rPr>
            <w:rFonts w:ascii="Arial" w:hAnsi="Arial" w:cs="Arial"/>
            <w:color w:val="000000" w:themeColor="text1"/>
          </w:rPr>
          <w:delText>,</w:delText>
        </w:r>
      </w:del>
      <w:r w:rsidRPr="00375DCD">
        <w:rPr>
          <w:rFonts w:ascii="Arial" w:hAnsi="Arial" w:cs="Arial"/>
          <w:color w:val="000000" w:themeColor="text1"/>
        </w:rPr>
        <w:t xml:space="preserve"> либо из потока бизнес-операций в веб-интерфейсе</w:t>
      </w:r>
      <w:del w:id="954" w:author="Попова Дарья" w:date="2021-07-16T17:30:00Z">
        <w:r w:rsidRPr="00375DCD" w:rsidDel="005B197D">
          <w:rPr>
            <w:rFonts w:ascii="Arial" w:hAnsi="Arial" w:cs="Arial"/>
            <w:color w:val="000000" w:themeColor="text1"/>
          </w:rPr>
          <w:delText>,</w:delText>
        </w:r>
      </w:del>
      <w:r w:rsidRPr="00375DCD">
        <w:rPr>
          <w:rFonts w:ascii="Arial" w:hAnsi="Arial" w:cs="Arial"/>
          <w:color w:val="000000" w:themeColor="text1"/>
        </w:rPr>
        <w:t xml:space="preserve"> он может перейти к выполнению данной операции.</w:t>
      </w:r>
    </w:p>
    <w:p w14:paraId="208AC573" w14:textId="710524A3" w:rsidR="006208D6" w:rsidRPr="008775BF" w:rsidRDefault="006208D6" w:rsidP="006208D6">
      <w:pPr>
        <w:spacing w:after="240" w:line="276" w:lineRule="auto"/>
        <w:ind w:firstLine="567"/>
        <w:rPr>
          <w:rFonts w:ascii="Arial" w:hAnsi="Arial" w:cs="Arial"/>
          <w:color w:val="000000" w:themeColor="text1"/>
        </w:rPr>
      </w:pPr>
      <w:r w:rsidRPr="00375DCD">
        <w:rPr>
          <w:rFonts w:ascii="Arial" w:hAnsi="Arial" w:cs="Arial"/>
          <w:color w:val="000000" w:themeColor="text1"/>
        </w:rPr>
        <w:t>Будет реализован аналитический отчёт в приложении Analysis for Excel</w:t>
      </w:r>
      <w:r w:rsidR="00CE388D">
        <w:rPr>
          <w:rFonts w:ascii="Arial" w:hAnsi="Arial" w:cs="Arial"/>
          <w:color w:val="000000" w:themeColor="text1"/>
        </w:rPr>
        <w:t xml:space="preserve"> (код</w:t>
      </w:r>
      <w:r w:rsidR="00CE388D" w:rsidRPr="009936BB">
        <w:rPr>
          <w:rFonts w:ascii="Arial" w:hAnsi="Arial" w:cs="Arial"/>
          <w:color w:val="000000" w:themeColor="text1"/>
        </w:rPr>
        <w:t xml:space="preserve"> </w:t>
      </w:r>
      <w:r w:rsidR="00B04EF5" w:rsidRPr="009936BB">
        <w:rPr>
          <w:rFonts w:ascii="Arial" w:hAnsi="Arial" w:cs="Arial"/>
          <w:color w:val="000000" w:themeColor="text1"/>
        </w:rPr>
        <w:t>MCB0</w:t>
      </w:r>
      <w:r w:rsidR="00D1791C">
        <w:rPr>
          <w:rFonts w:ascii="Arial" w:hAnsi="Arial" w:cs="Arial"/>
          <w:color w:val="000000" w:themeColor="text1"/>
        </w:rPr>
        <w:t>8-03</w:t>
      </w:r>
      <w:r w:rsidR="00CE388D">
        <w:rPr>
          <w:rFonts w:ascii="Arial" w:hAnsi="Arial" w:cs="Arial"/>
          <w:color w:val="000000" w:themeColor="text1"/>
        </w:rPr>
        <w:t xml:space="preserve"> в реестре разработок</w:t>
      </w:r>
      <w:r w:rsidR="00C97BC6">
        <w:rPr>
          <w:rFonts w:ascii="Arial" w:hAnsi="Arial" w:cs="Arial"/>
          <w:color w:val="000000" w:themeColor="text1"/>
        </w:rPr>
        <w:t>, описание в разделе 5.10 настоящего КД</w:t>
      </w:r>
      <w:r w:rsidR="00CE388D">
        <w:rPr>
          <w:rFonts w:ascii="Arial" w:hAnsi="Arial" w:cs="Arial"/>
          <w:color w:val="000000" w:themeColor="text1"/>
        </w:rPr>
        <w:t>)</w:t>
      </w:r>
      <w:r w:rsidRPr="00375DCD">
        <w:rPr>
          <w:rFonts w:ascii="Arial" w:hAnsi="Arial" w:cs="Arial"/>
          <w:color w:val="000000" w:themeColor="text1"/>
        </w:rPr>
        <w:t xml:space="preserve">, в котором будет выведен </w:t>
      </w:r>
      <w:r w:rsidR="00375DCD" w:rsidRPr="00375DCD">
        <w:rPr>
          <w:rFonts w:ascii="Arial" w:hAnsi="Arial" w:cs="Arial"/>
          <w:color w:val="000000" w:themeColor="text1"/>
        </w:rPr>
        <w:t xml:space="preserve">долгосрочный </w:t>
      </w:r>
      <w:r w:rsidR="009753C9">
        <w:rPr>
          <w:rFonts w:ascii="Arial" w:hAnsi="Arial" w:cs="Arial"/>
          <w:color w:val="000000" w:themeColor="text1"/>
        </w:rPr>
        <w:t>план</w:t>
      </w:r>
      <w:r w:rsidR="009753C9" w:rsidRPr="00375DCD">
        <w:rPr>
          <w:rFonts w:ascii="Arial" w:hAnsi="Arial" w:cs="Arial"/>
          <w:color w:val="000000" w:themeColor="text1"/>
        </w:rPr>
        <w:t xml:space="preserve"> </w:t>
      </w:r>
      <w:r w:rsidR="00577D01">
        <w:rPr>
          <w:rFonts w:ascii="Arial" w:hAnsi="Arial" w:cs="Arial"/>
          <w:color w:val="000000" w:themeColor="text1"/>
        </w:rPr>
        <w:t xml:space="preserve">и бюджета </w:t>
      </w:r>
      <w:r w:rsidRPr="00375DCD">
        <w:rPr>
          <w:rFonts w:ascii="Arial" w:hAnsi="Arial" w:cs="Arial"/>
          <w:color w:val="000000" w:themeColor="text1"/>
        </w:rPr>
        <w:t>воздействий на производств</w:t>
      </w:r>
      <w:r w:rsidR="00375DCD" w:rsidRPr="00375DCD">
        <w:rPr>
          <w:rFonts w:ascii="Arial" w:hAnsi="Arial" w:cs="Arial"/>
          <w:color w:val="000000" w:themeColor="text1"/>
        </w:rPr>
        <w:t>енные ак</w:t>
      </w:r>
      <w:r w:rsidRPr="00375DCD">
        <w:rPr>
          <w:rFonts w:ascii="Arial" w:hAnsi="Arial" w:cs="Arial"/>
          <w:color w:val="000000" w:themeColor="text1"/>
        </w:rPr>
        <w:t xml:space="preserve">тивы </w:t>
      </w:r>
      <w:del w:id="955" w:author="Попова Дарья" w:date="2021-07-16T17:31:00Z">
        <w:r w:rsidRPr="00375DCD" w:rsidDel="005B197D">
          <w:rPr>
            <w:rFonts w:ascii="Arial" w:hAnsi="Arial" w:cs="Arial"/>
            <w:color w:val="000000" w:themeColor="text1"/>
          </w:rPr>
          <w:delText xml:space="preserve">управляющей компании </w:delText>
        </w:r>
      </w:del>
      <w:ins w:id="956" w:author="Попова Дарья" w:date="2021-07-16T17:31:00Z">
        <w:r w:rsidR="005B197D">
          <w:rPr>
            <w:rFonts w:ascii="Arial" w:hAnsi="Arial" w:cs="Arial"/>
            <w:color w:val="000000" w:themeColor="text1"/>
          </w:rPr>
          <w:t xml:space="preserve">бизнес-единицы </w:t>
        </w:r>
      </w:ins>
      <w:r w:rsidRPr="00375DCD">
        <w:rPr>
          <w:rFonts w:ascii="Arial" w:hAnsi="Arial" w:cs="Arial"/>
          <w:color w:val="000000" w:themeColor="text1"/>
        </w:rPr>
        <w:t xml:space="preserve">в разрезе </w:t>
      </w:r>
      <w:del w:id="957" w:author="Попова Дарья" w:date="2021-07-16T17:31:00Z">
        <w:r w:rsidRPr="00375DCD" w:rsidDel="005B197D">
          <w:rPr>
            <w:rFonts w:ascii="Arial" w:hAnsi="Arial" w:cs="Arial"/>
            <w:color w:val="000000" w:themeColor="text1"/>
          </w:rPr>
          <w:delText xml:space="preserve">бизнес-единиц, структуры </w:delText>
        </w:r>
      </w:del>
      <w:r w:rsidRPr="00375DCD">
        <w:rPr>
          <w:rFonts w:ascii="Arial" w:hAnsi="Arial" w:cs="Arial"/>
          <w:color w:val="000000" w:themeColor="text1"/>
        </w:rPr>
        <w:t>СПП-элементов.</w:t>
      </w:r>
    </w:p>
    <w:p w14:paraId="06C57F6F" w14:textId="6D50B708" w:rsidR="006208D6" w:rsidRPr="00CA01FC" w:rsidRDefault="006208D6" w:rsidP="006208D6">
      <w:pPr>
        <w:spacing w:after="240" w:line="276" w:lineRule="auto"/>
        <w:ind w:firstLine="567"/>
        <w:rPr>
          <w:rFonts w:ascii="Arial" w:hAnsi="Arial" w:cs="Arial"/>
          <w:color w:val="000000" w:themeColor="text1"/>
        </w:rPr>
      </w:pPr>
      <w:r w:rsidRPr="00CA01FC">
        <w:rPr>
          <w:rFonts w:ascii="Arial" w:hAnsi="Arial" w:cs="Arial"/>
          <w:color w:val="000000" w:themeColor="text1"/>
        </w:rPr>
        <w:t xml:space="preserve">Если сформированный </w:t>
      </w:r>
      <w:r w:rsidR="00913AEA" w:rsidRPr="00CA01FC">
        <w:rPr>
          <w:rFonts w:ascii="Arial" w:hAnsi="Arial" w:cs="Arial"/>
          <w:color w:val="000000" w:themeColor="text1"/>
        </w:rPr>
        <w:t xml:space="preserve">долгосрочный </w:t>
      </w:r>
      <w:r w:rsidR="009753C9">
        <w:rPr>
          <w:rFonts w:ascii="Arial" w:hAnsi="Arial" w:cs="Arial"/>
          <w:color w:val="000000" w:themeColor="text1"/>
        </w:rPr>
        <w:t>план</w:t>
      </w:r>
      <w:r w:rsidR="009753C9" w:rsidRPr="00CA01FC">
        <w:rPr>
          <w:rFonts w:ascii="Arial" w:hAnsi="Arial" w:cs="Arial"/>
          <w:color w:val="000000" w:themeColor="text1"/>
        </w:rPr>
        <w:t xml:space="preserve"> </w:t>
      </w:r>
      <w:r w:rsidR="00577D01">
        <w:rPr>
          <w:rFonts w:ascii="Arial" w:hAnsi="Arial" w:cs="Arial"/>
          <w:color w:val="000000" w:themeColor="text1"/>
        </w:rPr>
        <w:t xml:space="preserve">и бюджет </w:t>
      </w:r>
      <w:r w:rsidR="00913AEA" w:rsidRPr="00CA01FC">
        <w:rPr>
          <w:rFonts w:ascii="Arial" w:hAnsi="Arial" w:cs="Arial"/>
          <w:color w:val="000000" w:themeColor="text1"/>
        </w:rPr>
        <w:t>воздействий на производ</w:t>
      </w:r>
      <w:r w:rsidRPr="00CA01FC">
        <w:rPr>
          <w:rFonts w:ascii="Arial" w:hAnsi="Arial" w:cs="Arial"/>
          <w:color w:val="000000" w:themeColor="text1"/>
        </w:rPr>
        <w:t xml:space="preserve">ственные активы удовлетворяет </w:t>
      </w:r>
      <w:r w:rsidR="00577D01">
        <w:rPr>
          <w:rFonts w:ascii="Arial" w:hAnsi="Arial" w:cs="Arial"/>
          <w:color w:val="000000" w:themeColor="text1"/>
        </w:rPr>
        <w:t>Главного</w:t>
      </w:r>
      <w:r w:rsidR="00577D01" w:rsidRPr="00577D01">
        <w:rPr>
          <w:rFonts w:ascii="Arial" w:hAnsi="Arial" w:cs="Arial"/>
          <w:color w:val="000000" w:themeColor="text1"/>
        </w:rPr>
        <w:t xml:space="preserve"> специалист</w:t>
      </w:r>
      <w:r w:rsidR="00577D01">
        <w:rPr>
          <w:rFonts w:ascii="Arial" w:hAnsi="Arial" w:cs="Arial"/>
          <w:color w:val="000000" w:themeColor="text1"/>
        </w:rPr>
        <w:t>а</w:t>
      </w:r>
      <w:r w:rsidR="00577D01" w:rsidRPr="00577D01">
        <w:rPr>
          <w:rFonts w:ascii="Arial" w:hAnsi="Arial" w:cs="Arial"/>
          <w:color w:val="000000" w:themeColor="text1"/>
        </w:rPr>
        <w:t xml:space="preserve"> ТОиР УК</w:t>
      </w:r>
      <w:r w:rsidRPr="00CA01FC">
        <w:rPr>
          <w:rFonts w:ascii="Arial" w:hAnsi="Arial" w:cs="Arial"/>
          <w:color w:val="000000" w:themeColor="text1"/>
        </w:rPr>
        <w:t xml:space="preserve">, то </w:t>
      </w:r>
      <w:del w:id="958" w:author="Попова Дарья" w:date="2021-07-16T17:59:00Z">
        <w:r w:rsidRPr="00CA01FC" w:rsidDel="00CB3DAE">
          <w:rPr>
            <w:rFonts w:ascii="Arial" w:hAnsi="Arial" w:cs="Arial"/>
            <w:color w:val="000000" w:themeColor="text1"/>
          </w:rPr>
          <w:delText>он выполняет операцию «Утвердить»</w:delText>
        </w:r>
        <w:r w:rsidR="009753C9" w:rsidDel="00CB3DAE">
          <w:rPr>
            <w:rFonts w:ascii="Arial" w:hAnsi="Arial" w:cs="Arial"/>
            <w:color w:val="000000" w:themeColor="text1"/>
          </w:rPr>
          <w:delText>,</w:delText>
        </w:r>
      </w:del>
      <w:ins w:id="959" w:author="Попова Дарья" w:date="2021-07-16T17:59:00Z">
        <w:r w:rsidR="00CB3DAE">
          <w:rPr>
            <w:rFonts w:ascii="Arial" w:hAnsi="Arial" w:cs="Arial"/>
            <w:color w:val="000000" w:themeColor="text1"/>
          </w:rPr>
          <w:t>для его утверждения</w:t>
        </w:r>
      </w:ins>
      <w:r w:rsidR="009753C9">
        <w:rPr>
          <w:rFonts w:ascii="Arial" w:hAnsi="Arial" w:cs="Arial"/>
          <w:color w:val="000000" w:themeColor="text1"/>
        </w:rPr>
        <w:t xml:space="preserve"> в </w:t>
      </w:r>
      <w:r w:rsidR="0077648A">
        <w:rPr>
          <w:rFonts w:ascii="Arial" w:hAnsi="Arial" w:cs="Arial"/>
          <w:color w:val="000000" w:themeColor="text1"/>
        </w:rPr>
        <w:t xml:space="preserve">веб-интерфейсе потока </w:t>
      </w:r>
      <w:r w:rsidR="009753C9">
        <w:rPr>
          <w:rFonts w:ascii="Arial" w:hAnsi="Arial" w:cs="Arial"/>
          <w:color w:val="000000" w:themeColor="text1"/>
        </w:rPr>
        <w:t>бизнес-операций</w:t>
      </w:r>
      <w:r w:rsidR="0077648A">
        <w:rPr>
          <w:rFonts w:ascii="Arial" w:hAnsi="Arial" w:cs="Arial"/>
          <w:color w:val="000000" w:themeColor="text1"/>
        </w:rPr>
        <w:t xml:space="preserve"> нажимает кнопку </w:t>
      </w:r>
      <w:del w:id="960" w:author="Попова Дарья" w:date="2021-07-16T17:59:00Z">
        <w:r w:rsidR="0077648A" w:rsidDel="00CB3DAE">
          <w:rPr>
            <w:rFonts w:ascii="Arial" w:hAnsi="Arial" w:cs="Arial"/>
            <w:color w:val="000000" w:themeColor="text1"/>
          </w:rPr>
          <w:delText>с соответствующим названием</w:delText>
        </w:r>
      </w:del>
      <w:ins w:id="961" w:author="Попова Дарья" w:date="2021-07-16T17:59:00Z">
        <w:r w:rsidR="00CB3DAE">
          <w:rPr>
            <w:rFonts w:ascii="Arial" w:hAnsi="Arial" w:cs="Arial"/>
            <w:color w:val="000000" w:themeColor="text1"/>
          </w:rPr>
          <w:t>«Завершить»</w:t>
        </w:r>
      </w:ins>
      <w:r w:rsidRPr="00CA01FC">
        <w:rPr>
          <w:rFonts w:ascii="Arial" w:hAnsi="Arial" w:cs="Arial"/>
          <w:color w:val="000000" w:themeColor="text1"/>
        </w:rPr>
        <w:t xml:space="preserve">. При этом ввод комментария опционален. Утверждённый </w:t>
      </w:r>
      <w:r w:rsidR="00CA01FC" w:rsidRPr="00CA01FC">
        <w:rPr>
          <w:rFonts w:ascii="Arial" w:hAnsi="Arial" w:cs="Arial"/>
          <w:color w:val="000000" w:themeColor="text1"/>
        </w:rPr>
        <w:t xml:space="preserve">долгосрочный </w:t>
      </w:r>
      <w:r w:rsidR="0077648A">
        <w:rPr>
          <w:rFonts w:ascii="Arial" w:hAnsi="Arial" w:cs="Arial"/>
          <w:color w:val="000000" w:themeColor="text1"/>
        </w:rPr>
        <w:t>план</w:t>
      </w:r>
      <w:r w:rsidR="0077648A" w:rsidRPr="00CA01FC">
        <w:rPr>
          <w:rFonts w:ascii="Arial" w:hAnsi="Arial" w:cs="Arial"/>
          <w:color w:val="000000" w:themeColor="text1"/>
        </w:rPr>
        <w:t xml:space="preserve"> </w:t>
      </w:r>
      <w:r w:rsidR="00577D01">
        <w:rPr>
          <w:rFonts w:ascii="Arial" w:hAnsi="Arial" w:cs="Arial"/>
          <w:color w:val="000000" w:themeColor="text1"/>
        </w:rPr>
        <w:t xml:space="preserve">и бюджет </w:t>
      </w:r>
      <w:r w:rsidR="00CA01FC" w:rsidRPr="00CA01FC">
        <w:rPr>
          <w:rFonts w:ascii="Arial" w:hAnsi="Arial" w:cs="Arial"/>
          <w:color w:val="000000" w:themeColor="text1"/>
        </w:rPr>
        <w:t>блоки</w:t>
      </w:r>
      <w:r w:rsidRPr="00CA01FC">
        <w:rPr>
          <w:rFonts w:ascii="Arial" w:hAnsi="Arial" w:cs="Arial"/>
          <w:color w:val="000000" w:themeColor="text1"/>
        </w:rPr>
        <w:t>руется от изменений</w:t>
      </w:r>
      <w:ins w:id="962" w:author="Попова Дарья" w:date="2021-07-16T18:02:00Z">
        <w:r w:rsidR="00CB3DAE">
          <w:rPr>
            <w:rFonts w:ascii="Arial" w:hAnsi="Arial" w:cs="Arial"/>
            <w:color w:val="000000" w:themeColor="text1"/>
          </w:rPr>
          <w:t>. После утверждения</w:t>
        </w:r>
      </w:ins>
      <w:r w:rsidRPr="00CA01FC">
        <w:rPr>
          <w:rFonts w:ascii="Arial" w:hAnsi="Arial" w:cs="Arial"/>
          <w:color w:val="000000" w:themeColor="text1"/>
        </w:rPr>
        <w:t xml:space="preserve"> </w:t>
      </w:r>
      <w:del w:id="963" w:author="Попова Дарья" w:date="2021-07-16T18:02:00Z">
        <w:r w:rsidRPr="00CA01FC" w:rsidDel="00CB3DAE">
          <w:rPr>
            <w:rFonts w:ascii="Arial" w:hAnsi="Arial" w:cs="Arial"/>
            <w:color w:val="000000" w:themeColor="text1"/>
          </w:rPr>
          <w:delText xml:space="preserve">и </w:delText>
        </w:r>
      </w:del>
      <w:ins w:id="964" w:author="Попова Дарья" w:date="2021-07-16T18:02:00Z">
        <w:r w:rsidR="00CB3DAE">
          <w:rPr>
            <w:rFonts w:ascii="Arial" w:hAnsi="Arial" w:cs="Arial"/>
            <w:color w:val="000000" w:themeColor="text1"/>
          </w:rPr>
          <w:t xml:space="preserve">долгосрочного плана и бюджета воздействий на ПА по всем направлениям </w:t>
        </w:r>
      </w:ins>
      <w:r w:rsidRPr="00CA01FC">
        <w:rPr>
          <w:rFonts w:ascii="Arial" w:hAnsi="Arial" w:cs="Arial"/>
          <w:color w:val="000000" w:themeColor="text1"/>
        </w:rPr>
        <w:t>становится доступен следующи</w:t>
      </w:r>
      <w:r w:rsidR="00CA01FC" w:rsidRPr="00CA01FC">
        <w:rPr>
          <w:rFonts w:ascii="Arial" w:hAnsi="Arial" w:cs="Arial"/>
          <w:color w:val="000000" w:themeColor="text1"/>
        </w:rPr>
        <w:t>й шаг процесса</w:t>
      </w:r>
      <w:r w:rsidR="00577D01">
        <w:rPr>
          <w:rFonts w:ascii="Arial" w:hAnsi="Arial" w:cs="Arial"/>
          <w:color w:val="000000" w:themeColor="text1"/>
        </w:rPr>
        <w:t xml:space="preserve"> - </w:t>
      </w:r>
      <w:del w:id="965" w:author="Попова Дарья" w:date="2021-07-16T18:03:00Z">
        <w:r w:rsidR="00577D01" w:rsidDel="00CB3DAE">
          <w:rPr>
            <w:rFonts w:ascii="Arial" w:hAnsi="Arial" w:cs="Arial"/>
            <w:color w:val="000000" w:themeColor="text1"/>
          </w:rPr>
          <w:delText>Р</w:delText>
        </w:r>
      </w:del>
      <w:ins w:id="966" w:author="Попова Дарья" w:date="2021-07-16T18:03:00Z">
        <w:r w:rsidR="00CB3DAE">
          <w:rPr>
            <w:rFonts w:ascii="Arial" w:hAnsi="Arial" w:cs="Arial"/>
            <w:color w:val="000000" w:themeColor="text1"/>
          </w:rPr>
          <w:t>р</w:t>
        </w:r>
      </w:ins>
      <w:r w:rsidR="00577D01">
        <w:rPr>
          <w:rFonts w:ascii="Arial" w:hAnsi="Arial" w:cs="Arial"/>
          <w:color w:val="000000" w:themeColor="text1"/>
        </w:rPr>
        <w:t>ассмотрение плана и бюджета воздействий на ПА Техническим комитетом УК</w:t>
      </w:r>
      <w:r w:rsidR="00CA01FC" w:rsidRPr="00CA01FC">
        <w:rPr>
          <w:rFonts w:ascii="Arial" w:hAnsi="Arial" w:cs="Arial"/>
          <w:color w:val="000000" w:themeColor="text1"/>
        </w:rPr>
        <w:t xml:space="preserve">. Участники </w:t>
      </w:r>
      <w:r w:rsidR="00577D01">
        <w:rPr>
          <w:rFonts w:ascii="Arial" w:hAnsi="Arial" w:cs="Arial"/>
          <w:color w:val="000000" w:themeColor="text1"/>
        </w:rPr>
        <w:t>Технического комитета УК</w:t>
      </w:r>
      <w:r w:rsidRPr="00CA01FC">
        <w:rPr>
          <w:rFonts w:ascii="Arial" w:hAnsi="Arial" w:cs="Arial"/>
          <w:color w:val="000000" w:themeColor="text1"/>
        </w:rPr>
        <w:t xml:space="preserve"> информируются по электронной почте о необходимости выполнить свои шаги процесса.</w:t>
      </w:r>
    </w:p>
    <w:p w14:paraId="61B670B5" w14:textId="40EA1532" w:rsidR="006208D6" w:rsidRPr="00CA01FC" w:rsidRDefault="006208D6" w:rsidP="006208D6">
      <w:pPr>
        <w:spacing w:after="240" w:line="276" w:lineRule="auto"/>
        <w:ind w:firstLine="567"/>
        <w:rPr>
          <w:rFonts w:ascii="Arial" w:hAnsi="Arial" w:cs="Arial"/>
          <w:color w:val="000000" w:themeColor="text1"/>
        </w:rPr>
      </w:pPr>
      <w:r w:rsidRPr="00CA01FC">
        <w:rPr>
          <w:rFonts w:ascii="Arial" w:hAnsi="Arial" w:cs="Arial"/>
          <w:color w:val="000000" w:themeColor="text1"/>
        </w:rPr>
        <w:t xml:space="preserve">Если результаты планирования </w:t>
      </w:r>
      <w:r w:rsidR="00CA01FC" w:rsidRPr="00CA01FC">
        <w:rPr>
          <w:rFonts w:ascii="Arial" w:hAnsi="Arial" w:cs="Arial"/>
          <w:color w:val="000000" w:themeColor="text1"/>
        </w:rPr>
        <w:t xml:space="preserve">долгосрочного </w:t>
      </w:r>
      <w:r w:rsidR="0077648A">
        <w:rPr>
          <w:rFonts w:ascii="Arial" w:hAnsi="Arial" w:cs="Arial"/>
          <w:color w:val="000000" w:themeColor="text1"/>
        </w:rPr>
        <w:t>плана</w:t>
      </w:r>
      <w:ins w:id="967" w:author="Попова Дарья" w:date="2021-07-16T18:03:00Z">
        <w:r w:rsidR="00CB3DAE">
          <w:rPr>
            <w:rFonts w:ascii="Arial" w:hAnsi="Arial" w:cs="Arial"/>
            <w:color w:val="000000" w:themeColor="text1"/>
          </w:rPr>
          <w:t xml:space="preserve"> и бюджета</w:t>
        </w:r>
      </w:ins>
      <w:r w:rsidR="0077648A" w:rsidRPr="00CA01FC">
        <w:rPr>
          <w:rFonts w:ascii="Arial" w:hAnsi="Arial" w:cs="Arial"/>
          <w:color w:val="000000" w:themeColor="text1"/>
        </w:rPr>
        <w:t xml:space="preserve"> </w:t>
      </w:r>
      <w:r w:rsidRPr="00CA01FC">
        <w:rPr>
          <w:rFonts w:ascii="Arial" w:hAnsi="Arial" w:cs="Arial"/>
          <w:color w:val="000000" w:themeColor="text1"/>
        </w:rPr>
        <w:t xml:space="preserve">воздействий на производственные активы неудовлетворительные, </w:t>
      </w:r>
      <w:r w:rsidR="00CA01FC" w:rsidRPr="00CA01FC">
        <w:rPr>
          <w:rFonts w:ascii="Arial" w:hAnsi="Arial" w:cs="Arial"/>
          <w:color w:val="000000" w:themeColor="text1"/>
        </w:rPr>
        <w:t xml:space="preserve">то проверяющий </w:t>
      </w:r>
      <w:r w:rsidR="0077648A">
        <w:rPr>
          <w:rFonts w:ascii="Arial" w:hAnsi="Arial" w:cs="Arial"/>
          <w:color w:val="000000" w:themeColor="text1"/>
        </w:rPr>
        <w:t xml:space="preserve">- </w:t>
      </w:r>
      <w:r w:rsidR="00577D01" w:rsidRPr="00577D01">
        <w:rPr>
          <w:rFonts w:ascii="Arial" w:hAnsi="Arial" w:cs="Arial"/>
          <w:color w:val="000000" w:themeColor="text1"/>
        </w:rPr>
        <w:t>Главный специалист ТОиР УК</w:t>
      </w:r>
      <w:del w:id="968" w:author="Попова Дарья" w:date="2021-07-16T18:03:00Z">
        <w:r w:rsidR="0077648A" w:rsidDel="00CB3DAE">
          <w:rPr>
            <w:rFonts w:ascii="Arial" w:hAnsi="Arial" w:cs="Arial"/>
            <w:color w:val="000000" w:themeColor="text1"/>
          </w:rPr>
          <w:delText>,</w:delText>
        </w:r>
      </w:del>
      <w:r w:rsidR="0077648A">
        <w:rPr>
          <w:rFonts w:ascii="Arial" w:hAnsi="Arial" w:cs="Arial"/>
          <w:color w:val="000000" w:themeColor="text1"/>
        </w:rPr>
        <w:t xml:space="preserve"> </w:t>
      </w:r>
      <w:r w:rsidR="00CA01FC" w:rsidRPr="00CA01FC">
        <w:rPr>
          <w:rFonts w:ascii="Arial" w:hAnsi="Arial" w:cs="Arial"/>
          <w:color w:val="000000" w:themeColor="text1"/>
        </w:rPr>
        <w:t>отклоняет сформи</w:t>
      </w:r>
      <w:r w:rsidRPr="00CA01FC">
        <w:rPr>
          <w:rFonts w:ascii="Arial" w:hAnsi="Arial" w:cs="Arial"/>
          <w:color w:val="000000" w:themeColor="text1"/>
        </w:rPr>
        <w:t xml:space="preserve">рованный </w:t>
      </w:r>
      <w:r w:rsidR="00577D01">
        <w:rPr>
          <w:rFonts w:ascii="Arial" w:hAnsi="Arial" w:cs="Arial"/>
          <w:color w:val="000000" w:themeColor="text1"/>
        </w:rPr>
        <w:t xml:space="preserve">план и </w:t>
      </w:r>
      <w:r w:rsidRPr="00CA01FC">
        <w:rPr>
          <w:rFonts w:ascii="Arial" w:hAnsi="Arial" w:cs="Arial"/>
          <w:color w:val="000000" w:themeColor="text1"/>
        </w:rPr>
        <w:t>бюджет</w:t>
      </w:r>
      <w:ins w:id="969" w:author="Попова Дарья" w:date="2021-07-16T18:04:00Z">
        <w:r w:rsidR="00CB3DAE">
          <w:rPr>
            <w:rFonts w:ascii="Arial" w:hAnsi="Arial" w:cs="Arial"/>
            <w:color w:val="000000" w:themeColor="text1"/>
          </w:rPr>
          <w:t xml:space="preserve"> путем нажатия «Открыть повторно»</w:t>
        </w:r>
      </w:ins>
      <w:r w:rsidRPr="00CA01FC">
        <w:rPr>
          <w:rFonts w:ascii="Arial" w:hAnsi="Arial" w:cs="Arial"/>
          <w:color w:val="000000" w:themeColor="text1"/>
        </w:rPr>
        <w:t>. При этом ввод комментария обязателен</w:t>
      </w:r>
      <w:r w:rsidR="00CA01FC" w:rsidRPr="00CA01FC">
        <w:rPr>
          <w:rFonts w:ascii="Arial" w:hAnsi="Arial" w:cs="Arial"/>
          <w:color w:val="000000" w:themeColor="text1"/>
        </w:rPr>
        <w:t xml:space="preserve">. Отклонённый долгосрочный </w:t>
      </w:r>
      <w:r w:rsidR="0077648A">
        <w:rPr>
          <w:rFonts w:ascii="Arial" w:hAnsi="Arial" w:cs="Arial"/>
          <w:color w:val="000000" w:themeColor="text1"/>
        </w:rPr>
        <w:t>план</w:t>
      </w:r>
      <w:r w:rsidR="0077648A" w:rsidRPr="00CA01FC">
        <w:rPr>
          <w:rFonts w:ascii="Arial" w:hAnsi="Arial" w:cs="Arial"/>
          <w:color w:val="000000" w:themeColor="text1"/>
        </w:rPr>
        <w:t xml:space="preserve"> </w:t>
      </w:r>
      <w:r w:rsidR="00577D01">
        <w:rPr>
          <w:rFonts w:ascii="Arial" w:hAnsi="Arial" w:cs="Arial"/>
          <w:color w:val="000000" w:themeColor="text1"/>
        </w:rPr>
        <w:t>и бюджет отправляется на корректировку</w:t>
      </w:r>
      <w:ins w:id="970" w:author="Попова Дарья" w:date="2021-07-16T18:04:00Z">
        <w:r w:rsidR="00CB3DAE">
          <w:rPr>
            <w:rFonts w:ascii="Arial" w:hAnsi="Arial" w:cs="Arial"/>
            <w:color w:val="000000" w:themeColor="text1"/>
          </w:rPr>
          <w:t xml:space="preserve"> Техническому комитету УО</w:t>
        </w:r>
      </w:ins>
      <w:del w:id="971" w:author="Попова Дарья" w:date="2021-07-16T18:04:00Z">
        <w:r w:rsidR="00577D01" w:rsidDel="00CB3DAE">
          <w:rPr>
            <w:rFonts w:ascii="Arial" w:hAnsi="Arial" w:cs="Arial"/>
            <w:color w:val="000000" w:themeColor="text1"/>
          </w:rPr>
          <w:delText xml:space="preserve">, но перед этим </w:delText>
        </w:r>
        <w:r w:rsidR="00577D01" w:rsidRPr="00577D01" w:rsidDel="00CB3DAE">
          <w:rPr>
            <w:rFonts w:ascii="Arial" w:hAnsi="Arial" w:cs="Arial"/>
            <w:color w:val="000000" w:themeColor="text1"/>
          </w:rPr>
          <w:delText>Техническ</w:delText>
        </w:r>
        <w:r w:rsidR="00577D01" w:rsidDel="00CB3DAE">
          <w:rPr>
            <w:rFonts w:ascii="Arial" w:hAnsi="Arial" w:cs="Arial"/>
            <w:color w:val="000000" w:themeColor="text1"/>
          </w:rPr>
          <w:delText>ому</w:delText>
        </w:r>
        <w:r w:rsidR="00577D01" w:rsidRPr="00577D01" w:rsidDel="00CB3DAE">
          <w:rPr>
            <w:rFonts w:ascii="Arial" w:hAnsi="Arial" w:cs="Arial"/>
            <w:color w:val="000000" w:themeColor="text1"/>
          </w:rPr>
          <w:delText xml:space="preserve"> директор</w:delText>
        </w:r>
        <w:r w:rsidR="00577D01" w:rsidDel="00CB3DAE">
          <w:rPr>
            <w:rFonts w:ascii="Arial" w:hAnsi="Arial" w:cs="Arial"/>
            <w:color w:val="000000" w:themeColor="text1"/>
          </w:rPr>
          <w:delText>у</w:delText>
        </w:r>
        <w:r w:rsidR="00577D01" w:rsidRPr="00577D01" w:rsidDel="00CB3DAE">
          <w:rPr>
            <w:rFonts w:ascii="Arial" w:hAnsi="Arial" w:cs="Arial"/>
            <w:color w:val="000000" w:themeColor="text1"/>
          </w:rPr>
          <w:delText xml:space="preserve"> УК</w:delText>
        </w:r>
        <w:r w:rsidR="00577D01" w:rsidDel="00CB3DAE">
          <w:rPr>
            <w:rFonts w:ascii="Arial" w:hAnsi="Arial" w:cs="Arial"/>
            <w:color w:val="000000" w:themeColor="text1"/>
          </w:rPr>
          <w:delText xml:space="preserve"> необходимо определить организационный уровень внесения изменения</w:delText>
        </w:r>
      </w:del>
      <w:r w:rsidRPr="00CA01FC">
        <w:rPr>
          <w:rFonts w:ascii="Arial" w:hAnsi="Arial" w:cs="Arial"/>
          <w:color w:val="000000" w:themeColor="text1"/>
        </w:rPr>
        <w:t xml:space="preserve">. </w:t>
      </w:r>
      <w:del w:id="972" w:author="Попова Дарья" w:date="2021-07-16T18:05:00Z">
        <w:r w:rsidR="00577D01" w:rsidRPr="00577D01" w:rsidDel="00CB3DAE">
          <w:rPr>
            <w:rFonts w:ascii="Arial" w:hAnsi="Arial" w:cs="Arial"/>
            <w:color w:val="000000" w:themeColor="text1"/>
          </w:rPr>
          <w:delText>Технический директор УК</w:delText>
        </w:r>
      </w:del>
      <w:ins w:id="973" w:author="Попова Дарья" w:date="2021-07-16T18:05:00Z">
        <w:r w:rsidR="00CB3DAE">
          <w:rPr>
            <w:rFonts w:ascii="Arial" w:hAnsi="Arial" w:cs="Arial"/>
            <w:color w:val="000000" w:themeColor="text1"/>
          </w:rPr>
          <w:t>Участники Технического комитета УО</w:t>
        </w:r>
      </w:ins>
      <w:r w:rsidR="00577D01" w:rsidRPr="00577D01" w:rsidDel="0077648A">
        <w:rPr>
          <w:rFonts w:ascii="Arial" w:hAnsi="Arial" w:cs="Arial"/>
          <w:color w:val="000000" w:themeColor="text1"/>
        </w:rPr>
        <w:t xml:space="preserve"> </w:t>
      </w:r>
      <w:r w:rsidRPr="00CA01FC">
        <w:rPr>
          <w:rFonts w:ascii="Arial" w:hAnsi="Arial" w:cs="Arial"/>
          <w:color w:val="000000" w:themeColor="text1"/>
        </w:rPr>
        <w:t>информиру</w:t>
      </w:r>
      <w:ins w:id="974" w:author="Попова Дарья" w:date="2021-07-16T18:05:00Z">
        <w:r w:rsidR="00CB3DAE">
          <w:rPr>
            <w:rFonts w:ascii="Arial" w:hAnsi="Arial" w:cs="Arial"/>
            <w:color w:val="000000" w:themeColor="text1"/>
          </w:rPr>
          <w:t>ю</w:t>
        </w:r>
      </w:ins>
      <w:del w:id="975" w:author="Попова Дарья" w:date="2021-07-16T18:05:00Z">
        <w:r w:rsidRPr="00CA01FC" w:rsidDel="00CB3DAE">
          <w:rPr>
            <w:rFonts w:ascii="Arial" w:hAnsi="Arial" w:cs="Arial"/>
            <w:color w:val="000000" w:themeColor="text1"/>
          </w:rPr>
          <w:delText>е</w:delText>
        </w:r>
      </w:del>
      <w:r w:rsidRPr="00CA01FC">
        <w:rPr>
          <w:rFonts w:ascii="Arial" w:hAnsi="Arial" w:cs="Arial"/>
          <w:color w:val="000000" w:themeColor="text1"/>
        </w:rPr>
        <w:t>тся об этом по электронной почте.</w:t>
      </w:r>
    </w:p>
    <w:p w14:paraId="2F0EB01D" w14:textId="77777777" w:rsidR="006208D6" w:rsidRPr="00F278F7" w:rsidRDefault="006208D6" w:rsidP="006208D6">
      <w:pPr>
        <w:spacing w:after="240" w:line="276" w:lineRule="auto"/>
        <w:ind w:firstLine="567"/>
        <w:rPr>
          <w:rFonts w:ascii="Arial" w:hAnsi="Arial" w:cs="Arial"/>
          <w:color w:val="000000" w:themeColor="text1"/>
        </w:rPr>
      </w:pPr>
    </w:p>
    <w:p w14:paraId="55AD53D0" w14:textId="2D514A29" w:rsidR="00CB3DAE" w:rsidRPr="009936BB" w:rsidRDefault="00A31E35" w:rsidP="00CB3DAE">
      <w:pPr>
        <w:pStyle w:val="4"/>
        <w:spacing w:after="120"/>
        <w:ind w:left="862" w:hanging="862"/>
        <w:rPr>
          <w:ins w:id="976" w:author="Попова Дарья" w:date="2021-07-16T18:06:00Z"/>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110 - </w:t>
      </w:r>
      <w:ins w:id="977" w:author="Попова Дарья" w:date="2021-07-16T18:06:00Z">
        <w:r w:rsidR="00CB3DAE">
          <w:rPr>
            <w:rFonts w:eastAsiaTheme="majorEastAsia" w:cstheme="majorBidi"/>
            <w:b/>
            <w:i w:val="0"/>
            <w:caps w:val="0"/>
            <w:sz w:val="24"/>
            <w:szCs w:val="24"/>
          </w:rPr>
          <w:t>Подтверждение рассмотрения</w:t>
        </w:r>
        <w:r w:rsidR="00CB3DAE" w:rsidRPr="00954B79">
          <w:rPr>
            <w:rFonts w:eastAsiaTheme="majorEastAsia" w:cstheme="majorBidi"/>
            <w:b/>
            <w:i w:val="0"/>
            <w:caps w:val="0"/>
            <w:sz w:val="24"/>
            <w:szCs w:val="24"/>
          </w:rPr>
          <w:t xml:space="preserve"> </w:t>
        </w:r>
        <w:r w:rsidR="00CB3DAE">
          <w:rPr>
            <w:rFonts w:eastAsiaTheme="majorEastAsia" w:cstheme="majorBidi"/>
            <w:b/>
            <w:i w:val="0"/>
            <w:caps w:val="0"/>
            <w:sz w:val="24"/>
            <w:szCs w:val="24"/>
          </w:rPr>
          <w:t xml:space="preserve">долгосрочного </w:t>
        </w:r>
        <w:r w:rsidR="00CB3DAE" w:rsidRPr="00954B79">
          <w:rPr>
            <w:rFonts w:eastAsiaTheme="majorEastAsia" w:cstheme="majorBidi"/>
            <w:b/>
            <w:i w:val="0"/>
            <w:caps w:val="0"/>
            <w:sz w:val="24"/>
            <w:szCs w:val="24"/>
          </w:rPr>
          <w:t>плана и бюджета воздействий на ПА Техническим комитетом УК</w:t>
        </w:r>
      </w:ins>
    </w:p>
    <w:p w14:paraId="75753EC2" w14:textId="77777777" w:rsidR="00CB3DAE" w:rsidRDefault="00CB3DAE" w:rsidP="00CB3DAE">
      <w:pPr>
        <w:spacing w:after="240" w:line="276" w:lineRule="auto"/>
        <w:ind w:firstLine="567"/>
        <w:rPr>
          <w:ins w:id="978" w:author="Попова Дарья" w:date="2021-07-16T18:06:00Z"/>
          <w:rFonts w:ascii="Arial" w:hAnsi="Arial" w:cs="Arial"/>
          <w:color w:val="000000" w:themeColor="text1"/>
        </w:rPr>
      </w:pPr>
      <w:ins w:id="979" w:author="Попова Дарья" w:date="2021-07-16T18:06:00Z">
        <w:r>
          <w:rPr>
            <w:rFonts w:ascii="Arial" w:hAnsi="Arial" w:cs="Arial"/>
            <w:color w:val="000000" w:themeColor="text1"/>
          </w:rPr>
          <w:t>Участники Технического комитета УК получат оповещение по электронной почте о необходимости выполнить свои шаги.</w:t>
        </w:r>
      </w:ins>
    </w:p>
    <w:p w14:paraId="2DF57D68" w14:textId="74A5948B" w:rsidR="00CB3DAE" w:rsidRDefault="00CB3DAE" w:rsidP="00CB3DAE">
      <w:pPr>
        <w:spacing w:after="240" w:line="276" w:lineRule="auto"/>
        <w:ind w:firstLine="567"/>
        <w:rPr>
          <w:ins w:id="980" w:author="Попова Дарья" w:date="2021-07-16T18:06:00Z"/>
          <w:rFonts w:ascii="Arial" w:hAnsi="Arial" w:cs="Arial"/>
          <w:color w:val="000000" w:themeColor="text1"/>
        </w:rPr>
      </w:pPr>
      <w:ins w:id="981" w:author="Попова Дарья" w:date="2021-07-16T18:06:00Z">
        <w:r>
          <w:rPr>
            <w:rFonts w:ascii="Arial" w:hAnsi="Arial" w:cs="Arial"/>
            <w:color w:val="000000" w:themeColor="text1"/>
          </w:rPr>
          <w:t xml:space="preserve">По аналогии с реализацией рассмотрения </w:t>
        </w:r>
        <w:r w:rsidR="00E22F33">
          <w:rPr>
            <w:rFonts w:ascii="Arial" w:hAnsi="Arial" w:cs="Arial"/>
            <w:color w:val="000000" w:themeColor="text1"/>
          </w:rPr>
          <w:t>долго</w:t>
        </w:r>
        <w:r>
          <w:rPr>
            <w:rFonts w:ascii="Arial" w:hAnsi="Arial" w:cs="Arial"/>
            <w:color w:val="000000" w:themeColor="text1"/>
          </w:rPr>
          <w:t>срочных планов и бюджетов воздействий на ПА Техническим комитетом УО, участники Технического комитета УК будут назначены в качестве соисполнителей по данному шагу. Будет настроена группа пользователей, в которую будут включены учётные записи участников комитета. Данная группа будет указана в качестве исполнителя шага.</w:t>
        </w:r>
      </w:ins>
    </w:p>
    <w:p w14:paraId="3DD8CC08" w14:textId="392C7F6F" w:rsidR="00CB3DAE" w:rsidRDefault="00CB3DAE" w:rsidP="00CB3DAE">
      <w:pPr>
        <w:spacing w:after="240" w:line="276" w:lineRule="auto"/>
        <w:ind w:firstLine="567"/>
        <w:rPr>
          <w:ins w:id="982" w:author="Попова Дарья" w:date="2021-07-16T18:06:00Z"/>
          <w:rFonts w:ascii="Arial" w:hAnsi="Arial" w:cs="Arial"/>
          <w:color w:val="000000" w:themeColor="text1"/>
        </w:rPr>
      </w:pPr>
      <w:ins w:id="983" w:author="Попова Дарья" w:date="2021-07-16T18:06:00Z">
        <w:r>
          <w:rPr>
            <w:rFonts w:ascii="Arial" w:hAnsi="Arial" w:cs="Arial"/>
            <w:color w:val="000000" w:themeColor="text1"/>
          </w:rPr>
          <w:t>Рассмо</w:t>
        </w:r>
        <w:r w:rsidR="00E22F33">
          <w:rPr>
            <w:rFonts w:ascii="Arial" w:hAnsi="Arial" w:cs="Arial"/>
            <w:color w:val="000000" w:themeColor="text1"/>
          </w:rPr>
          <w:t>трение долго</w:t>
        </w:r>
        <w:r>
          <w:rPr>
            <w:rFonts w:ascii="Arial" w:hAnsi="Arial" w:cs="Arial"/>
            <w:color w:val="000000" w:themeColor="text1"/>
          </w:rPr>
          <w:t>срочного плана и бюджета воздействий на ПА Техническим комитетом УК осуществляется совместно с годовым бюджетом воздействий на ПА.</w:t>
        </w:r>
      </w:ins>
    </w:p>
    <w:p w14:paraId="41183329" w14:textId="53A782A5" w:rsidR="00CB3DAE" w:rsidRDefault="00CB3DAE" w:rsidP="00CB3DAE">
      <w:pPr>
        <w:spacing w:after="240" w:line="276" w:lineRule="auto"/>
        <w:ind w:firstLine="567"/>
        <w:rPr>
          <w:ins w:id="984" w:author="Попова Дарья" w:date="2021-07-16T18:06:00Z"/>
          <w:rFonts w:ascii="Arial" w:hAnsi="Arial" w:cs="Arial"/>
          <w:color w:val="000000" w:themeColor="text1"/>
        </w:rPr>
      </w:pPr>
      <w:ins w:id="985" w:author="Попова Дарья" w:date="2021-07-16T18:06:00Z">
        <w:r>
          <w:rPr>
            <w:rFonts w:ascii="Arial" w:hAnsi="Arial" w:cs="Arial"/>
            <w:color w:val="000000" w:themeColor="text1"/>
          </w:rPr>
          <w:t>В роли проверяющего будет выступать Старший Вице-президент БП и ТП УК. По результатам заседания Технического комитета УК им будет вынесено решение об отклонении или утверждении</w:t>
        </w:r>
        <w:r w:rsidR="00E22F33">
          <w:rPr>
            <w:rFonts w:ascii="Arial" w:hAnsi="Arial" w:cs="Arial"/>
            <w:color w:val="000000" w:themeColor="text1"/>
          </w:rPr>
          <w:t xml:space="preserve"> долго</w:t>
        </w:r>
        <w:r>
          <w:rPr>
            <w:rFonts w:ascii="Arial" w:hAnsi="Arial" w:cs="Arial"/>
            <w:color w:val="000000" w:themeColor="text1"/>
          </w:rPr>
          <w:t xml:space="preserve">срочного бюджета воздействий на ПА БЕ. </w:t>
        </w:r>
      </w:ins>
    </w:p>
    <w:p w14:paraId="586F8715" w14:textId="648C7308" w:rsidR="00CB3DAE" w:rsidRDefault="00CB3DAE" w:rsidP="00CB3DAE">
      <w:pPr>
        <w:spacing w:after="240" w:line="276" w:lineRule="auto"/>
        <w:ind w:firstLine="567"/>
        <w:rPr>
          <w:ins w:id="986" w:author="Попова Дарья" w:date="2021-07-16T18:06:00Z"/>
          <w:rFonts w:ascii="Arial" w:hAnsi="Arial" w:cs="Arial"/>
          <w:color w:val="000000" w:themeColor="text1"/>
        </w:rPr>
      </w:pPr>
      <w:ins w:id="987" w:author="Попова Дарья" w:date="2021-07-16T18:06:00Z">
        <w:r>
          <w:rPr>
            <w:rFonts w:ascii="Arial" w:hAnsi="Arial" w:cs="Arial"/>
            <w:color w:val="000000" w:themeColor="text1"/>
          </w:rPr>
          <w:t xml:space="preserve">Для поддержания шага процесса будет </w:t>
        </w:r>
        <w:r w:rsidRPr="007E0B33">
          <w:rPr>
            <w:rFonts w:ascii="Arial" w:hAnsi="Arial" w:cs="Arial"/>
            <w:color w:val="000000" w:themeColor="text1"/>
          </w:rPr>
          <w:t xml:space="preserve">реализован аналитический отчёт в </w:t>
        </w:r>
        <w:r>
          <w:rPr>
            <w:rFonts w:ascii="Arial" w:hAnsi="Arial" w:cs="Arial"/>
            <w:color w:val="000000" w:themeColor="text1"/>
            <w:lang w:val="en-US"/>
          </w:rPr>
          <w:t>SAP</w:t>
        </w:r>
        <w:r w:rsidRPr="00494ECB">
          <w:rPr>
            <w:rFonts w:ascii="Arial" w:hAnsi="Arial" w:cs="Arial"/>
            <w:color w:val="000000" w:themeColor="text1"/>
          </w:rPr>
          <w:t xml:space="preserve"> </w:t>
        </w:r>
        <w:r w:rsidRPr="007E0B33">
          <w:rPr>
            <w:rFonts w:ascii="Arial" w:hAnsi="Arial" w:cs="Arial"/>
            <w:color w:val="000000" w:themeColor="text1"/>
          </w:rPr>
          <w:t>Analysis for Excel</w:t>
        </w:r>
        <w:r>
          <w:rPr>
            <w:rFonts w:ascii="Arial" w:hAnsi="Arial" w:cs="Arial"/>
            <w:color w:val="000000" w:themeColor="text1"/>
          </w:rPr>
          <w:t xml:space="preserve"> (код </w:t>
        </w:r>
        <w:r w:rsidR="00E22F33">
          <w:rPr>
            <w:rFonts w:ascii="Arial" w:hAnsi="Arial" w:cs="Arial"/>
            <w:color w:val="000000" w:themeColor="text1"/>
          </w:rPr>
          <w:t>MCB08-03</w:t>
        </w:r>
        <w:r w:rsidRPr="009936BB">
          <w:rPr>
            <w:rFonts w:ascii="Arial" w:hAnsi="Arial" w:cs="Arial"/>
            <w:color w:val="000000" w:themeColor="text1"/>
          </w:rPr>
          <w:t xml:space="preserve"> </w:t>
        </w:r>
        <w:r>
          <w:rPr>
            <w:rFonts w:ascii="Arial" w:hAnsi="Arial" w:cs="Arial"/>
            <w:color w:val="000000" w:themeColor="text1"/>
          </w:rPr>
          <w:t>в реестре разработок, описание в разделе 5.10 настоящего КД)</w:t>
        </w:r>
        <w:r w:rsidRPr="007E0B33">
          <w:rPr>
            <w:rFonts w:ascii="Arial" w:hAnsi="Arial" w:cs="Arial"/>
            <w:color w:val="000000" w:themeColor="text1"/>
          </w:rPr>
          <w:t>.</w:t>
        </w:r>
      </w:ins>
    </w:p>
    <w:p w14:paraId="499E0CA4" w14:textId="6686CDEC" w:rsidR="00CB3DAE" w:rsidRDefault="00CB3DAE" w:rsidP="00CB3DAE">
      <w:pPr>
        <w:spacing w:after="240" w:line="276" w:lineRule="auto"/>
        <w:ind w:firstLine="567"/>
        <w:rPr>
          <w:ins w:id="988" w:author="Попова Дарья Николаевна (Подрядчик. ООО БерингПойнт)" w:date="2021-09-15T16:26:00Z"/>
          <w:rFonts w:ascii="Arial" w:hAnsi="Arial" w:cs="Arial"/>
          <w:color w:val="000000" w:themeColor="text1"/>
        </w:rPr>
      </w:pPr>
      <w:ins w:id="989" w:author="Попова Дарья" w:date="2021-07-16T18:06:00Z">
        <w:r>
          <w:rPr>
            <w:rFonts w:ascii="Arial" w:hAnsi="Arial" w:cs="Arial"/>
            <w:color w:val="000000" w:themeColor="text1"/>
          </w:rPr>
          <w:t xml:space="preserve">Отклонение планов и бюджетов воздействий на ПА приведёт к возврату их на доработку к предыдущему исполнителю – Главным специалистам ТОиР УК. </w:t>
        </w:r>
        <w:r w:rsidRPr="005D4506">
          <w:rPr>
            <w:rFonts w:ascii="Arial" w:hAnsi="Arial" w:cs="Arial"/>
            <w:color w:val="000000" w:themeColor="text1"/>
          </w:rPr>
          <w:t xml:space="preserve">При этом в комментарии </w:t>
        </w:r>
        <w:r>
          <w:rPr>
            <w:rFonts w:ascii="Arial" w:hAnsi="Arial" w:cs="Arial"/>
            <w:color w:val="000000" w:themeColor="text1"/>
          </w:rPr>
          <w:t>у</w:t>
        </w:r>
        <w:r w:rsidRPr="005D4506">
          <w:rPr>
            <w:rFonts w:ascii="Arial" w:hAnsi="Arial" w:cs="Arial"/>
            <w:color w:val="000000" w:themeColor="text1"/>
          </w:rPr>
          <w:t>казывается причина отклонения</w:t>
        </w:r>
        <w:r>
          <w:rPr>
            <w:rFonts w:ascii="Arial" w:hAnsi="Arial" w:cs="Arial"/>
            <w:color w:val="000000" w:themeColor="text1"/>
          </w:rPr>
          <w:t>.</w:t>
        </w:r>
        <w:r w:rsidR="00E22F33">
          <w:rPr>
            <w:rFonts w:ascii="Arial" w:hAnsi="Arial" w:cs="Arial"/>
            <w:color w:val="000000" w:themeColor="text1"/>
          </w:rPr>
          <w:t xml:space="preserve"> Корректировка долго</w:t>
        </w:r>
        <w:r>
          <w:rPr>
            <w:rFonts w:ascii="Arial" w:hAnsi="Arial" w:cs="Arial"/>
            <w:color w:val="000000" w:themeColor="text1"/>
          </w:rPr>
          <w:t>срочного плана и бюджета воздействий на ПА предполагает</w:t>
        </w:r>
        <w:r w:rsidRPr="00E758E0">
          <w:rPr>
            <w:rFonts w:ascii="Arial" w:hAnsi="Arial" w:cs="Arial"/>
            <w:color w:val="000000" w:themeColor="text1"/>
          </w:rPr>
          <w:t xml:space="preserve"> </w:t>
        </w:r>
        <w:r>
          <w:rPr>
            <w:rFonts w:ascii="Arial" w:hAnsi="Arial" w:cs="Arial"/>
            <w:color w:val="000000" w:themeColor="text1"/>
          </w:rPr>
          <w:t xml:space="preserve">изменение пользователем на уровне БЕ данных по </w:t>
        </w:r>
        <w:r w:rsidR="00E22F33">
          <w:rPr>
            <w:rFonts w:ascii="Arial" w:hAnsi="Arial" w:cs="Arial"/>
            <w:color w:val="000000" w:themeColor="text1"/>
          </w:rPr>
          <w:t>заказам ТОРО,</w:t>
        </w:r>
        <w:r>
          <w:rPr>
            <w:rFonts w:ascii="Arial" w:hAnsi="Arial" w:cs="Arial"/>
            <w:color w:val="000000" w:themeColor="text1"/>
          </w:rPr>
          <w:t xml:space="preserve"> планам ППР</w:t>
        </w:r>
      </w:ins>
      <w:ins w:id="990" w:author="Попова Дарья" w:date="2021-07-16T18:34:00Z">
        <w:r w:rsidR="00E22F33">
          <w:rPr>
            <w:rFonts w:ascii="Arial" w:hAnsi="Arial" w:cs="Arial"/>
            <w:color w:val="000000" w:themeColor="text1"/>
          </w:rPr>
          <w:t xml:space="preserve">, вводу нового оборудования </w:t>
        </w:r>
      </w:ins>
      <w:ins w:id="991" w:author="Попова Дарья" w:date="2021-07-16T18:06:00Z">
        <w:r>
          <w:rPr>
            <w:rFonts w:ascii="Arial" w:hAnsi="Arial" w:cs="Arial"/>
            <w:color w:val="000000" w:themeColor="text1"/>
          </w:rPr>
          <w:t>и повторение процедуры формирования бюджета.</w:t>
        </w:r>
      </w:ins>
    </w:p>
    <w:p w14:paraId="5C96CF98" w14:textId="146328C6" w:rsidR="0068590C" w:rsidRDefault="001060EC" w:rsidP="00CB3DAE">
      <w:pPr>
        <w:spacing w:after="240" w:line="276" w:lineRule="auto"/>
        <w:ind w:firstLine="567"/>
        <w:rPr>
          <w:ins w:id="992" w:author="Попова Дарья" w:date="2021-07-16T18:06:00Z"/>
          <w:rFonts w:ascii="Arial" w:hAnsi="Arial" w:cs="Arial"/>
          <w:color w:val="000000" w:themeColor="text1"/>
        </w:rPr>
      </w:pPr>
      <w:ins w:id="993" w:author="Попова Дарья Николаевна (Подрядчик. ООО БерингПойнт)" w:date="2021-09-15T16:27:00Z">
        <w:r>
          <w:rPr>
            <w:rFonts w:ascii="Arial" w:hAnsi="Arial" w:cs="Arial"/>
            <w:color w:val="000000" w:themeColor="text1"/>
          </w:rPr>
          <w:t xml:space="preserve">Отклонение или утверждение плана и бюджета воздействий на ПА вносится </w:t>
        </w:r>
        <w:r w:rsidRPr="00AC52DE">
          <w:rPr>
            <w:rFonts w:ascii="Arial" w:hAnsi="Arial" w:cs="Arial"/>
            <w:color w:val="000000" w:themeColor="text1"/>
          </w:rPr>
          <w:t>Согласующим Технического комитета</w:t>
        </w:r>
      </w:ins>
      <w:ins w:id="994" w:author="Попова Дарья Николаевна (Подрядчик. ООО БерингПойнт)" w:date="2021-09-15T16:30:00Z">
        <w:r>
          <w:rPr>
            <w:rFonts w:ascii="Arial" w:hAnsi="Arial" w:cs="Arial"/>
            <w:color w:val="000000" w:themeColor="text1"/>
          </w:rPr>
          <w:t xml:space="preserve"> УК</w:t>
        </w:r>
      </w:ins>
      <w:ins w:id="995" w:author="Попова Дарья Николаевна (Подрядчик. ООО БерингПойнт)" w:date="2021-09-15T16:29:00Z">
        <w:r>
          <w:rPr>
            <w:rFonts w:ascii="Arial" w:hAnsi="Arial" w:cs="Arial"/>
            <w:color w:val="000000" w:themeColor="text1"/>
          </w:rPr>
          <w:t>.</w:t>
        </w:r>
      </w:ins>
    </w:p>
    <w:p w14:paraId="4F57CB84" w14:textId="41DE356B" w:rsidR="00CB3DAE" w:rsidRDefault="00CB3DAE" w:rsidP="00CB3DAE">
      <w:pPr>
        <w:spacing w:after="240" w:line="276" w:lineRule="auto"/>
        <w:ind w:firstLine="567"/>
        <w:rPr>
          <w:ins w:id="996" w:author="Попова Дарья" w:date="2021-07-16T18:06:00Z"/>
          <w:rFonts w:ascii="Arial" w:hAnsi="Arial" w:cs="Arial"/>
          <w:color w:val="000000" w:themeColor="text1"/>
        </w:rPr>
      </w:pPr>
      <w:ins w:id="997" w:author="Попова Дарья" w:date="2021-07-16T18:06:00Z">
        <w:r>
          <w:rPr>
            <w:rFonts w:ascii="Arial" w:hAnsi="Arial" w:cs="Arial"/>
            <w:color w:val="000000" w:themeColor="text1"/>
          </w:rPr>
          <w:t>В процессе рассмотрения бюджета воздействий на ПА Технический комитет УК используют в том числе и «бумажные» документы, подготовленные на предыдущих шагах процесса. К ним относятся</w:t>
        </w:r>
      </w:ins>
      <w:ins w:id="998" w:author="Попова Дарья" w:date="2021-07-16T18:35:00Z">
        <w:r w:rsidR="00E22F33">
          <w:rPr>
            <w:rFonts w:ascii="Arial" w:hAnsi="Arial" w:cs="Arial"/>
            <w:color w:val="000000" w:themeColor="text1"/>
          </w:rPr>
          <w:t xml:space="preserve"> </w:t>
        </w:r>
      </w:ins>
      <w:ins w:id="999" w:author="Попова Дарья" w:date="2021-07-16T18:06:00Z">
        <w:r>
          <w:rPr>
            <w:rFonts w:ascii="Arial" w:hAnsi="Arial" w:cs="Arial"/>
            <w:color w:val="000000" w:themeColor="text1"/>
          </w:rPr>
          <w:t>протоколы заседаний Технических комитетов бизнес-единиц.</w:t>
        </w:r>
      </w:ins>
    </w:p>
    <w:p w14:paraId="6BDA4315" w14:textId="5BDF20FD" w:rsidR="00A31E35" w:rsidRPr="00CB3DAE" w:rsidDel="00CB3DAE" w:rsidRDefault="00CB3DAE">
      <w:pPr>
        <w:spacing w:after="240" w:line="276" w:lineRule="auto"/>
        <w:ind w:firstLine="567"/>
        <w:rPr>
          <w:del w:id="1000" w:author="Попова Дарья" w:date="2021-07-16T18:06:00Z"/>
          <w:rFonts w:cs="Arial"/>
          <w:i/>
          <w:caps/>
          <w:color w:val="000000" w:themeColor="text1"/>
          <w:rPrChange w:id="1001" w:author="Попова Дарья" w:date="2021-07-16T18:07:00Z">
            <w:rPr>
              <w:del w:id="1002" w:author="Попова Дарья" w:date="2021-07-16T18:06:00Z"/>
              <w:rFonts w:eastAsiaTheme="majorEastAsia" w:cstheme="majorBidi"/>
              <w:b/>
              <w:i w:val="0"/>
              <w:caps w:val="0"/>
              <w:sz w:val="24"/>
              <w:szCs w:val="24"/>
            </w:rPr>
          </w:rPrChange>
        </w:rPr>
        <w:pPrChange w:id="1003" w:author="Попова Дарья" w:date="2021-07-16T18:07:00Z">
          <w:pPr>
            <w:pStyle w:val="4"/>
            <w:spacing w:after="120"/>
            <w:ind w:left="862" w:hanging="862"/>
          </w:pPr>
        </w:pPrChange>
      </w:pPr>
      <w:ins w:id="1004" w:author="Попова Дарья" w:date="2021-07-16T18:06:00Z">
        <w:r w:rsidRPr="00CB3DAE">
          <w:rPr>
            <w:rFonts w:ascii="Arial" w:hAnsi="Arial" w:cs="Arial"/>
            <w:color w:val="000000" w:themeColor="text1"/>
            <w:rPrChange w:id="1005" w:author="Попова Дарья" w:date="2021-07-16T18:07:00Z">
              <w:rPr>
                <w:rFonts w:cs="Arial"/>
                <w:i w:val="0"/>
                <w:caps w:val="0"/>
                <w:color w:val="000000" w:themeColor="text1"/>
              </w:rPr>
            </w:rPrChange>
          </w:rPr>
          <w:t xml:space="preserve">Решение </w:t>
        </w:r>
      </w:ins>
      <w:ins w:id="1006" w:author="Попова Дарья" w:date="2021-07-16T18:36:00Z">
        <w:r w:rsidR="00E22F33">
          <w:rPr>
            <w:rFonts w:ascii="Arial" w:hAnsi="Arial" w:cs="Arial"/>
            <w:color w:val="000000" w:themeColor="text1"/>
          </w:rPr>
          <w:t xml:space="preserve">Технического </w:t>
        </w:r>
      </w:ins>
      <w:ins w:id="1007" w:author="Попова Дарья" w:date="2021-07-16T18:06:00Z">
        <w:r w:rsidRPr="00CB3DAE">
          <w:rPr>
            <w:rFonts w:ascii="Arial" w:hAnsi="Arial" w:cs="Arial"/>
            <w:color w:val="000000" w:themeColor="text1"/>
            <w:rPrChange w:id="1008" w:author="Попова Дарья" w:date="2021-07-16T18:07:00Z">
              <w:rPr>
                <w:rFonts w:cs="Arial"/>
                <w:i w:val="0"/>
                <w:caps w:val="0"/>
                <w:color w:val="000000" w:themeColor="text1"/>
              </w:rPr>
            </w:rPrChange>
          </w:rPr>
          <w:t>комитета УК в отношении принятия или отклонения планов и бюджетов воздействий на ПА оформляется в виде протокола заседания согласующего ор</w:t>
        </w:r>
        <w:r w:rsidR="00E22F33">
          <w:rPr>
            <w:rFonts w:ascii="Arial" w:hAnsi="Arial" w:cs="Arial"/>
            <w:color w:val="000000" w:themeColor="text1"/>
            <w:rPrChange w:id="1009" w:author="Попова Дарья" w:date="2021-07-16T18:07:00Z">
              <w:rPr>
                <w:rFonts w:cs="Arial"/>
                <w:i w:val="0"/>
                <w:caps w:val="0"/>
                <w:color w:val="000000" w:themeColor="text1"/>
              </w:rPr>
            </w:rPrChange>
          </w:rPr>
          <w:t xml:space="preserve">гана. Если бюджет принимается, </w:t>
        </w:r>
        <w:r w:rsidRPr="00CB3DAE">
          <w:rPr>
            <w:rFonts w:ascii="Arial" w:hAnsi="Arial" w:cs="Arial"/>
            <w:color w:val="000000" w:themeColor="text1"/>
            <w:rPrChange w:id="1010" w:author="Попова Дарья" w:date="2021-07-16T18:07:00Z">
              <w:rPr>
                <w:rFonts w:cs="Arial"/>
                <w:i w:val="0"/>
                <w:caps w:val="0"/>
                <w:color w:val="000000" w:themeColor="text1"/>
              </w:rPr>
            </w:rPrChange>
          </w:rPr>
          <w:t>то готовится его бумажный вариант за подписью участников процесса согласования.</w:t>
        </w:r>
      </w:ins>
      <w:del w:id="1011" w:author="Попова Дарья" w:date="2021-07-16T18:06:00Z">
        <w:r w:rsidR="004E068A" w:rsidRPr="00CB3DAE" w:rsidDel="00CB3DAE">
          <w:rPr>
            <w:rFonts w:ascii="Arial" w:hAnsi="Arial" w:cs="Arial"/>
            <w:color w:val="000000" w:themeColor="text1"/>
            <w:rPrChange w:id="1012" w:author="Попова Дарья" w:date="2021-07-16T18:07:00Z">
              <w:rPr>
                <w:rFonts w:eastAsiaTheme="majorEastAsia" w:cstheme="majorBidi"/>
                <w:b/>
                <w:szCs w:val="24"/>
              </w:rPr>
            </w:rPrChange>
          </w:rPr>
          <w:delText>Анализ организационного уровня внесения изменений</w:delText>
        </w:r>
      </w:del>
    </w:p>
    <w:p w14:paraId="2F4C6A40" w14:textId="3904582A" w:rsidR="006208D6" w:rsidDel="00CB3DAE" w:rsidRDefault="00A33244">
      <w:pPr>
        <w:spacing w:after="240" w:line="276" w:lineRule="auto"/>
        <w:ind w:firstLine="567"/>
        <w:rPr>
          <w:del w:id="1013" w:author="Попова Дарья" w:date="2021-07-16T18:06:00Z"/>
          <w:rFonts w:cs="Arial"/>
          <w:color w:val="000000" w:themeColor="text1"/>
        </w:rPr>
        <w:pPrChange w:id="1014" w:author="Попова Дарья" w:date="2021-07-16T18:07:00Z">
          <w:pPr>
            <w:pStyle w:val="4"/>
            <w:spacing w:after="120"/>
            <w:ind w:left="862" w:hanging="862"/>
          </w:pPr>
        </w:pPrChange>
      </w:pPr>
      <w:del w:id="1015" w:author="Попова Дарья" w:date="2021-07-16T18:06:00Z">
        <w:r w:rsidDel="00CB3DAE">
          <w:rPr>
            <w:rFonts w:ascii="Arial" w:hAnsi="Arial" w:cs="Arial"/>
            <w:color w:val="000000" w:themeColor="text1"/>
          </w:rPr>
          <w:delText xml:space="preserve">В случае отклонения долгосрочного </w:delText>
        </w:r>
        <w:r w:rsidR="00D82D7E" w:rsidDel="00CB3DAE">
          <w:rPr>
            <w:rFonts w:ascii="Arial" w:hAnsi="Arial" w:cs="Arial"/>
            <w:color w:val="000000" w:themeColor="text1"/>
          </w:rPr>
          <w:delText xml:space="preserve">плана </w:delText>
        </w:r>
        <w:r w:rsidDel="00CB3DAE">
          <w:rPr>
            <w:rFonts w:ascii="Arial" w:hAnsi="Arial" w:cs="Arial"/>
            <w:color w:val="000000" w:themeColor="text1"/>
          </w:rPr>
          <w:delText xml:space="preserve">воздействий на производственные активы </w:delText>
        </w:r>
        <w:r w:rsidR="007A0FE4" w:rsidDel="00CB3DAE">
          <w:rPr>
            <w:rFonts w:ascii="Arial" w:hAnsi="Arial" w:cs="Arial"/>
            <w:color w:val="000000" w:themeColor="text1"/>
          </w:rPr>
          <w:delText xml:space="preserve">управляющей компании </w:delText>
        </w:r>
        <w:r w:rsidDel="00CB3DAE">
          <w:rPr>
            <w:rFonts w:ascii="Arial" w:hAnsi="Arial" w:cs="Arial"/>
            <w:color w:val="000000" w:themeColor="text1"/>
          </w:rPr>
          <w:delText>необходимо внести корректировки</w:delText>
        </w:r>
        <w:r w:rsidR="0021223A" w:rsidDel="00CB3DAE">
          <w:rPr>
            <w:rFonts w:ascii="Arial" w:hAnsi="Arial" w:cs="Arial"/>
            <w:color w:val="000000" w:themeColor="text1"/>
          </w:rPr>
          <w:delText xml:space="preserve">. Перед выполнением корректировок </w:delText>
        </w:r>
        <w:r w:rsidR="007A0FE4" w:rsidDel="00CB3DAE">
          <w:rPr>
            <w:rFonts w:ascii="Arial" w:hAnsi="Arial" w:cs="Arial"/>
            <w:color w:val="000000" w:themeColor="text1"/>
          </w:rPr>
          <w:delText>требуется определить организационный уровень их внесения. В качестве такого уровня может быть выбран уровень бизнес-единицы или уровень управляющей компании.</w:delText>
        </w:r>
      </w:del>
    </w:p>
    <w:p w14:paraId="2194E933" w14:textId="6D96FBE5" w:rsidR="007A0FE4" w:rsidDel="00CB3DAE" w:rsidRDefault="007A0FE4">
      <w:pPr>
        <w:spacing w:after="240" w:line="276" w:lineRule="auto"/>
        <w:ind w:firstLine="567"/>
        <w:rPr>
          <w:del w:id="1016" w:author="Попова Дарья" w:date="2021-07-16T18:06:00Z"/>
          <w:rFonts w:cs="Arial"/>
          <w:color w:val="000000" w:themeColor="text1"/>
        </w:rPr>
        <w:pPrChange w:id="1017" w:author="Попова Дарья" w:date="2021-07-16T18:07:00Z">
          <w:pPr>
            <w:pStyle w:val="4"/>
            <w:spacing w:after="120"/>
            <w:ind w:left="862" w:hanging="862"/>
          </w:pPr>
        </w:pPrChange>
      </w:pPr>
      <w:del w:id="1018" w:author="Попова Дарья" w:date="2021-07-16T18:06:00Z">
        <w:r w:rsidDel="00CB3DAE">
          <w:rPr>
            <w:rFonts w:ascii="Arial" w:hAnsi="Arial" w:cs="Arial"/>
            <w:color w:val="000000" w:themeColor="text1"/>
          </w:rPr>
          <w:delText xml:space="preserve">Уровень внесения корректировок будет определяться в зависимости от раздела долгосрочного </w:delText>
        </w:r>
        <w:r w:rsidR="00E258D8" w:rsidDel="00CB3DAE">
          <w:rPr>
            <w:rFonts w:ascii="Arial" w:hAnsi="Arial" w:cs="Arial"/>
            <w:color w:val="000000" w:themeColor="text1"/>
          </w:rPr>
          <w:delText>плана</w:delText>
        </w:r>
        <w:r w:rsidDel="00CB3DAE">
          <w:rPr>
            <w:rFonts w:ascii="Arial" w:hAnsi="Arial" w:cs="Arial"/>
            <w:color w:val="000000" w:themeColor="text1"/>
          </w:rPr>
          <w:delText>. Так, если корректировка вносится в раздел с целевыми программами</w:delText>
        </w:r>
        <w:r w:rsidR="00E258D8" w:rsidDel="00CB3DAE">
          <w:rPr>
            <w:rFonts w:ascii="Arial" w:hAnsi="Arial" w:cs="Arial"/>
            <w:color w:val="000000" w:themeColor="text1"/>
          </w:rPr>
          <w:delText xml:space="preserve"> и касается перечня программ или резерва на каждую целевую программу</w:delText>
        </w:r>
        <w:r w:rsidDel="00CB3DAE">
          <w:rPr>
            <w:rFonts w:ascii="Arial" w:hAnsi="Arial" w:cs="Arial"/>
            <w:color w:val="000000" w:themeColor="text1"/>
          </w:rPr>
          <w:delText xml:space="preserve">, то выбирается уровень управляющей компании. </w:delText>
        </w:r>
        <w:r w:rsidR="00E258D8" w:rsidDel="00CB3DAE">
          <w:rPr>
            <w:rFonts w:ascii="Arial" w:hAnsi="Arial" w:cs="Arial"/>
            <w:color w:val="000000" w:themeColor="text1"/>
          </w:rPr>
          <w:delText xml:space="preserve">Если корректируются проекты в рамках целевой программы, то корректировка может выполняться на уровне той бизнес-единицы, на которой данный проект запланирован. </w:delText>
        </w:r>
        <w:r w:rsidDel="00CB3DAE">
          <w:rPr>
            <w:rFonts w:ascii="Arial" w:hAnsi="Arial" w:cs="Arial"/>
            <w:color w:val="000000" w:themeColor="text1"/>
          </w:rPr>
          <w:delText xml:space="preserve">Если </w:delText>
        </w:r>
        <w:r w:rsidR="00E258D8" w:rsidDel="00CB3DAE">
          <w:rPr>
            <w:rFonts w:ascii="Arial" w:hAnsi="Arial" w:cs="Arial"/>
            <w:color w:val="000000" w:themeColor="text1"/>
          </w:rPr>
          <w:delText xml:space="preserve">корректируется </w:delText>
        </w:r>
        <w:r w:rsidDel="00CB3DAE">
          <w:rPr>
            <w:rFonts w:ascii="Arial" w:hAnsi="Arial" w:cs="Arial"/>
            <w:color w:val="000000" w:themeColor="text1"/>
          </w:rPr>
          <w:delText>раздел поддержания производственных активов, то корректировка может касаться одной или нескольких бизнес-единиц. Исключением является резерв управляющей компании на аварийные и восстановительные работы и материалы.</w:delText>
        </w:r>
      </w:del>
    </w:p>
    <w:p w14:paraId="68C31C19" w14:textId="04C26E75" w:rsidR="007A0FE4" w:rsidDel="00CB3DAE" w:rsidRDefault="007A0FE4">
      <w:pPr>
        <w:spacing w:after="240" w:line="276" w:lineRule="auto"/>
        <w:ind w:firstLine="567"/>
        <w:rPr>
          <w:del w:id="1019" w:author="Попова Дарья" w:date="2021-07-16T18:06:00Z"/>
          <w:rFonts w:cs="Arial"/>
          <w:color w:val="000000" w:themeColor="text1"/>
        </w:rPr>
        <w:pPrChange w:id="1020" w:author="Попова Дарья" w:date="2021-07-16T18:07:00Z">
          <w:pPr>
            <w:pStyle w:val="4"/>
            <w:spacing w:after="120"/>
            <w:ind w:left="862" w:hanging="862"/>
          </w:pPr>
        </w:pPrChange>
      </w:pPr>
      <w:del w:id="1021" w:author="Попова Дарья" w:date="2021-07-16T18:06:00Z">
        <w:r w:rsidDel="00CB3DAE">
          <w:rPr>
            <w:rFonts w:ascii="Arial" w:hAnsi="Arial" w:cs="Arial"/>
            <w:color w:val="000000" w:themeColor="text1"/>
          </w:rPr>
          <w:delText xml:space="preserve">В процессе анализа и выбора уровня внесения изменений используется аналитический отчёт по долгосрочному </w:delText>
        </w:r>
        <w:r w:rsidR="0017289E" w:rsidDel="00CB3DAE">
          <w:rPr>
            <w:rFonts w:ascii="Arial" w:hAnsi="Arial" w:cs="Arial"/>
            <w:color w:val="000000" w:themeColor="text1"/>
          </w:rPr>
          <w:delText xml:space="preserve">плану </w:delText>
        </w:r>
        <w:r w:rsidDel="00CB3DAE">
          <w:rPr>
            <w:rFonts w:ascii="Arial" w:hAnsi="Arial" w:cs="Arial"/>
            <w:color w:val="000000" w:themeColor="text1"/>
          </w:rPr>
          <w:delText xml:space="preserve">воздействий </w:delText>
        </w:r>
        <w:r w:rsidR="00A77985" w:rsidRPr="009936BB" w:rsidDel="00CB3DAE">
          <w:rPr>
            <w:rFonts w:ascii="Arial" w:hAnsi="Arial" w:cs="Arial"/>
            <w:color w:val="000000" w:themeColor="text1"/>
          </w:rPr>
          <w:delText>(</w:delText>
        </w:r>
        <w:r w:rsidR="00A77985" w:rsidDel="00CB3DAE">
          <w:rPr>
            <w:rFonts w:ascii="Arial" w:hAnsi="Arial" w:cs="Arial"/>
            <w:color w:val="000000" w:themeColor="text1"/>
          </w:rPr>
          <w:delText>код</w:delText>
        </w:r>
        <w:r w:rsidR="00A77985" w:rsidRPr="00350469" w:rsidDel="00CB3DAE">
          <w:rPr>
            <w:rFonts w:ascii="Arial" w:hAnsi="Arial" w:cs="Arial"/>
            <w:color w:val="000000" w:themeColor="text1"/>
          </w:rPr>
          <w:delText xml:space="preserve"> MCB0</w:delText>
        </w:r>
        <w:r w:rsidR="00D1791C" w:rsidDel="00CB3DAE">
          <w:rPr>
            <w:rFonts w:ascii="Arial" w:hAnsi="Arial" w:cs="Arial"/>
            <w:color w:val="000000" w:themeColor="text1"/>
          </w:rPr>
          <w:delText>8-03</w:delText>
        </w:r>
        <w:r w:rsidR="00A77985" w:rsidDel="00CB3DAE">
          <w:rPr>
            <w:rFonts w:ascii="Arial" w:hAnsi="Arial" w:cs="Arial"/>
            <w:color w:val="000000" w:themeColor="text1"/>
          </w:rPr>
          <w:delText xml:space="preserve"> в реестре разработок, описание в разделе 5.10 настоящего КД</w:delText>
        </w:r>
        <w:r w:rsidR="00A77985" w:rsidRPr="009936BB" w:rsidDel="00CB3DAE">
          <w:rPr>
            <w:rFonts w:ascii="Arial" w:hAnsi="Arial" w:cs="Arial"/>
            <w:color w:val="000000" w:themeColor="text1"/>
          </w:rPr>
          <w:delText xml:space="preserve">) </w:delText>
        </w:r>
        <w:r w:rsidDel="00CB3DAE">
          <w:rPr>
            <w:rFonts w:ascii="Arial" w:hAnsi="Arial" w:cs="Arial"/>
            <w:color w:val="000000" w:themeColor="text1"/>
          </w:rPr>
          <w:delText>в разрезе бизнес-единиц и структуры СПП-элементов, который запускается из потока бизнес-операций.</w:delText>
        </w:r>
      </w:del>
    </w:p>
    <w:p w14:paraId="2019CB5E" w14:textId="33B8DAC4" w:rsidR="007A0FE4" w:rsidRDefault="007A0FE4">
      <w:pPr>
        <w:spacing w:after="240" w:line="276" w:lineRule="auto"/>
        <w:ind w:firstLine="567"/>
        <w:rPr>
          <w:rFonts w:cs="Arial"/>
          <w:color w:val="000000" w:themeColor="text1"/>
        </w:rPr>
        <w:pPrChange w:id="1022" w:author="Попова Дарья" w:date="2021-07-16T18:07:00Z">
          <w:pPr>
            <w:pStyle w:val="4"/>
            <w:spacing w:after="120"/>
            <w:ind w:left="862" w:hanging="862"/>
          </w:pPr>
        </w:pPrChange>
      </w:pPr>
      <w:del w:id="1023" w:author="Попова Дарья" w:date="2021-07-16T18:06:00Z">
        <w:r w:rsidDel="00CB3DAE">
          <w:rPr>
            <w:rFonts w:ascii="Arial" w:hAnsi="Arial" w:cs="Arial"/>
            <w:color w:val="000000" w:themeColor="text1"/>
          </w:rPr>
          <w:delText xml:space="preserve">Выбор организационного уровня определяет </w:delText>
        </w:r>
        <w:r w:rsidR="00F20E6C" w:rsidDel="00CB3DAE">
          <w:rPr>
            <w:rFonts w:ascii="Arial" w:hAnsi="Arial" w:cs="Arial"/>
            <w:color w:val="000000" w:themeColor="text1"/>
          </w:rPr>
          <w:delText>Т</w:delText>
        </w:r>
        <w:r w:rsidDel="00CB3DAE">
          <w:rPr>
            <w:rFonts w:ascii="Arial" w:hAnsi="Arial" w:cs="Arial"/>
            <w:color w:val="000000" w:themeColor="text1"/>
          </w:rPr>
          <w:delText xml:space="preserve">ехнический директор управляющей компании, </w:delText>
        </w:r>
        <w:r w:rsidR="001669F3" w:rsidDel="00CB3DAE">
          <w:rPr>
            <w:rFonts w:ascii="Arial" w:hAnsi="Arial" w:cs="Arial"/>
            <w:color w:val="000000" w:themeColor="text1"/>
          </w:rPr>
          <w:delText>либо его заместители. Для этого в</w:delText>
        </w:r>
        <w:r w:rsidDel="00CB3DAE">
          <w:rPr>
            <w:rFonts w:ascii="Arial" w:hAnsi="Arial" w:cs="Arial"/>
            <w:color w:val="000000" w:themeColor="text1"/>
          </w:rPr>
          <w:delText xml:space="preserve"> качестве исполнителя по данному шагу </w:delText>
        </w:r>
        <w:r w:rsidR="001669F3" w:rsidDel="00CB3DAE">
          <w:rPr>
            <w:rFonts w:ascii="Arial" w:hAnsi="Arial" w:cs="Arial"/>
            <w:color w:val="000000" w:themeColor="text1"/>
          </w:rPr>
          <w:delText>в потоке операций указывается не</w:delText>
        </w:r>
        <w:r w:rsidDel="00CB3DAE">
          <w:rPr>
            <w:rFonts w:ascii="Arial" w:hAnsi="Arial" w:cs="Arial"/>
            <w:color w:val="000000" w:themeColor="text1"/>
          </w:rPr>
          <w:delText xml:space="preserve"> отдельный пользователь, а группа пользователей.</w:delText>
        </w:r>
      </w:del>
    </w:p>
    <w:p w14:paraId="189B9849" w14:textId="77777777" w:rsidR="006208D6" w:rsidRPr="006208D6" w:rsidRDefault="006208D6" w:rsidP="006208D6">
      <w:pPr>
        <w:spacing w:after="240" w:line="276" w:lineRule="auto"/>
        <w:ind w:firstLine="567"/>
        <w:rPr>
          <w:rFonts w:ascii="Arial" w:hAnsi="Arial" w:cs="Arial"/>
          <w:color w:val="000000" w:themeColor="text1"/>
        </w:rPr>
      </w:pPr>
    </w:p>
    <w:p w14:paraId="242DF8C5" w14:textId="4B9898EF" w:rsidR="00A31E35" w:rsidRPr="009936BB" w:rsidDel="00CB3DAE" w:rsidRDefault="00A31E35" w:rsidP="009936BB">
      <w:pPr>
        <w:pStyle w:val="4"/>
        <w:spacing w:after="120"/>
        <w:ind w:left="862" w:hanging="862"/>
        <w:rPr>
          <w:del w:id="1024" w:author="Попова Дарья" w:date="2021-07-16T18:07:00Z"/>
          <w:rFonts w:eastAsiaTheme="majorEastAsia" w:cstheme="majorBidi"/>
          <w:b/>
          <w:i w:val="0"/>
          <w:caps w:val="0"/>
          <w:sz w:val="24"/>
          <w:szCs w:val="24"/>
        </w:rPr>
      </w:pPr>
      <w:del w:id="1025" w:author="Попова Дарья" w:date="2021-07-16T18:07:00Z">
        <w:r w:rsidRPr="009936BB" w:rsidDel="00CB3DAE">
          <w:rPr>
            <w:rFonts w:eastAsiaTheme="majorEastAsia" w:cstheme="majorBidi"/>
            <w:b/>
            <w:i w:val="0"/>
            <w:caps w:val="0"/>
            <w:sz w:val="24"/>
            <w:szCs w:val="24"/>
          </w:rPr>
          <w:delText xml:space="preserve">Шаг процесса 120 - </w:delText>
        </w:r>
        <w:r w:rsidR="004E068A" w:rsidRPr="004E068A" w:rsidDel="00CB3DAE">
          <w:rPr>
            <w:rFonts w:eastAsiaTheme="majorEastAsia" w:cstheme="majorBidi"/>
            <w:b/>
            <w:i w:val="0"/>
            <w:caps w:val="0"/>
            <w:sz w:val="24"/>
            <w:szCs w:val="24"/>
          </w:rPr>
          <w:delText>Корректировка долгосрочного плана</w:delText>
        </w:r>
        <w:r w:rsidR="004E068A" w:rsidDel="00CB3DAE">
          <w:rPr>
            <w:rFonts w:eastAsiaTheme="majorEastAsia" w:cstheme="majorBidi"/>
            <w:b/>
            <w:i w:val="0"/>
            <w:caps w:val="0"/>
            <w:sz w:val="24"/>
            <w:szCs w:val="24"/>
          </w:rPr>
          <w:delText xml:space="preserve"> (на уровне УК)</w:delText>
        </w:r>
      </w:del>
    </w:p>
    <w:p w14:paraId="12AD65A7" w14:textId="49DBF74E" w:rsidR="006D5DCC" w:rsidRPr="006D5DCC" w:rsidDel="00CB3DAE" w:rsidRDefault="006D5DCC" w:rsidP="006D5DCC">
      <w:pPr>
        <w:spacing w:after="240" w:line="276" w:lineRule="auto"/>
        <w:ind w:firstLine="567"/>
        <w:rPr>
          <w:del w:id="1026" w:author="Попова Дарья" w:date="2021-07-16T18:07:00Z"/>
          <w:rFonts w:ascii="Arial" w:hAnsi="Arial" w:cs="Arial"/>
          <w:color w:val="000000" w:themeColor="text1"/>
        </w:rPr>
      </w:pPr>
      <w:del w:id="1027" w:author="Попова Дарья" w:date="2021-07-16T18:07:00Z">
        <w:r w:rsidRPr="006D5DCC" w:rsidDel="00CB3DAE">
          <w:rPr>
            <w:rFonts w:ascii="Arial" w:hAnsi="Arial" w:cs="Arial"/>
            <w:color w:val="000000" w:themeColor="text1"/>
          </w:rPr>
          <w:delText xml:space="preserve">Корректировка долгосрочного </w:delText>
        </w:r>
        <w:r w:rsidR="00E258D8" w:rsidDel="00CB3DAE">
          <w:rPr>
            <w:rFonts w:ascii="Arial" w:hAnsi="Arial" w:cs="Arial"/>
            <w:color w:val="000000" w:themeColor="text1"/>
          </w:rPr>
          <w:delText xml:space="preserve">плана </w:delText>
        </w:r>
        <w:r w:rsidRPr="006D5DCC" w:rsidDel="00CB3DAE">
          <w:rPr>
            <w:rFonts w:ascii="Arial" w:hAnsi="Arial" w:cs="Arial"/>
            <w:color w:val="000000" w:themeColor="text1"/>
          </w:rPr>
          <w:delText>воздейс</w:delText>
        </w:r>
        <w:r w:rsidDel="00CB3DAE">
          <w:rPr>
            <w:rFonts w:ascii="Arial" w:hAnsi="Arial" w:cs="Arial"/>
            <w:color w:val="000000" w:themeColor="text1"/>
          </w:rPr>
          <w:delText>твий управляющей компании предполагает внесение изме</w:delText>
        </w:r>
        <w:r w:rsidRPr="006D5DCC" w:rsidDel="00CB3DAE">
          <w:rPr>
            <w:rFonts w:ascii="Arial" w:hAnsi="Arial" w:cs="Arial"/>
            <w:color w:val="000000" w:themeColor="text1"/>
          </w:rPr>
          <w:delText xml:space="preserve">нений в объём ремонтных воздействий </w:delText>
        </w:r>
        <w:r w:rsidDel="00CB3DAE">
          <w:rPr>
            <w:rFonts w:ascii="Arial" w:hAnsi="Arial" w:cs="Arial"/>
            <w:color w:val="000000" w:themeColor="text1"/>
          </w:rPr>
          <w:delText xml:space="preserve">на уровне бизнес-единиц, корректировку перечня, стоимости или сроков выполнения целевых программ </w:delText>
        </w:r>
        <w:r w:rsidRPr="006D5DCC" w:rsidDel="00CB3DAE">
          <w:rPr>
            <w:rFonts w:ascii="Arial" w:hAnsi="Arial" w:cs="Arial"/>
            <w:color w:val="000000" w:themeColor="text1"/>
          </w:rPr>
          <w:delText xml:space="preserve">и повторение процедуры формирования </w:delText>
        </w:r>
        <w:r w:rsidDel="00CB3DAE">
          <w:rPr>
            <w:rFonts w:ascii="Arial" w:hAnsi="Arial" w:cs="Arial"/>
            <w:color w:val="000000" w:themeColor="text1"/>
          </w:rPr>
          <w:delText xml:space="preserve">долгосрочного </w:delText>
        </w:r>
        <w:r w:rsidR="00E258D8" w:rsidDel="00CB3DAE">
          <w:rPr>
            <w:rFonts w:ascii="Arial" w:hAnsi="Arial" w:cs="Arial"/>
            <w:color w:val="000000" w:themeColor="text1"/>
          </w:rPr>
          <w:delText>плана</w:delText>
        </w:r>
        <w:r w:rsidRPr="006D5DCC" w:rsidDel="00CB3DAE">
          <w:rPr>
            <w:rFonts w:ascii="Arial" w:hAnsi="Arial" w:cs="Arial"/>
            <w:color w:val="000000" w:themeColor="text1"/>
          </w:rPr>
          <w:delText>.</w:delText>
        </w:r>
      </w:del>
    </w:p>
    <w:p w14:paraId="2121611B" w14:textId="74301628" w:rsidR="006D5DCC" w:rsidRPr="006D5DCC" w:rsidDel="00CB3DAE" w:rsidRDefault="006D5DCC" w:rsidP="006D5DCC">
      <w:pPr>
        <w:spacing w:after="240" w:line="276" w:lineRule="auto"/>
        <w:ind w:firstLine="567"/>
        <w:rPr>
          <w:del w:id="1028" w:author="Попова Дарья" w:date="2021-07-16T18:07:00Z"/>
          <w:rFonts w:ascii="Arial" w:hAnsi="Arial" w:cs="Arial"/>
          <w:color w:val="000000" w:themeColor="text1"/>
        </w:rPr>
      </w:pPr>
      <w:del w:id="1029" w:author="Попова Дарья" w:date="2021-07-16T18:07:00Z">
        <w:r w:rsidRPr="006D5DCC" w:rsidDel="00CB3DAE">
          <w:rPr>
            <w:rFonts w:ascii="Arial" w:hAnsi="Arial" w:cs="Arial"/>
            <w:color w:val="000000" w:themeColor="text1"/>
          </w:rPr>
          <w:delText xml:space="preserve">В случае отклонения долгосрочного </w:delText>
        </w:r>
        <w:r w:rsidR="00E258D8" w:rsidDel="00CB3DAE">
          <w:rPr>
            <w:rFonts w:ascii="Arial" w:hAnsi="Arial" w:cs="Arial"/>
            <w:color w:val="000000" w:themeColor="text1"/>
          </w:rPr>
          <w:delText xml:space="preserve">плана </w:delText>
        </w:r>
        <w:r w:rsidRPr="006D5DCC" w:rsidDel="00CB3DAE">
          <w:rPr>
            <w:rFonts w:ascii="Arial" w:hAnsi="Arial" w:cs="Arial"/>
            <w:color w:val="000000" w:themeColor="text1"/>
          </w:rPr>
          <w:delText xml:space="preserve">воздействий </w:delText>
        </w:r>
        <w:r w:rsidR="0017289E" w:rsidDel="00CB3DAE">
          <w:rPr>
            <w:rFonts w:ascii="Arial" w:hAnsi="Arial" w:cs="Arial"/>
            <w:color w:val="000000" w:themeColor="text1"/>
          </w:rPr>
          <w:delText>Главным</w:delText>
        </w:r>
        <w:r w:rsidR="0017289E" w:rsidRPr="0017289E" w:rsidDel="00CB3DAE">
          <w:rPr>
            <w:rFonts w:ascii="Arial" w:hAnsi="Arial" w:cs="Arial"/>
            <w:color w:val="000000" w:themeColor="text1"/>
          </w:rPr>
          <w:delText xml:space="preserve"> специалист</w:delText>
        </w:r>
        <w:r w:rsidR="0017289E" w:rsidDel="00CB3DAE">
          <w:rPr>
            <w:rFonts w:ascii="Arial" w:hAnsi="Arial" w:cs="Arial"/>
            <w:color w:val="000000" w:themeColor="text1"/>
          </w:rPr>
          <w:delText>ом</w:delText>
        </w:r>
        <w:r w:rsidR="0017289E" w:rsidRPr="0017289E" w:rsidDel="00CB3DAE">
          <w:rPr>
            <w:rFonts w:ascii="Arial" w:hAnsi="Arial" w:cs="Arial"/>
            <w:color w:val="000000" w:themeColor="text1"/>
          </w:rPr>
          <w:delText xml:space="preserve"> ТОиР УК </w:delText>
        </w:r>
        <w:r w:rsidR="00DE5DAB" w:rsidDel="00CB3DAE">
          <w:rPr>
            <w:rFonts w:ascii="Arial" w:hAnsi="Arial" w:cs="Arial"/>
            <w:color w:val="000000" w:themeColor="text1"/>
          </w:rPr>
          <w:delText xml:space="preserve">или </w:delText>
        </w:r>
        <w:r w:rsidR="00E258D8" w:rsidDel="00CB3DAE">
          <w:rPr>
            <w:rFonts w:ascii="Arial" w:hAnsi="Arial" w:cs="Arial"/>
            <w:color w:val="000000" w:themeColor="text1"/>
          </w:rPr>
          <w:delText>Т</w:delText>
        </w:r>
        <w:r w:rsidR="00E258D8" w:rsidRPr="006D5DCC" w:rsidDel="00CB3DAE">
          <w:rPr>
            <w:rFonts w:ascii="Arial" w:hAnsi="Arial" w:cs="Arial"/>
            <w:color w:val="000000" w:themeColor="text1"/>
          </w:rPr>
          <w:delText xml:space="preserve">ехническим </w:delText>
        </w:r>
        <w:r w:rsidRPr="006D5DCC" w:rsidDel="00CB3DAE">
          <w:rPr>
            <w:rFonts w:ascii="Arial" w:hAnsi="Arial" w:cs="Arial"/>
            <w:color w:val="000000" w:themeColor="text1"/>
          </w:rPr>
          <w:delText xml:space="preserve">комитетом </w:delText>
        </w:r>
        <w:r w:rsidR="00755D79" w:rsidDel="00CB3DAE">
          <w:rPr>
            <w:rFonts w:ascii="Arial" w:hAnsi="Arial" w:cs="Arial"/>
            <w:color w:val="000000" w:themeColor="text1"/>
          </w:rPr>
          <w:delText>УК</w:delText>
        </w:r>
        <w:r w:rsidR="0017289E" w:rsidDel="00CB3DAE">
          <w:rPr>
            <w:rFonts w:ascii="Arial" w:hAnsi="Arial" w:cs="Arial"/>
            <w:color w:val="000000" w:themeColor="text1"/>
          </w:rPr>
          <w:delText xml:space="preserve"> с</w:delText>
        </w:r>
        <w:r w:rsidR="00755D79" w:rsidDel="00CB3DAE">
          <w:rPr>
            <w:rFonts w:ascii="Arial" w:hAnsi="Arial" w:cs="Arial"/>
            <w:color w:val="000000" w:themeColor="text1"/>
          </w:rPr>
          <w:delText>о</w:delText>
        </w:r>
        <w:r w:rsidR="00DE5DAB" w:rsidDel="00CB3DAE">
          <w:rPr>
            <w:rFonts w:ascii="Arial" w:hAnsi="Arial" w:cs="Arial"/>
            <w:color w:val="000000" w:themeColor="text1"/>
          </w:rPr>
          <w:delText xml:space="preserve"> </w:delText>
        </w:r>
        <w:r w:rsidR="00755D79" w:rsidDel="00CB3DAE">
          <w:rPr>
            <w:rFonts w:ascii="Arial" w:hAnsi="Arial" w:cs="Arial"/>
            <w:color w:val="000000" w:themeColor="text1"/>
          </w:rPr>
          <w:delText xml:space="preserve">Старшим </w:delText>
        </w:r>
        <w:r w:rsidR="00F20E6C" w:rsidDel="00CB3DAE">
          <w:rPr>
            <w:rFonts w:ascii="Arial" w:hAnsi="Arial" w:cs="Arial"/>
            <w:color w:val="000000" w:themeColor="text1"/>
          </w:rPr>
          <w:delText>В</w:delText>
        </w:r>
        <w:r w:rsidDel="00CB3DAE">
          <w:rPr>
            <w:rFonts w:ascii="Arial" w:hAnsi="Arial" w:cs="Arial"/>
            <w:color w:val="000000" w:themeColor="text1"/>
          </w:rPr>
          <w:delText>ице-президент</w:delText>
        </w:r>
        <w:r w:rsidR="0017289E" w:rsidDel="00CB3DAE">
          <w:rPr>
            <w:rFonts w:ascii="Arial" w:hAnsi="Arial" w:cs="Arial"/>
            <w:color w:val="000000" w:themeColor="text1"/>
          </w:rPr>
          <w:delText xml:space="preserve">ом </w:delText>
        </w:r>
        <w:r w:rsidR="00E258D8" w:rsidDel="00CB3DAE">
          <w:rPr>
            <w:rFonts w:ascii="Arial" w:hAnsi="Arial" w:cs="Arial"/>
            <w:color w:val="000000" w:themeColor="text1"/>
          </w:rPr>
          <w:delText xml:space="preserve">БП </w:delText>
        </w:r>
        <w:r w:rsidDel="00CB3DAE">
          <w:rPr>
            <w:rFonts w:ascii="Arial" w:hAnsi="Arial" w:cs="Arial"/>
            <w:color w:val="000000" w:themeColor="text1"/>
          </w:rPr>
          <w:delText xml:space="preserve">и </w:delText>
        </w:r>
        <w:r w:rsidR="00E258D8" w:rsidDel="00CB3DAE">
          <w:rPr>
            <w:rFonts w:ascii="Arial" w:hAnsi="Arial" w:cs="Arial"/>
            <w:color w:val="000000" w:themeColor="text1"/>
          </w:rPr>
          <w:delText>ТП</w:delText>
        </w:r>
        <w:r w:rsidR="005170B8" w:rsidDel="00CB3DAE">
          <w:rPr>
            <w:rFonts w:ascii="Arial" w:hAnsi="Arial" w:cs="Arial"/>
            <w:color w:val="000000" w:themeColor="text1"/>
          </w:rPr>
          <w:delText xml:space="preserve"> УК</w:delText>
        </w:r>
        <w:r w:rsidR="00E258D8" w:rsidDel="00CB3DAE">
          <w:rPr>
            <w:rFonts w:ascii="Arial" w:hAnsi="Arial" w:cs="Arial"/>
            <w:color w:val="000000" w:themeColor="text1"/>
          </w:rPr>
          <w:delText xml:space="preserve"> </w:delText>
        </w:r>
        <w:r w:rsidRPr="006D5DCC" w:rsidDel="00CB3DAE">
          <w:rPr>
            <w:rFonts w:ascii="Arial" w:hAnsi="Arial" w:cs="Arial"/>
            <w:color w:val="000000" w:themeColor="text1"/>
          </w:rPr>
          <w:delText>инициируется процедура корректировки долгосрочного</w:delText>
        </w:r>
        <w:r w:rsidR="00E258D8" w:rsidDel="00CB3DAE">
          <w:rPr>
            <w:rFonts w:ascii="Arial" w:hAnsi="Arial" w:cs="Arial"/>
            <w:color w:val="000000" w:themeColor="text1"/>
          </w:rPr>
          <w:delText xml:space="preserve"> плана в</w:delText>
        </w:r>
        <w:r w:rsidRPr="006D5DCC" w:rsidDel="00CB3DAE">
          <w:rPr>
            <w:rFonts w:ascii="Arial" w:hAnsi="Arial" w:cs="Arial"/>
            <w:color w:val="000000" w:themeColor="text1"/>
          </w:rPr>
          <w:delText xml:space="preserve">оздействий на производственные активы </w:delText>
        </w:r>
        <w:r w:rsidDel="00CB3DAE">
          <w:rPr>
            <w:rFonts w:ascii="Arial" w:hAnsi="Arial" w:cs="Arial"/>
            <w:color w:val="000000" w:themeColor="text1"/>
          </w:rPr>
          <w:delText>в соответствии с уровнем внесения изменений.</w:delText>
        </w:r>
      </w:del>
    </w:p>
    <w:p w14:paraId="18970D72" w14:textId="49CDB2CB" w:rsidR="006D5DCC" w:rsidRPr="006D5DCC" w:rsidDel="00CB3DAE" w:rsidRDefault="006D5DCC" w:rsidP="006D5DCC">
      <w:pPr>
        <w:spacing w:after="240" w:line="276" w:lineRule="auto"/>
        <w:ind w:firstLine="567"/>
        <w:rPr>
          <w:del w:id="1030" w:author="Попова Дарья" w:date="2021-07-16T18:07:00Z"/>
          <w:rFonts w:ascii="Arial" w:hAnsi="Arial" w:cs="Arial"/>
          <w:color w:val="000000" w:themeColor="text1"/>
        </w:rPr>
      </w:pPr>
      <w:del w:id="1031" w:author="Попова Дарья" w:date="2021-07-16T18:07:00Z">
        <w:r w:rsidRPr="006D5DCC" w:rsidDel="00CB3DAE">
          <w:rPr>
            <w:rFonts w:ascii="Arial" w:hAnsi="Arial" w:cs="Arial"/>
            <w:color w:val="000000" w:themeColor="text1"/>
          </w:rPr>
          <w:delText>В рамках потока бизнес-операций, корректировка представл</w:delText>
        </w:r>
        <w:r w:rsidDel="00CB3DAE">
          <w:rPr>
            <w:rFonts w:ascii="Arial" w:hAnsi="Arial" w:cs="Arial"/>
            <w:color w:val="000000" w:themeColor="text1"/>
          </w:rPr>
          <w:delText>яет собой повторное от</w:delText>
        </w:r>
        <w:r w:rsidRPr="006D5DCC" w:rsidDel="00CB3DAE">
          <w:rPr>
            <w:rFonts w:ascii="Arial" w:hAnsi="Arial" w:cs="Arial"/>
            <w:color w:val="000000" w:themeColor="text1"/>
          </w:rPr>
          <w:delText xml:space="preserve">крытие и выполнение операции формирования долгосрочного </w:delText>
        </w:r>
        <w:r w:rsidR="00E258D8" w:rsidDel="00CB3DAE">
          <w:rPr>
            <w:rFonts w:ascii="Arial" w:hAnsi="Arial" w:cs="Arial"/>
            <w:color w:val="000000" w:themeColor="text1"/>
          </w:rPr>
          <w:delText xml:space="preserve">плана </w:delText>
        </w:r>
        <w:r w:rsidDel="00CB3DAE">
          <w:rPr>
            <w:rFonts w:ascii="Arial" w:hAnsi="Arial" w:cs="Arial"/>
            <w:color w:val="000000" w:themeColor="text1"/>
          </w:rPr>
          <w:delText xml:space="preserve">на том или </w:delText>
        </w:r>
        <w:r w:rsidR="00DE5DAB" w:rsidDel="00CB3DAE">
          <w:rPr>
            <w:rFonts w:ascii="Arial" w:hAnsi="Arial" w:cs="Arial"/>
            <w:color w:val="000000" w:themeColor="text1"/>
          </w:rPr>
          <w:delText xml:space="preserve">ином </w:delText>
        </w:r>
        <w:r w:rsidDel="00CB3DAE">
          <w:rPr>
            <w:rFonts w:ascii="Arial" w:hAnsi="Arial" w:cs="Arial"/>
            <w:color w:val="000000" w:themeColor="text1"/>
          </w:rPr>
          <w:delText>организационном уровне</w:delText>
        </w:r>
        <w:r w:rsidRPr="006D5DCC" w:rsidDel="00CB3DAE">
          <w:rPr>
            <w:rFonts w:ascii="Arial" w:hAnsi="Arial" w:cs="Arial"/>
            <w:color w:val="000000" w:themeColor="text1"/>
          </w:rPr>
          <w:delText>. Операция выполняется специалистом в</w:delText>
        </w:r>
        <w:r w:rsidDel="00CB3DAE">
          <w:rPr>
            <w:rFonts w:ascii="Arial" w:hAnsi="Arial" w:cs="Arial"/>
            <w:color w:val="000000" w:themeColor="text1"/>
          </w:rPr>
          <w:delText xml:space="preserve"> роли </w:delText>
        </w:r>
        <w:r w:rsidR="00E258D8" w:rsidRPr="00E258D8" w:rsidDel="00CB3DAE">
          <w:rPr>
            <w:rFonts w:ascii="Arial" w:hAnsi="Arial" w:cs="Arial"/>
            <w:color w:val="000000" w:themeColor="text1"/>
          </w:rPr>
          <w:delText xml:space="preserve">Планировщика бюджета УА </w:delText>
        </w:r>
        <w:r w:rsidR="00A204B1" w:rsidDel="00CB3DAE">
          <w:rPr>
            <w:rFonts w:ascii="Arial" w:hAnsi="Arial" w:cs="Arial"/>
            <w:color w:val="000000" w:themeColor="text1"/>
          </w:rPr>
          <w:delText>УО</w:delText>
        </w:r>
        <w:r w:rsidR="00076FC3" w:rsidDel="00CB3DAE">
          <w:rPr>
            <w:rFonts w:ascii="Arial" w:hAnsi="Arial" w:cs="Arial"/>
            <w:color w:val="000000" w:themeColor="text1"/>
          </w:rPr>
          <w:delText xml:space="preserve"> </w:delText>
        </w:r>
        <w:r w:rsidDel="00CB3DAE">
          <w:rPr>
            <w:rFonts w:ascii="Arial" w:hAnsi="Arial" w:cs="Arial"/>
            <w:color w:val="000000" w:themeColor="text1"/>
          </w:rPr>
          <w:delText xml:space="preserve">или </w:delText>
        </w:r>
        <w:r w:rsidR="0017289E" w:rsidRPr="0017289E" w:rsidDel="00CB3DAE">
          <w:rPr>
            <w:rFonts w:ascii="Arial" w:hAnsi="Arial" w:cs="Arial"/>
            <w:color w:val="000000" w:themeColor="text1"/>
          </w:rPr>
          <w:delText xml:space="preserve">Планировщик бюджета УА УК </w:delText>
        </w:r>
        <w:r w:rsidDel="00CB3DAE">
          <w:rPr>
            <w:rFonts w:ascii="Arial" w:hAnsi="Arial" w:cs="Arial"/>
            <w:color w:val="000000" w:themeColor="text1"/>
          </w:rPr>
          <w:delText>соответственно. Возможно и совместное внесение изменений в соответствующие разделы бюджета</w:delText>
        </w:r>
        <w:r w:rsidRPr="006D5DCC" w:rsidDel="00CB3DAE">
          <w:rPr>
            <w:rFonts w:ascii="Arial" w:hAnsi="Arial" w:cs="Arial"/>
            <w:color w:val="000000" w:themeColor="text1"/>
          </w:rPr>
          <w:delText>.</w:delText>
        </w:r>
      </w:del>
    </w:p>
    <w:p w14:paraId="75EB9093" w14:textId="05D73FD9" w:rsidR="006D5DCC" w:rsidRPr="006D5DCC" w:rsidDel="00CB3DAE" w:rsidRDefault="006D5DCC">
      <w:pPr>
        <w:spacing w:after="240" w:line="276" w:lineRule="auto"/>
        <w:ind w:firstLine="567"/>
        <w:rPr>
          <w:del w:id="1032" w:author="Попова Дарья" w:date="2021-07-16T18:07:00Z"/>
          <w:rFonts w:ascii="Arial" w:hAnsi="Arial" w:cs="Arial"/>
          <w:color w:val="000000" w:themeColor="text1"/>
        </w:rPr>
      </w:pPr>
      <w:del w:id="1033" w:author="Попова Дарья" w:date="2021-07-16T18:07:00Z">
        <w:r w:rsidRPr="006D5DCC" w:rsidDel="00CB3DAE">
          <w:rPr>
            <w:rFonts w:ascii="Arial" w:hAnsi="Arial" w:cs="Arial"/>
            <w:color w:val="000000" w:themeColor="text1"/>
          </w:rPr>
          <w:delText xml:space="preserve">При внесении изменений в долгосрочный </w:delText>
        </w:r>
        <w:r w:rsidR="00E258D8" w:rsidDel="00CB3DAE">
          <w:rPr>
            <w:rFonts w:ascii="Arial" w:hAnsi="Arial" w:cs="Arial"/>
            <w:color w:val="000000" w:themeColor="text1"/>
          </w:rPr>
          <w:delText xml:space="preserve">план </w:delText>
        </w:r>
        <w:r w:rsidDel="00CB3DAE">
          <w:rPr>
            <w:rFonts w:ascii="Arial" w:hAnsi="Arial" w:cs="Arial"/>
            <w:color w:val="000000" w:themeColor="text1"/>
          </w:rPr>
          <w:delText>воздействий исполнитель дол</w:delText>
        </w:r>
        <w:r w:rsidRPr="006D5DCC" w:rsidDel="00CB3DAE">
          <w:rPr>
            <w:rFonts w:ascii="Arial" w:hAnsi="Arial" w:cs="Arial"/>
            <w:color w:val="000000" w:themeColor="text1"/>
          </w:rPr>
          <w:delText xml:space="preserve">жен придерживаться принципов, описанных в </w:delText>
        </w:r>
        <w:r w:rsidR="00E258D8" w:rsidDel="00CB3DAE">
          <w:rPr>
            <w:rFonts w:ascii="Arial" w:hAnsi="Arial" w:cs="Arial"/>
            <w:color w:val="000000" w:themeColor="text1"/>
          </w:rPr>
          <w:delText xml:space="preserve">документе </w:delText>
        </w:r>
        <w:r w:rsidR="002E6C85" w:rsidDel="00CB3DAE">
          <w:rPr>
            <w:rFonts w:ascii="Arial" w:hAnsi="Arial" w:cs="Arial"/>
            <w:color w:val="000000" w:themeColor="text1"/>
          </w:rPr>
          <w:delText>ERP.13.9_10_101_PM</w:delText>
        </w:r>
        <w:r w:rsidR="00E258D8" w:rsidDel="00CB3DAE">
          <w:rPr>
            <w:rFonts w:ascii="Arial" w:hAnsi="Arial" w:cs="Arial"/>
            <w:color w:val="000000" w:themeColor="text1"/>
          </w:rPr>
          <w:delText xml:space="preserve"> «</w:delText>
        </w:r>
        <w:r w:rsidR="00E258D8" w:rsidRPr="00E258D8" w:rsidDel="00CB3DAE">
          <w:rPr>
            <w:rFonts w:ascii="Arial" w:hAnsi="Arial" w:cs="Arial"/>
            <w:color w:val="000000" w:themeColor="text1"/>
          </w:rPr>
          <w:delText>Методика планирования и контроля факта затрат на поддержание производственных активов (с учётом капитализации затрат на ремонт основных средств)</w:delText>
        </w:r>
        <w:r w:rsidR="00E258D8" w:rsidDel="00CB3DAE">
          <w:rPr>
            <w:rFonts w:ascii="Arial" w:hAnsi="Arial" w:cs="Arial"/>
            <w:color w:val="000000" w:themeColor="text1"/>
          </w:rPr>
          <w:delText>»</w:delText>
        </w:r>
        <w:r w:rsidRPr="006D5DCC" w:rsidDel="00CB3DAE">
          <w:rPr>
            <w:rFonts w:ascii="Arial" w:hAnsi="Arial" w:cs="Arial"/>
            <w:color w:val="000000" w:themeColor="text1"/>
          </w:rPr>
          <w:delText>.</w:delText>
        </w:r>
      </w:del>
    </w:p>
    <w:p w14:paraId="69164026" w14:textId="112E7E65" w:rsidR="006D5DCC" w:rsidDel="00CB3DAE" w:rsidRDefault="006D5DCC" w:rsidP="006D5DCC">
      <w:pPr>
        <w:spacing w:after="240" w:line="276" w:lineRule="auto"/>
        <w:ind w:firstLine="567"/>
        <w:rPr>
          <w:del w:id="1034" w:author="Попова Дарья" w:date="2021-07-16T18:07:00Z"/>
          <w:rFonts w:ascii="Arial" w:hAnsi="Arial" w:cs="Arial"/>
          <w:color w:val="000000" w:themeColor="text1"/>
          <w:highlight w:val="yellow"/>
        </w:rPr>
      </w:pPr>
      <w:del w:id="1035" w:author="Попова Дарья" w:date="2021-07-16T18:07:00Z">
        <w:r w:rsidRPr="006D5DCC" w:rsidDel="00CB3DAE">
          <w:rPr>
            <w:rFonts w:ascii="Arial" w:hAnsi="Arial" w:cs="Arial"/>
            <w:color w:val="000000" w:themeColor="text1"/>
          </w:rPr>
          <w:delText>После завершения корр</w:delText>
        </w:r>
        <w:r w:rsidDel="00CB3DAE">
          <w:rPr>
            <w:rFonts w:ascii="Arial" w:hAnsi="Arial" w:cs="Arial"/>
            <w:color w:val="000000" w:themeColor="text1"/>
          </w:rPr>
          <w:delText xml:space="preserve">ектировки долгосрочного </w:delText>
        </w:r>
        <w:r w:rsidR="00E258D8" w:rsidDel="00CB3DAE">
          <w:rPr>
            <w:rFonts w:ascii="Arial" w:hAnsi="Arial" w:cs="Arial"/>
            <w:color w:val="000000" w:themeColor="text1"/>
          </w:rPr>
          <w:delText>плана</w:delText>
        </w:r>
        <w:r w:rsidDel="00CB3DAE">
          <w:rPr>
            <w:rFonts w:ascii="Arial" w:hAnsi="Arial" w:cs="Arial"/>
            <w:color w:val="000000" w:themeColor="text1"/>
          </w:rPr>
          <w:delText>, в зависимости от уровня внесения изменений, выполняет</w:delText>
        </w:r>
        <w:r w:rsidR="00DE5DAB" w:rsidDel="00CB3DAE">
          <w:rPr>
            <w:rFonts w:ascii="Arial" w:hAnsi="Arial" w:cs="Arial"/>
            <w:color w:val="000000" w:themeColor="text1"/>
          </w:rPr>
          <w:delText>ся</w:delText>
        </w:r>
        <w:r w:rsidDel="00CB3DAE">
          <w:rPr>
            <w:rFonts w:ascii="Arial" w:hAnsi="Arial" w:cs="Arial"/>
            <w:color w:val="000000" w:themeColor="text1"/>
          </w:rPr>
          <w:delText xml:space="preserve"> операци</w:delText>
        </w:r>
        <w:r w:rsidR="0017289E" w:rsidDel="00CB3DAE">
          <w:rPr>
            <w:rFonts w:ascii="Arial" w:hAnsi="Arial" w:cs="Arial"/>
            <w:color w:val="000000" w:themeColor="text1"/>
          </w:rPr>
          <w:delText xml:space="preserve">и анализа и </w:delText>
        </w:r>
        <w:r w:rsidRPr="006D5DCC" w:rsidDel="00CB3DAE">
          <w:rPr>
            <w:rFonts w:ascii="Arial" w:hAnsi="Arial" w:cs="Arial"/>
            <w:color w:val="000000" w:themeColor="text1"/>
          </w:rPr>
          <w:delText>согласовани</w:delText>
        </w:r>
        <w:r w:rsidR="0017289E" w:rsidDel="00CB3DAE">
          <w:rPr>
            <w:rFonts w:ascii="Arial" w:hAnsi="Arial" w:cs="Arial"/>
            <w:color w:val="000000" w:themeColor="text1"/>
          </w:rPr>
          <w:delText>я</w:delText>
        </w:r>
        <w:r w:rsidRPr="006D5DCC" w:rsidDel="00CB3DAE">
          <w:rPr>
            <w:rFonts w:ascii="Arial" w:hAnsi="Arial" w:cs="Arial"/>
            <w:color w:val="000000" w:themeColor="text1"/>
          </w:rPr>
          <w:delText xml:space="preserve">. Повторяются шаги анализа </w:delText>
        </w:r>
        <w:r w:rsidR="00E258D8" w:rsidDel="00CB3DAE">
          <w:rPr>
            <w:rFonts w:ascii="Arial" w:hAnsi="Arial" w:cs="Arial"/>
            <w:color w:val="000000" w:themeColor="text1"/>
          </w:rPr>
          <w:delText>плана</w:delText>
        </w:r>
        <w:r w:rsidR="0001133C" w:rsidDel="00CB3DAE">
          <w:rPr>
            <w:rFonts w:ascii="Arial" w:hAnsi="Arial" w:cs="Arial"/>
            <w:color w:val="000000" w:themeColor="text1"/>
          </w:rPr>
          <w:delText xml:space="preserve"> (шаги 7</w:delText>
        </w:r>
        <w:r w:rsidR="00560473" w:rsidDel="00CB3DAE">
          <w:rPr>
            <w:rFonts w:ascii="Arial" w:hAnsi="Arial" w:cs="Arial"/>
            <w:color w:val="000000" w:themeColor="text1"/>
          </w:rPr>
          <w:delText xml:space="preserve">0, </w:delText>
        </w:r>
        <w:r w:rsidR="0001133C" w:rsidDel="00CB3DAE">
          <w:rPr>
            <w:rFonts w:ascii="Arial" w:hAnsi="Arial" w:cs="Arial"/>
            <w:color w:val="000000" w:themeColor="text1"/>
          </w:rPr>
          <w:delText>10</w:delText>
        </w:r>
        <w:r w:rsidR="00560473" w:rsidDel="00CB3DAE">
          <w:rPr>
            <w:rFonts w:ascii="Arial" w:hAnsi="Arial" w:cs="Arial"/>
            <w:color w:val="000000" w:themeColor="text1"/>
          </w:rPr>
          <w:delText>0)</w:delText>
        </w:r>
        <w:r w:rsidR="00E258D8" w:rsidDel="00CB3DAE">
          <w:rPr>
            <w:rFonts w:ascii="Arial" w:hAnsi="Arial" w:cs="Arial"/>
            <w:color w:val="000000" w:themeColor="text1"/>
          </w:rPr>
          <w:delText xml:space="preserve"> </w:delText>
        </w:r>
        <w:r w:rsidRPr="006D5DCC" w:rsidDel="00CB3DAE">
          <w:rPr>
            <w:rFonts w:ascii="Arial" w:hAnsi="Arial" w:cs="Arial"/>
            <w:color w:val="000000" w:themeColor="text1"/>
          </w:rPr>
          <w:delText>и его ра</w:delText>
        </w:r>
        <w:r w:rsidDel="00CB3DAE">
          <w:rPr>
            <w:rFonts w:ascii="Arial" w:hAnsi="Arial" w:cs="Arial"/>
            <w:color w:val="000000" w:themeColor="text1"/>
          </w:rPr>
          <w:delText xml:space="preserve">ссмотрения </w:delText>
        </w:r>
        <w:r w:rsidR="00E258D8" w:rsidDel="00CB3DAE">
          <w:rPr>
            <w:rFonts w:ascii="Arial" w:hAnsi="Arial" w:cs="Arial"/>
            <w:color w:val="000000" w:themeColor="text1"/>
          </w:rPr>
          <w:delText xml:space="preserve">Техническими </w:delText>
        </w:r>
        <w:r w:rsidDel="00CB3DAE">
          <w:rPr>
            <w:rFonts w:ascii="Arial" w:hAnsi="Arial" w:cs="Arial"/>
            <w:color w:val="000000" w:themeColor="text1"/>
          </w:rPr>
          <w:delText>комитетами</w:delText>
        </w:r>
        <w:r w:rsidR="00560473" w:rsidDel="00CB3DAE">
          <w:rPr>
            <w:rFonts w:ascii="Arial" w:hAnsi="Arial" w:cs="Arial"/>
            <w:color w:val="000000" w:themeColor="text1"/>
          </w:rPr>
          <w:delText xml:space="preserve"> </w:delText>
        </w:r>
        <w:r w:rsidR="0017289E" w:rsidDel="00CB3DAE">
          <w:rPr>
            <w:rFonts w:ascii="Arial" w:hAnsi="Arial" w:cs="Arial"/>
            <w:color w:val="000000" w:themeColor="text1"/>
          </w:rPr>
          <w:delText>БЕ и УК</w:delText>
        </w:r>
        <w:r w:rsidRPr="006D5DCC" w:rsidDel="00CB3DAE">
          <w:rPr>
            <w:rFonts w:ascii="Arial" w:hAnsi="Arial" w:cs="Arial"/>
            <w:color w:val="000000" w:themeColor="text1"/>
          </w:rPr>
          <w:delText>.</w:delText>
        </w:r>
      </w:del>
    </w:p>
    <w:p w14:paraId="15A7EF9D" w14:textId="3FB3ADA0" w:rsidR="006208D6" w:rsidDel="00CB3DAE" w:rsidRDefault="006208D6" w:rsidP="006208D6">
      <w:pPr>
        <w:spacing w:after="240" w:line="276" w:lineRule="auto"/>
        <w:ind w:firstLine="567"/>
        <w:rPr>
          <w:del w:id="1036" w:author="Попова Дарья" w:date="2021-07-16T18:07:00Z"/>
          <w:rFonts w:ascii="Arial" w:hAnsi="Arial" w:cs="Arial"/>
          <w:color w:val="000000" w:themeColor="text1"/>
        </w:rPr>
      </w:pPr>
    </w:p>
    <w:p w14:paraId="1F6DDEB6" w14:textId="77777777" w:rsidR="00394097" w:rsidRDefault="00394097" w:rsidP="00394097">
      <w:pPr>
        <w:pStyle w:val="4"/>
        <w:spacing w:after="120"/>
        <w:rPr>
          <w:rFonts w:eastAsiaTheme="majorEastAsia" w:cstheme="majorBidi"/>
          <w:b/>
          <w:i w:val="0"/>
          <w:caps w:val="0"/>
          <w:sz w:val="24"/>
          <w:szCs w:val="24"/>
        </w:rPr>
      </w:pPr>
      <w:r>
        <w:rPr>
          <w:rFonts w:eastAsiaTheme="majorEastAsia" w:cstheme="majorBidi"/>
          <w:b/>
          <w:i w:val="0"/>
          <w:caps w:val="0"/>
          <w:sz w:val="24"/>
          <w:szCs w:val="24"/>
        </w:rPr>
        <w:t>Шаг процесса 125 – Подготовка долгосрочного плана и бюджета к утверждению в рамках долгосрочного бизнес-плана (до 20 лет)</w:t>
      </w:r>
    </w:p>
    <w:p w14:paraId="5505B339" w14:textId="798EFB6A" w:rsidR="00394097" w:rsidRDefault="00895329" w:rsidP="00394097">
      <w:pPr>
        <w:spacing w:after="240" w:line="276" w:lineRule="auto"/>
        <w:ind w:firstLine="567"/>
        <w:rPr>
          <w:rFonts w:ascii="Arial" w:hAnsi="Arial" w:cs="Arial"/>
          <w:color w:val="000000" w:themeColor="text1"/>
        </w:rPr>
      </w:pPr>
      <w:ins w:id="1037" w:author="Попова Дарья" w:date="2021-07-16T18:52:00Z">
        <w:r>
          <w:rPr>
            <w:rFonts w:ascii="Arial" w:hAnsi="Arial" w:cs="Arial"/>
            <w:color w:val="000000" w:themeColor="text1"/>
          </w:rPr>
          <w:t>При согласовании Техническим комитетом УК в</w:t>
        </w:r>
      </w:ins>
      <w:del w:id="1038" w:author="Попова Дарья" w:date="2021-07-16T18:52:00Z">
        <w:r w:rsidR="00394097" w:rsidDel="00895329">
          <w:rPr>
            <w:rFonts w:ascii="Arial" w:hAnsi="Arial" w:cs="Arial"/>
            <w:color w:val="000000" w:themeColor="text1"/>
          </w:rPr>
          <w:delText>В</w:delText>
        </w:r>
      </w:del>
      <w:r w:rsidR="00394097">
        <w:rPr>
          <w:rFonts w:ascii="Arial" w:hAnsi="Arial" w:cs="Arial"/>
          <w:color w:val="000000" w:themeColor="text1"/>
        </w:rPr>
        <w:t xml:space="preserve"> рамках данного шага Планировщиком бюджета УА УК вне системы проводится подготовка долгосрочного плана</w:t>
      </w:r>
      <w:del w:id="1039" w:author="Попова Дарья" w:date="2021-07-16T18:37:00Z">
        <w:r w:rsidR="00394097" w:rsidDel="00E22F33">
          <w:rPr>
            <w:rFonts w:ascii="Arial" w:hAnsi="Arial" w:cs="Arial"/>
            <w:color w:val="000000" w:themeColor="text1"/>
          </w:rPr>
          <w:delText xml:space="preserve"> воздействий УК</w:delText>
        </w:r>
      </w:del>
      <w:r w:rsidR="00394097">
        <w:rPr>
          <w:rFonts w:ascii="Arial" w:hAnsi="Arial" w:cs="Arial"/>
          <w:color w:val="000000" w:themeColor="text1"/>
        </w:rPr>
        <w:t xml:space="preserve"> и бюджета воздействий на ПА БЕ к утверждению в рамках долгосрочного бизнес-плана, охватывающего горизонт планирования до 20 лет.</w:t>
      </w:r>
    </w:p>
    <w:p w14:paraId="56B97A02" w14:textId="4642018C" w:rsidR="00394097" w:rsidRDefault="00394097" w:rsidP="00394097">
      <w:pPr>
        <w:spacing w:after="240" w:line="276" w:lineRule="auto"/>
        <w:ind w:firstLine="567"/>
        <w:rPr>
          <w:rFonts w:ascii="Arial" w:hAnsi="Arial" w:cs="Arial"/>
          <w:color w:val="000000" w:themeColor="text1"/>
        </w:rPr>
      </w:pPr>
      <w:r>
        <w:rPr>
          <w:rFonts w:ascii="Arial" w:hAnsi="Arial" w:cs="Arial"/>
          <w:color w:val="000000" w:themeColor="text1"/>
        </w:rPr>
        <w:t xml:space="preserve">В результате выполнения данного шага печатные формы долгосрочного плана </w:t>
      </w:r>
      <w:del w:id="1040" w:author="Попова Дарья" w:date="2021-07-16T18:38:00Z">
        <w:r w:rsidDel="00E22F33">
          <w:rPr>
            <w:rFonts w:ascii="Arial" w:hAnsi="Arial" w:cs="Arial"/>
            <w:color w:val="000000" w:themeColor="text1"/>
          </w:rPr>
          <w:delText xml:space="preserve">воздействий УК </w:delText>
        </w:r>
      </w:del>
      <w:r>
        <w:rPr>
          <w:rFonts w:ascii="Arial" w:hAnsi="Arial" w:cs="Arial"/>
          <w:color w:val="000000" w:themeColor="text1"/>
        </w:rPr>
        <w:t>и бюджета воздействий на ПА БЕ могут быть рассмотрены в рамках процесса УП-01.04 «Долгосрочное бизнес-планирование (до 20 лет)».</w:t>
      </w:r>
    </w:p>
    <w:p w14:paraId="248A7293" w14:textId="3AC0FA5C" w:rsidR="00394097" w:rsidRPr="00BF7FC6" w:rsidDel="00895329" w:rsidRDefault="00394097" w:rsidP="00394097">
      <w:pPr>
        <w:spacing w:after="240" w:line="276" w:lineRule="auto"/>
        <w:ind w:firstLine="567"/>
        <w:rPr>
          <w:del w:id="1041" w:author="Попова Дарья" w:date="2021-07-16T18:55:00Z"/>
          <w:rFonts w:ascii="Arial" w:hAnsi="Arial" w:cs="Arial"/>
          <w:color w:val="000000" w:themeColor="text1"/>
        </w:rPr>
      </w:pPr>
      <w:del w:id="1042" w:author="Попова Дарья" w:date="2021-07-16T18:55:00Z">
        <w:r w:rsidDel="00895329">
          <w:rPr>
            <w:rFonts w:ascii="Arial" w:hAnsi="Arial" w:cs="Arial"/>
            <w:color w:val="000000" w:themeColor="text1"/>
          </w:rPr>
          <w:delText xml:space="preserve">Инициируется внесистемный процесс передачи долгосрочного плана </w:delText>
        </w:r>
      </w:del>
      <w:del w:id="1043" w:author="Попова Дарья" w:date="2021-07-16T18:38:00Z">
        <w:r w:rsidDel="00E22F33">
          <w:rPr>
            <w:rFonts w:ascii="Arial" w:hAnsi="Arial" w:cs="Arial"/>
            <w:color w:val="000000" w:themeColor="text1"/>
          </w:rPr>
          <w:delText xml:space="preserve">воздействий УК </w:delText>
        </w:r>
      </w:del>
      <w:del w:id="1044" w:author="Попова Дарья" w:date="2021-07-16T18:55:00Z">
        <w:r w:rsidDel="00895329">
          <w:rPr>
            <w:rFonts w:ascii="Arial" w:hAnsi="Arial" w:cs="Arial"/>
            <w:color w:val="000000" w:themeColor="text1"/>
          </w:rPr>
          <w:delText>и бюджета воздействий на ПА БЕ на рассмотрение в рамках долгосрочного бизнес-плана на следующие двадцать лет. Передача выполняется в виде печатных форм.</w:delText>
        </w:r>
      </w:del>
    </w:p>
    <w:p w14:paraId="28F378CB" w14:textId="77777777" w:rsidR="00394097" w:rsidRPr="006208D6" w:rsidRDefault="00394097" w:rsidP="006208D6">
      <w:pPr>
        <w:spacing w:after="240" w:line="276" w:lineRule="auto"/>
        <w:ind w:firstLine="567"/>
        <w:rPr>
          <w:rFonts w:ascii="Arial" w:hAnsi="Arial" w:cs="Arial"/>
          <w:color w:val="000000" w:themeColor="text1"/>
        </w:rPr>
      </w:pPr>
    </w:p>
    <w:p w14:paraId="66A00C89" w14:textId="1C638EB6" w:rsidR="00A31E35" w:rsidRDefault="00A31E35" w:rsidP="00093B4E">
      <w:pPr>
        <w:pStyle w:val="4"/>
        <w:spacing w:after="120"/>
        <w:rPr>
          <w:rFonts w:eastAsiaTheme="majorEastAsia" w:cstheme="majorBidi"/>
          <w:b/>
          <w:i w:val="0"/>
          <w:caps w:val="0"/>
          <w:sz w:val="24"/>
          <w:szCs w:val="24"/>
        </w:rPr>
      </w:pPr>
      <w:r w:rsidRPr="00A31E35">
        <w:rPr>
          <w:rFonts w:eastAsiaTheme="majorEastAsia" w:cstheme="majorBidi"/>
          <w:b/>
          <w:i w:val="0"/>
          <w:caps w:val="0"/>
          <w:sz w:val="24"/>
          <w:szCs w:val="24"/>
        </w:rPr>
        <w:t xml:space="preserve">Шаг процесса </w:t>
      </w:r>
      <w:r w:rsidR="0017289E">
        <w:rPr>
          <w:rFonts w:eastAsiaTheme="majorEastAsia" w:cstheme="majorBidi"/>
          <w:b/>
          <w:i w:val="0"/>
          <w:caps w:val="0"/>
          <w:sz w:val="24"/>
          <w:szCs w:val="24"/>
        </w:rPr>
        <w:t>130</w:t>
      </w:r>
      <w:r w:rsidR="004E068A" w:rsidRPr="00A31E35">
        <w:rPr>
          <w:rFonts w:eastAsiaTheme="majorEastAsia" w:cstheme="majorBidi"/>
          <w:b/>
          <w:i w:val="0"/>
          <w:caps w:val="0"/>
          <w:sz w:val="24"/>
          <w:szCs w:val="24"/>
        </w:rPr>
        <w:t xml:space="preserve"> </w:t>
      </w:r>
      <w:r w:rsidRPr="00A31E35">
        <w:rPr>
          <w:rFonts w:eastAsiaTheme="majorEastAsia" w:cstheme="majorBidi"/>
          <w:b/>
          <w:i w:val="0"/>
          <w:caps w:val="0"/>
          <w:sz w:val="24"/>
          <w:szCs w:val="24"/>
        </w:rPr>
        <w:t xml:space="preserve">- Доведение </w:t>
      </w:r>
      <w:r w:rsidR="00F475A6" w:rsidRPr="00A31E35">
        <w:rPr>
          <w:rFonts w:eastAsiaTheme="majorEastAsia" w:cstheme="majorBidi"/>
          <w:b/>
          <w:i w:val="0"/>
          <w:caps w:val="0"/>
          <w:sz w:val="24"/>
          <w:szCs w:val="24"/>
        </w:rPr>
        <w:t>утверждённого</w:t>
      </w:r>
      <w:r w:rsidRPr="00A31E35">
        <w:rPr>
          <w:rFonts w:eastAsiaTheme="majorEastAsia" w:cstheme="majorBidi"/>
          <w:b/>
          <w:i w:val="0"/>
          <w:caps w:val="0"/>
          <w:sz w:val="24"/>
          <w:szCs w:val="24"/>
        </w:rPr>
        <w:t xml:space="preserve"> </w:t>
      </w:r>
      <w:r w:rsidR="0017289E">
        <w:rPr>
          <w:rFonts w:eastAsiaTheme="majorEastAsia" w:cstheme="majorBidi"/>
          <w:b/>
          <w:i w:val="0"/>
          <w:caps w:val="0"/>
          <w:sz w:val="24"/>
          <w:szCs w:val="24"/>
        </w:rPr>
        <w:t xml:space="preserve">долгосрочного </w:t>
      </w:r>
      <w:r w:rsidRPr="00A31E35">
        <w:rPr>
          <w:rFonts w:eastAsiaTheme="majorEastAsia" w:cstheme="majorBidi"/>
          <w:b/>
          <w:i w:val="0"/>
          <w:caps w:val="0"/>
          <w:sz w:val="24"/>
          <w:szCs w:val="24"/>
        </w:rPr>
        <w:t>плана</w:t>
      </w:r>
      <w:r w:rsidR="002F3DDC">
        <w:rPr>
          <w:rFonts w:eastAsiaTheme="majorEastAsia" w:cstheme="majorBidi"/>
          <w:b/>
          <w:i w:val="0"/>
          <w:caps w:val="0"/>
          <w:sz w:val="24"/>
          <w:szCs w:val="24"/>
        </w:rPr>
        <w:t xml:space="preserve"> и бюджета воздействий</w:t>
      </w:r>
      <w:r w:rsidRPr="00A31E35">
        <w:rPr>
          <w:rFonts w:eastAsiaTheme="majorEastAsia" w:cstheme="majorBidi"/>
          <w:b/>
          <w:i w:val="0"/>
          <w:caps w:val="0"/>
          <w:sz w:val="24"/>
          <w:szCs w:val="24"/>
        </w:rPr>
        <w:t xml:space="preserve"> до БЕ для исполнения</w:t>
      </w:r>
    </w:p>
    <w:p w14:paraId="0175B2F8" w14:textId="28C53F9C" w:rsidR="00196EC8" w:rsidDel="00895329" w:rsidRDefault="00196EC8" w:rsidP="006208D6">
      <w:pPr>
        <w:spacing w:after="240" w:line="276" w:lineRule="auto"/>
        <w:ind w:firstLine="567"/>
        <w:rPr>
          <w:del w:id="1045" w:author="Попова Дарья" w:date="2021-07-16T18:53:00Z"/>
          <w:rFonts w:ascii="Arial" w:hAnsi="Arial" w:cs="Arial"/>
          <w:color w:val="000000" w:themeColor="text1"/>
        </w:rPr>
      </w:pPr>
      <w:del w:id="1046" w:author="Попова Дарья" w:date="2021-07-16T18:53:00Z">
        <w:r w:rsidDel="00895329">
          <w:rPr>
            <w:rFonts w:ascii="Arial" w:hAnsi="Arial" w:cs="Arial"/>
            <w:color w:val="000000" w:themeColor="text1"/>
          </w:rPr>
          <w:delText xml:space="preserve">При согласовании Техническим комитетом </w:delText>
        </w:r>
      </w:del>
      <w:del w:id="1047" w:author="Попова Дарья" w:date="2021-07-16T18:52:00Z">
        <w:r w:rsidDel="00261254">
          <w:rPr>
            <w:rFonts w:ascii="Arial" w:hAnsi="Arial" w:cs="Arial"/>
            <w:color w:val="000000" w:themeColor="text1"/>
          </w:rPr>
          <w:delText>управляющей компании</w:delText>
        </w:r>
      </w:del>
      <w:del w:id="1048" w:author="Попова Дарья" w:date="2021-07-16T18:53:00Z">
        <w:r w:rsidDel="00895329">
          <w:rPr>
            <w:rFonts w:ascii="Arial" w:hAnsi="Arial" w:cs="Arial"/>
            <w:color w:val="000000" w:themeColor="text1"/>
          </w:rPr>
          <w:delText xml:space="preserve"> долгосрочного плана и бюджета воздействий инициируется внесистемный процесс передачи долгосрочного плана воздействий управляющей компании на рассмотрение в рамках долгосрочного бизнес-плана на следующие двадцать лет. Передача выполняется в виде печатной формы долгосрочного плана воздействий. </w:delText>
        </w:r>
        <w:r w:rsidRPr="00CF2776" w:rsidDel="00895329">
          <w:rPr>
            <w:rFonts w:ascii="Arial" w:hAnsi="Arial" w:cs="Arial"/>
            <w:color w:val="000000" w:themeColor="text1"/>
          </w:rPr>
          <w:delText>Планировщик</w:delText>
        </w:r>
        <w:r w:rsidDel="00895329">
          <w:rPr>
            <w:rFonts w:ascii="Arial" w:hAnsi="Arial" w:cs="Arial"/>
            <w:color w:val="000000" w:themeColor="text1"/>
          </w:rPr>
          <w:delText>у</w:delText>
        </w:r>
        <w:r w:rsidRPr="00CF2776" w:rsidDel="00895329">
          <w:rPr>
            <w:rFonts w:ascii="Arial" w:hAnsi="Arial" w:cs="Arial"/>
            <w:color w:val="000000" w:themeColor="text1"/>
          </w:rPr>
          <w:delText xml:space="preserve"> бюджета УА УК </w:delText>
        </w:r>
        <w:r w:rsidDel="00895329">
          <w:rPr>
            <w:rFonts w:ascii="Arial" w:hAnsi="Arial" w:cs="Arial"/>
            <w:color w:val="000000" w:themeColor="text1"/>
          </w:rPr>
          <w:delText>результат данного рассмотрения будет служить основанием для выполнения шага доведения утверждённого плана до бизнес-единиц для исполнения.</w:delText>
        </w:r>
      </w:del>
    </w:p>
    <w:p w14:paraId="250DCDF2" w14:textId="1851775D" w:rsidR="006208D6" w:rsidRPr="006208D6" w:rsidRDefault="006208D6" w:rsidP="006208D6">
      <w:pPr>
        <w:spacing w:after="240" w:line="276" w:lineRule="auto"/>
        <w:ind w:firstLine="567"/>
        <w:rPr>
          <w:rFonts w:ascii="Arial" w:hAnsi="Arial" w:cs="Arial"/>
          <w:color w:val="000000" w:themeColor="text1"/>
        </w:rPr>
      </w:pPr>
      <w:r w:rsidRPr="0059410B">
        <w:rPr>
          <w:rFonts w:ascii="Arial" w:hAnsi="Arial" w:cs="Arial"/>
          <w:color w:val="000000" w:themeColor="text1"/>
        </w:rPr>
        <w:t xml:space="preserve">Вне системы </w:t>
      </w:r>
      <w:r w:rsidR="00CB30B3">
        <w:rPr>
          <w:rFonts w:ascii="Arial" w:hAnsi="Arial" w:cs="Arial"/>
          <w:color w:val="000000" w:themeColor="text1"/>
        </w:rPr>
        <w:t>по электронной почте</w:t>
      </w:r>
      <w:r w:rsidRPr="0059410B">
        <w:rPr>
          <w:rFonts w:ascii="Arial" w:hAnsi="Arial" w:cs="Arial"/>
          <w:color w:val="000000" w:themeColor="text1"/>
        </w:rPr>
        <w:t xml:space="preserve"> </w:t>
      </w:r>
      <w:r w:rsidR="00CF2776" w:rsidRPr="00CF2776">
        <w:rPr>
          <w:rFonts w:ascii="Arial" w:hAnsi="Arial" w:cs="Arial"/>
          <w:color w:val="000000" w:themeColor="text1"/>
        </w:rPr>
        <w:t xml:space="preserve">Планировщик бюджета УА УК </w:t>
      </w:r>
      <w:r w:rsidRPr="0059410B">
        <w:rPr>
          <w:rFonts w:ascii="Arial" w:hAnsi="Arial" w:cs="Arial"/>
          <w:color w:val="000000" w:themeColor="text1"/>
        </w:rPr>
        <w:t xml:space="preserve">доводит утверждённый </w:t>
      </w:r>
      <w:r w:rsidR="0059410B" w:rsidRPr="0059410B">
        <w:rPr>
          <w:rFonts w:ascii="Arial" w:hAnsi="Arial" w:cs="Arial"/>
          <w:color w:val="000000" w:themeColor="text1"/>
        </w:rPr>
        <w:t>долгосрочный</w:t>
      </w:r>
      <w:r w:rsidRPr="0059410B">
        <w:rPr>
          <w:rFonts w:ascii="Arial" w:hAnsi="Arial" w:cs="Arial"/>
          <w:color w:val="000000" w:themeColor="text1"/>
        </w:rPr>
        <w:t xml:space="preserve"> </w:t>
      </w:r>
      <w:r w:rsidR="00CF2776">
        <w:rPr>
          <w:rFonts w:ascii="Arial" w:hAnsi="Arial" w:cs="Arial"/>
          <w:color w:val="000000" w:themeColor="text1"/>
        </w:rPr>
        <w:t>план</w:t>
      </w:r>
      <w:r w:rsidR="00CF2776" w:rsidRPr="0059410B">
        <w:rPr>
          <w:rFonts w:ascii="Arial" w:hAnsi="Arial" w:cs="Arial"/>
          <w:color w:val="000000" w:themeColor="text1"/>
        </w:rPr>
        <w:t xml:space="preserve"> </w:t>
      </w:r>
      <w:r w:rsidR="002F3DDC">
        <w:rPr>
          <w:rFonts w:ascii="Arial" w:hAnsi="Arial" w:cs="Arial"/>
          <w:color w:val="000000" w:themeColor="text1"/>
        </w:rPr>
        <w:t xml:space="preserve">и бюджет </w:t>
      </w:r>
      <w:r w:rsidRPr="0059410B">
        <w:rPr>
          <w:rFonts w:ascii="Arial" w:hAnsi="Arial" w:cs="Arial"/>
          <w:color w:val="000000" w:themeColor="text1"/>
        </w:rPr>
        <w:t>воздействий на производственные активы до исполнителей на уровне бизнес-</w:t>
      </w:r>
      <w:r w:rsidR="0059410B" w:rsidRPr="0059410B">
        <w:rPr>
          <w:rFonts w:ascii="Arial" w:hAnsi="Arial" w:cs="Arial"/>
          <w:color w:val="000000" w:themeColor="text1"/>
        </w:rPr>
        <w:t>единиц</w:t>
      </w:r>
      <w:ins w:id="1049" w:author="Попова Дарья" w:date="2021-07-16T18:55:00Z">
        <w:r w:rsidR="00895329">
          <w:rPr>
            <w:rFonts w:ascii="Arial" w:hAnsi="Arial" w:cs="Arial"/>
            <w:color w:val="000000" w:themeColor="text1"/>
          </w:rPr>
          <w:t xml:space="preserve"> в рамках долгосрочного бизнес-плана на следующие двадцать лет. Передача выполняется в виде печатных форм</w:t>
        </w:r>
      </w:ins>
      <w:r w:rsidR="0059410B" w:rsidRPr="0059410B">
        <w:rPr>
          <w:rFonts w:ascii="Arial" w:hAnsi="Arial" w:cs="Arial"/>
          <w:color w:val="000000" w:themeColor="text1"/>
        </w:rPr>
        <w:t>. О по</w:t>
      </w:r>
      <w:r w:rsidRPr="0059410B">
        <w:rPr>
          <w:rFonts w:ascii="Arial" w:hAnsi="Arial" w:cs="Arial"/>
          <w:color w:val="000000" w:themeColor="text1"/>
        </w:rPr>
        <w:t xml:space="preserve">лучении бюджета исполнители информируют </w:t>
      </w:r>
      <w:r w:rsidR="00CF2776" w:rsidRPr="00CF2776">
        <w:rPr>
          <w:rFonts w:ascii="Arial" w:hAnsi="Arial" w:cs="Arial"/>
          <w:color w:val="000000" w:themeColor="text1"/>
        </w:rPr>
        <w:t>Планировщик</w:t>
      </w:r>
      <w:r w:rsidR="00EF3885">
        <w:rPr>
          <w:rFonts w:ascii="Arial" w:hAnsi="Arial" w:cs="Arial"/>
          <w:color w:val="000000" w:themeColor="text1"/>
        </w:rPr>
        <w:t>а</w:t>
      </w:r>
      <w:r w:rsidR="00CF2776" w:rsidRPr="00CF2776">
        <w:rPr>
          <w:rFonts w:ascii="Arial" w:hAnsi="Arial" w:cs="Arial"/>
          <w:color w:val="000000" w:themeColor="text1"/>
        </w:rPr>
        <w:t xml:space="preserve"> бюджета УА УК </w:t>
      </w:r>
      <w:r w:rsidR="00CF2776">
        <w:rPr>
          <w:rFonts w:ascii="Arial" w:hAnsi="Arial" w:cs="Arial"/>
          <w:color w:val="000000" w:themeColor="text1"/>
        </w:rPr>
        <w:t>по электронной почте</w:t>
      </w:r>
      <w:r w:rsidR="00CF2776" w:rsidRPr="0059410B">
        <w:rPr>
          <w:rFonts w:ascii="Arial" w:hAnsi="Arial" w:cs="Arial"/>
          <w:color w:val="000000" w:themeColor="text1"/>
        </w:rPr>
        <w:t xml:space="preserve"> </w:t>
      </w:r>
      <w:r w:rsidRPr="0059410B">
        <w:rPr>
          <w:rFonts w:ascii="Arial" w:hAnsi="Arial" w:cs="Arial"/>
          <w:color w:val="000000" w:themeColor="text1"/>
        </w:rPr>
        <w:t>вне системы.</w:t>
      </w:r>
    </w:p>
    <w:p w14:paraId="1DA27F27" w14:textId="77777777" w:rsidR="001A5B72" w:rsidRPr="006208D6" w:rsidRDefault="001A5B72" w:rsidP="006208D6">
      <w:pPr>
        <w:spacing w:after="240" w:line="276" w:lineRule="auto"/>
        <w:ind w:firstLine="567"/>
        <w:rPr>
          <w:rFonts w:ascii="Arial" w:hAnsi="Arial" w:cs="Arial"/>
          <w:color w:val="000000" w:themeColor="text1"/>
        </w:rPr>
      </w:pPr>
    </w:p>
    <w:p w14:paraId="7DF4C485" w14:textId="77777777" w:rsidR="0043622A" w:rsidRDefault="00722BBB" w:rsidP="0043622A">
      <w:pPr>
        <w:spacing w:after="240" w:line="276" w:lineRule="auto"/>
        <w:ind w:firstLine="567"/>
        <w:rPr>
          <w:rFonts w:ascii="Arial" w:hAnsi="Arial" w:cs="Arial"/>
        </w:rPr>
      </w:pPr>
      <w:r w:rsidRPr="00722BBB">
        <w:rPr>
          <w:rFonts w:ascii="Arial" w:hAnsi="Arial" w:cs="Arial"/>
        </w:rPr>
        <w:t>Описание шагов в структуре модели ARIS приведено в Приложении № 3.</w:t>
      </w:r>
    </w:p>
    <w:p w14:paraId="32241BDA" w14:textId="77777777" w:rsidR="00722BBB" w:rsidRPr="0059410B" w:rsidRDefault="00722BBB" w:rsidP="0059410B">
      <w:pPr>
        <w:spacing w:after="240" w:line="276" w:lineRule="auto"/>
        <w:ind w:firstLine="567"/>
        <w:rPr>
          <w:rFonts w:ascii="Arial" w:hAnsi="Arial" w:cs="Arial"/>
          <w:color w:val="000000" w:themeColor="text1"/>
        </w:rPr>
      </w:pPr>
    </w:p>
    <w:p w14:paraId="2E4D45A6" w14:textId="5C719DB9" w:rsidR="0043622A" w:rsidRDefault="0043622A">
      <w:pPr>
        <w:pStyle w:val="3"/>
      </w:pPr>
      <w:bookmarkStart w:id="1050" w:name="_Toc514340554"/>
      <w:bookmarkStart w:id="1051" w:name="_Toc77357543"/>
      <w:r w:rsidRPr="000835FE">
        <w:t xml:space="preserve">Описание </w:t>
      </w:r>
      <w:r>
        <w:t xml:space="preserve">шагов </w:t>
      </w:r>
      <w:r w:rsidRPr="000835FE">
        <w:t xml:space="preserve">бизнес-процесса </w:t>
      </w:r>
      <w:bookmarkEnd w:id="1050"/>
      <w:r w:rsidR="0066125E" w:rsidRPr="0066125E">
        <w:t xml:space="preserve">ПП-07.02.02-ERP </w:t>
      </w:r>
      <w:r w:rsidR="0066125E">
        <w:t>«</w:t>
      </w:r>
      <w:r w:rsidR="0066125E" w:rsidRPr="0066125E">
        <w:t>Перспективное среднесрочное планирование воздействий на производственные активы (3-х летний период)</w:t>
      </w:r>
      <w:r w:rsidR="0066125E">
        <w:t>»</w:t>
      </w:r>
      <w:bookmarkEnd w:id="1051"/>
    </w:p>
    <w:p w14:paraId="0D6ED2D1" w14:textId="77777777" w:rsidR="006E78E6" w:rsidRPr="006E78E6" w:rsidRDefault="006E78E6" w:rsidP="006E78E6">
      <w:pPr>
        <w:spacing w:after="240" w:line="276" w:lineRule="auto"/>
        <w:ind w:firstLine="567"/>
        <w:rPr>
          <w:rFonts w:ascii="Arial" w:hAnsi="Arial" w:cs="Arial"/>
          <w:color w:val="000000" w:themeColor="text1"/>
        </w:rPr>
      </w:pPr>
    </w:p>
    <w:p w14:paraId="5F435794" w14:textId="314B06EB" w:rsidR="00133389" w:rsidRPr="009271CC" w:rsidRDefault="00133389" w:rsidP="00133389">
      <w:pPr>
        <w:pStyle w:val="4"/>
        <w:spacing w:after="120"/>
        <w:ind w:left="862" w:hanging="862"/>
        <w:rPr>
          <w:rFonts w:eastAsiaTheme="majorEastAsia" w:cstheme="majorBidi"/>
          <w:b/>
          <w:i w:val="0"/>
          <w:caps w:val="0"/>
          <w:sz w:val="24"/>
          <w:szCs w:val="24"/>
        </w:rPr>
      </w:pPr>
      <w:r w:rsidRPr="009271CC">
        <w:rPr>
          <w:rFonts w:eastAsiaTheme="majorEastAsia" w:cstheme="majorBidi"/>
          <w:b/>
          <w:i w:val="0"/>
          <w:caps w:val="0"/>
          <w:sz w:val="24"/>
          <w:szCs w:val="24"/>
        </w:rPr>
        <w:t xml:space="preserve">Шаг процесса </w:t>
      </w:r>
      <w:r>
        <w:rPr>
          <w:rFonts w:eastAsiaTheme="majorEastAsia" w:cstheme="majorBidi"/>
          <w:b/>
          <w:i w:val="0"/>
          <w:caps w:val="0"/>
          <w:sz w:val="24"/>
          <w:szCs w:val="24"/>
        </w:rPr>
        <w:t>2</w:t>
      </w:r>
      <w:r w:rsidRPr="009271CC">
        <w:rPr>
          <w:rFonts w:eastAsiaTheme="majorEastAsia" w:cstheme="majorBidi"/>
          <w:b/>
          <w:i w:val="0"/>
          <w:caps w:val="0"/>
          <w:sz w:val="24"/>
          <w:szCs w:val="24"/>
        </w:rPr>
        <w:t xml:space="preserve">0 - </w:t>
      </w:r>
      <w:r>
        <w:rPr>
          <w:rFonts w:eastAsiaTheme="majorEastAsia" w:cstheme="majorBidi"/>
          <w:b/>
          <w:i w:val="0"/>
          <w:caps w:val="0"/>
          <w:sz w:val="24"/>
          <w:szCs w:val="24"/>
        </w:rPr>
        <w:t>А</w:t>
      </w:r>
      <w:r w:rsidRPr="005B4CD4">
        <w:rPr>
          <w:rFonts w:eastAsiaTheme="majorEastAsia" w:cstheme="majorBidi"/>
          <w:b/>
          <w:i w:val="0"/>
          <w:caps w:val="0"/>
          <w:sz w:val="24"/>
          <w:szCs w:val="24"/>
        </w:rPr>
        <w:t>ктуализация структуры СПП-элементов для среднесрочного плана</w:t>
      </w:r>
    </w:p>
    <w:p w14:paraId="3FFB68C8" w14:textId="01570A2A" w:rsidR="00E10158" w:rsidRDefault="00E10158" w:rsidP="00E10158">
      <w:pPr>
        <w:spacing w:after="240" w:line="276" w:lineRule="auto"/>
        <w:ind w:firstLine="567"/>
        <w:rPr>
          <w:rFonts w:ascii="Arial" w:hAnsi="Arial" w:cs="Arial"/>
          <w:color w:val="000000" w:themeColor="text1"/>
        </w:rPr>
      </w:pPr>
      <w:r>
        <w:rPr>
          <w:rFonts w:ascii="Arial" w:hAnsi="Arial" w:cs="Arial"/>
          <w:color w:val="000000" w:themeColor="text1"/>
        </w:rPr>
        <w:t>Структура проектов и СПП-элементов, относящихся к ТОиР</w:t>
      </w:r>
      <w:r w:rsidR="001D0AD9">
        <w:rPr>
          <w:rFonts w:ascii="Arial" w:hAnsi="Arial" w:cs="Arial"/>
          <w:color w:val="000000" w:themeColor="text1"/>
        </w:rPr>
        <w:t xml:space="preserve"> и ОВП</w:t>
      </w:r>
      <w:r>
        <w:rPr>
          <w:rFonts w:ascii="Arial" w:hAnsi="Arial" w:cs="Arial"/>
          <w:color w:val="000000" w:themeColor="text1"/>
        </w:rPr>
        <w:t xml:space="preserve">, не создаются на 3 года вперед. В рамках среднесрочного планирования за основу берется структура проектов и СПП-элементов </w:t>
      </w:r>
      <w:r w:rsidR="00530BBE">
        <w:rPr>
          <w:rFonts w:ascii="Arial" w:hAnsi="Arial" w:cs="Arial"/>
          <w:color w:val="000000" w:themeColor="text1"/>
        </w:rPr>
        <w:t>первого планир</w:t>
      </w:r>
      <w:r w:rsidR="00E91639">
        <w:rPr>
          <w:rFonts w:ascii="Arial" w:hAnsi="Arial" w:cs="Arial"/>
          <w:color w:val="000000" w:themeColor="text1"/>
        </w:rPr>
        <w:t xml:space="preserve">уемого </w:t>
      </w:r>
      <w:r w:rsidR="00AE22E9">
        <w:rPr>
          <w:rFonts w:ascii="Arial" w:hAnsi="Arial" w:cs="Arial"/>
          <w:color w:val="000000" w:themeColor="text1"/>
        </w:rPr>
        <w:t>года</w:t>
      </w:r>
      <w:r>
        <w:rPr>
          <w:rFonts w:ascii="Arial" w:hAnsi="Arial" w:cs="Arial"/>
          <w:color w:val="000000" w:themeColor="text1"/>
        </w:rPr>
        <w:t>.</w:t>
      </w:r>
    </w:p>
    <w:p w14:paraId="412680AC" w14:textId="40C5A2E9" w:rsidR="00133389" w:rsidRPr="006E78E6" w:rsidRDefault="00133389" w:rsidP="00133389">
      <w:pPr>
        <w:spacing w:after="240" w:line="276" w:lineRule="auto"/>
        <w:ind w:firstLine="567"/>
        <w:rPr>
          <w:rFonts w:ascii="Arial" w:hAnsi="Arial" w:cs="Arial"/>
          <w:color w:val="000000" w:themeColor="text1"/>
        </w:rPr>
      </w:pPr>
    </w:p>
    <w:p w14:paraId="6F9A540B" w14:textId="64B2FF02" w:rsidR="00F269A3" w:rsidRPr="009936BB" w:rsidRDefault="00F269A3"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133389" w:rsidRPr="00712DFA">
        <w:rPr>
          <w:rFonts w:eastAsiaTheme="majorEastAsia" w:cstheme="majorBidi"/>
          <w:b/>
          <w:i w:val="0"/>
          <w:caps w:val="0"/>
          <w:sz w:val="24"/>
          <w:szCs w:val="24"/>
        </w:rPr>
        <w:t>3</w:t>
      </w:r>
      <w:r w:rsidRPr="009936BB">
        <w:rPr>
          <w:rFonts w:eastAsiaTheme="majorEastAsia" w:cstheme="majorBidi"/>
          <w:b/>
          <w:i w:val="0"/>
          <w:caps w:val="0"/>
          <w:sz w:val="24"/>
          <w:szCs w:val="24"/>
        </w:rPr>
        <w:t xml:space="preserve">0 - </w:t>
      </w:r>
      <w:r w:rsidR="005B4CD4" w:rsidRPr="005B4CD4">
        <w:rPr>
          <w:rFonts w:eastAsiaTheme="majorEastAsia" w:cstheme="majorBidi"/>
          <w:b/>
          <w:i w:val="0"/>
          <w:caps w:val="0"/>
          <w:sz w:val="24"/>
          <w:szCs w:val="24"/>
        </w:rPr>
        <w:t>Формирование среднесрочного плана проектов БЕ</w:t>
      </w:r>
    </w:p>
    <w:p w14:paraId="62795F6C" w14:textId="2A9FACFA" w:rsidR="003310A3" w:rsidRDefault="003310A3" w:rsidP="003310A3">
      <w:pPr>
        <w:spacing w:after="240" w:line="276" w:lineRule="auto"/>
        <w:ind w:firstLine="567"/>
        <w:rPr>
          <w:rFonts w:ascii="Arial" w:hAnsi="Arial" w:cs="Arial"/>
          <w:color w:val="000000" w:themeColor="text1"/>
        </w:rPr>
      </w:pPr>
      <w:r>
        <w:rPr>
          <w:rFonts w:ascii="Arial" w:hAnsi="Arial" w:cs="Arial"/>
          <w:color w:val="000000" w:themeColor="text1"/>
        </w:rPr>
        <w:t xml:space="preserve">Для выполнения данной операции и всего процесса формирования среднесрочного плана и бюджета воздействий в Системе будет настроен поток бизнес-операций, содержащий необходимые шаги. </w:t>
      </w:r>
      <w:r w:rsidRPr="004711BF">
        <w:rPr>
          <w:rFonts w:ascii="Arial" w:hAnsi="Arial" w:cs="Arial"/>
          <w:color w:val="000000" w:themeColor="text1"/>
        </w:rPr>
        <w:t>Поток бизнес-операций позволяет организ</w:t>
      </w:r>
      <w:r>
        <w:rPr>
          <w:rFonts w:ascii="Arial" w:hAnsi="Arial" w:cs="Arial"/>
          <w:color w:val="000000" w:themeColor="text1"/>
        </w:rPr>
        <w:t>овать процесс формирования, рас</w:t>
      </w:r>
      <w:r w:rsidRPr="004711BF">
        <w:rPr>
          <w:rFonts w:ascii="Arial" w:hAnsi="Arial" w:cs="Arial"/>
          <w:color w:val="000000" w:themeColor="text1"/>
        </w:rPr>
        <w:t xml:space="preserve">смотрения и согласования </w:t>
      </w:r>
      <w:r>
        <w:rPr>
          <w:rFonts w:ascii="Arial" w:hAnsi="Arial" w:cs="Arial"/>
          <w:color w:val="000000" w:themeColor="text1"/>
        </w:rPr>
        <w:t>среднесрочного плана</w:t>
      </w:r>
      <w:r w:rsidR="007C613C">
        <w:rPr>
          <w:rFonts w:ascii="Arial" w:hAnsi="Arial" w:cs="Arial"/>
          <w:color w:val="000000" w:themeColor="text1"/>
        </w:rPr>
        <w:t xml:space="preserve"> и бюджета</w:t>
      </w:r>
      <w:r>
        <w:rPr>
          <w:rFonts w:ascii="Arial" w:hAnsi="Arial" w:cs="Arial"/>
          <w:color w:val="000000" w:themeColor="text1"/>
        </w:rPr>
        <w:t xml:space="preserve"> </w:t>
      </w:r>
      <w:r w:rsidRPr="004711BF">
        <w:rPr>
          <w:rFonts w:ascii="Arial" w:hAnsi="Arial" w:cs="Arial"/>
          <w:color w:val="000000" w:themeColor="text1"/>
        </w:rPr>
        <w:t>воздействий в последовательность шагов с назначением ответственных исполнителей, сроков на</w:t>
      </w:r>
      <w:r>
        <w:rPr>
          <w:rFonts w:ascii="Arial" w:hAnsi="Arial" w:cs="Arial"/>
          <w:color w:val="000000" w:themeColor="text1"/>
        </w:rPr>
        <w:t xml:space="preserve">чала и завершения операций. Сотрудник в роли </w:t>
      </w:r>
      <w:r w:rsidRPr="00E26653">
        <w:rPr>
          <w:rFonts w:ascii="Arial" w:hAnsi="Arial" w:cs="Arial"/>
          <w:color w:val="000000" w:themeColor="text1"/>
        </w:rPr>
        <w:t xml:space="preserve">Планировщика бюджета УА </w:t>
      </w:r>
      <w:r w:rsidR="00A204B1">
        <w:rPr>
          <w:rFonts w:ascii="Arial" w:hAnsi="Arial" w:cs="Arial"/>
          <w:color w:val="000000" w:themeColor="text1"/>
        </w:rPr>
        <w:t>УО</w:t>
      </w:r>
      <w:r>
        <w:rPr>
          <w:rFonts w:ascii="Arial" w:hAnsi="Arial" w:cs="Arial"/>
          <w:color w:val="000000" w:themeColor="text1"/>
        </w:rPr>
        <w:t xml:space="preserve"> перед началом формирования плана должен создать инстанцию (экземпляр) потока бизнес-операций. Далее выполнение всех действий будет регламентироваться запущенным экземпляром потока операций. Описание механизма потока бизнес-операций и его инстанций приведено в разделе 5.10 настоящего документа.</w:t>
      </w:r>
    </w:p>
    <w:p w14:paraId="654E8CD2" w14:textId="032DAA41" w:rsidR="003310A3" w:rsidRDefault="003310A3" w:rsidP="003310A3">
      <w:pPr>
        <w:spacing w:after="240" w:line="276" w:lineRule="auto"/>
        <w:ind w:firstLine="567"/>
        <w:rPr>
          <w:rFonts w:ascii="Arial" w:hAnsi="Arial" w:cs="Arial"/>
          <w:color w:val="000000" w:themeColor="text1"/>
        </w:rPr>
      </w:pPr>
      <w:r>
        <w:rPr>
          <w:rFonts w:ascii="Arial" w:hAnsi="Arial" w:cs="Arial"/>
          <w:color w:val="000000" w:themeColor="text1"/>
        </w:rPr>
        <w:t>При создании инстанции используется шаблон потока бизнес-операций, относящийся к процессу формирования среднесрочного плана</w:t>
      </w:r>
      <w:r w:rsidR="007C613C">
        <w:rPr>
          <w:rFonts w:ascii="Arial" w:hAnsi="Arial" w:cs="Arial"/>
          <w:color w:val="000000" w:themeColor="text1"/>
        </w:rPr>
        <w:t xml:space="preserve"> и бюджета</w:t>
      </w:r>
      <w:r>
        <w:rPr>
          <w:rFonts w:ascii="Arial" w:hAnsi="Arial" w:cs="Arial"/>
          <w:color w:val="000000" w:themeColor="text1"/>
        </w:rPr>
        <w:t xml:space="preserve"> воздействий на производственные активы соответствующей бизнес-единицы. Таким образом, каждая бизнес-единица создаёт и выполняет инстанцию своего потока бизнес-операций.</w:t>
      </w:r>
    </w:p>
    <w:p w14:paraId="117D4549" w14:textId="77777777" w:rsidR="003310A3" w:rsidRDefault="003310A3" w:rsidP="003310A3">
      <w:pPr>
        <w:spacing w:after="240" w:line="276" w:lineRule="auto"/>
        <w:ind w:firstLine="567"/>
        <w:rPr>
          <w:rFonts w:ascii="Arial" w:hAnsi="Arial" w:cs="Arial"/>
          <w:color w:val="000000" w:themeColor="text1"/>
        </w:rPr>
      </w:pPr>
      <w:r>
        <w:rPr>
          <w:rFonts w:ascii="Arial" w:hAnsi="Arial" w:cs="Arial"/>
          <w:color w:val="000000" w:themeColor="text1"/>
        </w:rPr>
        <w:t>При создании инстанции потока бизнес-операций последовательно указываются необходимые параметры, а именно:</w:t>
      </w:r>
    </w:p>
    <w:p w14:paraId="0DD7B1B4" w14:textId="40C0901D" w:rsidR="003310A3" w:rsidRDefault="003310A3" w:rsidP="003310A3">
      <w:pPr>
        <w:pStyle w:val="af9"/>
        <w:numPr>
          <w:ilvl w:val="0"/>
          <w:numId w:val="119"/>
        </w:numPr>
        <w:spacing w:after="240" w:line="276" w:lineRule="auto"/>
        <w:rPr>
          <w:rFonts w:ascii="Arial" w:hAnsi="Arial" w:cs="Arial"/>
          <w:color w:val="000000" w:themeColor="text1"/>
        </w:rPr>
      </w:pPr>
      <w:r>
        <w:rPr>
          <w:rFonts w:ascii="Arial" w:hAnsi="Arial" w:cs="Arial"/>
          <w:color w:val="000000" w:themeColor="text1"/>
        </w:rPr>
        <w:t xml:space="preserve">Указывается </w:t>
      </w:r>
      <w:r w:rsidR="00185DEC">
        <w:rPr>
          <w:rFonts w:ascii="Arial" w:hAnsi="Arial" w:cs="Arial"/>
          <w:color w:val="000000" w:themeColor="text1"/>
        </w:rPr>
        <w:t xml:space="preserve">группа </w:t>
      </w:r>
      <w:r>
        <w:rPr>
          <w:rFonts w:ascii="Arial" w:hAnsi="Arial" w:cs="Arial"/>
          <w:color w:val="000000" w:themeColor="text1"/>
        </w:rPr>
        <w:t>сотрудник</w:t>
      </w:r>
      <w:r w:rsidR="00185DEC">
        <w:rPr>
          <w:rFonts w:ascii="Arial" w:hAnsi="Arial" w:cs="Arial"/>
          <w:color w:val="000000" w:themeColor="text1"/>
        </w:rPr>
        <w:t>ов</w:t>
      </w:r>
      <w:r>
        <w:rPr>
          <w:rFonts w:ascii="Arial" w:hAnsi="Arial" w:cs="Arial"/>
          <w:color w:val="000000" w:themeColor="text1"/>
        </w:rPr>
        <w:t>, ответственны</w:t>
      </w:r>
      <w:r w:rsidR="00185DEC">
        <w:rPr>
          <w:rFonts w:ascii="Arial" w:hAnsi="Arial" w:cs="Arial"/>
          <w:color w:val="000000" w:themeColor="text1"/>
        </w:rPr>
        <w:t>х</w:t>
      </w:r>
      <w:r>
        <w:rPr>
          <w:rFonts w:ascii="Arial" w:hAnsi="Arial" w:cs="Arial"/>
          <w:color w:val="000000" w:themeColor="text1"/>
        </w:rPr>
        <w:t xml:space="preserve"> за запуск и завершение инстанции потока бизнес-операций</w:t>
      </w:r>
      <w:r w:rsidRPr="00AB5025">
        <w:rPr>
          <w:rFonts w:ascii="Arial" w:hAnsi="Arial" w:cs="Arial"/>
          <w:color w:val="000000" w:themeColor="text1"/>
        </w:rPr>
        <w:t xml:space="preserve">. </w:t>
      </w:r>
      <w:r w:rsidR="00245185" w:rsidRPr="00C15F73">
        <w:rPr>
          <w:rFonts w:ascii="Arial" w:hAnsi="Arial" w:cs="Arial"/>
          <w:color w:val="000000" w:themeColor="text1"/>
        </w:rPr>
        <w:t>В группу добавляются сотрудники с ролью Планировщик бюджета УА УО</w:t>
      </w:r>
      <w:r w:rsidR="00245185" w:rsidRPr="00AB5025">
        <w:rPr>
          <w:rFonts w:ascii="Arial" w:hAnsi="Arial" w:cs="Arial"/>
          <w:color w:val="000000" w:themeColor="text1"/>
        </w:rPr>
        <w:t>.</w:t>
      </w:r>
      <w:r w:rsidR="00245185" w:rsidDel="00245185">
        <w:rPr>
          <w:rFonts w:ascii="Arial" w:hAnsi="Arial" w:cs="Arial"/>
          <w:color w:val="000000" w:themeColor="text1"/>
        </w:rPr>
        <w:t xml:space="preserve"> </w:t>
      </w:r>
    </w:p>
    <w:p w14:paraId="26C8F200" w14:textId="36657FE7" w:rsidR="003310A3" w:rsidRDefault="003310A3" w:rsidP="003310A3">
      <w:pPr>
        <w:pStyle w:val="af9"/>
        <w:numPr>
          <w:ilvl w:val="0"/>
          <w:numId w:val="119"/>
        </w:numPr>
        <w:spacing w:after="240" w:line="276" w:lineRule="auto"/>
        <w:rPr>
          <w:rFonts w:ascii="Arial" w:hAnsi="Arial" w:cs="Arial"/>
          <w:color w:val="000000" w:themeColor="text1"/>
        </w:rPr>
      </w:pPr>
      <w:r>
        <w:rPr>
          <w:rFonts w:ascii="Arial" w:hAnsi="Arial" w:cs="Arial"/>
          <w:color w:val="000000" w:themeColor="text1"/>
        </w:rPr>
        <w:t>Указываются параметры, с которыми будут выполняться все операции запускаемой инстанции потока бизнес-операций. К таким параметрам относятся: бюджетная кампания</w:t>
      </w:r>
      <w:r w:rsidR="00185DEC">
        <w:rPr>
          <w:rFonts w:ascii="Arial" w:hAnsi="Arial" w:cs="Arial"/>
          <w:color w:val="000000" w:themeColor="text1"/>
        </w:rPr>
        <w:t xml:space="preserve">, </w:t>
      </w:r>
      <w:r>
        <w:rPr>
          <w:rFonts w:ascii="Arial" w:hAnsi="Arial" w:cs="Arial"/>
          <w:color w:val="000000" w:themeColor="text1"/>
        </w:rPr>
        <w:t>версия</w:t>
      </w:r>
      <w:r w:rsidR="00185DEC">
        <w:rPr>
          <w:rFonts w:ascii="Arial" w:hAnsi="Arial" w:cs="Arial"/>
          <w:color w:val="000000" w:themeColor="text1"/>
        </w:rPr>
        <w:t>, бизнес-единица</w:t>
      </w:r>
      <w:r>
        <w:rPr>
          <w:rFonts w:ascii="Arial" w:hAnsi="Arial" w:cs="Arial"/>
          <w:color w:val="000000" w:themeColor="text1"/>
        </w:rPr>
        <w:t>.</w:t>
      </w:r>
    </w:p>
    <w:p w14:paraId="05F8B8E7" w14:textId="77777777" w:rsidR="003310A3" w:rsidRDefault="003310A3" w:rsidP="003310A3">
      <w:pPr>
        <w:pStyle w:val="af9"/>
        <w:numPr>
          <w:ilvl w:val="0"/>
          <w:numId w:val="119"/>
        </w:numPr>
        <w:spacing w:after="240" w:line="276" w:lineRule="auto"/>
        <w:rPr>
          <w:rFonts w:ascii="Arial" w:hAnsi="Arial" w:cs="Arial"/>
          <w:color w:val="000000" w:themeColor="text1"/>
        </w:rPr>
      </w:pPr>
      <w:r>
        <w:rPr>
          <w:rFonts w:ascii="Arial" w:hAnsi="Arial" w:cs="Arial"/>
          <w:color w:val="000000" w:themeColor="text1"/>
        </w:rPr>
        <w:t>Приводится предложение по сотрудникам и/или группам сотрудников, ответственным за выполнение операций запускаемой инстанции потока бизнес-операций. Данное предложение может быть изменено по усмотрению сотрудника, ответственного за запуск инстанции потока бизнес-операций.</w:t>
      </w:r>
    </w:p>
    <w:p w14:paraId="31DA33A9" w14:textId="77777777" w:rsidR="003310A3" w:rsidRDefault="003310A3" w:rsidP="003310A3">
      <w:pPr>
        <w:pStyle w:val="af9"/>
        <w:numPr>
          <w:ilvl w:val="0"/>
          <w:numId w:val="119"/>
        </w:numPr>
        <w:spacing w:after="240" w:line="276" w:lineRule="auto"/>
        <w:rPr>
          <w:rFonts w:ascii="Arial" w:hAnsi="Arial" w:cs="Arial"/>
          <w:color w:val="000000" w:themeColor="text1"/>
        </w:rPr>
      </w:pPr>
      <w:r>
        <w:rPr>
          <w:rFonts w:ascii="Arial" w:hAnsi="Arial" w:cs="Arial"/>
          <w:color w:val="000000" w:themeColor="text1"/>
        </w:rPr>
        <w:t>Приводится предложение по срокам завершения операций инстанции потока бизнес-операций. Данное предложение может быть изменено по усмотрению сотрудника, ответственного за запуск инстанции потока бизнес-операций.</w:t>
      </w:r>
    </w:p>
    <w:p w14:paraId="1AFCA7A6" w14:textId="77777777" w:rsidR="003310A3" w:rsidRDefault="003310A3" w:rsidP="003310A3">
      <w:pPr>
        <w:pStyle w:val="af9"/>
        <w:numPr>
          <w:ilvl w:val="0"/>
          <w:numId w:val="119"/>
        </w:numPr>
        <w:spacing w:after="240" w:line="276" w:lineRule="auto"/>
        <w:rPr>
          <w:rFonts w:ascii="Arial" w:hAnsi="Arial" w:cs="Arial"/>
          <w:color w:val="000000" w:themeColor="text1"/>
        </w:rPr>
      </w:pPr>
      <w:r>
        <w:rPr>
          <w:rFonts w:ascii="Arial" w:hAnsi="Arial" w:cs="Arial"/>
          <w:color w:val="000000" w:themeColor="text1"/>
        </w:rPr>
        <w:t>Указывается дата запуска инстанции потока бизнес-операций – немедленно, по расписанию или позже в ручном режиме.</w:t>
      </w:r>
    </w:p>
    <w:p w14:paraId="69B84931" w14:textId="09C69C07" w:rsidR="003310A3" w:rsidRPr="00B9283B" w:rsidRDefault="003310A3" w:rsidP="003310A3">
      <w:pPr>
        <w:spacing w:after="240" w:line="276" w:lineRule="auto"/>
        <w:ind w:firstLine="567"/>
        <w:rPr>
          <w:rFonts w:ascii="Arial" w:hAnsi="Arial" w:cs="Arial"/>
          <w:color w:val="000000" w:themeColor="text1"/>
        </w:rPr>
      </w:pPr>
      <w:r>
        <w:rPr>
          <w:rFonts w:ascii="Arial" w:hAnsi="Arial" w:cs="Arial"/>
          <w:color w:val="000000" w:themeColor="text1"/>
        </w:rPr>
        <w:t>С</w:t>
      </w:r>
      <w:r w:rsidRPr="00A84021">
        <w:rPr>
          <w:rFonts w:ascii="Arial" w:hAnsi="Arial" w:cs="Arial"/>
          <w:color w:val="000000" w:themeColor="text1"/>
        </w:rPr>
        <w:t>реднесрочн</w:t>
      </w:r>
      <w:r>
        <w:rPr>
          <w:rFonts w:ascii="Arial" w:hAnsi="Arial" w:cs="Arial"/>
          <w:color w:val="000000" w:themeColor="text1"/>
        </w:rPr>
        <w:t>ый</w:t>
      </w:r>
      <w:r w:rsidRPr="00A84021">
        <w:rPr>
          <w:rFonts w:ascii="Arial" w:hAnsi="Arial" w:cs="Arial"/>
          <w:color w:val="000000" w:themeColor="text1"/>
        </w:rPr>
        <w:t xml:space="preserve"> </w:t>
      </w:r>
      <w:r>
        <w:rPr>
          <w:rFonts w:ascii="Arial" w:hAnsi="Arial" w:cs="Arial"/>
          <w:color w:val="000000" w:themeColor="text1"/>
        </w:rPr>
        <w:t>план</w:t>
      </w:r>
      <w:r w:rsidR="007C613C">
        <w:rPr>
          <w:rFonts w:ascii="Arial" w:hAnsi="Arial" w:cs="Arial"/>
          <w:color w:val="000000" w:themeColor="text1"/>
        </w:rPr>
        <w:t xml:space="preserve"> и бюджет</w:t>
      </w:r>
      <w:r>
        <w:rPr>
          <w:rFonts w:ascii="Arial" w:hAnsi="Arial" w:cs="Arial"/>
          <w:color w:val="000000" w:themeColor="text1"/>
        </w:rPr>
        <w:t xml:space="preserve"> </w:t>
      </w:r>
      <w:r w:rsidRPr="00A84021">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Pr="00A84021">
        <w:rPr>
          <w:rFonts w:ascii="Arial" w:hAnsi="Arial" w:cs="Arial"/>
          <w:color w:val="000000" w:themeColor="text1"/>
        </w:rPr>
        <w:t xml:space="preserve"> </w:t>
      </w:r>
      <w:r>
        <w:rPr>
          <w:rFonts w:ascii="Arial" w:hAnsi="Arial" w:cs="Arial"/>
          <w:color w:val="000000" w:themeColor="text1"/>
        </w:rPr>
        <w:t>будет формироваться на уровне бизнес-единицы</w:t>
      </w:r>
      <w:r w:rsidR="007C613C">
        <w:rPr>
          <w:rFonts w:ascii="Arial" w:hAnsi="Arial" w:cs="Arial"/>
          <w:color w:val="000000" w:themeColor="text1"/>
        </w:rPr>
        <w:t xml:space="preserve"> в разрезе групп планирования, для формирования среднесрочного плана и бюджета в целом по БЕ необходимо указать все группы планирования</w:t>
      </w:r>
      <w:r>
        <w:rPr>
          <w:rFonts w:ascii="Arial" w:hAnsi="Arial" w:cs="Arial"/>
          <w:color w:val="000000" w:themeColor="text1"/>
        </w:rPr>
        <w:t>.</w:t>
      </w:r>
    </w:p>
    <w:p w14:paraId="767786C0" w14:textId="235C7324" w:rsidR="003310A3" w:rsidRDefault="003310A3" w:rsidP="003310A3">
      <w:pPr>
        <w:spacing w:after="240" w:line="276" w:lineRule="auto"/>
        <w:ind w:firstLine="567"/>
        <w:rPr>
          <w:rFonts w:ascii="Arial" w:hAnsi="Arial" w:cs="Arial"/>
          <w:color w:val="000000" w:themeColor="text1"/>
        </w:rPr>
      </w:pPr>
      <w:r>
        <w:rPr>
          <w:rFonts w:ascii="Arial" w:hAnsi="Arial" w:cs="Arial"/>
          <w:color w:val="000000" w:themeColor="text1"/>
        </w:rPr>
        <w:t xml:space="preserve">После запуска инстанции потока сотруднику в роли </w:t>
      </w:r>
      <w:r w:rsidRPr="00871EC8">
        <w:rPr>
          <w:rFonts w:ascii="Arial" w:hAnsi="Arial" w:cs="Arial"/>
          <w:color w:val="000000" w:themeColor="text1"/>
        </w:rPr>
        <w:t xml:space="preserve">Планировщика бюджета УА </w:t>
      </w:r>
      <w:r w:rsidR="00A204B1">
        <w:rPr>
          <w:rFonts w:ascii="Arial" w:hAnsi="Arial" w:cs="Arial"/>
          <w:color w:val="000000" w:themeColor="text1"/>
        </w:rPr>
        <w:t>УО</w:t>
      </w:r>
      <w:r>
        <w:rPr>
          <w:rFonts w:ascii="Arial" w:hAnsi="Arial" w:cs="Arial"/>
          <w:color w:val="000000" w:themeColor="text1"/>
        </w:rPr>
        <w:t>, выступающему в качестве исполнителя, будет доступна операция формирования с</w:t>
      </w:r>
      <w:r w:rsidRPr="00A84021">
        <w:rPr>
          <w:rFonts w:ascii="Arial" w:hAnsi="Arial" w:cs="Arial"/>
          <w:color w:val="000000" w:themeColor="text1"/>
        </w:rPr>
        <w:t>реднесрочн</w:t>
      </w:r>
      <w:r>
        <w:rPr>
          <w:rFonts w:ascii="Arial" w:hAnsi="Arial" w:cs="Arial"/>
          <w:color w:val="000000" w:themeColor="text1"/>
        </w:rPr>
        <w:t>ого плана</w:t>
      </w:r>
      <w:r w:rsidR="007C613C">
        <w:rPr>
          <w:rFonts w:ascii="Arial" w:hAnsi="Arial" w:cs="Arial"/>
          <w:color w:val="000000" w:themeColor="text1"/>
        </w:rPr>
        <w:t xml:space="preserve"> и бюджета</w:t>
      </w:r>
      <w:r>
        <w:rPr>
          <w:rFonts w:ascii="Arial" w:hAnsi="Arial" w:cs="Arial"/>
          <w:color w:val="000000" w:themeColor="text1"/>
        </w:rPr>
        <w:t xml:space="preserve"> воздействий на производственные активы бизнес-единицы.</w:t>
      </w:r>
    </w:p>
    <w:p w14:paraId="588294F7" w14:textId="2CB9E134" w:rsidR="003631FE" w:rsidRDefault="003631FE" w:rsidP="00D83C9F">
      <w:pPr>
        <w:spacing w:after="240" w:line="276" w:lineRule="auto"/>
        <w:ind w:firstLine="567"/>
        <w:rPr>
          <w:rFonts w:ascii="Arial" w:hAnsi="Arial" w:cs="Arial"/>
          <w:color w:val="000000" w:themeColor="text1"/>
        </w:rPr>
      </w:pPr>
      <w:r>
        <w:rPr>
          <w:rFonts w:ascii="Arial" w:hAnsi="Arial" w:cs="Arial"/>
          <w:color w:val="000000" w:themeColor="text1"/>
        </w:rPr>
        <w:t xml:space="preserve">Для формирования среднесрочного </w:t>
      </w:r>
      <w:r w:rsidR="004F08C7">
        <w:rPr>
          <w:rFonts w:ascii="Arial" w:hAnsi="Arial" w:cs="Arial"/>
          <w:color w:val="000000" w:themeColor="text1"/>
        </w:rPr>
        <w:t xml:space="preserve">плана </w:t>
      </w:r>
      <w:r w:rsidR="007C613C">
        <w:rPr>
          <w:rFonts w:ascii="Arial" w:hAnsi="Arial" w:cs="Arial"/>
          <w:color w:val="000000" w:themeColor="text1"/>
        </w:rPr>
        <w:t xml:space="preserve">и бюджета </w:t>
      </w:r>
      <w:r>
        <w:rPr>
          <w:rFonts w:ascii="Arial" w:hAnsi="Arial" w:cs="Arial"/>
          <w:color w:val="000000" w:themeColor="text1"/>
        </w:rPr>
        <w:t xml:space="preserve">воздействий на производственные активы сотрудник в роли </w:t>
      </w:r>
      <w:r w:rsidR="00ED6E4D" w:rsidRPr="00ED6E4D">
        <w:rPr>
          <w:rFonts w:ascii="Arial" w:hAnsi="Arial" w:cs="Arial"/>
          <w:color w:val="000000" w:themeColor="text1"/>
        </w:rPr>
        <w:t>Планировщик</w:t>
      </w:r>
      <w:r w:rsidR="00ED6E4D">
        <w:rPr>
          <w:rFonts w:ascii="Arial" w:hAnsi="Arial" w:cs="Arial"/>
          <w:color w:val="000000" w:themeColor="text1"/>
        </w:rPr>
        <w:t>а</w:t>
      </w:r>
      <w:r w:rsidR="00ED6E4D" w:rsidRPr="00ED6E4D">
        <w:rPr>
          <w:rFonts w:ascii="Arial" w:hAnsi="Arial" w:cs="Arial"/>
          <w:color w:val="000000" w:themeColor="text1"/>
        </w:rPr>
        <w:t xml:space="preserve"> бюджета УА </w:t>
      </w:r>
      <w:r w:rsidR="00A204B1">
        <w:rPr>
          <w:rFonts w:ascii="Arial" w:hAnsi="Arial" w:cs="Arial"/>
          <w:color w:val="000000" w:themeColor="text1"/>
        </w:rPr>
        <w:t>УО</w:t>
      </w:r>
      <w:r w:rsidR="00ED6E4D" w:rsidRPr="00ED6E4D">
        <w:rPr>
          <w:rFonts w:ascii="Arial" w:hAnsi="Arial" w:cs="Arial"/>
          <w:color w:val="000000" w:themeColor="text1"/>
        </w:rPr>
        <w:t xml:space="preserve"> </w:t>
      </w:r>
      <w:r>
        <w:rPr>
          <w:rFonts w:ascii="Arial" w:hAnsi="Arial" w:cs="Arial"/>
          <w:color w:val="000000" w:themeColor="text1"/>
        </w:rPr>
        <w:t>запускает формат планирования в приложении</w:t>
      </w:r>
      <w:r w:rsidRPr="000D01DD">
        <w:rPr>
          <w:rFonts w:ascii="Arial" w:hAnsi="Arial" w:cs="Arial"/>
          <w:color w:val="000000" w:themeColor="text1"/>
        </w:rPr>
        <w:t xml:space="preserve"> для анализа данных - SAP Analysis for Excel</w:t>
      </w:r>
      <w:r w:rsidR="00E33A67">
        <w:rPr>
          <w:rFonts w:ascii="Arial" w:hAnsi="Arial" w:cs="Arial"/>
          <w:color w:val="000000" w:themeColor="text1"/>
        </w:rPr>
        <w:t xml:space="preserve"> (код </w:t>
      </w:r>
      <w:r w:rsidR="00E33A67" w:rsidRPr="00E33A67">
        <w:rPr>
          <w:rFonts w:ascii="Arial" w:hAnsi="Arial" w:cs="Arial"/>
          <w:color w:val="000000" w:themeColor="text1"/>
        </w:rPr>
        <w:t>MCB08</w:t>
      </w:r>
      <w:r w:rsidR="0079329A">
        <w:rPr>
          <w:rFonts w:ascii="Arial" w:hAnsi="Arial" w:cs="Arial"/>
          <w:color w:val="000000" w:themeColor="text1"/>
        </w:rPr>
        <w:t>-02</w:t>
      </w:r>
      <w:r w:rsidR="00E33A67">
        <w:rPr>
          <w:rFonts w:ascii="Arial" w:hAnsi="Arial" w:cs="Arial"/>
          <w:color w:val="000000" w:themeColor="text1"/>
        </w:rPr>
        <w:t xml:space="preserve"> в реестре</w:t>
      </w:r>
      <w:r w:rsidR="00C97BC6">
        <w:rPr>
          <w:rFonts w:ascii="Arial" w:hAnsi="Arial" w:cs="Arial"/>
          <w:color w:val="000000" w:themeColor="text1"/>
        </w:rPr>
        <w:t>, описание в разделе 5.10 настоящего КД</w:t>
      </w:r>
      <w:r w:rsidR="00E33A67">
        <w:rPr>
          <w:rFonts w:ascii="Arial" w:hAnsi="Arial" w:cs="Arial"/>
          <w:color w:val="000000" w:themeColor="text1"/>
        </w:rPr>
        <w:t>)</w:t>
      </w:r>
      <w:r>
        <w:rPr>
          <w:rFonts w:ascii="Arial" w:hAnsi="Arial" w:cs="Arial"/>
          <w:color w:val="000000" w:themeColor="text1"/>
        </w:rPr>
        <w:t xml:space="preserve">. Формат планирования среднесрочного </w:t>
      </w:r>
      <w:r w:rsidR="004F08C7">
        <w:rPr>
          <w:rFonts w:ascii="Arial" w:hAnsi="Arial" w:cs="Arial"/>
          <w:color w:val="000000" w:themeColor="text1"/>
        </w:rPr>
        <w:t xml:space="preserve">плана </w:t>
      </w:r>
      <w:r w:rsidR="007C613C">
        <w:rPr>
          <w:rFonts w:ascii="Arial" w:hAnsi="Arial" w:cs="Arial"/>
          <w:color w:val="000000" w:themeColor="text1"/>
        </w:rPr>
        <w:t xml:space="preserve">и бюджета </w:t>
      </w:r>
      <w:r>
        <w:rPr>
          <w:rFonts w:ascii="Arial" w:hAnsi="Arial" w:cs="Arial"/>
          <w:color w:val="000000" w:themeColor="text1"/>
        </w:rPr>
        <w:t xml:space="preserve">воздействий приведён в документе </w:t>
      </w:r>
      <w:r w:rsidR="002E6C85">
        <w:rPr>
          <w:rFonts w:ascii="Arial" w:hAnsi="Arial" w:cs="Arial"/>
          <w:color w:val="000000" w:themeColor="text1"/>
        </w:rPr>
        <w:t>ERP.13.9_10_100_PM</w:t>
      </w:r>
      <w:r w:rsidR="00496D67">
        <w:rPr>
          <w:rFonts w:ascii="Arial" w:hAnsi="Arial" w:cs="Arial"/>
          <w:color w:val="000000" w:themeColor="text1"/>
        </w:rPr>
        <w:t xml:space="preserve"> «</w:t>
      </w:r>
      <w:r w:rsidR="00496D67" w:rsidRPr="00496D67">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496D67">
        <w:rPr>
          <w:rFonts w:ascii="Arial" w:hAnsi="Arial" w:cs="Arial"/>
          <w:color w:val="000000" w:themeColor="text1"/>
        </w:rPr>
        <w:t>».</w:t>
      </w:r>
    </w:p>
    <w:p w14:paraId="2499AD2F" w14:textId="0F61C6CA" w:rsidR="003631FE" w:rsidRDefault="003631FE" w:rsidP="003631FE">
      <w:pPr>
        <w:spacing w:after="240" w:line="276" w:lineRule="auto"/>
        <w:ind w:firstLine="567"/>
        <w:rPr>
          <w:rFonts w:ascii="Arial" w:hAnsi="Arial" w:cs="Arial"/>
          <w:color w:val="000000" w:themeColor="text1"/>
        </w:rPr>
      </w:pPr>
      <w:r>
        <w:rPr>
          <w:rFonts w:ascii="Arial" w:hAnsi="Arial" w:cs="Arial"/>
          <w:color w:val="000000" w:themeColor="text1"/>
        </w:rPr>
        <w:t xml:space="preserve">Запуск формата планирования среднесрочного </w:t>
      </w:r>
      <w:r w:rsidR="00250C4C">
        <w:rPr>
          <w:rFonts w:ascii="Arial" w:hAnsi="Arial" w:cs="Arial"/>
          <w:color w:val="000000" w:themeColor="text1"/>
        </w:rPr>
        <w:t>плана</w:t>
      </w:r>
      <w:r w:rsidR="007C613C">
        <w:rPr>
          <w:rFonts w:ascii="Arial" w:hAnsi="Arial" w:cs="Arial"/>
          <w:color w:val="000000" w:themeColor="text1"/>
        </w:rPr>
        <w:t xml:space="preserve"> и бюджета</w:t>
      </w:r>
      <w:r w:rsidR="00250C4C">
        <w:rPr>
          <w:rFonts w:ascii="Arial" w:hAnsi="Arial" w:cs="Arial"/>
          <w:color w:val="000000" w:themeColor="text1"/>
        </w:rPr>
        <w:t xml:space="preserve"> </w:t>
      </w:r>
      <w:r>
        <w:rPr>
          <w:rFonts w:ascii="Arial" w:hAnsi="Arial" w:cs="Arial"/>
          <w:color w:val="000000" w:themeColor="text1"/>
        </w:rPr>
        <w:t xml:space="preserve">воздействий на производственные активы выполняется из потока бизнес-операций. </w:t>
      </w:r>
      <w:r w:rsidR="00097E3F" w:rsidRPr="00097E3F">
        <w:rPr>
          <w:rFonts w:ascii="Arial" w:hAnsi="Arial" w:cs="Arial"/>
          <w:color w:val="000000" w:themeColor="text1"/>
        </w:rPr>
        <w:t xml:space="preserve">Планировщик бюджета УА </w:t>
      </w:r>
      <w:r w:rsidR="00A204B1">
        <w:rPr>
          <w:rFonts w:ascii="Arial" w:hAnsi="Arial" w:cs="Arial"/>
          <w:color w:val="000000" w:themeColor="text1"/>
        </w:rPr>
        <w:t>УО</w:t>
      </w:r>
      <w:r w:rsidR="00097E3F" w:rsidRPr="00097E3F">
        <w:rPr>
          <w:rFonts w:ascii="Arial" w:hAnsi="Arial" w:cs="Arial"/>
          <w:color w:val="000000" w:themeColor="text1"/>
        </w:rPr>
        <w:t xml:space="preserve"> </w:t>
      </w:r>
      <w:r>
        <w:rPr>
          <w:rFonts w:ascii="Arial" w:hAnsi="Arial" w:cs="Arial"/>
          <w:color w:val="000000" w:themeColor="text1"/>
        </w:rPr>
        <w:t xml:space="preserve">проходит по ссылке в потоке бизнес-операций, при этом на компьютер пользователя скачивается файл с расширением </w:t>
      </w:r>
      <w:r w:rsidRPr="00513898">
        <w:rPr>
          <w:rFonts w:ascii="Arial" w:hAnsi="Arial" w:cs="Arial"/>
          <w:color w:val="000000" w:themeColor="text1"/>
        </w:rPr>
        <w:t>.</w:t>
      </w:r>
      <w:r>
        <w:rPr>
          <w:rFonts w:ascii="Arial" w:hAnsi="Arial" w:cs="Arial"/>
          <w:color w:val="000000" w:themeColor="text1"/>
          <w:lang w:val="en-US"/>
        </w:rPr>
        <w:t>sapaox</w:t>
      </w:r>
      <w:r w:rsidRPr="00513898">
        <w:rPr>
          <w:rFonts w:ascii="Arial" w:hAnsi="Arial" w:cs="Arial"/>
          <w:color w:val="000000" w:themeColor="text1"/>
        </w:rPr>
        <w:t xml:space="preserve">, </w:t>
      </w:r>
      <w:r>
        <w:rPr>
          <w:rFonts w:ascii="Arial" w:hAnsi="Arial" w:cs="Arial"/>
          <w:color w:val="000000" w:themeColor="text1"/>
        </w:rPr>
        <w:t xml:space="preserve">в котором передаются параметры и команда запуска </w:t>
      </w:r>
      <w:r w:rsidRPr="00D614C9">
        <w:rPr>
          <w:rFonts w:ascii="Arial" w:hAnsi="Arial" w:cs="Arial"/>
          <w:color w:val="000000" w:themeColor="text1"/>
        </w:rPr>
        <w:t>приложени</w:t>
      </w:r>
      <w:r>
        <w:rPr>
          <w:rFonts w:ascii="Arial" w:hAnsi="Arial" w:cs="Arial"/>
          <w:color w:val="000000" w:themeColor="text1"/>
        </w:rPr>
        <w:t>я</w:t>
      </w:r>
      <w:r w:rsidRPr="00D614C9">
        <w:rPr>
          <w:rFonts w:ascii="Arial" w:hAnsi="Arial" w:cs="Arial"/>
          <w:color w:val="000000" w:themeColor="text1"/>
        </w:rPr>
        <w:t xml:space="preserve"> для анализа данных - SAP Analysis for Excel</w:t>
      </w:r>
      <w:r>
        <w:rPr>
          <w:rFonts w:ascii="Arial" w:hAnsi="Arial" w:cs="Arial"/>
          <w:color w:val="000000" w:themeColor="text1"/>
        </w:rPr>
        <w:t>. Открытие скаченного файла запускает приложение и открывает в нём формат планирования.</w:t>
      </w:r>
    </w:p>
    <w:p w14:paraId="3695BBAB" w14:textId="1F0E6DE9" w:rsidR="003631FE" w:rsidRDefault="003631FE" w:rsidP="00250C4C">
      <w:pPr>
        <w:spacing w:after="240" w:line="276" w:lineRule="auto"/>
        <w:ind w:firstLine="567"/>
        <w:rPr>
          <w:rFonts w:ascii="Arial" w:hAnsi="Arial" w:cs="Arial"/>
          <w:color w:val="000000" w:themeColor="text1"/>
        </w:rPr>
      </w:pPr>
      <w:r>
        <w:rPr>
          <w:rFonts w:ascii="Arial" w:hAnsi="Arial" w:cs="Arial"/>
          <w:color w:val="000000" w:themeColor="text1"/>
        </w:rPr>
        <w:t>Ф</w:t>
      </w:r>
      <w:r w:rsidRPr="00495EAD">
        <w:rPr>
          <w:rFonts w:ascii="Arial" w:hAnsi="Arial" w:cs="Arial"/>
          <w:color w:val="000000" w:themeColor="text1"/>
        </w:rPr>
        <w:t xml:space="preserve">ормат планирования структурирован по иерархии </w:t>
      </w:r>
      <w:r w:rsidR="003F0D03">
        <w:rPr>
          <w:rFonts w:ascii="Arial" w:hAnsi="Arial" w:cs="Arial"/>
          <w:color w:val="000000" w:themeColor="text1"/>
        </w:rPr>
        <w:t>СПП-элементов и типу затрат</w:t>
      </w:r>
      <w:r w:rsidR="00250C4C">
        <w:rPr>
          <w:rFonts w:ascii="Arial" w:hAnsi="Arial" w:cs="Arial"/>
          <w:color w:val="000000" w:themeColor="text1"/>
        </w:rPr>
        <w:t>.</w:t>
      </w:r>
      <w:r>
        <w:rPr>
          <w:rFonts w:ascii="Arial" w:hAnsi="Arial" w:cs="Arial"/>
          <w:color w:val="000000" w:themeColor="text1"/>
        </w:rPr>
        <w:t xml:space="preserve"> Описание принципов структурирования </w:t>
      </w:r>
      <w:r w:rsidR="00097E3F">
        <w:rPr>
          <w:rFonts w:ascii="Arial" w:hAnsi="Arial" w:cs="Arial"/>
          <w:color w:val="000000" w:themeColor="text1"/>
        </w:rPr>
        <w:t>проектов</w:t>
      </w:r>
      <w:r>
        <w:rPr>
          <w:rFonts w:ascii="Arial" w:hAnsi="Arial" w:cs="Arial"/>
          <w:color w:val="000000" w:themeColor="text1"/>
        </w:rPr>
        <w:t xml:space="preserve"> приведено в </w:t>
      </w:r>
      <w:r w:rsidR="00250C4C">
        <w:rPr>
          <w:rFonts w:ascii="Arial" w:hAnsi="Arial" w:cs="Arial"/>
          <w:color w:val="000000" w:themeColor="text1"/>
        </w:rPr>
        <w:t xml:space="preserve">документе </w:t>
      </w:r>
      <w:r w:rsidR="002E6C85">
        <w:rPr>
          <w:rFonts w:ascii="Arial" w:hAnsi="Arial" w:cs="Arial"/>
          <w:color w:val="000000" w:themeColor="text1"/>
        </w:rPr>
        <w:t>ERP.13.9_10_101_PM</w:t>
      </w:r>
      <w:r w:rsidR="00250C4C">
        <w:rPr>
          <w:rFonts w:ascii="Arial" w:hAnsi="Arial" w:cs="Arial"/>
          <w:color w:val="000000" w:themeColor="text1"/>
        </w:rPr>
        <w:t xml:space="preserve"> «</w:t>
      </w:r>
      <w:r w:rsidR="00250C4C" w:rsidRPr="00250C4C">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250C4C">
        <w:rPr>
          <w:rFonts w:ascii="Arial" w:hAnsi="Arial" w:cs="Arial"/>
          <w:color w:val="000000" w:themeColor="text1"/>
        </w:rPr>
        <w:t>»</w:t>
      </w:r>
      <w:r w:rsidRPr="00495EAD">
        <w:rPr>
          <w:rFonts w:ascii="Arial" w:hAnsi="Arial" w:cs="Arial"/>
          <w:color w:val="000000" w:themeColor="text1"/>
        </w:rPr>
        <w:t xml:space="preserve">. В общем виде структура </w:t>
      </w:r>
      <w:r w:rsidR="00097E3F">
        <w:rPr>
          <w:rFonts w:ascii="Arial" w:hAnsi="Arial" w:cs="Arial"/>
          <w:color w:val="000000" w:themeColor="text1"/>
        </w:rPr>
        <w:t>проектов</w:t>
      </w:r>
      <w:r w:rsidRPr="00495EAD">
        <w:rPr>
          <w:rFonts w:ascii="Arial" w:hAnsi="Arial" w:cs="Arial"/>
          <w:color w:val="000000" w:themeColor="text1"/>
        </w:rPr>
        <w:t xml:space="preserve"> представляет собой иерархический </w:t>
      </w:r>
      <w:r>
        <w:rPr>
          <w:rFonts w:ascii="Arial" w:hAnsi="Arial" w:cs="Arial"/>
          <w:color w:val="000000" w:themeColor="text1"/>
        </w:rPr>
        <w:t xml:space="preserve">справочник, </w:t>
      </w:r>
      <w:r w:rsidRPr="00495EAD">
        <w:rPr>
          <w:rFonts w:ascii="Arial" w:hAnsi="Arial" w:cs="Arial"/>
          <w:color w:val="000000" w:themeColor="text1"/>
        </w:rPr>
        <w:t xml:space="preserve">элементы которого являются </w:t>
      </w:r>
      <w:r w:rsidR="000C6B7E">
        <w:rPr>
          <w:rFonts w:ascii="Arial" w:hAnsi="Arial" w:cs="Arial"/>
          <w:color w:val="000000" w:themeColor="text1"/>
        </w:rPr>
        <w:t>объектами</w:t>
      </w:r>
      <w:r w:rsidRPr="00495EAD">
        <w:rPr>
          <w:rFonts w:ascii="Arial" w:hAnsi="Arial" w:cs="Arial"/>
          <w:color w:val="000000" w:themeColor="text1"/>
        </w:rPr>
        <w:t xml:space="preserve"> планирования и контроля </w:t>
      </w:r>
      <w:r>
        <w:rPr>
          <w:rFonts w:ascii="Arial" w:hAnsi="Arial" w:cs="Arial"/>
          <w:color w:val="000000" w:themeColor="text1"/>
        </w:rPr>
        <w:t xml:space="preserve">среднесрочного </w:t>
      </w:r>
      <w:r w:rsidR="00250C4C">
        <w:rPr>
          <w:rFonts w:ascii="Arial" w:hAnsi="Arial" w:cs="Arial"/>
          <w:color w:val="000000" w:themeColor="text1"/>
        </w:rPr>
        <w:t xml:space="preserve">плана </w:t>
      </w:r>
      <w:r>
        <w:rPr>
          <w:rFonts w:ascii="Arial" w:hAnsi="Arial" w:cs="Arial"/>
          <w:color w:val="000000" w:themeColor="text1"/>
        </w:rPr>
        <w:t>воздействий на производственные активы.</w:t>
      </w:r>
    </w:p>
    <w:p w14:paraId="294D4F90" w14:textId="079B559F" w:rsidR="003631FE" w:rsidRPr="00FA2DBB" w:rsidRDefault="003631FE" w:rsidP="003631FE">
      <w:pPr>
        <w:spacing w:after="240" w:line="276" w:lineRule="auto"/>
        <w:ind w:firstLine="567"/>
        <w:rPr>
          <w:rFonts w:ascii="Arial" w:hAnsi="Arial" w:cs="Arial"/>
          <w:color w:val="000000" w:themeColor="text1"/>
        </w:rPr>
      </w:pPr>
      <w:r>
        <w:rPr>
          <w:rFonts w:ascii="Arial" w:hAnsi="Arial" w:cs="Arial"/>
          <w:color w:val="000000" w:themeColor="text1"/>
        </w:rPr>
        <w:t xml:space="preserve">При открытии формат планирования наследует параметры запуска из инстанции потока бизнес-операций, а именно: </w:t>
      </w:r>
      <w:r w:rsidR="006501B8">
        <w:rPr>
          <w:rFonts w:ascii="Arial" w:hAnsi="Arial" w:cs="Arial"/>
          <w:color w:val="000000" w:themeColor="text1"/>
        </w:rPr>
        <w:t>бюджетная кампания</w:t>
      </w:r>
      <w:r>
        <w:rPr>
          <w:rFonts w:ascii="Arial" w:hAnsi="Arial" w:cs="Arial"/>
          <w:color w:val="000000" w:themeColor="text1"/>
        </w:rPr>
        <w:t>, организационная единица, версия планирования</w:t>
      </w:r>
      <w:r w:rsidR="00185DEC">
        <w:rPr>
          <w:rFonts w:ascii="Arial" w:hAnsi="Arial" w:cs="Arial"/>
          <w:color w:val="000000" w:themeColor="text1"/>
        </w:rPr>
        <w:t xml:space="preserve"> и группа планирования</w:t>
      </w:r>
      <w:r>
        <w:rPr>
          <w:rFonts w:ascii="Arial" w:hAnsi="Arial" w:cs="Arial"/>
          <w:color w:val="000000" w:themeColor="text1"/>
        </w:rPr>
        <w:t>.</w:t>
      </w:r>
      <w:r w:rsidR="00245185">
        <w:rPr>
          <w:rFonts w:ascii="Arial" w:hAnsi="Arial" w:cs="Arial"/>
          <w:color w:val="000000" w:themeColor="text1"/>
        </w:rPr>
        <w:t xml:space="preserve"> </w:t>
      </w:r>
      <w:r w:rsidR="00245185" w:rsidRPr="00AB5025">
        <w:rPr>
          <w:rFonts w:ascii="Arial" w:hAnsi="Arial" w:cs="Arial"/>
          <w:color w:val="000000" w:themeColor="text1"/>
        </w:rPr>
        <w:t>Параметр метод определения стоимости ремонта оп</w:t>
      </w:r>
      <w:r w:rsidR="00245185" w:rsidRPr="00C15F73">
        <w:rPr>
          <w:rFonts w:ascii="Arial" w:hAnsi="Arial" w:cs="Arial"/>
          <w:color w:val="000000" w:themeColor="text1"/>
        </w:rPr>
        <w:t>ределяется</w:t>
      </w:r>
      <w:r w:rsidR="00245185" w:rsidRPr="00AB5025">
        <w:rPr>
          <w:rFonts w:ascii="Arial" w:hAnsi="Arial" w:cs="Arial"/>
          <w:color w:val="000000" w:themeColor="text1"/>
        </w:rPr>
        <w:t xml:space="preserve"> в</w:t>
      </w:r>
      <w:r w:rsidR="00245185" w:rsidRPr="00A113AA">
        <w:rPr>
          <w:rFonts w:ascii="Arial" w:hAnsi="Arial" w:cs="Arial"/>
          <w:color w:val="000000" w:themeColor="text1"/>
        </w:rPr>
        <w:t>ручную.</w:t>
      </w:r>
    </w:p>
    <w:p w14:paraId="5791089A" w14:textId="737810B6" w:rsidR="006A1336" w:rsidRPr="00CF1924" w:rsidRDefault="0099265F" w:rsidP="006A1336">
      <w:pPr>
        <w:spacing w:after="240" w:line="276" w:lineRule="auto"/>
        <w:ind w:firstLine="567"/>
        <w:rPr>
          <w:rFonts w:ascii="Arial" w:hAnsi="Arial" w:cs="Arial"/>
          <w:color w:val="000000" w:themeColor="text1"/>
        </w:rPr>
      </w:pPr>
      <w:r w:rsidRPr="0099265F">
        <w:rPr>
          <w:rFonts w:ascii="Arial" w:hAnsi="Arial" w:cs="Arial"/>
          <w:color w:val="000000" w:themeColor="text1"/>
        </w:rPr>
        <w:t xml:space="preserve">В первый плановый год среднесрочного </w:t>
      </w:r>
      <w:r w:rsidR="00250C4C">
        <w:rPr>
          <w:rFonts w:ascii="Arial" w:hAnsi="Arial" w:cs="Arial"/>
          <w:color w:val="000000" w:themeColor="text1"/>
        </w:rPr>
        <w:t xml:space="preserve">плана </w:t>
      </w:r>
      <w:r w:rsidRPr="0099265F">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Pr="0099265F">
        <w:rPr>
          <w:rFonts w:ascii="Arial" w:hAnsi="Arial" w:cs="Arial"/>
          <w:color w:val="000000" w:themeColor="text1"/>
        </w:rPr>
        <w:t xml:space="preserve"> включается согласованный </w:t>
      </w:r>
      <w:r w:rsidR="00250C4C">
        <w:rPr>
          <w:rFonts w:ascii="Arial" w:hAnsi="Arial" w:cs="Arial"/>
          <w:color w:val="000000" w:themeColor="text1"/>
        </w:rPr>
        <w:t xml:space="preserve">Техническим </w:t>
      </w:r>
      <w:r w:rsidR="0007502B">
        <w:rPr>
          <w:rFonts w:ascii="Arial" w:hAnsi="Arial" w:cs="Arial"/>
          <w:color w:val="000000" w:themeColor="text1"/>
        </w:rPr>
        <w:t xml:space="preserve">комитетом бизнес-единицы </w:t>
      </w:r>
      <w:r w:rsidRPr="0099265F">
        <w:rPr>
          <w:rFonts w:ascii="Arial" w:hAnsi="Arial" w:cs="Arial"/>
          <w:color w:val="000000" w:themeColor="text1"/>
        </w:rPr>
        <w:t xml:space="preserve">годовой </w:t>
      </w:r>
      <w:r w:rsidR="00250C4C">
        <w:rPr>
          <w:rFonts w:ascii="Arial" w:hAnsi="Arial" w:cs="Arial"/>
          <w:color w:val="000000" w:themeColor="text1"/>
        </w:rPr>
        <w:t xml:space="preserve">план </w:t>
      </w:r>
      <w:r w:rsidRPr="0099265F">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009A6C31">
        <w:rPr>
          <w:rFonts w:ascii="Arial" w:hAnsi="Arial" w:cs="Arial"/>
          <w:color w:val="000000" w:themeColor="text1"/>
        </w:rPr>
        <w:t xml:space="preserve"> на основе заказов ТОРО и сетевых графиков. Вторый и третий года планирования среднесрочного плана воздействий формируются на основе планов ППР.</w:t>
      </w:r>
      <w:r w:rsidR="006A1336">
        <w:rPr>
          <w:rFonts w:ascii="Arial" w:hAnsi="Arial" w:cs="Arial"/>
          <w:color w:val="000000" w:themeColor="text1"/>
        </w:rPr>
        <w:t xml:space="preserve"> </w:t>
      </w:r>
      <w:r w:rsidR="006A1336" w:rsidRPr="00CF1924">
        <w:rPr>
          <w:rFonts w:ascii="Arial" w:hAnsi="Arial" w:cs="Arial"/>
          <w:color w:val="000000" w:themeColor="text1"/>
        </w:rPr>
        <w:t>Согласно докумен</w:t>
      </w:r>
      <w:r w:rsidR="006A1336">
        <w:rPr>
          <w:rFonts w:ascii="Arial" w:hAnsi="Arial" w:cs="Arial"/>
          <w:color w:val="000000" w:themeColor="text1"/>
        </w:rPr>
        <w:t xml:space="preserve">ту </w:t>
      </w:r>
      <w:r w:rsidR="002E6C85">
        <w:rPr>
          <w:rFonts w:ascii="Arial" w:hAnsi="Arial" w:cs="Arial"/>
          <w:color w:val="000000" w:themeColor="text1"/>
        </w:rPr>
        <w:t>ERP.13.9_10_100_PM</w:t>
      </w:r>
      <w:r w:rsidR="006A1336">
        <w:rPr>
          <w:rFonts w:ascii="Arial" w:hAnsi="Arial" w:cs="Arial"/>
          <w:color w:val="000000" w:themeColor="text1"/>
        </w:rPr>
        <w:t xml:space="preserve"> «</w:t>
      </w:r>
      <w:r w:rsidR="006A1336" w:rsidRPr="00CF1924">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6A1336">
        <w:rPr>
          <w:rFonts w:ascii="Arial" w:hAnsi="Arial" w:cs="Arial"/>
          <w:color w:val="000000" w:themeColor="text1"/>
        </w:rPr>
        <w:t>» для выводимых из эксплуатации ПА расчёт ремонтных циклов заканчивается с даты планируемого вывода, для этого анализируются</w:t>
      </w:r>
      <w:r w:rsidR="006A1336" w:rsidDel="00782F17">
        <w:rPr>
          <w:rFonts w:ascii="Arial" w:hAnsi="Arial" w:cs="Arial"/>
          <w:color w:val="000000" w:themeColor="text1"/>
        </w:rPr>
        <w:t xml:space="preserve"> </w:t>
      </w:r>
      <w:r w:rsidR="006A1336" w:rsidRPr="00CF1924">
        <w:rPr>
          <w:rFonts w:ascii="Arial" w:hAnsi="Arial" w:cs="Arial"/>
          <w:color w:val="000000" w:themeColor="text1"/>
        </w:rPr>
        <w:t>:</w:t>
      </w:r>
    </w:p>
    <w:p w14:paraId="7203D4A8" w14:textId="77777777" w:rsidR="006A1336" w:rsidRPr="009936BB" w:rsidRDefault="006A1336" w:rsidP="006A1336">
      <w:pPr>
        <w:pStyle w:val="af9"/>
        <w:numPr>
          <w:ilvl w:val="0"/>
          <w:numId w:val="49"/>
        </w:numPr>
        <w:spacing w:after="240" w:line="276" w:lineRule="auto"/>
        <w:rPr>
          <w:rFonts w:ascii="Arial" w:hAnsi="Arial" w:cs="Arial"/>
          <w:color w:val="000000" w:themeColor="text1"/>
        </w:rPr>
      </w:pPr>
      <w:r>
        <w:rPr>
          <w:rFonts w:ascii="Arial" w:hAnsi="Arial" w:cs="Arial"/>
          <w:color w:val="000000" w:themeColor="text1"/>
        </w:rPr>
        <w:t>карточка ЕО по дате окончания установленного срока эксплуатации, определяемая как ближайшая среди дат достижения нормативного срока службы, паркового ресурса и нормативного пробега</w:t>
      </w:r>
      <w:r w:rsidRPr="009936BB">
        <w:rPr>
          <w:rFonts w:ascii="Arial" w:hAnsi="Arial" w:cs="Arial"/>
          <w:color w:val="000000" w:themeColor="text1"/>
        </w:rPr>
        <w:t xml:space="preserve">. </w:t>
      </w:r>
    </w:p>
    <w:p w14:paraId="00655B17" w14:textId="602609BB" w:rsidR="0099265F" w:rsidRDefault="0099265F" w:rsidP="000B2D62">
      <w:pPr>
        <w:spacing w:after="240" w:line="276" w:lineRule="auto"/>
        <w:ind w:firstLine="567"/>
        <w:rPr>
          <w:rFonts w:ascii="Arial" w:hAnsi="Arial" w:cs="Arial"/>
          <w:color w:val="000000" w:themeColor="text1"/>
        </w:rPr>
      </w:pPr>
      <w:r>
        <w:rPr>
          <w:rFonts w:ascii="Arial" w:hAnsi="Arial" w:cs="Arial"/>
          <w:color w:val="000000" w:themeColor="text1"/>
        </w:rPr>
        <w:t>В процессе формирования сред</w:t>
      </w:r>
      <w:r w:rsidR="000E65A9">
        <w:rPr>
          <w:rFonts w:ascii="Arial" w:hAnsi="Arial" w:cs="Arial"/>
          <w:color w:val="000000" w:themeColor="text1"/>
        </w:rPr>
        <w:t xml:space="preserve">несрочного </w:t>
      </w:r>
      <w:r w:rsidR="00250C4C">
        <w:rPr>
          <w:rFonts w:ascii="Arial" w:hAnsi="Arial" w:cs="Arial"/>
          <w:color w:val="000000" w:themeColor="text1"/>
        </w:rPr>
        <w:t xml:space="preserve">плана </w:t>
      </w:r>
      <w:r w:rsidR="000E65A9">
        <w:rPr>
          <w:rFonts w:ascii="Arial" w:hAnsi="Arial" w:cs="Arial"/>
          <w:color w:val="000000" w:themeColor="text1"/>
        </w:rPr>
        <w:t xml:space="preserve">воздействий </w:t>
      </w:r>
      <w:r w:rsidR="005A53B1">
        <w:rPr>
          <w:rFonts w:ascii="Arial" w:hAnsi="Arial" w:cs="Arial"/>
          <w:color w:val="000000" w:themeColor="text1"/>
        </w:rPr>
        <w:t xml:space="preserve">на ПА </w:t>
      </w:r>
      <w:r w:rsidR="000E65A9">
        <w:rPr>
          <w:rFonts w:ascii="Arial" w:hAnsi="Arial" w:cs="Arial"/>
          <w:color w:val="000000" w:themeColor="text1"/>
        </w:rPr>
        <w:t>проекты могут быть как исключены из плана работ, так и добавлены в него</w:t>
      </w:r>
      <w:r w:rsidR="009A6C31">
        <w:rPr>
          <w:rFonts w:ascii="Arial" w:hAnsi="Arial" w:cs="Arial"/>
          <w:color w:val="000000" w:themeColor="text1"/>
        </w:rPr>
        <w:t>, для этого могут деактивированы либо введены новые планы ППР</w:t>
      </w:r>
      <w:r w:rsidR="00185DEC">
        <w:rPr>
          <w:rFonts w:ascii="Arial" w:hAnsi="Arial" w:cs="Arial"/>
          <w:color w:val="000000" w:themeColor="text1"/>
        </w:rPr>
        <w:t>, добавлены или удалены СПП-элементы.</w:t>
      </w:r>
    </w:p>
    <w:p w14:paraId="4B6443AB" w14:textId="77777777" w:rsidR="006E78E6" w:rsidRPr="006E78E6" w:rsidRDefault="006E78E6" w:rsidP="006E78E6">
      <w:pPr>
        <w:spacing w:after="240" w:line="276" w:lineRule="auto"/>
        <w:ind w:firstLine="567"/>
        <w:rPr>
          <w:rFonts w:ascii="Arial" w:hAnsi="Arial" w:cs="Arial"/>
          <w:color w:val="000000" w:themeColor="text1"/>
        </w:rPr>
      </w:pPr>
    </w:p>
    <w:p w14:paraId="5C388584" w14:textId="7DAB8762" w:rsidR="005B4CD4" w:rsidRDefault="005B4CD4"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Шаг процес</w:t>
      </w:r>
      <w:r w:rsidR="00ED6E4D">
        <w:rPr>
          <w:rFonts w:eastAsiaTheme="majorEastAsia" w:cstheme="majorBidi"/>
          <w:b/>
          <w:i w:val="0"/>
          <w:caps w:val="0"/>
          <w:sz w:val="24"/>
          <w:szCs w:val="24"/>
        </w:rPr>
        <w:t>с</w:t>
      </w:r>
      <w:r w:rsidRPr="009936BB">
        <w:rPr>
          <w:rFonts w:eastAsiaTheme="majorEastAsia" w:cstheme="majorBidi"/>
          <w:b/>
          <w:i w:val="0"/>
          <w:caps w:val="0"/>
          <w:sz w:val="24"/>
          <w:szCs w:val="24"/>
        </w:rPr>
        <w:t xml:space="preserve">а 50 - </w:t>
      </w:r>
      <w:r w:rsidRPr="005B4CD4">
        <w:rPr>
          <w:rFonts w:eastAsiaTheme="majorEastAsia" w:cstheme="majorBidi"/>
          <w:b/>
          <w:i w:val="0"/>
          <w:caps w:val="0"/>
          <w:sz w:val="24"/>
          <w:szCs w:val="24"/>
        </w:rPr>
        <w:t>Формирование проекта среднесрочного бюджета воздействий БЕ</w:t>
      </w:r>
    </w:p>
    <w:p w14:paraId="2F503943" w14:textId="1CB80288" w:rsidR="001206E2" w:rsidRDefault="001206E2" w:rsidP="009936BB">
      <w:pPr>
        <w:spacing w:after="240" w:line="276" w:lineRule="auto"/>
        <w:ind w:firstLine="567"/>
        <w:rPr>
          <w:rFonts w:cs="Arial"/>
          <w:color w:val="000000" w:themeColor="text1"/>
        </w:rPr>
      </w:pPr>
      <w:r>
        <w:rPr>
          <w:rFonts w:ascii="Arial" w:hAnsi="Arial" w:cs="Arial"/>
          <w:color w:val="000000" w:themeColor="text1"/>
        </w:rPr>
        <w:t>Среднесрочный</w:t>
      </w:r>
      <w:r w:rsidRPr="001206E2">
        <w:rPr>
          <w:rFonts w:ascii="Arial" w:hAnsi="Arial" w:cs="Arial"/>
          <w:color w:val="000000" w:themeColor="text1"/>
        </w:rPr>
        <w:t xml:space="preserve"> бюджет воздействий на производственные активы БЕ формируется специалистом в роли Планировщика бюджета УА </w:t>
      </w:r>
      <w:r w:rsidR="00A204B1">
        <w:rPr>
          <w:rFonts w:ascii="Arial" w:hAnsi="Arial" w:cs="Arial"/>
          <w:color w:val="000000" w:themeColor="text1"/>
        </w:rPr>
        <w:t>УО</w:t>
      </w:r>
      <w:r w:rsidR="00487760">
        <w:rPr>
          <w:rFonts w:ascii="Arial" w:hAnsi="Arial" w:cs="Arial"/>
          <w:color w:val="000000" w:themeColor="text1"/>
        </w:rPr>
        <w:t>, специализирующегося на планировании 3-летнего плана и бюджета воздействий</w:t>
      </w:r>
      <w:r w:rsidRPr="001206E2">
        <w:rPr>
          <w:rFonts w:ascii="Arial" w:hAnsi="Arial" w:cs="Arial"/>
          <w:color w:val="000000" w:themeColor="text1"/>
        </w:rPr>
        <w:t>.</w:t>
      </w:r>
    </w:p>
    <w:p w14:paraId="52AA3081" w14:textId="5531FF7F" w:rsidR="001206E2" w:rsidRPr="002258B9" w:rsidRDefault="001206E2" w:rsidP="001206E2">
      <w:pPr>
        <w:spacing w:after="240" w:line="276" w:lineRule="auto"/>
        <w:ind w:firstLine="567"/>
        <w:rPr>
          <w:rFonts w:ascii="Arial" w:hAnsi="Arial" w:cs="Arial"/>
          <w:color w:val="000000" w:themeColor="text1"/>
        </w:rPr>
      </w:pPr>
      <w:r>
        <w:rPr>
          <w:rFonts w:ascii="Arial" w:hAnsi="Arial" w:cs="Arial"/>
          <w:color w:val="000000" w:themeColor="text1"/>
        </w:rPr>
        <w:t xml:space="preserve">Для формирования среднесрочного бюджета воздействий на производственные активы сотрудник в роли </w:t>
      </w:r>
      <w:r w:rsidRPr="00871EC8">
        <w:rPr>
          <w:rFonts w:ascii="Arial" w:hAnsi="Arial" w:cs="Arial"/>
          <w:color w:val="000000" w:themeColor="text1"/>
        </w:rPr>
        <w:t xml:space="preserve">Планировщика бюджета УА </w:t>
      </w:r>
      <w:r w:rsidR="00A204B1">
        <w:rPr>
          <w:rFonts w:ascii="Arial" w:hAnsi="Arial" w:cs="Arial"/>
          <w:color w:val="000000" w:themeColor="text1"/>
        </w:rPr>
        <w:t>УО</w:t>
      </w:r>
      <w:r>
        <w:rPr>
          <w:rFonts w:ascii="Arial" w:hAnsi="Arial" w:cs="Arial"/>
          <w:color w:val="000000" w:themeColor="text1"/>
        </w:rPr>
        <w:t xml:space="preserve"> запускает формат планирования в приложении</w:t>
      </w:r>
      <w:r w:rsidRPr="000D01DD">
        <w:rPr>
          <w:rFonts w:ascii="Arial" w:hAnsi="Arial" w:cs="Arial"/>
          <w:color w:val="000000" w:themeColor="text1"/>
        </w:rPr>
        <w:t xml:space="preserve"> для анализа данных - SAP Analysis for Excel</w:t>
      </w:r>
      <w:r>
        <w:rPr>
          <w:rFonts w:ascii="Arial" w:hAnsi="Arial" w:cs="Arial"/>
          <w:color w:val="000000" w:themeColor="text1"/>
        </w:rPr>
        <w:t xml:space="preserve"> (код </w:t>
      </w:r>
      <w:r w:rsidRPr="00E33A67">
        <w:rPr>
          <w:rFonts w:ascii="Arial" w:hAnsi="Arial" w:cs="Arial"/>
          <w:color w:val="000000" w:themeColor="text1"/>
        </w:rPr>
        <w:t>MCB08</w:t>
      </w:r>
      <w:r w:rsidR="0079329A">
        <w:rPr>
          <w:rFonts w:ascii="Arial" w:hAnsi="Arial" w:cs="Arial"/>
          <w:color w:val="000000" w:themeColor="text1"/>
        </w:rPr>
        <w:t>-02</w:t>
      </w:r>
      <w:r>
        <w:rPr>
          <w:rFonts w:ascii="Arial" w:hAnsi="Arial" w:cs="Arial"/>
          <w:color w:val="000000" w:themeColor="text1"/>
        </w:rPr>
        <w:t xml:space="preserve"> в реестре разработок, описание в разделе 5.10 настоящего КД). </w:t>
      </w:r>
      <w:r w:rsidRPr="002258B9">
        <w:rPr>
          <w:rFonts w:ascii="Arial" w:hAnsi="Arial" w:cs="Arial"/>
          <w:color w:val="000000" w:themeColor="text1"/>
        </w:rPr>
        <w:t xml:space="preserve">Формат планирования стоимостного выражения среднесрочного плана воздействий приведён в документе </w:t>
      </w:r>
      <w:r w:rsidR="002E6C85">
        <w:rPr>
          <w:rFonts w:ascii="Arial" w:hAnsi="Arial" w:cs="Arial"/>
          <w:color w:val="000000" w:themeColor="text1"/>
        </w:rPr>
        <w:t>ERP.13.9_10_101_PM</w:t>
      </w:r>
      <w:r w:rsidRPr="002258B9">
        <w:rPr>
          <w:rFonts w:ascii="Arial" w:hAnsi="Arial" w:cs="Arial"/>
          <w:color w:val="000000" w:themeColor="text1"/>
        </w:rPr>
        <w:t xml:space="preserve"> «Методика планирования и контроля факта затрат на поддержание производственных активов (с учётом капитализации затрат на ремонт основных средств)».</w:t>
      </w:r>
    </w:p>
    <w:p w14:paraId="5CB1FAF6" w14:textId="7DEF9133" w:rsidR="00DC59D2" w:rsidRPr="00DD59C5" w:rsidRDefault="00DC59D2" w:rsidP="00DC59D2">
      <w:pPr>
        <w:spacing w:after="240" w:line="276" w:lineRule="auto"/>
        <w:ind w:firstLine="567"/>
        <w:rPr>
          <w:rFonts w:ascii="Arial" w:hAnsi="Arial" w:cs="Arial"/>
          <w:color w:val="000000" w:themeColor="text1"/>
        </w:rPr>
      </w:pPr>
      <w:r>
        <w:rPr>
          <w:rFonts w:ascii="Arial" w:hAnsi="Arial" w:cs="Arial"/>
          <w:color w:val="000000" w:themeColor="text1"/>
        </w:rPr>
        <w:t xml:space="preserve">По окончании формирования среднесрочного бюджета воздействий на производственные активы </w:t>
      </w:r>
      <w:r w:rsidRPr="00834434">
        <w:rPr>
          <w:rFonts w:ascii="Arial" w:hAnsi="Arial" w:cs="Arial"/>
          <w:color w:val="000000" w:themeColor="text1"/>
        </w:rPr>
        <w:t xml:space="preserve">Планировщик бюджета УА </w:t>
      </w:r>
      <w:r w:rsidR="00A204B1">
        <w:rPr>
          <w:rFonts w:ascii="Arial" w:hAnsi="Arial" w:cs="Arial"/>
          <w:color w:val="000000" w:themeColor="text1"/>
        </w:rPr>
        <w:t>УО</w:t>
      </w:r>
      <w:r>
        <w:rPr>
          <w:rFonts w:ascii="Arial" w:hAnsi="Arial" w:cs="Arial"/>
          <w:color w:val="000000" w:themeColor="text1"/>
        </w:rPr>
        <w:t xml:space="preserve"> сохраняет полученный результат в формате планирования </w:t>
      </w:r>
      <w:r>
        <w:rPr>
          <w:rFonts w:ascii="Arial" w:hAnsi="Arial" w:cs="Arial"/>
          <w:color w:val="000000" w:themeColor="text1"/>
          <w:lang w:val="en-US"/>
        </w:rPr>
        <w:t>SAP</w:t>
      </w:r>
      <w:r w:rsidRPr="00DD59C5">
        <w:rPr>
          <w:rFonts w:ascii="Arial" w:hAnsi="Arial" w:cs="Arial"/>
          <w:color w:val="000000" w:themeColor="text1"/>
        </w:rPr>
        <w:t xml:space="preserve"> </w:t>
      </w:r>
      <w:r>
        <w:rPr>
          <w:rFonts w:ascii="Arial" w:hAnsi="Arial" w:cs="Arial"/>
          <w:color w:val="000000" w:themeColor="text1"/>
          <w:lang w:val="en-US"/>
        </w:rPr>
        <w:t>Analysis</w:t>
      </w:r>
      <w:r w:rsidRPr="00DD59C5">
        <w:rPr>
          <w:rFonts w:ascii="Arial" w:hAnsi="Arial" w:cs="Arial"/>
          <w:color w:val="000000" w:themeColor="text1"/>
        </w:rPr>
        <w:t xml:space="preserve"> </w:t>
      </w:r>
      <w:r>
        <w:rPr>
          <w:rFonts w:ascii="Arial" w:hAnsi="Arial" w:cs="Arial"/>
          <w:color w:val="000000" w:themeColor="text1"/>
          <w:lang w:val="en-US"/>
        </w:rPr>
        <w:t>for</w:t>
      </w:r>
      <w:r w:rsidRPr="00DD59C5">
        <w:rPr>
          <w:rFonts w:ascii="Arial" w:hAnsi="Arial" w:cs="Arial"/>
          <w:color w:val="000000" w:themeColor="text1"/>
        </w:rPr>
        <w:t xml:space="preserve"> </w:t>
      </w:r>
      <w:r>
        <w:rPr>
          <w:rFonts w:ascii="Arial" w:hAnsi="Arial" w:cs="Arial"/>
          <w:color w:val="000000" w:themeColor="text1"/>
          <w:lang w:val="en-US"/>
        </w:rPr>
        <w:t>Excel</w:t>
      </w:r>
      <w:r w:rsidRPr="00DD59C5">
        <w:rPr>
          <w:rFonts w:ascii="Arial" w:hAnsi="Arial" w:cs="Arial"/>
          <w:color w:val="000000" w:themeColor="text1"/>
        </w:rPr>
        <w:t>.</w:t>
      </w:r>
    </w:p>
    <w:p w14:paraId="5DA76E58" w14:textId="77777777" w:rsidR="00ED6E4D" w:rsidRPr="00C15F73" w:rsidRDefault="00ED6E4D" w:rsidP="009936BB">
      <w:pPr>
        <w:spacing w:after="240" w:line="276" w:lineRule="auto"/>
        <w:ind w:firstLine="567"/>
        <w:rPr>
          <w:rFonts w:ascii="Arial" w:hAnsi="Arial" w:cs="Arial"/>
          <w:color w:val="000000" w:themeColor="text1"/>
        </w:rPr>
      </w:pPr>
    </w:p>
    <w:p w14:paraId="629A2464" w14:textId="7A238306" w:rsidR="00F269A3" w:rsidRPr="009936BB" w:rsidRDefault="00F269A3"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38138B">
        <w:rPr>
          <w:rFonts w:eastAsiaTheme="majorEastAsia" w:cstheme="majorBidi"/>
          <w:b/>
          <w:i w:val="0"/>
          <w:caps w:val="0"/>
          <w:sz w:val="24"/>
          <w:szCs w:val="24"/>
        </w:rPr>
        <w:t>6</w:t>
      </w:r>
      <w:r w:rsidRPr="009936BB">
        <w:rPr>
          <w:rFonts w:eastAsiaTheme="majorEastAsia" w:cstheme="majorBidi"/>
          <w:b/>
          <w:i w:val="0"/>
          <w:caps w:val="0"/>
          <w:sz w:val="24"/>
          <w:szCs w:val="24"/>
        </w:rPr>
        <w:t xml:space="preserve">0 - </w:t>
      </w:r>
      <w:r w:rsidR="005B4CD4" w:rsidRPr="005B4CD4">
        <w:rPr>
          <w:rFonts w:eastAsiaTheme="majorEastAsia" w:cstheme="majorBidi"/>
          <w:b/>
          <w:i w:val="0"/>
          <w:caps w:val="0"/>
          <w:sz w:val="24"/>
          <w:szCs w:val="24"/>
        </w:rPr>
        <w:t>Анализ проектов на среднесрочный горизонт</w:t>
      </w:r>
      <w:r w:rsidR="005B4CD4">
        <w:rPr>
          <w:rFonts w:eastAsiaTheme="majorEastAsia" w:cstheme="majorBidi"/>
          <w:b/>
          <w:i w:val="0"/>
          <w:caps w:val="0"/>
          <w:sz w:val="24"/>
          <w:szCs w:val="24"/>
        </w:rPr>
        <w:t xml:space="preserve"> (на уровне БЕ)</w:t>
      </w:r>
    </w:p>
    <w:p w14:paraId="4E730704" w14:textId="179DE101" w:rsidR="00DB534C" w:rsidRDefault="00DB534C" w:rsidP="00DB534C">
      <w:pPr>
        <w:spacing w:after="240" w:line="276" w:lineRule="auto"/>
        <w:ind w:firstLine="567"/>
        <w:rPr>
          <w:rFonts w:ascii="Arial" w:hAnsi="Arial" w:cs="Arial"/>
          <w:color w:val="000000" w:themeColor="text1"/>
        </w:rPr>
      </w:pPr>
      <w:r>
        <w:rPr>
          <w:rFonts w:ascii="Arial" w:hAnsi="Arial" w:cs="Arial"/>
          <w:color w:val="000000" w:themeColor="text1"/>
        </w:rPr>
        <w:t xml:space="preserve">Анализ сформированного </w:t>
      </w:r>
      <w:r w:rsidR="00F91D62">
        <w:rPr>
          <w:rFonts w:ascii="Arial" w:hAnsi="Arial" w:cs="Arial"/>
          <w:color w:val="000000" w:themeColor="text1"/>
        </w:rPr>
        <w:t>среднесрочного</w:t>
      </w:r>
      <w:r>
        <w:rPr>
          <w:rFonts w:ascii="Arial" w:hAnsi="Arial" w:cs="Arial"/>
          <w:color w:val="000000" w:themeColor="text1"/>
        </w:rPr>
        <w:t xml:space="preserve"> </w:t>
      </w:r>
      <w:r w:rsidR="00A5404F">
        <w:rPr>
          <w:rFonts w:ascii="Arial" w:hAnsi="Arial" w:cs="Arial"/>
          <w:color w:val="000000" w:themeColor="text1"/>
        </w:rPr>
        <w:t xml:space="preserve">плана </w:t>
      </w:r>
      <w:r w:rsidR="009A6C31">
        <w:rPr>
          <w:rFonts w:ascii="Arial" w:hAnsi="Arial" w:cs="Arial"/>
          <w:color w:val="000000" w:themeColor="text1"/>
        </w:rPr>
        <w:t xml:space="preserve">и бюджета </w:t>
      </w:r>
      <w:r>
        <w:rPr>
          <w:rFonts w:ascii="Arial" w:hAnsi="Arial" w:cs="Arial"/>
          <w:color w:val="000000" w:themeColor="text1"/>
        </w:rPr>
        <w:t>воздействий на производственные активы бизнес-единицы выполняется</w:t>
      </w:r>
      <w:r w:rsidR="00141CBA">
        <w:rPr>
          <w:rFonts w:ascii="Arial" w:hAnsi="Arial" w:cs="Arial"/>
          <w:color w:val="000000" w:themeColor="text1"/>
        </w:rPr>
        <w:t xml:space="preserve"> по каждому направлению</w:t>
      </w:r>
      <w:r>
        <w:rPr>
          <w:rFonts w:ascii="Arial" w:hAnsi="Arial" w:cs="Arial"/>
          <w:color w:val="000000" w:themeColor="text1"/>
        </w:rPr>
        <w:t xml:space="preserve"> </w:t>
      </w:r>
      <w:r w:rsidR="00F91D62">
        <w:rPr>
          <w:rFonts w:ascii="Arial" w:hAnsi="Arial" w:cs="Arial"/>
          <w:color w:val="000000" w:themeColor="text1"/>
        </w:rPr>
        <w:t xml:space="preserve">проверяющим - </w:t>
      </w:r>
      <w:r w:rsidR="0044537D">
        <w:rPr>
          <w:rFonts w:ascii="Arial" w:hAnsi="Arial" w:cs="Arial"/>
          <w:color w:val="000000" w:themeColor="text1"/>
        </w:rPr>
        <w:t>Главным</w:t>
      </w:r>
      <w:r w:rsidR="0044537D" w:rsidRPr="0044537D">
        <w:rPr>
          <w:rFonts w:ascii="Arial" w:hAnsi="Arial" w:cs="Arial"/>
          <w:color w:val="000000" w:themeColor="text1"/>
        </w:rPr>
        <w:t xml:space="preserve"> специалист</w:t>
      </w:r>
      <w:r w:rsidR="0044537D">
        <w:rPr>
          <w:rFonts w:ascii="Arial" w:hAnsi="Arial" w:cs="Arial"/>
          <w:color w:val="000000" w:themeColor="text1"/>
        </w:rPr>
        <w:t>ом</w:t>
      </w:r>
      <w:r w:rsidR="0044537D" w:rsidRPr="0044537D">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Руководителем</w:t>
      </w:r>
      <w:r w:rsidR="00E0703C" w:rsidRPr="00E0703C">
        <w:rPr>
          <w:rFonts w:ascii="Arial" w:hAnsi="Arial" w:cs="Arial"/>
          <w:color w:val="000000" w:themeColor="text1"/>
        </w:rPr>
        <w:t xml:space="preserve"> ЦФО</w:t>
      </w:r>
      <w:r>
        <w:rPr>
          <w:rFonts w:ascii="Arial" w:hAnsi="Arial" w:cs="Arial"/>
          <w:color w:val="000000" w:themeColor="text1"/>
        </w:rPr>
        <w:t xml:space="preserve">. По завершении планирования </w:t>
      </w:r>
      <w:r w:rsidR="00F91D62">
        <w:rPr>
          <w:rFonts w:ascii="Arial" w:hAnsi="Arial" w:cs="Arial"/>
          <w:color w:val="000000" w:themeColor="text1"/>
        </w:rPr>
        <w:t>среднесрочного</w:t>
      </w:r>
      <w:r>
        <w:rPr>
          <w:rFonts w:ascii="Arial" w:hAnsi="Arial" w:cs="Arial"/>
          <w:color w:val="000000" w:themeColor="text1"/>
        </w:rPr>
        <w:t xml:space="preserve"> </w:t>
      </w:r>
      <w:r w:rsidR="008A4770">
        <w:rPr>
          <w:rFonts w:ascii="Arial" w:hAnsi="Arial" w:cs="Arial"/>
          <w:color w:val="000000" w:themeColor="text1"/>
        </w:rPr>
        <w:t xml:space="preserve">плана </w:t>
      </w:r>
      <w:r w:rsidR="009A6C31">
        <w:rPr>
          <w:rFonts w:ascii="Arial" w:hAnsi="Arial" w:cs="Arial"/>
          <w:color w:val="000000" w:themeColor="text1"/>
        </w:rPr>
        <w:t xml:space="preserve">и бюджета </w:t>
      </w:r>
      <w:r>
        <w:rPr>
          <w:rFonts w:ascii="Arial" w:hAnsi="Arial" w:cs="Arial"/>
          <w:color w:val="000000" w:themeColor="text1"/>
        </w:rPr>
        <w:t xml:space="preserve">воздействий на производственные активы и его отправки на рассмотрение </w:t>
      </w:r>
      <w:r w:rsidR="0044537D" w:rsidRPr="0044537D">
        <w:rPr>
          <w:rFonts w:ascii="Arial" w:hAnsi="Arial" w:cs="Arial"/>
          <w:color w:val="000000" w:themeColor="text1"/>
        </w:rPr>
        <w:t xml:space="preserve">Главный специалист ТОиР </w:t>
      </w:r>
      <w:r w:rsidR="00A204B1">
        <w:rPr>
          <w:rFonts w:ascii="Arial" w:hAnsi="Arial" w:cs="Arial"/>
          <w:color w:val="000000" w:themeColor="text1"/>
        </w:rPr>
        <w:t>УО</w:t>
      </w:r>
      <w:r w:rsidR="0044537D">
        <w:rPr>
          <w:rFonts w:ascii="Arial" w:hAnsi="Arial" w:cs="Arial"/>
          <w:color w:val="000000" w:themeColor="text1"/>
        </w:rPr>
        <w:t xml:space="preserve"> </w:t>
      </w:r>
      <w:r w:rsidR="00E0703C">
        <w:rPr>
          <w:rFonts w:ascii="Arial" w:hAnsi="Arial" w:cs="Arial"/>
          <w:color w:val="000000" w:themeColor="text1"/>
        </w:rPr>
        <w:t xml:space="preserve">- </w:t>
      </w:r>
      <w:r w:rsidR="00E0703C" w:rsidRPr="00E0703C">
        <w:rPr>
          <w:rFonts w:ascii="Arial" w:hAnsi="Arial" w:cs="Arial"/>
          <w:color w:val="000000" w:themeColor="text1"/>
        </w:rPr>
        <w:t>Руководитель ЦФО</w:t>
      </w:r>
      <w:r w:rsidR="00530BBE">
        <w:rPr>
          <w:rFonts w:ascii="Arial" w:hAnsi="Arial" w:cs="Arial"/>
          <w:color w:val="000000" w:themeColor="text1"/>
        </w:rPr>
        <w:t xml:space="preserve"> </w:t>
      </w:r>
      <w:r>
        <w:rPr>
          <w:rFonts w:ascii="Arial" w:hAnsi="Arial" w:cs="Arial"/>
          <w:color w:val="000000" w:themeColor="text1"/>
        </w:rPr>
        <w:t xml:space="preserve">в </w:t>
      </w:r>
      <w:r w:rsidR="006039B9">
        <w:rPr>
          <w:rFonts w:ascii="Arial" w:hAnsi="Arial" w:cs="Arial"/>
          <w:color w:val="000000" w:themeColor="text1"/>
        </w:rPr>
        <w:t xml:space="preserve">качестве </w:t>
      </w:r>
      <w:r>
        <w:rPr>
          <w:rFonts w:ascii="Arial" w:hAnsi="Arial" w:cs="Arial"/>
          <w:color w:val="000000" w:themeColor="text1"/>
        </w:rPr>
        <w:t>проверяющего получит уведомление по электронной почте. По ссылке из электронного письма либо из потока бизнес-операций в веб-интерфейсе он сможет перейти к выполнению данной операции.</w:t>
      </w:r>
    </w:p>
    <w:p w14:paraId="2DE0F381" w14:textId="506584AC" w:rsidR="00F91D62" w:rsidRDefault="00F91D62" w:rsidP="00F91D62">
      <w:pPr>
        <w:spacing w:after="240" w:line="276" w:lineRule="auto"/>
        <w:ind w:firstLine="567"/>
        <w:rPr>
          <w:rFonts w:ascii="Arial" w:hAnsi="Arial" w:cs="Arial"/>
          <w:color w:val="000000" w:themeColor="text1"/>
        </w:rPr>
      </w:pPr>
      <w:r>
        <w:rPr>
          <w:rFonts w:ascii="Arial" w:hAnsi="Arial" w:cs="Arial"/>
          <w:color w:val="000000" w:themeColor="text1"/>
        </w:rPr>
        <w:t xml:space="preserve">Будет реализован аналитический отчёт в приложении </w:t>
      </w:r>
      <w:r w:rsidRPr="000D62E7">
        <w:rPr>
          <w:rFonts w:ascii="Arial" w:hAnsi="Arial" w:cs="Arial"/>
          <w:color w:val="000000" w:themeColor="text1"/>
        </w:rPr>
        <w:t>Analysis for Excel</w:t>
      </w:r>
      <w:r w:rsidR="006039B9">
        <w:rPr>
          <w:rFonts w:ascii="Arial" w:hAnsi="Arial" w:cs="Arial"/>
          <w:color w:val="000000" w:themeColor="text1"/>
        </w:rPr>
        <w:t xml:space="preserve"> (код </w:t>
      </w:r>
      <w:r w:rsidR="006039B9" w:rsidRPr="006039B9">
        <w:rPr>
          <w:rFonts w:ascii="Arial" w:hAnsi="Arial" w:cs="Arial"/>
          <w:color w:val="000000" w:themeColor="text1"/>
        </w:rPr>
        <w:t>MCB0</w:t>
      </w:r>
      <w:r w:rsidR="007D06CD">
        <w:rPr>
          <w:rFonts w:ascii="Arial" w:hAnsi="Arial" w:cs="Arial"/>
          <w:color w:val="000000" w:themeColor="text1"/>
        </w:rPr>
        <w:t>8-02</w:t>
      </w:r>
      <w:r w:rsidR="006039B9">
        <w:rPr>
          <w:rFonts w:ascii="Arial" w:hAnsi="Arial" w:cs="Arial"/>
          <w:color w:val="000000" w:themeColor="text1"/>
        </w:rPr>
        <w:t xml:space="preserve"> в реестре разработок</w:t>
      </w:r>
      <w:r w:rsidR="00C97BC6">
        <w:rPr>
          <w:rFonts w:ascii="Arial" w:hAnsi="Arial" w:cs="Arial"/>
          <w:color w:val="000000" w:themeColor="text1"/>
        </w:rPr>
        <w:t>, описание в разделе 5.10 настоящего КД</w:t>
      </w:r>
      <w:r w:rsidR="006039B9">
        <w:rPr>
          <w:rFonts w:ascii="Arial" w:hAnsi="Arial" w:cs="Arial"/>
          <w:color w:val="000000" w:themeColor="text1"/>
        </w:rPr>
        <w:t>)</w:t>
      </w:r>
      <w:r>
        <w:rPr>
          <w:rFonts w:ascii="Arial" w:hAnsi="Arial" w:cs="Arial"/>
          <w:color w:val="000000" w:themeColor="text1"/>
        </w:rPr>
        <w:t xml:space="preserve">, в котором будет выведен среднесрочный </w:t>
      </w:r>
      <w:r w:rsidR="008A4770">
        <w:rPr>
          <w:rFonts w:ascii="Arial" w:hAnsi="Arial" w:cs="Arial"/>
          <w:color w:val="000000" w:themeColor="text1"/>
        </w:rPr>
        <w:t>план</w:t>
      </w:r>
      <w:r w:rsidR="00F82708">
        <w:rPr>
          <w:rFonts w:ascii="Arial" w:hAnsi="Arial" w:cs="Arial"/>
          <w:color w:val="000000" w:themeColor="text1"/>
        </w:rPr>
        <w:t xml:space="preserve"> и</w:t>
      </w:r>
      <w:r w:rsidR="009A6C31">
        <w:rPr>
          <w:rFonts w:ascii="Arial" w:hAnsi="Arial" w:cs="Arial"/>
          <w:color w:val="000000" w:themeColor="text1"/>
        </w:rPr>
        <w:t xml:space="preserve"> бюджет</w:t>
      </w:r>
      <w:r w:rsidR="008A4770">
        <w:rPr>
          <w:rFonts w:ascii="Arial" w:hAnsi="Arial" w:cs="Arial"/>
          <w:color w:val="000000" w:themeColor="text1"/>
        </w:rPr>
        <w:t xml:space="preserve"> </w:t>
      </w:r>
      <w:r>
        <w:rPr>
          <w:rFonts w:ascii="Arial" w:hAnsi="Arial" w:cs="Arial"/>
          <w:color w:val="000000" w:themeColor="text1"/>
        </w:rPr>
        <w:t xml:space="preserve">воздействий на производственные активы бизнес-единицы в разрезе структуры </w:t>
      </w:r>
      <w:r w:rsidR="008A4770">
        <w:rPr>
          <w:rFonts w:ascii="Arial" w:hAnsi="Arial" w:cs="Arial"/>
          <w:color w:val="000000" w:themeColor="text1"/>
        </w:rPr>
        <w:t xml:space="preserve">проектов и </w:t>
      </w:r>
      <w:r>
        <w:rPr>
          <w:rFonts w:ascii="Arial" w:hAnsi="Arial" w:cs="Arial"/>
          <w:color w:val="000000" w:themeColor="text1"/>
        </w:rPr>
        <w:t>СПП-элементов. Запланированные воздействия можно будет проанализировать на предмет их</w:t>
      </w:r>
      <w:r w:rsidR="009A6C31">
        <w:rPr>
          <w:rFonts w:ascii="Arial" w:hAnsi="Arial" w:cs="Arial"/>
          <w:color w:val="000000" w:themeColor="text1"/>
        </w:rPr>
        <w:t xml:space="preserve"> корректности</w:t>
      </w:r>
      <w:r>
        <w:rPr>
          <w:rFonts w:ascii="Arial" w:hAnsi="Arial" w:cs="Arial"/>
          <w:color w:val="000000" w:themeColor="text1"/>
        </w:rPr>
        <w:t>, разделить на операционные затраты и капитальные вложения.</w:t>
      </w:r>
      <w:r w:rsidR="006A1336">
        <w:rPr>
          <w:rFonts w:ascii="Arial" w:hAnsi="Arial" w:cs="Arial"/>
          <w:color w:val="000000" w:themeColor="text1"/>
        </w:rPr>
        <w:t xml:space="preserve"> При необходимости </w:t>
      </w:r>
      <w:r w:rsidR="006A1336" w:rsidRPr="00A85328">
        <w:rPr>
          <w:rFonts w:ascii="Arial" w:hAnsi="Arial" w:cs="Arial"/>
          <w:color w:val="000000" w:themeColor="text1"/>
        </w:rPr>
        <w:t xml:space="preserve">Главный специалист ТОиР </w:t>
      </w:r>
      <w:r w:rsidR="006A1336">
        <w:rPr>
          <w:rFonts w:ascii="Arial" w:hAnsi="Arial" w:cs="Arial"/>
          <w:color w:val="000000" w:themeColor="text1"/>
        </w:rPr>
        <w:t>УО</w:t>
      </w:r>
      <w:r w:rsidR="006A1336" w:rsidRPr="00A85328">
        <w:rPr>
          <w:rFonts w:ascii="Arial" w:hAnsi="Arial" w:cs="Arial"/>
          <w:color w:val="000000" w:themeColor="text1"/>
        </w:rPr>
        <w:t xml:space="preserve"> </w:t>
      </w:r>
      <w:r w:rsidR="006A1336">
        <w:rPr>
          <w:rFonts w:ascii="Arial" w:hAnsi="Arial" w:cs="Arial"/>
          <w:color w:val="000000" w:themeColor="text1"/>
        </w:rPr>
        <w:t xml:space="preserve">- </w:t>
      </w:r>
      <w:r w:rsidR="006A1336" w:rsidRPr="00E0703C">
        <w:rPr>
          <w:rFonts w:ascii="Arial" w:hAnsi="Arial" w:cs="Arial"/>
          <w:color w:val="000000" w:themeColor="text1"/>
        </w:rPr>
        <w:t xml:space="preserve">Руководитель ЦФО </w:t>
      </w:r>
      <w:r w:rsidR="006A1336">
        <w:rPr>
          <w:rFonts w:ascii="Arial" w:hAnsi="Arial" w:cs="Arial"/>
          <w:color w:val="000000" w:themeColor="text1"/>
        </w:rPr>
        <w:t>сможет детализировать сумму, запланированную по СПП-элементу, в разрезе сформировавших её заказов ТОРО и планов ППР.</w:t>
      </w:r>
    </w:p>
    <w:p w14:paraId="20930482" w14:textId="40352D85" w:rsidR="00DA6AFF" w:rsidRDefault="00DA6AFF" w:rsidP="00DA6AFF">
      <w:pPr>
        <w:spacing w:after="240" w:line="276" w:lineRule="auto"/>
        <w:ind w:firstLine="567"/>
        <w:rPr>
          <w:rFonts w:ascii="Arial" w:hAnsi="Arial" w:cs="Arial"/>
          <w:color w:val="000000" w:themeColor="text1"/>
        </w:rPr>
      </w:pPr>
      <w:r>
        <w:rPr>
          <w:rFonts w:ascii="Arial" w:hAnsi="Arial" w:cs="Arial"/>
          <w:color w:val="000000" w:themeColor="text1"/>
        </w:rPr>
        <w:t xml:space="preserve">Если сформированный среднесрочный </w:t>
      </w:r>
      <w:r w:rsidR="0071154F">
        <w:rPr>
          <w:rFonts w:ascii="Arial" w:hAnsi="Arial" w:cs="Arial"/>
          <w:color w:val="000000" w:themeColor="text1"/>
        </w:rPr>
        <w:t xml:space="preserve">план </w:t>
      </w:r>
      <w:r w:rsidR="00D00DF3">
        <w:rPr>
          <w:rFonts w:ascii="Arial" w:hAnsi="Arial" w:cs="Arial"/>
          <w:color w:val="000000" w:themeColor="text1"/>
        </w:rPr>
        <w:t xml:space="preserve">и бюджет </w:t>
      </w:r>
      <w:r>
        <w:rPr>
          <w:rFonts w:ascii="Arial" w:hAnsi="Arial" w:cs="Arial"/>
          <w:color w:val="000000" w:themeColor="text1"/>
        </w:rPr>
        <w:t xml:space="preserve">воздействий на производственные активы </w:t>
      </w:r>
      <w:r w:rsidR="00D00DF3">
        <w:rPr>
          <w:rFonts w:ascii="Arial" w:hAnsi="Arial" w:cs="Arial"/>
          <w:color w:val="000000" w:themeColor="text1"/>
        </w:rPr>
        <w:t xml:space="preserve">по направлению </w:t>
      </w:r>
      <w:r>
        <w:rPr>
          <w:rFonts w:ascii="Arial" w:hAnsi="Arial" w:cs="Arial"/>
          <w:color w:val="000000" w:themeColor="text1"/>
        </w:rPr>
        <w:t xml:space="preserve">удовлетворяет </w:t>
      </w:r>
      <w:r w:rsidR="0044537D">
        <w:rPr>
          <w:rFonts w:ascii="Arial" w:hAnsi="Arial" w:cs="Arial"/>
          <w:color w:val="000000" w:themeColor="text1"/>
        </w:rPr>
        <w:t xml:space="preserve">Главного </w:t>
      </w:r>
      <w:r w:rsidR="0044537D" w:rsidRPr="0044537D">
        <w:rPr>
          <w:rFonts w:ascii="Arial" w:hAnsi="Arial" w:cs="Arial"/>
          <w:color w:val="000000" w:themeColor="text1"/>
        </w:rPr>
        <w:t>специалист</w:t>
      </w:r>
      <w:r w:rsidR="0044537D">
        <w:rPr>
          <w:rFonts w:ascii="Arial" w:hAnsi="Arial" w:cs="Arial"/>
          <w:color w:val="000000" w:themeColor="text1"/>
        </w:rPr>
        <w:t>а</w:t>
      </w:r>
      <w:r w:rsidR="0044537D" w:rsidRPr="0044537D">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Руководителя</w:t>
      </w:r>
      <w:r w:rsidR="00E0703C" w:rsidRPr="00E0703C">
        <w:rPr>
          <w:rFonts w:ascii="Arial" w:hAnsi="Arial" w:cs="Arial"/>
          <w:color w:val="000000" w:themeColor="text1"/>
        </w:rPr>
        <w:t xml:space="preserve"> ЦФО</w:t>
      </w:r>
      <w:r>
        <w:rPr>
          <w:rFonts w:ascii="Arial" w:hAnsi="Arial" w:cs="Arial"/>
          <w:color w:val="000000" w:themeColor="text1"/>
        </w:rPr>
        <w:t>, то выполняет</w:t>
      </w:r>
      <w:r w:rsidR="00530BBE">
        <w:rPr>
          <w:rFonts w:ascii="Arial" w:hAnsi="Arial" w:cs="Arial"/>
          <w:color w:val="000000" w:themeColor="text1"/>
        </w:rPr>
        <w:t>ся</w:t>
      </w:r>
      <w:r>
        <w:rPr>
          <w:rFonts w:ascii="Arial" w:hAnsi="Arial" w:cs="Arial"/>
          <w:color w:val="000000" w:themeColor="text1"/>
        </w:rPr>
        <w:t xml:space="preserve"> операци</w:t>
      </w:r>
      <w:r w:rsidR="00530BBE">
        <w:rPr>
          <w:rFonts w:ascii="Arial" w:hAnsi="Arial" w:cs="Arial"/>
          <w:color w:val="000000" w:themeColor="text1"/>
        </w:rPr>
        <w:t>я</w:t>
      </w:r>
      <w:r>
        <w:rPr>
          <w:rFonts w:ascii="Arial" w:hAnsi="Arial" w:cs="Arial"/>
          <w:color w:val="000000" w:themeColor="text1"/>
        </w:rPr>
        <w:t xml:space="preserve"> «Утвердить»</w:t>
      </w:r>
      <w:r w:rsidR="0071154F">
        <w:rPr>
          <w:rFonts w:ascii="Arial" w:hAnsi="Arial" w:cs="Arial"/>
          <w:color w:val="000000" w:themeColor="text1"/>
        </w:rPr>
        <w:t xml:space="preserve"> путём нажатия соответствующей кнопки в интерфейсе потока бизнес-операций</w:t>
      </w:r>
      <w:r>
        <w:rPr>
          <w:rFonts w:ascii="Arial" w:hAnsi="Arial" w:cs="Arial"/>
          <w:color w:val="000000" w:themeColor="text1"/>
        </w:rPr>
        <w:t xml:space="preserve">. При этом ввод комментария опционален. </w:t>
      </w:r>
      <w:r w:rsidRPr="00376A8C">
        <w:rPr>
          <w:rFonts w:ascii="Arial" w:hAnsi="Arial" w:cs="Arial"/>
          <w:color w:val="000000" w:themeColor="text1"/>
        </w:rPr>
        <w:t xml:space="preserve">Утверждённый среднесрочный </w:t>
      </w:r>
      <w:r w:rsidR="0071154F" w:rsidRPr="00376A8C">
        <w:rPr>
          <w:rFonts w:ascii="Arial" w:hAnsi="Arial" w:cs="Arial"/>
          <w:color w:val="000000" w:themeColor="text1"/>
        </w:rPr>
        <w:t xml:space="preserve">план </w:t>
      </w:r>
      <w:r w:rsidR="00D00DF3" w:rsidRPr="00376A8C">
        <w:rPr>
          <w:rFonts w:ascii="Arial" w:hAnsi="Arial" w:cs="Arial"/>
          <w:color w:val="000000" w:themeColor="text1"/>
        </w:rPr>
        <w:t xml:space="preserve">и бюджет по направлению </w:t>
      </w:r>
      <w:r w:rsidRPr="007D06CD">
        <w:rPr>
          <w:rFonts w:ascii="Arial" w:hAnsi="Arial" w:cs="Arial"/>
          <w:color w:val="000000" w:themeColor="text1"/>
        </w:rPr>
        <w:t>блокируется от изменений</w:t>
      </w:r>
      <w:r w:rsidR="007D06CD">
        <w:rPr>
          <w:rFonts w:ascii="Arial" w:hAnsi="Arial" w:cs="Arial"/>
          <w:color w:val="000000" w:themeColor="text1"/>
        </w:rPr>
        <w:t>. После утверждения среднесрочного</w:t>
      </w:r>
      <w:r w:rsidR="007D06CD" w:rsidRPr="003B0568">
        <w:rPr>
          <w:rFonts w:ascii="Arial" w:hAnsi="Arial" w:cs="Arial"/>
          <w:color w:val="000000" w:themeColor="text1"/>
        </w:rPr>
        <w:t xml:space="preserve"> план</w:t>
      </w:r>
      <w:r w:rsidR="007D06CD">
        <w:rPr>
          <w:rFonts w:ascii="Arial" w:hAnsi="Arial" w:cs="Arial"/>
          <w:color w:val="000000" w:themeColor="text1"/>
        </w:rPr>
        <w:t>а</w:t>
      </w:r>
      <w:r w:rsidR="007D06CD" w:rsidRPr="003B0568">
        <w:rPr>
          <w:rFonts w:ascii="Arial" w:hAnsi="Arial" w:cs="Arial"/>
          <w:color w:val="000000" w:themeColor="text1"/>
        </w:rPr>
        <w:t xml:space="preserve"> и бюджет</w:t>
      </w:r>
      <w:r w:rsidR="007D06CD">
        <w:rPr>
          <w:rFonts w:ascii="Arial" w:hAnsi="Arial" w:cs="Arial"/>
          <w:color w:val="000000" w:themeColor="text1"/>
        </w:rPr>
        <w:t>а</w:t>
      </w:r>
      <w:r w:rsidR="007D06CD" w:rsidRPr="003B0568">
        <w:rPr>
          <w:rFonts w:ascii="Arial" w:hAnsi="Arial" w:cs="Arial"/>
          <w:color w:val="000000" w:themeColor="text1"/>
        </w:rPr>
        <w:t xml:space="preserve"> по</w:t>
      </w:r>
      <w:r w:rsidR="007D06CD">
        <w:rPr>
          <w:rFonts w:ascii="Arial" w:hAnsi="Arial" w:cs="Arial"/>
          <w:color w:val="000000" w:themeColor="text1"/>
        </w:rPr>
        <w:t xml:space="preserve"> всем направлениям</w:t>
      </w:r>
      <w:r w:rsidRPr="00376A8C">
        <w:rPr>
          <w:rFonts w:ascii="Arial" w:hAnsi="Arial" w:cs="Arial"/>
          <w:color w:val="000000" w:themeColor="text1"/>
        </w:rPr>
        <w:t xml:space="preserve"> становится доступен следующий шаг процесса</w:t>
      </w:r>
      <w:r w:rsidR="0044537D" w:rsidRPr="00376A8C">
        <w:rPr>
          <w:rFonts w:ascii="Arial" w:hAnsi="Arial" w:cs="Arial"/>
          <w:color w:val="000000" w:themeColor="text1"/>
        </w:rPr>
        <w:t xml:space="preserve"> – рассмотрение среднесрочного плана и бюджета </w:t>
      </w:r>
      <w:r w:rsidR="000773FE" w:rsidRPr="007D06CD">
        <w:rPr>
          <w:rFonts w:ascii="Arial" w:hAnsi="Arial" w:cs="Arial"/>
          <w:color w:val="000000" w:themeColor="text1"/>
        </w:rPr>
        <w:t xml:space="preserve">Техническим </w:t>
      </w:r>
      <w:r w:rsidR="00E91639" w:rsidRPr="007D06CD">
        <w:rPr>
          <w:rFonts w:ascii="Arial" w:hAnsi="Arial" w:cs="Arial"/>
          <w:color w:val="000000" w:themeColor="text1"/>
        </w:rPr>
        <w:t>комитетом УО</w:t>
      </w:r>
      <w:r w:rsidRPr="007D06CD">
        <w:rPr>
          <w:rFonts w:ascii="Arial" w:hAnsi="Arial" w:cs="Arial"/>
          <w:color w:val="000000" w:themeColor="text1"/>
        </w:rPr>
        <w:t>.</w:t>
      </w:r>
      <w:r>
        <w:rPr>
          <w:rFonts w:ascii="Arial" w:hAnsi="Arial" w:cs="Arial"/>
          <w:color w:val="000000" w:themeColor="text1"/>
        </w:rPr>
        <w:t xml:space="preserve"> Участники </w:t>
      </w:r>
      <w:r w:rsidR="000773FE">
        <w:rPr>
          <w:rFonts w:ascii="Arial" w:hAnsi="Arial" w:cs="Arial"/>
          <w:color w:val="000000" w:themeColor="text1"/>
        </w:rPr>
        <w:t xml:space="preserve">Технического </w:t>
      </w:r>
      <w:r w:rsidR="00E91639">
        <w:rPr>
          <w:rFonts w:ascii="Arial" w:hAnsi="Arial" w:cs="Arial"/>
          <w:color w:val="000000" w:themeColor="text1"/>
        </w:rPr>
        <w:t>комитета УО</w:t>
      </w:r>
      <w:r w:rsidR="000773FE">
        <w:rPr>
          <w:rFonts w:ascii="Arial" w:hAnsi="Arial" w:cs="Arial"/>
          <w:color w:val="000000" w:themeColor="text1"/>
        </w:rPr>
        <w:t xml:space="preserve"> </w:t>
      </w:r>
      <w:r>
        <w:rPr>
          <w:rFonts w:ascii="Arial" w:hAnsi="Arial" w:cs="Arial"/>
          <w:color w:val="000000" w:themeColor="text1"/>
        </w:rPr>
        <w:t>информируются по электронной почте о необходимости выполнить свои шаги процесса.</w:t>
      </w:r>
    </w:p>
    <w:p w14:paraId="4320ADDE" w14:textId="62473FC4" w:rsidR="00DA6AFF" w:rsidRDefault="00DA6AFF" w:rsidP="00DA6AFF">
      <w:pPr>
        <w:spacing w:after="240" w:line="276" w:lineRule="auto"/>
        <w:ind w:firstLine="567"/>
        <w:rPr>
          <w:rFonts w:ascii="Arial" w:hAnsi="Arial" w:cs="Arial"/>
          <w:color w:val="000000" w:themeColor="text1"/>
        </w:rPr>
      </w:pPr>
      <w:r>
        <w:rPr>
          <w:rFonts w:ascii="Arial" w:hAnsi="Arial" w:cs="Arial"/>
          <w:color w:val="000000" w:themeColor="text1"/>
        </w:rPr>
        <w:t xml:space="preserve">Если результаты планирования среднесрочного </w:t>
      </w:r>
      <w:r w:rsidR="00F83620">
        <w:rPr>
          <w:rFonts w:ascii="Arial" w:hAnsi="Arial" w:cs="Arial"/>
          <w:color w:val="000000" w:themeColor="text1"/>
        </w:rPr>
        <w:t>плана</w:t>
      </w:r>
      <w:r w:rsidR="00D00DF3">
        <w:rPr>
          <w:rFonts w:ascii="Arial" w:hAnsi="Arial" w:cs="Arial"/>
          <w:color w:val="000000" w:themeColor="text1"/>
        </w:rPr>
        <w:t xml:space="preserve"> и бюджета</w:t>
      </w:r>
      <w:r w:rsidR="00F83620">
        <w:rPr>
          <w:rFonts w:ascii="Arial" w:hAnsi="Arial" w:cs="Arial"/>
          <w:color w:val="000000" w:themeColor="text1"/>
        </w:rPr>
        <w:t xml:space="preserve"> </w:t>
      </w:r>
      <w:r>
        <w:rPr>
          <w:rFonts w:ascii="Arial" w:hAnsi="Arial" w:cs="Arial"/>
          <w:color w:val="000000" w:themeColor="text1"/>
        </w:rPr>
        <w:t>воздействий на производственные активы</w:t>
      </w:r>
      <w:r w:rsidR="00D00DF3">
        <w:rPr>
          <w:rFonts w:ascii="Arial" w:hAnsi="Arial" w:cs="Arial"/>
          <w:color w:val="000000" w:themeColor="text1"/>
        </w:rPr>
        <w:t xml:space="preserve"> по направлению</w:t>
      </w:r>
      <w:r>
        <w:rPr>
          <w:rFonts w:ascii="Arial" w:hAnsi="Arial" w:cs="Arial"/>
          <w:color w:val="000000" w:themeColor="text1"/>
        </w:rPr>
        <w:t xml:space="preserve"> неудовлетворительные, то проверяющи</w:t>
      </w:r>
      <w:r w:rsidR="00436CC7">
        <w:rPr>
          <w:rFonts w:ascii="Arial" w:hAnsi="Arial" w:cs="Arial"/>
          <w:color w:val="000000" w:themeColor="text1"/>
        </w:rPr>
        <w:t>й</w:t>
      </w:r>
      <w:r w:rsidR="00F83620">
        <w:rPr>
          <w:rFonts w:ascii="Arial" w:hAnsi="Arial" w:cs="Arial"/>
          <w:color w:val="000000" w:themeColor="text1"/>
        </w:rPr>
        <w:t xml:space="preserve"> - </w:t>
      </w:r>
      <w:r w:rsidR="000773FE" w:rsidRPr="000773FE">
        <w:rPr>
          <w:rFonts w:ascii="Arial" w:hAnsi="Arial" w:cs="Arial"/>
          <w:color w:val="000000" w:themeColor="text1"/>
        </w:rPr>
        <w:t xml:space="preserve">Главный специалист ТОиР </w:t>
      </w:r>
      <w:r w:rsidR="00A204B1">
        <w:rPr>
          <w:rFonts w:ascii="Arial" w:hAnsi="Arial" w:cs="Arial"/>
          <w:color w:val="000000" w:themeColor="text1"/>
        </w:rPr>
        <w:t>УО</w:t>
      </w:r>
      <w:r w:rsidR="00E0703C">
        <w:rPr>
          <w:rFonts w:ascii="Arial" w:hAnsi="Arial" w:cs="Arial"/>
          <w:color w:val="000000" w:themeColor="text1"/>
        </w:rPr>
        <w:t xml:space="preserve"> -</w:t>
      </w:r>
      <w:r w:rsidR="00E0703C" w:rsidRPr="00E0703C">
        <w:t xml:space="preserve"> </w:t>
      </w:r>
      <w:r w:rsidR="00E0703C" w:rsidRPr="00E0703C">
        <w:rPr>
          <w:rFonts w:ascii="Arial" w:hAnsi="Arial" w:cs="Arial"/>
          <w:color w:val="000000" w:themeColor="text1"/>
        </w:rPr>
        <w:t>Руководитель ЦФО</w:t>
      </w:r>
      <w:r>
        <w:rPr>
          <w:rFonts w:ascii="Arial" w:hAnsi="Arial" w:cs="Arial"/>
          <w:color w:val="000000" w:themeColor="text1"/>
        </w:rPr>
        <w:t xml:space="preserve"> отклоня</w:t>
      </w:r>
      <w:r w:rsidR="00436CC7">
        <w:rPr>
          <w:rFonts w:ascii="Arial" w:hAnsi="Arial" w:cs="Arial"/>
          <w:color w:val="000000" w:themeColor="text1"/>
        </w:rPr>
        <w:t>е</w:t>
      </w:r>
      <w:r w:rsidR="00530BBE">
        <w:rPr>
          <w:rFonts w:ascii="Arial" w:hAnsi="Arial" w:cs="Arial"/>
          <w:color w:val="000000" w:themeColor="text1"/>
        </w:rPr>
        <w:t>т</w:t>
      </w:r>
      <w:r>
        <w:rPr>
          <w:rFonts w:ascii="Arial" w:hAnsi="Arial" w:cs="Arial"/>
          <w:color w:val="000000" w:themeColor="text1"/>
        </w:rPr>
        <w:t xml:space="preserve"> сформированный трёхлетний </w:t>
      </w:r>
      <w:r w:rsidR="00F83620">
        <w:rPr>
          <w:rFonts w:ascii="Arial" w:hAnsi="Arial" w:cs="Arial"/>
          <w:color w:val="000000" w:themeColor="text1"/>
        </w:rPr>
        <w:t>план</w:t>
      </w:r>
      <w:r w:rsidR="00436CC7">
        <w:rPr>
          <w:rFonts w:ascii="Arial" w:hAnsi="Arial" w:cs="Arial"/>
          <w:color w:val="000000" w:themeColor="text1"/>
        </w:rPr>
        <w:t xml:space="preserve"> путем нажатия соответствующей кнопки в интерфейсе потока бизнес-операций</w:t>
      </w:r>
      <w:r>
        <w:rPr>
          <w:rFonts w:ascii="Arial" w:hAnsi="Arial" w:cs="Arial"/>
          <w:color w:val="000000" w:themeColor="text1"/>
        </w:rPr>
        <w:t>. При этом ввод комментария обязателен</w:t>
      </w:r>
      <w:r w:rsidRPr="0025707B">
        <w:rPr>
          <w:rFonts w:ascii="Arial" w:hAnsi="Arial" w:cs="Arial"/>
          <w:color w:val="000000" w:themeColor="text1"/>
        </w:rPr>
        <w:t xml:space="preserve">. </w:t>
      </w:r>
      <w:r>
        <w:rPr>
          <w:rFonts w:ascii="Arial" w:hAnsi="Arial" w:cs="Arial"/>
          <w:color w:val="000000" w:themeColor="text1"/>
        </w:rPr>
        <w:t xml:space="preserve">Отклонённый среднесрочный </w:t>
      </w:r>
      <w:r w:rsidR="00F83620">
        <w:rPr>
          <w:rFonts w:ascii="Arial" w:hAnsi="Arial" w:cs="Arial"/>
          <w:color w:val="000000" w:themeColor="text1"/>
        </w:rPr>
        <w:t xml:space="preserve">план </w:t>
      </w:r>
      <w:r w:rsidR="00D00DF3">
        <w:rPr>
          <w:rFonts w:ascii="Arial" w:hAnsi="Arial" w:cs="Arial"/>
          <w:color w:val="000000" w:themeColor="text1"/>
        </w:rPr>
        <w:t xml:space="preserve">и бюджет </w:t>
      </w:r>
      <w:r>
        <w:rPr>
          <w:rFonts w:ascii="Arial" w:hAnsi="Arial" w:cs="Arial"/>
          <w:color w:val="000000" w:themeColor="text1"/>
        </w:rPr>
        <w:t xml:space="preserve">возвращается исполнителю </w:t>
      </w:r>
      <w:r w:rsidR="0071154F">
        <w:rPr>
          <w:rFonts w:ascii="Arial" w:hAnsi="Arial" w:cs="Arial"/>
          <w:color w:val="000000" w:themeColor="text1"/>
        </w:rPr>
        <w:t xml:space="preserve">- </w:t>
      </w:r>
      <w:r w:rsidR="000773FE" w:rsidRPr="000773FE">
        <w:rPr>
          <w:rFonts w:ascii="Arial" w:hAnsi="Arial" w:cs="Arial"/>
          <w:color w:val="000000" w:themeColor="text1"/>
        </w:rPr>
        <w:t>Планировщик</w:t>
      </w:r>
      <w:r w:rsidR="000773FE">
        <w:rPr>
          <w:rFonts w:ascii="Arial" w:hAnsi="Arial" w:cs="Arial"/>
          <w:color w:val="000000" w:themeColor="text1"/>
        </w:rPr>
        <w:t>у</w:t>
      </w:r>
      <w:r w:rsidR="000773FE" w:rsidRPr="000773FE">
        <w:rPr>
          <w:rFonts w:ascii="Arial" w:hAnsi="Arial" w:cs="Arial"/>
          <w:color w:val="000000" w:themeColor="text1"/>
        </w:rPr>
        <w:t xml:space="preserve"> бюджета УА </w:t>
      </w:r>
      <w:r w:rsidR="00A204B1">
        <w:rPr>
          <w:rFonts w:ascii="Arial" w:hAnsi="Arial" w:cs="Arial"/>
          <w:color w:val="000000" w:themeColor="text1"/>
        </w:rPr>
        <w:t>УО</w:t>
      </w:r>
      <w:r w:rsidR="0071154F">
        <w:rPr>
          <w:rFonts w:ascii="Arial" w:hAnsi="Arial" w:cs="Arial"/>
          <w:color w:val="000000" w:themeColor="text1"/>
        </w:rPr>
        <w:t xml:space="preserve"> </w:t>
      </w:r>
      <w:r>
        <w:rPr>
          <w:rFonts w:ascii="Arial" w:hAnsi="Arial" w:cs="Arial"/>
          <w:color w:val="000000" w:themeColor="text1"/>
        </w:rPr>
        <w:t>на доработку. Исполнитель информируется об этом по электронной почте.</w:t>
      </w:r>
    </w:p>
    <w:p w14:paraId="57BAF1CB" w14:textId="63F63D33" w:rsidR="00DA6AFF" w:rsidRDefault="00DA6AFF" w:rsidP="00DA6AFF">
      <w:pPr>
        <w:spacing w:after="240" w:line="276" w:lineRule="auto"/>
        <w:ind w:firstLine="567"/>
        <w:rPr>
          <w:rFonts w:ascii="Arial" w:hAnsi="Arial" w:cs="Arial"/>
          <w:color w:val="000000" w:themeColor="text1"/>
        </w:rPr>
      </w:pPr>
      <w:r>
        <w:rPr>
          <w:rFonts w:ascii="Arial" w:hAnsi="Arial" w:cs="Arial"/>
          <w:color w:val="000000" w:themeColor="text1"/>
        </w:rPr>
        <w:t xml:space="preserve">В ходе анализа среднесрочного </w:t>
      </w:r>
      <w:r w:rsidR="00F83620">
        <w:rPr>
          <w:rFonts w:ascii="Arial" w:hAnsi="Arial" w:cs="Arial"/>
          <w:color w:val="000000" w:themeColor="text1"/>
        </w:rPr>
        <w:t>план</w:t>
      </w:r>
      <w:r w:rsidR="00436CC7">
        <w:rPr>
          <w:rFonts w:ascii="Arial" w:hAnsi="Arial" w:cs="Arial"/>
          <w:color w:val="000000" w:themeColor="text1"/>
        </w:rPr>
        <w:t>а</w:t>
      </w:r>
      <w:r w:rsidR="00D00DF3">
        <w:rPr>
          <w:rFonts w:ascii="Arial" w:hAnsi="Arial" w:cs="Arial"/>
          <w:color w:val="000000" w:themeColor="text1"/>
        </w:rPr>
        <w:t xml:space="preserve"> и бюджета</w:t>
      </w:r>
      <w:r w:rsidR="00F83620">
        <w:rPr>
          <w:rFonts w:ascii="Arial" w:hAnsi="Arial" w:cs="Arial"/>
          <w:color w:val="000000" w:themeColor="text1"/>
        </w:rPr>
        <w:t xml:space="preserve"> </w:t>
      </w:r>
      <w:r>
        <w:rPr>
          <w:rFonts w:ascii="Arial" w:hAnsi="Arial" w:cs="Arial"/>
          <w:color w:val="000000" w:themeColor="text1"/>
        </w:rPr>
        <w:t xml:space="preserve">воздействий </w:t>
      </w:r>
      <w:r w:rsidR="000773FE">
        <w:rPr>
          <w:rFonts w:ascii="Arial" w:hAnsi="Arial" w:cs="Arial"/>
          <w:color w:val="000000" w:themeColor="text1"/>
        </w:rPr>
        <w:t>Главным</w:t>
      </w:r>
      <w:r w:rsidR="000773FE" w:rsidRPr="000773FE">
        <w:rPr>
          <w:rFonts w:ascii="Arial" w:hAnsi="Arial" w:cs="Arial"/>
          <w:color w:val="000000" w:themeColor="text1"/>
        </w:rPr>
        <w:t xml:space="preserve"> специалист</w:t>
      </w:r>
      <w:r w:rsidR="000773FE">
        <w:rPr>
          <w:rFonts w:ascii="Arial" w:hAnsi="Arial" w:cs="Arial"/>
          <w:color w:val="000000" w:themeColor="text1"/>
        </w:rPr>
        <w:t>ом</w:t>
      </w:r>
      <w:r w:rsidR="000773FE" w:rsidRPr="000773FE">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Руководителем</w:t>
      </w:r>
      <w:r w:rsidR="00E0703C" w:rsidRPr="00E0703C">
        <w:rPr>
          <w:rFonts w:ascii="Arial" w:hAnsi="Arial" w:cs="Arial"/>
          <w:color w:val="000000" w:themeColor="text1"/>
        </w:rPr>
        <w:t xml:space="preserve"> ЦФО</w:t>
      </w:r>
      <w:r w:rsidR="00530BBE">
        <w:rPr>
          <w:rFonts w:ascii="Arial" w:hAnsi="Arial" w:cs="Arial"/>
          <w:color w:val="000000" w:themeColor="text1"/>
        </w:rPr>
        <w:t xml:space="preserve"> </w:t>
      </w:r>
      <w:r>
        <w:rPr>
          <w:rFonts w:ascii="Arial" w:hAnsi="Arial" w:cs="Arial"/>
          <w:color w:val="000000" w:themeColor="text1"/>
        </w:rPr>
        <w:t>готов</w:t>
      </w:r>
      <w:r w:rsidR="000773FE">
        <w:rPr>
          <w:rFonts w:ascii="Arial" w:hAnsi="Arial" w:cs="Arial"/>
          <w:color w:val="000000" w:themeColor="text1"/>
        </w:rPr>
        <w:t>и</w:t>
      </w:r>
      <w:r>
        <w:rPr>
          <w:rFonts w:ascii="Arial" w:hAnsi="Arial" w:cs="Arial"/>
          <w:color w:val="000000" w:themeColor="text1"/>
        </w:rPr>
        <w:t>тся внесистемны</w:t>
      </w:r>
      <w:r w:rsidR="000773FE">
        <w:rPr>
          <w:rFonts w:ascii="Arial" w:hAnsi="Arial" w:cs="Arial"/>
          <w:color w:val="000000" w:themeColor="text1"/>
        </w:rPr>
        <w:t>й</w:t>
      </w:r>
      <w:r>
        <w:rPr>
          <w:rFonts w:ascii="Arial" w:hAnsi="Arial" w:cs="Arial"/>
          <w:color w:val="000000" w:themeColor="text1"/>
        </w:rPr>
        <w:t xml:space="preserve"> документ: «Экспертиза по анализу среднесрочного плана проектов»</w:t>
      </w:r>
      <w:r w:rsidR="000773FE">
        <w:rPr>
          <w:rFonts w:ascii="Arial" w:hAnsi="Arial" w:cs="Arial"/>
          <w:color w:val="000000" w:themeColor="text1"/>
        </w:rPr>
        <w:t xml:space="preserve">, </w:t>
      </w:r>
      <w:r>
        <w:rPr>
          <w:rFonts w:ascii="Arial" w:hAnsi="Arial" w:cs="Arial"/>
          <w:color w:val="000000" w:themeColor="text1"/>
        </w:rPr>
        <w:t>которы</w:t>
      </w:r>
      <w:r w:rsidR="000773FE">
        <w:rPr>
          <w:rFonts w:ascii="Arial" w:hAnsi="Arial" w:cs="Arial"/>
          <w:color w:val="000000" w:themeColor="text1"/>
        </w:rPr>
        <w:t>й</w:t>
      </w:r>
      <w:r>
        <w:rPr>
          <w:rFonts w:ascii="Arial" w:hAnsi="Arial" w:cs="Arial"/>
          <w:color w:val="000000" w:themeColor="text1"/>
        </w:rPr>
        <w:t xml:space="preserve"> сопровожда</w:t>
      </w:r>
      <w:r w:rsidR="000773FE">
        <w:rPr>
          <w:rFonts w:ascii="Arial" w:hAnsi="Arial" w:cs="Arial"/>
          <w:color w:val="000000" w:themeColor="text1"/>
        </w:rPr>
        <w:t>е</w:t>
      </w:r>
      <w:r>
        <w:rPr>
          <w:rFonts w:ascii="Arial" w:hAnsi="Arial" w:cs="Arial"/>
          <w:color w:val="000000" w:themeColor="text1"/>
        </w:rPr>
        <w:t xml:space="preserve">т корректировку </w:t>
      </w:r>
      <w:r w:rsidR="00F83620">
        <w:rPr>
          <w:rFonts w:ascii="Arial" w:hAnsi="Arial" w:cs="Arial"/>
          <w:color w:val="000000" w:themeColor="text1"/>
        </w:rPr>
        <w:t xml:space="preserve">плана </w:t>
      </w:r>
      <w:r>
        <w:rPr>
          <w:rFonts w:ascii="Arial" w:hAnsi="Arial" w:cs="Arial"/>
          <w:color w:val="000000" w:themeColor="text1"/>
        </w:rPr>
        <w:t xml:space="preserve">в случае отклонения последнего, и используются при его рассмотрении </w:t>
      </w:r>
      <w:r w:rsidR="00F83620">
        <w:rPr>
          <w:rFonts w:ascii="Arial" w:hAnsi="Arial" w:cs="Arial"/>
          <w:color w:val="000000" w:themeColor="text1"/>
        </w:rPr>
        <w:t xml:space="preserve">Техническим </w:t>
      </w:r>
      <w:r>
        <w:rPr>
          <w:rFonts w:ascii="Arial" w:hAnsi="Arial" w:cs="Arial"/>
          <w:color w:val="000000" w:themeColor="text1"/>
        </w:rPr>
        <w:t>комитетом бизнес-единицы.</w:t>
      </w:r>
    </w:p>
    <w:p w14:paraId="27E527CF" w14:textId="77777777" w:rsidR="0038138B" w:rsidRDefault="0038138B" w:rsidP="00DA6AFF">
      <w:pPr>
        <w:spacing w:after="240" w:line="276" w:lineRule="auto"/>
        <w:ind w:firstLine="567"/>
        <w:rPr>
          <w:rFonts w:ascii="Arial" w:hAnsi="Arial" w:cs="Arial"/>
          <w:color w:val="000000" w:themeColor="text1"/>
        </w:rPr>
      </w:pPr>
    </w:p>
    <w:p w14:paraId="0ED2BA6D" w14:textId="5A154364" w:rsidR="0038138B" w:rsidRPr="009936BB" w:rsidRDefault="0038138B" w:rsidP="0038138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Pr>
          <w:rFonts w:eastAsiaTheme="majorEastAsia" w:cstheme="majorBidi"/>
          <w:b/>
          <w:i w:val="0"/>
          <w:caps w:val="0"/>
          <w:sz w:val="24"/>
          <w:szCs w:val="24"/>
        </w:rPr>
        <w:t>7</w:t>
      </w:r>
      <w:r w:rsidRPr="009936BB">
        <w:rPr>
          <w:rFonts w:eastAsiaTheme="majorEastAsia" w:cstheme="majorBidi"/>
          <w:b/>
          <w:i w:val="0"/>
          <w:caps w:val="0"/>
          <w:sz w:val="24"/>
          <w:szCs w:val="24"/>
        </w:rPr>
        <w:t xml:space="preserve">0 </w:t>
      </w:r>
      <w:r w:rsidR="006B56E0">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sidR="006B56E0">
        <w:rPr>
          <w:rFonts w:eastAsiaTheme="majorEastAsia" w:cstheme="majorBidi"/>
          <w:b/>
          <w:i w:val="0"/>
          <w:caps w:val="0"/>
          <w:sz w:val="24"/>
          <w:szCs w:val="24"/>
        </w:rPr>
        <w:t>Подтверждение рассмотрения</w:t>
      </w:r>
      <w:r w:rsidRPr="00954B79">
        <w:rPr>
          <w:rFonts w:eastAsiaTheme="majorEastAsia" w:cstheme="majorBidi"/>
          <w:b/>
          <w:i w:val="0"/>
          <w:caps w:val="0"/>
          <w:sz w:val="24"/>
          <w:szCs w:val="24"/>
        </w:rPr>
        <w:t xml:space="preserve"> </w:t>
      </w:r>
      <w:r>
        <w:rPr>
          <w:rFonts w:eastAsiaTheme="majorEastAsia" w:cstheme="majorBidi"/>
          <w:b/>
          <w:i w:val="0"/>
          <w:caps w:val="0"/>
          <w:sz w:val="24"/>
          <w:szCs w:val="24"/>
        </w:rPr>
        <w:t xml:space="preserve">среднесрочного </w:t>
      </w:r>
      <w:r w:rsidRPr="00954B79">
        <w:rPr>
          <w:rFonts w:eastAsiaTheme="majorEastAsia" w:cstheme="majorBidi"/>
          <w:b/>
          <w:i w:val="0"/>
          <w:caps w:val="0"/>
          <w:sz w:val="24"/>
          <w:szCs w:val="24"/>
        </w:rPr>
        <w:t>плана</w:t>
      </w:r>
      <w:r>
        <w:rPr>
          <w:rFonts w:eastAsiaTheme="majorEastAsia" w:cstheme="majorBidi"/>
          <w:b/>
          <w:i w:val="0"/>
          <w:caps w:val="0"/>
          <w:sz w:val="24"/>
          <w:szCs w:val="24"/>
        </w:rPr>
        <w:t xml:space="preserve"> и бюджета воздействий на ПА </w:t>
      </w:r>
      <w:r w:rsidRPr="00954B79">
        <w:rPr>
          <w:rFonts w:eastAsiaTheme="majorEastAsia" w:cstheme="majorBidi"/>
          <w:b/>
          <w:i w:val="0"/>
          <w:caps w:val="0"/>
          <w:sz w:val="24"/>
          <w:szCs w:val="24"/>
        </w:rPr>
        <w:t xml:space="preserve">Техническим </w:t>
      </w:r>
      <w:r>
        <w:rPr>
          <w:rFonts w:eastAsiaTheme="majorEastAsia" w:cstheme="majorBidi"/>
          <w:b/>
          <w:i w:val="0"/>
          <w:caps w:val="0"/>
          <w:sz w:val="24"/>
          <w:szCs w:val="24"/>
        </w:rPr>
        <w:t>комитетом УО</w:t>
      </w:r>
    </w:p>
    <w:p w14:paraId="157322F5" w14:textId="77777777" w:rsidR="0038138B" w:rsidRPr="00232E9F" w:rsidRDefault="0038138B" w:rsidP="0038138B">
      <w:pPr>
        <w:spacing w:after="240" w:line="276" w:lineRule="auto"/>
        <w:ind w:firstLine="567"/>
        <w:rPr>
          <w:rFonts w:ascii="Arial" w:hAnsi="Arial" w:cs="Arial"/>
          <w:color w:val="000000" w:themeColor="text1"/>
        </w:rPr>
      </w:pPr>
      <w:r>
        <w:rPr>
          <w:rFonts w:ascii="Arial" w:hAnsi="Arial" w:cs="Arial"/>
          <w:color w:val="000000" w:themeColor="text1"/>
        </w:rPr>
        <w:t>Участники Технического комитета УО получат оповещение по электронной почте о необходимости выполнить свой шаг операции.</w:t>
      </w:r>
    </w:p>
    <w:p w14:paraId="1D3500F9" w14:textId="7D10C3F4" w:rsidR="0038138B" w:rsidRPr="006F63CE" w:rsidRDefault="0038138B" w:rsidP="0038138B">
      <w:pPr>
        <w:spacing w:after="240" w:line="276" w:lineRule="auto"/>
        <w:ind w:firstLine="567"/>
        <w:rPr>
          <w:rFonts w:ascii="Arial" w:hAnsi="Arial" w:cs="Arial"/>
          <w:color w:val="000000" w:themeColor="text1"/>
        </w:rPr>
      </w:pPr>
      <w:r>
        <w:rPr>
          <w:rFonts w:ascii="Arial" w:hAnsi="Arial" w:cs="Arial"/>
          <w:color w:val="000000" w:themeColor="text1"/>
        </w:rPr>
        <w:t>Все участники Технического комитета УО будут назначены в качестве соисполнителей по данному шагу. В системе учётные записи участников будут объединены в группу. Данная группа пользователей будет указана в качестве исполнителя шага.</w:t>
      </w:r>
    </w:p>
    <w:p w14:paraId="39DAD1E9" w14:textId="350D22CE" w:rsidR="006E78E6" w:rsidRPr="00B67411" w:rsidRDefault="00E66124" w:rsidP="006E78E6">
      <w:pPr>
        <w:spacing w:after="240" w:line="276" w:lineRule="auto"/>
        <w:ind w:firstLine="567"/>
        <w:rPr>
          <w:rFonts w:ascii="Arial" w:hAnsi="Arial" w:cs="Arial"/>
          <w:color w:val="000000" w:themeColor="text1"/>
        </w:rPr>
      </w:pPr>
      <w:r>
        <w:rPr>
          <w:rFonts w:ascii="Arial" w:hAnsi="Arial" w:cs="Arial"/>
          <w:color w:val="000000" w:themeColor="text1"/>
        </w:rPr>
        <w:t xml:space="preserve">Процесс анализа среднесрочного плана и бюджета воздействий на ПА бизнес-единицы будет реализован в виде аналитических отчётов в </w:t>
      </w:r>
      <w:r>
        <w:rPr>
          <w:rFonts w:ascii="Arial" w:hAnsi="Arial" w:cs="Arial"/>
          <w:color w:val="000000" w:themeColor="text1"/>
          <w:lang w:val="en-US"/>
        </w:rPr>
        <w:t>SAP</w:t>
      </w:r>
      <w:r w:rsidRPr="00494ECB">
        <w:rPr>
          <w:rFonts w:ascii="Arial" w:hAnsi="Arial" w:cs="Arial"/>
          <w:color w:val="000000" w:themeColor="text1"/>
        </w:rPr>
        <w:t xml:space="preserve"> </w:t>
      </w:r>
      <w:r>
        <w:rPr>
          <w:rFonts w:ascii="Arial" w:hAnsi="Arial" w:cs="Arial"/>
          <w:color w:val="000000" w:themeColor="text1"/>
          <w:lang w:val="en-US"/>
        </w:rPr>
        <w:t>Analysis</w:t>
      </w:r>
      <w:r w:rsidRPr="00186A8C">
        <w:rPr>
          <w:rFonts w:ascii="Arial" w:hAnsi="Arial" w:cs="Arial"/>
          <w:color w:val="000000" w:themeColor="text1"/>
        </w:rPr>
        <w:t xml:space="preserve"> </w:t>
      </w:r>
      <w:r>
        <w:rPr>
          <w:rFonts w:ascii="Arial" w:hAnsi="Arial" w:cs="Arial"/>
          <w:color w:val="000000" w:themeColor="text1"/>
          <w:lang w:val="en-US"/>
        </w:rPr>
        <w:t>for</w:t>
      </w:r>
      <w:r w:rsidRPr="00186A8C">
        <w:rPr>
          <w:rFonts w:ascii="Arial" w:hAnsi="Arial" w:cs="Arial"/>
          <w:color w:val="000000" w:themeColor="text1"/>
        </w:rPr>
        <w:t xml:space="preserve"> </w:t>
      </w:r>
      <w:r>
        <w:rPr>
          <w:rFonts w:ascii="Arial" w:hAnsi="Arial" w:cs="Arial"/>
          <w:color w:val="000000" w:themeColor="text1"/>
          <w:lang w:val="en-US"/>
        </w:rPr>
        <w:t>Excel</w:t>
      </w:r>
      <w:r w:rsidRPr="00A34E05">
        <w:rPr>
          <w:rFonts w:ascii="Arial" w:hAnsi="Arial" w:cs="Arial"/>
          <w:color w:val="000000" w:themeColor="text1"/>
        </w:rPr>
        <w:t xml:space="preserve"> </w:t>
      </w:r>
      <w:r w:rsidR="006A1336">
        <w:rPr>
          <w:rFonts w:ascii="Arial" w:hAnsi="Arial" w:cs="Arial"/>
          <w:color w:val="000000" w:themeColor="text1"/>
        </w:rPr>
        <w:t xml:space="preserve">(код </w:t>
      </w:r>
      <w:r w:rsidR="006A1336" w:rsidRPr="00B04EF5">
        <w:rPr>
          <w:rFonts w:ascii="Arial" w:hAnsi="Arial" w:cs="Arial"/>
          <w:color w:val="000000" w:themeColor="text1"/>
        </w:rPr>
        <w:t>MCB0</w:t>
      </w:r>
      <w:r w:rsidR="006A1336">
        <w:rPr>
          <w:rFonts w:ascii="Arial" w:hAnsi="Arial" w:cs="Arial"/>
          <w:color w:val="000000" w:themeColor="text1"/>
        </w:rPr>
        <w:t>8-02</w:t>
      </w:r>
      <w:r w:rsidR="006A1336" w:rsidRPr="00D439A4">
        <w:rPr>
          <w:rFonts w:ascii="Arial" w:hAnsi="Arial" w:cs="Arial"/>
          <w:color w:val="000000" w:themeColor="text1"/>
        </w:rPr>
        <w:t xml:space="preserve"> </w:t>
      </w:r>
      <w:r w:rsidR="006A1336">
        <w:rPr>
          <w:rFonts w:ascii="Arial" w:hAnsi="Arial" w:cs="Arial"/>
          <w:color w:val="000000" w:themeColor="text1"/>
        </w:rPr>
        <w:t>в реестре разработок, описани</w:t>
      </w:r>
      <w:r>
        <w:rPr>
          <w:rFonts w:ascii="Arial" w:hAnsi="Arial" w:cs="Arial"/>
          <w:color w:val="000000" w:themeColor="text1"/>
        </w:rPr>
        <w:t>е в разделе 5.10 настоящего КД)</w:t>
      </w:r>
      <w:r w:rsidR="006A1336">
        <w:rPr>
          <w:rFonts w:ascii="Arial" w:hAnsi="Arial" w:cs="Arial"/>
          <w:color w:val="000000" w:themeColor="text1"/>
        </w:rPr>
        <w:t xml:space="preserve">. </w:t>
      </w:r>
      <w:r w:rsidR="00BD7816">
        <w:rPr>
          <w:rFonts w:ascii="Arial" w:hAnsi="Arial" w:cs="Arial"/>
          <w:color w:val="000000" w:themeColor="text1"/>
        </w:rPr>
        <w:t>Рассмотрение среднесрочного плана и бюджета воздействий на ПА Техническим комитетом УО осуществляется совместно с годовым бюджетом воздействий на ПА.</w:t>
      </w:r>
    </w:p>
    <w:p w14:paraId="50C9BEF0" w14:textId="7896AB42" w:rsidR="00E66124" w:rsidRDefault="00E66124" w:rsidP="00E66124">
      <w:pPr>
        <w:spacing w:after="240" w:line="276" w:lineRule="auto"/>
        <w:ind w:firstLine="567"/>
        <w:rPr>
          <w:rFonts w:ascii="Arial" w:hAnsi="Arial" w:cs="Arial"/>
          <w:color w:val="000000" w:themeColor="text1"/>
        </w:rPr>
      </w:pPr>
      <w:r>
        <w:rPr>
          <w:rFonts w:ascii="Arial" w:hAnsi="Arial" w:cs="Arial"/>
          <w:color w:val="000000" w:themeColor="text1"/>
        </w:rPr>
        <w:t xml:space="preserve">В случае отклонения среднесрочного плана и бюджета путем нажатия кнопки «Открыть повторно» он будет возвращён на доработку </w:t>
      </w:r>
      <w:r w:rsidRPr="00E76F6A">
        <w:rPr>
          <w:rFonts w:ascii="Arial" w:hAnsi="Arial" w:cs="Arial"/>
          <w:color w:val="000000" w:themeColor="text1"/>
        </w:rPr>
        <w:t>Планировщик</w:t>
      </w:r>
      <w:r>
        <w:rPr>
          <w:rFonts w:ascii="Arial" w:hAnsi="Arial" w:cs="Arial"/>
          <w:color w:val="000000" w:themeColor="text1"/>
        </w:rPr>
        <w:t>у</w:t>
      </w:r>
      <w:r w:rsidRPr="00E76F6A">
        <w:rPr>
          <w:rFonts w:ascii="Arial" w:hAnsi="Arial" w:cs="Arial"/>
          <w:color w:val="000000" w:themeColor="text1"/>
        </w:rPr>
        <w:t xml:space="preserve"> бюджета УА </w:t>
      </w:r>
      <w:r>
        <w:rPr>
          <w:rFonts w:ascii="Arial" w:hAnsi="Arial" w:cs="Arial"/>
          <w:color w:val="000000" w:themeColor="text1"/>
        </w:rPr>
        <w:t xml:space="preserve">УО. При этом в комментарии указывается причина отклонения, а </w:t>
      </w:r>
      <w:r w:rsidRPr="00E76F6A">
        <w:rPr>
          <w:rFonts w:ascii="Arial" w:hAnsi="Arial" w:cs="Arial"/>
          <w:color w:val="000000" w:themeColor="text1"/>
        </w:rPr>
        <w:t xml:space="preserve">Планировщик бюджета УА </w:t>
      </w:r>
      <w:r>
        <w:rPr>
          <w:rFonts w:ascii="Arial" w:hAnsi="Arial" w:cs="Arial"/>
          <w:color w:val="000000" w:themeColor="text1"/>
        </w:rPr>
        <w:t>УО</w:t>
      </w:r>
      <w:r w:rsidRPr="00E76F6A">
        <w:rPr>
          <w:rFonts w:ascii="Arial" w:hAnsi="Arial" w:cs="Arial"/>
          <w:color w:val="000000" w:themeColor="text1"/>
        </w:rPr>
        <w:t xml:space="preserve"> </w:t>
      </w:r>
      <w:r>
        <w:rPr>
          <w:rFonts w:ascii="Arial" w:hAnsi="Arial" w:cs="Arial"/>
          <w:color w:val="000000" w:themeColor="text1"/>
        </w:rPr>
        <w:t>получает уведомление по электронной почте. Корректировка среднесрочного плана и бюджета воздействий на ПА предполагает</w:t>
      </w:r>
      <w:r w:rsidRPr="00E758E0">
        <w:rPr>
          <w:rFonts w:ascii="Arial" w:hAnsi="Arial" w:cs="Arial"/>
          <w:color w:val="000000" w:themeColor="text1"/>
        </w:rPr>
        <w:t xml:space="preserve"> </w:t>
      </w:r>
      <w:r>
        <w:rPr>
          <w:rFonts w:ascii="Arial" w:hAnsi="Arial" w:cs="Arial"/>
          <w:color w:val="000000" w:themeColor="text1"/>
        </w:rPr>
        <w:t>изменение пользователем данных по планам ППР и повторение процедуры формирования бюджета.</w:t>
      </w:r>
    </w:p>
    <w:p w14:paraId="66AED6E0" w14:textId="135A6381" w:rsidR="00E66124" w:rsidRDefault="00E66124" w:rsidP="00E66124">
      <w:pPr>
        <w:spacing w:after="240" w:line="276" w:lineRule="auto"/>
        <w:ind w:firstLine="567"/>
        <w:rPr>
          <w:ins w:id="1052" w:author="Попова Дарья Николаевна (Подрядчик. ООО БерингПойнт)" w:date="2021-09-15T16:32:00Z"/>
          <w:rFonts w:ascii="Arial" w:hAnsi="Arial" w:cs="Arial"/>
          <w:color w:val="000000" w:themeColor="text1"/>
        </w:rPr>
      </w:pPr>
      <w:r>
        <w:rPr>
          <w:rFonts w:ascii="Arial" w:hAnsi="Arial" w:cs="Arial"/>
          <w:color w:val="000000" w:themeColor="text1"/>
        </w:rPr>
        <w:t xml:space="preserve">Если планы и бюджеты воздействий на ПА утверждаются, то становятся доступны для выполнения следующие шаги в соответствующих процессах. Исполнитель шага - </w:t>
      </w:r>
      <w:r w:rsidRPr="00142F79">
        <w:rPr>
          <w:rFonts w:ascii="Arial" w:hAnsi="Arial" w:cs="Arial"/>
          <w:color w:val="000000" w:themeColor="text1"/>
        </w:rPr>
        <w:t>Главны</w:t>
      </w:r>
      <w:r>
        <w:rPr>
          <w:rFonts w:ascii="Arial" w:hAnsi="Arial" w:cs="Arial"/>
          <w:color w:val="000000" w:themeColor="text1"/>
        </w:rPr>
        <w:t>й</w:t>
      </w:r>
      <w:r w:rsidRPr="00142F79">
        <w:rPr>
          <w:rFonts w:ascii="Arial" w:hAnsi="Arial" w:cs="Arial"/>
          <w:color w:val="000000" w:themeColor="text1"/>
        </w:rPr>
        <w:t xml:space="preserve"> специалист ТОиР УК</w:t>
      </w:r>
      <w:r>
        <w:rPr>
          <w:rFonts w:ascii="Arial" w:hAnsi="Arial" w:cs="Arial"/>
          <w:color w:val="000000" w:themeColor="text1"/>
        </w:rPr>
        <w:t xml:space="preserve"> получает соответствующее уведомление по электронной почте.</w:t>
      </w:r>
    </w:p>
    <w:p w14:paraId="0DA8068A" w14:textId="170E6570" w:rsidR="00D7362B" w:rsidRDefault="00D7362B">
      <w:pPr>
        <w:spacing w:after="240" w:line="276" w:lineRule="auto"/>
        <w:ind w:firstLine="567"/>
        <w:rPr>
          <w:rFonts w:ascii="Arial" w:hAnsi="Arial" w:cs="Arial"/>
          <w:color w:val="000000" w:themeColor="text1"/>
        </w:rPr>
      </w:pPr>
      <w:ins w:id="1053" w:author="Попова Дарья Николаевна (Подрядчик. ООО БерингПойнт)" w:date="2021-09-15T16:32:00Z">
        <w:r>
          <w:rPr>
            <w:rFonts w:ascii="Arial" w:hAnsi="Arial" w:cs="Arial"/>
            <w:color w:val="000000" w:themeColor="text1"/>
          </w:rPr>
          <w:t xml:space="preserve">Отклонение или утверждение плана и бюджета воздействий на ПА вносится </w:t>
        </w:r>
        <w:r w:rsidRPr="00AC52DE">
          <w:rPr>
            <w:rFonts w:ascii="Arial" w:hAnsi="Arial" w:cs="Arial"/>
            <w:color w:val="000000" w:themeColor="text1"/>
          </w:rPr>
          <w:t>Согласующим Технического комитета</w:t>
        </w:r>
        <w:r>
          <w:rPr>
            <w:rFonts w:ascii="Arial" w:hAnsi="Arial" w:cs="Arial"/>
            <w:color w:val="000000" w:themeColor="text1"/>
          </w:rPr>
          <w:t xml:space="preserve"> УО.</w:t>
        </w:r>
      </w:ins>
    </w:p>
    <w:p w14:paraId="1427EE69" w14:textId="7CCBCF88" w:rsidR="00E66124" w:rsidRDefault="00E66124" w:rsidP="00E66124">
      <w:pPr>
        <w:spacing w:after="240" w:line="276" w:lineRule="auto"/>
        <w:ind w:firstLine="567"/>
        <w:rPr>
          <w:rFonts w:ascii="Arial" w:hAnsi="Arial" w:cs="Arial"/>
          <w:color w:val="000000" w:themeColor="text1"/>
        </w:rPr>
      </w:pPr>
      <w:r>
        <w:rPr>
          <w:rFonts w:ascii="Arial" w:hAnsi="Arial" w:cs="Arial"/>
          <w:color w:val="000000" w:themeColor="text1"/>
        </w:rPr>
        <w:t>Решение Технического комитета УО в отношении принятия или отклонения среднесрочного плана и бюджета воздействий БЕ оформляется в виде протокола заседания согласующего органа. Если бюджет принимается, то готовится его бумажный вариант за подписью участников процесса согласования.</w:t>
      </w:r>
    </w:p>
    <w:p w14:paraId="40F38227" w14:textId="77777777" w:rsidR="006A1336" w:rsidRPr="006E78E6" w:rsidRDefault="006A1336" w:rsidP="006E78E6">
      <w:pPr>
        <w:spacing w:after="240" w:line="276" w:lineRule="auto"/>
        <w:ind w:firstLine="567"/>
        <w:rPr>
          <w:rFonts w:ascii="Arial" w:hAnsi="Arial" w:cs="Arial"/>
          <w:color w:val="000000" w:themeColor="text1"/>
        </w:rPr>
      </w:pPr>
    </w:p>
    <w:p w14:paraId="234BD87E" w14:textId="3C016BBC" w:rsidR="005B4CD4" w:rsidRDefault="005B4CD4"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80 - </w:t>
      </w:r>
      <w:r>
        <w:rPr>
          <w:rFonts w:eastAsiaTheme="majorEastAsia" w:cstheme="majorBidi"/>
          <w:b/>
          <w:i w:val="0"/>
          <w:caps w:val="0"/>
          <w:sz w:val="24"/>
          <w:szCs w:val="24"/>
        </w:rPr>
        <w:t xml:space="preserve">Корректировка </w:t>
      </w:r>
      <w:r w:rsidRPr="005B4CD4">
        <w:rPr>
          <w:rFonts w:eastAsiaTheme="majorEastAsia" w:cstheme="majorBidi"/>
          <w:b/>
          <w:i w:val="0"/>
          <w:caps w:val="0"/>
          <w:sz w:val="24"/>
          <w:szCs w:val="24"/>
        </w:rPr>
        <w:t>среднесрочного плана</w:t>
      </w:r>
      <w:r w:rsidR="008E5E43">
        <w:rPr>
          <w:rFonts w:eastAsiaTheme="majorEastAsia" w:cstheme="majorBidi"/>
          <w:b/>
          <w:i w:val="0"/>
          <w:caps w:val="0"/>
          <w:sz w:val="24"/>
          <w:szCs w:val="24"/>
        </w:rPr>
        <w:t xml:space="preserve"> и бюджета</w:t>
      </w:r>
      <w:r>
        <w:rPr>
          <w:rFonts w:eastAsiaTheme="majorEastAsia" w:cstheme="majorBidi"/>
          <w:b/>
          <w:i w:val="0"/>
          <w:caps w:val="0"/>
          <w:sz w:val="24"/>
          <w:szCs w:val="24"/>
        </w:rPr>
        <w:t xml:space="preserve"> (на уровне БЕ)</w:t>
      </w:r>
    </w:p>
    <w:p w14:paraId="1E3657C7" w14:textId="76B346DC" w:rsidR="008C48F6" w:rsidRPr="009936BB" w:rsidRDefault="008C48F6" w:rsidP="008C48F6">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Корректировка </w:t>
      </w:r>
      <w:r>
        <w:rPr>
          <w:rFonts w:ascii="Arial" w:hAnsi="Arial" w:cs="Arial"/>
          <w:color w:val="000000" w:themeColor="text1"/>
        </w:rPr>
        <w:t>среднесрочного</w:t>
      </w:r>
      <w:r w:rsidRPr="009936BB">
        <w:rPr>
          <w:rFonts w:ascii="Arial" w:hAnsi="Arial" w:cs="Arial"/>
          <w:color w:val="000000" w:themeColor="text1"/>
        </w:rPr>
        <w:t xml:space="preserve"> плана воздейств</w:t>
      </w:r>
      <w:r w:rsidR="00881B70">
        <w:rPr>
          <w:rFonts w:ascii="Arial" w:hAnsi="Arial" w:cs="Arial"/>
          <w:color w:val="000000" w:themeColor="text1"/>
        </w:rPr>
        <w:t>ий предполагает внесение измене</w:t>
      </w:r>
      <w:r w:rsidRPr="009936BB">
        <w:rPr>
          <w:rFonts w:ascii="Arial" w:hAnsi="Arial" w:cs="Arial"/>
          <w:color w:val="000000" w:themeColor="text1"/>
        </w:rPr>
        <w:t xml:space="preserve">ний в перечень проектов </w:t>
      </w:r>
      <w:r w:rsidR="00276DCB">
        <w:rPr>
          <w:rFonts w:ascii="Arial" w:hAnsi="Arial" w:cs="Arial"/>
          <w:color w:val="000000" w:themeColor="text1"/>
        </w:rPr>
        <w:t>ОВП</w:t>
      </w:r>
      <w:r w:rsidRPr="009936BB">
        <w:rPr>
          <w:rFonts w:ascii="Arial" w:hAnsi="Arial" w:cs="Arial"/>
          <w:color w:val="000000" w:themeColor="text1"/>
        </w:rPr>
        <w:t xml:space="preserve">, объёма ремонтных воздействий и повторение процедуры формирования </w:t>
      </w:r>
      <w:r w:rsidR="00881B70">
        <w:rPr>
          <w:rFonts w:ascii="Arial" w:hAnsi="Arial" w:cs="Arial"/>
          <w:color w:val="000000" w:themeColor="text1"/>
        </w:rPr>
        <w:t xml:space="preserve">плана и </w:t>
      </w:r>
      <w:r w:rsidRPr="009936BB">
        <w:rPr>
          <w:rFonts w:ascii="Arial" w:hAnsi="Arial" w:cs="Arial"/>
          <w:color w:val="000000" w:themeColor="text1"/>
        </w:rPr>
        <w:t>бюджета.</w:t>
      </w:r>
    </w:p>
    <w:p w14:paraId="25D24017" w14:textId="43D47732" w:rsidR="008C48F6" w:rsidRPr="009936BB" w:rsidRDefault="008C48F6" w:rsidP="008C48F6">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В случае отклонения </w:t>
      </w:r>
      <w:r w:rsidR="00881B70">
        <w:rPr>
          <w:rFonts w:ascii="Arial" w:hAnsi="Arial" w:cs="Arial"/>
          <w:color w:val="000000" w:themeColor="text1"/>
        </w:rPr>
        <w:t xml:space="preserve">среднесрочного </w:t>
      </w:r>
      <w:r w:rsidRPr="009936BB">
        <w:rPr>
          <w:rFonts w:ascii="Arial" w:hAnsi="Arial" w:cs="Arial"/>
          <w:color w:val="000000" w:themeColor="text1"/>
        </w:rPr>
        <w:t>плана возде</w:t>
      </w:r>
      <w:r w:rsidR="00881B70">
        <w:rPr>
          <w:rFonts w:ascii="Arial" w:hAnsi="Arial" w:cs="Arial"/>
          <w:color w:val="000000" w:themeColor="text1"/>
        </w:rPr>
        <w:t>йствий Главным специалистом ТО</w:t>
      </w:r>
      <w:r w:rsidRPr="009936BB">
        <w:rPr>
          <w:rFonts w:ascii="Arial" w:hAnsi="Arial" w:cs="Arial"/>
          <w:color w:val="000000" w:themeColor="text1"/>
        </w:rPr>
        <w:t xml:space="preserve">иР </w:t>
      </w:r>
      <w:r w:rsidR="00A204B1">
        <w:rPr>
          <w:rFonts w:ascii="Arial" w:hAnsi="Arial" w:cs="Arial"/>
          <w:color w:val="000000" w:themeColor="text1"/>
        </w:rPr>
        <w:t>УО</w:t>
      </w:r>
      <w:r w:rsidRPr="009936BB">
        <w:rPr>
          <w:rFonts w:ascii="Arial" w:hAnsi="Arial" w:cs="Arial"/>
          <w:color w:val="000000" w:themeColor="text1"/>
        </w:rPr>
        <w:t xml:space="preserve"> </w:t>
      </w:r>
      <w:r w:rsidR="00E0703C">
        <w:rPr>
          <w:rFonts w:ascii="Arial" w:hAnsi="Arial" w:cs="Arial"/>
          <w:color w:val="000000" w:themeColor="text1"/>
        </w:rPr>
        <w:t>- Руководителем</w:t>
      </w:r>
      <w:r w:rsidR="00E0703C" w:rsidRPr="00E0703C">
        <w:rPr>
          <w:rFonts w:ascii="Arial" w:hAnsi="Arial" w:cs="Arial"/>
          <w:color w:val="000000" w:themeColor="text1"/>
        </w:rPr>
        <w:t xml:space="preserve"> ЦФО</w:t>
      </w:r>
      <w:r w:rsidR="00530BBE">
        <w:rPr>
          <w:rFonts w:ascii="Arial" w:hAnsi="Arial" w:cs="Arial"/>
          <w:color w:val="000000" w:themeColor="text1"/>
        </w:rPr>
        <w:t xml:space="preserve"> </w:t>
      </w:r>
      <w:r w:rsidRPr="009936BB">
        <w:rPr>
          <w:rFonts w:ascii="Arial" w:hAnsi="Arial" w:cs="Arial"/>
          <w:color w:val="000000" w:themeColor="text1"/>
        </w:rPr>
        <w:t xml:space="preserve">или Техническим </w:t>
      </w:r>
      <w:r w:rsidR="00E91639">
        <w:rPr>
          <w:rFonts w:ascii="Arial" w:hAnsi="Arial" w:cs="Arial"/>
          <w:color w:val="000000" w:themeColor="text1"/>
        </w:rPr>
        <w:t>комитетом УО</w:t>
      </w:r>
      <w:r w:rsidRPr="009936BB">
        <w:rPr>
          <w:rFonts w:ascii="Arial" w:hAnsi="Arial" w:cs="Arial"/>
          <w:color w:val="000000" w:themeColor="text1"/>
        </w:rPr>
        <w:t xml:space="preserve"> инициируе</w:t>
      </w:r>
      <w:r w:rsidR="00881B70">
        <w:rPr>
          <w:rFonts w:ascii="Arial" w:hAnsi="Arial" w:cs="Arial"/>
          <w:color w:val="000000" w:themeColor="text1"/>
        </w:rPr>
        <w:t>тся процедура корректировки среднесрочного</w:t>
      </w:r>
      <w:r w:rsidRPr="009936BB">
        <w:rPr>
          <w:rFonts w:ascii="Arial" w:hAnsi="Arial" w:cs="Arial"/>
          <w:color w:val="000000" w:themeColor="text1"/>
        </w:rPr>
        <w:t xml:space="preserve"> плана воздействий на производственные активы бизнес-единицы.</w:t>
      </w:r>
    </w:p>
    <w:p w14:paraId="0DF1812F" w14:textId="7098CBA7" w:rsidR="008C48F6" w:rsidRPr="009936BB" w:rsidRDefault="008C48F6" w:rsidP="008C48F6">
      <w:pPr>
        <w:spacing w:after="240" w:line="276" w:lineRule="auto"/>
        <w:ind w:firstLine="567"/>
        <w:rPr>
          <w:rFonts w:ascii="Arial" w:hAnsi="Arial" w:cs="Arial"/>
          <w:color w:val="000000" w:themeColor="text1"/>
        </w:rPr>
      </w:pPr>
      <w:r w:rsidRPr="009936BB">
        <w:rPr>
          <w:rFonts w:ascii="Arial" w:hAnsi="Arial" w:cs="Arial"/>
          <w:color w:val="000000" w:themeColor="text1"/>
        </w:rPr>
        <w:t>В рамках потока бизнес-операций корректировка представляет собой повторно</w:t>
      </w:r>
      <w:r w:rsidR="00881B70">
        <w:rPr>
          <w:rFonts w:ascii="Arial" w:hAnsi="Arial" w:cs="Arial"/>
          <w:color w:val="000000" w:themeColor="text1"/>
        </w:rPr>
        <w:t>е от</w:t>
      </w:r>
      <w:r w:rsidRPr="009936BB">
        <w:rPr>
          <w:rFonts w:ascii="Arial" w:hAnsi="Arial" w:cs="Arial"/>
          <w:color w:val="000000" w:themeColor="text1"/>
        </w:rPr>
        <w:t xml:space="preserve">крытие и выполнение операций формирования </w:t>
      </w:r>
      <w:r w:rsidR="00881B70">
        <w:rPr>
          <w:rFonts w:ascii="Arial" w:hAnsi="Arial" w:cs="Arial"/>
          <w:color w:val="000000" w:themeColor="text1"/>
        </w:rPr>
        <w:t xml:space="preserve">среднесрочного </w:t>
      </w:r>
      <w:r w:rsidRPr="009936BB">
        <w:rPr>
          <w:rFonts w:ascii="Arial" w:hAnsi="Arial" w:cs="Arial"/>
          <w:color w:val="000000" w:themeColor="text1"/>
        </w:rPr>
        <w:t xml:space="preserve">плана </w:t>
      </w:r>
      <w:r w:rsidR="007A3580">
        <w:rPr>
          <w:rFonts w:ascii="Arial" w:hAnsi="Arial" w:cs="Arial"/>
          <w:color w:val="000000" w:themeColor="text1"/>
        </w:rPr>
        <w:t xml:space="preserve">и бюджета </w:t>
      </w:r>
      <w:r w:rsidRPr="009936BB">
        <w:rPr>
          <w:rFonts w:ascii="Arial" w:hAnsi="Arial" w:cs="Arial"/>
          <w:color w:val="000000" w:themeColor="text1"/>
        </w:rPr>
        <w:t xml:space="preserve">воздействий. Для формирования </w:t>
      </w:r>
      <w:r w:rsidR="00881B70">
        <w:rPr>
          <w:rFonts w:ascii="Arial" w:hAnsi="Arial" w:cs="Arial"/>
          <w:color w:val="000000" w:themeColor="text1"/>
        </w:rPr>
        <w:t xml:space="preserve">среднесрочного </w:t>
      </w:r>
      <w:r w:rsidRPr="009936BB">
        <w:rPr>
          <w:rFonts w:ascii="Arial" w:hAnsi="Arial" w:cs="Arial"/>
          <w:color w:val="000000" w:themeColor="text1"/>
        </w:rPr>
        <w:t xml:space="preserve">плана </w:t>
      </w:r>
      <w:r w:rsidR="007A3580">
        <w:rPr>
          <w:rFonts w:ascii="Arial" w:hAnsi="Arial" w:cs="Arial"/>
          <w:color w:val="000000" w:themeColor="text1"/>
        </w:rPr>
        <w:t xml:space="preserve">и бюджета </w:t>
      </w:r>
      <w:r w:rsidRPr="009936BB">
        <w:rPr>
          <w:rFonts w:ascii="Arial" w:hAnsi="Arial" w:cs="Arial"/>
          <w:color w:val="000000" w:themeColor="text1"/>
        </w:rPr>
        <w:t xml:space="preserve">воздействий на производственные активы будет использоваться формат планирования в приложении для анализа данных - </w:t>
      </w:r>
      <w:r w:rsidRPr="008C48F6">
        <w:rPr>
          <w:rFonts w:ascii="Arial" w:hAnsi="Arial" w:cs="Arial"/>
          <w:color w:val="000000" w:themeColor="text1"/>
          <w:lang w:val="en-US"/>
        </w:rPr>
        <w:t>SAP</w:t>
      </w:r>
      <w:r w:rsidRPr="009936BB">
        <w:rPr>
          <w:rFonts w:ascii="Arial" w:hAnsi="Arial" w:cs="Arial"/>
          <w:color w:val="000000" w:themeColor="text1"/>
        </w:rPr>
        <w:t xml:space="preserve"> </w:t>
      </w:r>
      <w:r w:rsidRPr="008C48F6">
        <w:rPr>
          <w:rFonts w:ascii="Arial" w:hAnsi="Arial" w:cs="Arial"/>
          <w:color w:val="000000" w:themeColor="text1"/>
          <w:lang w:val="en-US"/>
        </w:rPr>
        <w:t>Analysis</w:t>
      </w:r>
      <w:r w:rsidRPr="009936BB">
        <w:rPr>
          <w:rFonts w:ascii="Arial" w:hAnsi="Arial" w:cs="Arial"/>
          <w:color w:val="000000" w:themeColor="text1"/>
        </w:rPr>
        <w:t xml:space="preserve"> </w:t>
      </w:r>
      <w:r w:rsidRPr="008C48F6">
        <w:rPr>
          <w:rFonts w:ascii="Arial" w:hAnsi="Arial" w:cs="Arial"/>
          <w:color w:val="000000" w:themeColor="text1"/>
          <w:lang w:val="en-US"/>
        </w:rPr>
        <w:t>for</w:t>
      </w:r>
      <w:r w:rsidRPr="009936BB">
        <w:rPr>
          <w:rFonts w:ascii="Arial" w:hAnsi="Arial" w:cs="Arial"/>
          <w:color w:val="000000" w:themeColor="text1"/>
        </w:rPr>
        <w:t xml:space="preserve"> </w:t>
      </w:r>
      <w:r w:rsidRPr="008C48F6">
        <w:rPr>
          <w:rFonts w:ascii="Arial" w:hAnsi="Arial" w:cs="Arial"/>
          <w:color w:val="000000" w:themeColor="text1"/>
          <w:lang w:val="en-US"/>
        </w:rPr>
        <w:t>Excel</w:t>
      </w:r>
      <w:r w:rsidRPr="009936BB">
        <w:rPr>
          <w:rFonts w:ascii="Arial" w:hAnsi="Arial" w:cs="Arial"/>
          <w:color w:val="000000" w:themeColor="text1"/>
        </w:rPr>
        <w:t xml:space="preserve"> (код </w:t>
      </w:r>
      <w:r w:rsidRPr="008C48F6">
        <w:rPr>
          <w:rFonts w:ascii="Arial" w:hAnsi="Arial" w:cs="Arial"/>
          <w:color w:val="000000" w:themeColor="text1"/>
          <w:lang w:val="en-US"/>
        </w:rPr>
        <w:t>MCB</w:t>
      </w:r>
      <w:r w:rsidRPr="009936BB">
        <w:rPr>
          <w:rFonts w:ascii="Arial" w:hAnsi="Arial" w:cs="Arial"/>
          <w:color w:val="000000" w:themeColor="text1"/>
        </w:rPr>
        <w:t>08</w:t>
      </w:r>
      <w:r w:rsidR="0079329A">
        <w:rPr>
          <w:rFonts w:ascii="Arial" w:hAnsi="Arial" w:cs="Arial"/>
          <w:color w:val="000000" w:themeColor="text1"/>
        </w:rPr>
        <w:t>-02</w:t>
      </w:r>
      <w:r w:rsidRPr="009936BB">
        <w:rPr>
          <w:rFonts w:ascii="Arial" w:hAnsi="Arial" w:cs="Arial"/>
          <w:color w:val="000000" w:themeColor="text1"/>
        </w:rPr>
        <w:t xml:space="preserve"> в реестре разработок, описание в разделе 5.10 настоящего КД). Операция выполняется специалистом в роли Пла</w:t>
      </w:r>
      <w:r w:rsidR="00CA3F30">
        <w:rPr>
          <w:rFonts w:ascii="Arial" w:hAnsi="Arial" w:cs="Arial"/>
          <w:color w:val="000000" w:themeColor="text1"/>
        </w:rPr>
        <w:t xml:space="preserve">нировщика бюджета УА </w:t>
      </w:r>
      <w:r w:rsidR="00A204B1">
        <w:rPr>
          <w:rFonts w:ascii="Arial" w:hAnsi="Arial" w:cs="Arial"/>
          <w:color w:val="000000" w:themeColor="text1"/>
        </w:rPr>
        <w:t>УО</w:t>
      </w:r>
      <w:r w:rsidRPr="009936BB">
        <w:rPr>
          <w:rFonts w:ascii="Arial" w:hAnsi="Arial" w:cs="Arial"/>
          <w:color w:val="000000" w:themeColor="text1"/>
        </w:rPr>
        <w:t>.</w:t>
      </w:r>
    </w:p>
    <w:p w14:paraId="04F59EDA" w14:textId="0F905A83" w:rsidR="008C48F6" w:rsidRPr="009936BB" w:rsidRDefault="008C48F6" w:rsidP="008C48F6">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При внесении изменений в </w:t>
      </w:r>
      <w:r w:rsidR="00CA3F30">
        <w:rPr>
          <w:rFonts w:ascii="Arial" w:hAnsi="Arial" w:cs="Arial"/>
          <w:color w:val="000000" w:themeColor="text1"/>
        </w:rPr>
        <w:t xml:space="preserve">среднесрочный </w:t>
      </w:r>
      <w:r w:rsidRPr="009936BB">
        <w:rPr>
          <w:rFonts w:ascii="Arial" w:hAnsi="Arial" w:cs="Arial"/>
          <w:color w:val="000000" w:themeColor="text1"/>
        </w:rPr>
        <w:t>план</w:t>
      </w:r>
      <w:r w:rsidR="007A3580">
        <w:rPr>
          <w:rFonts w:ascii="Arial" w:hAnsi="Arial" w:cs="Arial"/>
          <w:color w:val="000000" w:themeColor="text1"/>
        </w:rPr>
        <w:t xml:space="preserve"> и бюджет</w:t>
      </w:r>
      <w:r w:rsidRPr="009936BB">
        <w:rPr>
          <w:rFonts w:ascii="Arial" w:hAnsi="Arial" w:cs="Arial"/>
          <w:color w:val="000000" w:themeColor="text1"/>
        </w:rPr>
        <w:t xml:space="preserve"> воздействий испо</w:t>
      </w:r>
      <w:r w:rsidR="00CA3F30">
        <w:rPr>
          <w:rFonts w:ascii="Arial" w:hAnsi="Arial" w:cs="Arial"/>
          <w:color w:val="000000" w:themeColor="text1"/>
        </w:rPr>
        <w:t>лнитель - Плани</w:t>
      </w:r>
      <w:r w:rsidRPr="009936BB">
        <w:rPr>
          <w:rFonts w:ascii="Arial" w:hAnsi="Arial" w:cs="Arial"/>
          <w:color w:val="000000" w:themeColor="text1"/>
        </w:rPr>
        <w:t xml:space="preserve">ровщик бюджета УА </w:t>
      </w:r>
      <w:r w:rsidR="00A204B1">
        <w:rPr>
          <w:rFonts w:ascii="Arial" w:hAnsi="Arial" w:cs="Arial"/>
          <w:color w:val="000000" w:themeColor="text1"/>
        </w:rPr>
        <w:t>УО</w:t>
      </w:r>
      <w:r w:rsidRPr="009936BB">
        <w:rPr>
          <w:rFonts w:ascii="Arial" w:hAnsi="Arial" w:cs="Arial"/>
          <w:color w:val="000000" w:themeColor="text1"/>
        </w:rPr>
        <w:t xml:space="preserve"> должен придерживаться принципов, описанных в документе </w:t>
      </w:r>
      <w:r w:rsidR="002E6C85">
        <w:rPr>
          <w:rFonts w:ascii="Arial" w:hAnsi="Arial" w:cs="Arial"/>
          <w:color w:val="000000" w:themeColor="text1"/>
          <w:lang w:val="en-US"/>
        </w:rPr>
        <w:t>ERP</w:t>
      </w:r>
      <w:r w:rsidR="002E6C85" w:rsidRPr="00C15F73">
        <w:rPr>
          <w:rFonts w:ascii="Arial" w:hAnsi="Arial" w:cs="Arial"/>
          <w:color w:val="000000" w:themeColor="text1"/>
        </w:rPr>
        <w:t>.13.9_10_101_</w:t>
      </w:r>
      <w:r w:rsidR="002E6C85">
        <w:rPr>
          <w:rFonts w:ascii="Arial" w:hAnsi="Arial" w:cs="Arial"/>
          <w:color w:val="000000" w:themeColor="text1"/>
          <w:lang w:val="en-US"/>
        </w:rPr>
        <w:t>PM</w:t>
      </w:r>
      <w:r w:rsidRPr="009936BB">
        <w:rPr>
          <w:rFonts w:ascii="Arial" w:hAnsi="Arial" w:cs="Arial"/>
          <w:color w:val="000000" w:themeColor="text1"/>
        </w:rPr>
        <w:t xml:space="preserve"> «Методика планирования и </w:t>
      </w:r>
      <w:r w:rsidR="00CA3F30">
        <w:rPr>
          <w:rFonts w:ascii="Arial" w:hAnsi="Arial" w:cs="Arial"/>
          <w:color w:val="000000" w:themeColor="text1"/>
        </w:rPr>
        <w:t>контроля факта затрат на поддер</w:t>
      </w:r>
      <w:r w:rsidRPr="009936BB">
        <w:rPr>
          <w:rFonts w:ascii="Arial" w:hAnsi="Arial" w:cs="Arial"/>
          <w:color w:val="000000" w:themeColor="text1"/>
        </w:rPr>
        <w:t>жание производственных активов (с учётом капитализации затрат на ремонт основных средств)».</w:t>
      </w:r>
    </w:p>
    <w:p w14:paraId="1AF8C5EF" w14:textId="2B522824" w:rsidR="005B4CD4" w:rsidRPr="00C15F73" w:rsidRDefault="008C48F6" w:rsidP="009936BB">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После завершения корректировки </w:t>
      </w:r>
      <w:r w:rsidR="00CA3F30">
        <w:rPr>
          <w:rFonts w:ascii="Arial" w:hAnsi="Arial" w:cs="Arial"/>
          <w:color w:val="000000" w:themeColor="text1"/>
        </w:rPr>
        <w:t xml:space="preserve">среднесрочного </w:t>
      </w:r>
      <w:r w:rsidRPr="009936BB">
        <w:rPr>
          <w:rFonts w:ascii="Arial" w:hAnsi="Arial" w:cs="Arial"/>
          <w:color w:val="000000" w:themeColor="text1"/>
        </w:rPr>
        <w:t xml:space="preserve">плана </w:t>
      </w:r>
      <w:r w:rsidR="007A3580">
        <w:rPr>
          <w:rFonts w:ascii="Arial" w:hAnsi="Arial" w:cs="Arial"/>
          <w:color w:val="000000" w:themeColor="text1"/>
        </w:rPr>
        <w:t xml:space="preserve">и бюджета </w:t>
      </w:r>
      <w:r w:rsidRPr="009936BB">
        <w:rPr>
          <w:rFonts w:ascii="Arial" w:hAnsi="Arial" w:cs="Arial"/>
          <w:color w:val="000000" w:themeColor="text1"/>
        </w:rPr>
        <w:t xml:space="preserve">воздействий Планировщик бюджета УА </w:t>
      </w:r>
      <w:r w:rsidR="00A204B1">
        <w:rPr>
          <w:rFonts w:ascii="Arial" w:hAnsi="Arial" w:cs="Arial"/>
          <w:color w:val="000000" w:themeColor="text1"/>
        </w:rPr>
        <w:t>УО</w:t>
      </w:r>
      <w:r w:rsidRPr="009936BB">
        <w:rPr>
          <w:rFonts w:ascii="Arial" w:hAnsi="Arial" w:cs="Arial"/>
          <w:color w:val="000000" w:themeColor="text1"/>
        </w:rPr>
        <w:t xml:space="preserve"> выполняет операцию </w:t>
      </w:r>
      <w:r w:rsidR="00CA3F30" w:rsidRPr="009936BB">
        <w:rPr>
          <w:rFonts w:ascii="Arial" w:hAnsi="Arial" w:cs="Arial"/>
          <w:color w:val="000000" w:themeColor="text1"/>
        </w:rPr>
        <w:t>отправк</w:t>
      </w:r>
      <w:r w:rsidR="00530BBE">
        <w:rPr>
          <w:rFonts w:ascii="Arial" w:hAnsi="Arial" w:cs="Arial"/>
          <w:color w:val="000000" w:themeColor="text1"/>
        </w:rPr>
        <w:t>и</w:t>
      </w:r>
      <w:r w:rsidRPr="009936BB">
        <w:rPr>
          <w:rFonts w:ascii="Arial" w:hAnsi="Arial" w:cs="Arial"/>
          <w:color w:val="000000" w:themeColor="text1"/>
        </w:rPr>
        <w:t xml:space="preserve"> бюджета на согласование Главному специалисту ТОиР </w:t>
      </w:r>
      <w:r w:rsidR="00A204B1">
        <w:rPr>
          <w:rFonts w:ascii="Arial" w:hAnsi="Arial" w:cs="Arial"/>
          <w:color w:val="000000" w:themeColor="text1"/>
        </w:rPr>
        <w:t>УО</w:t>
      </w:r>
      <w:r w:rsidR="00E0703C">
        <w:rPr>
          <w:rFonts w:ascii="Arial" w:hAnsi="Arial" w:cs="Arial"/>
          <w:color w:val="000000" w:themeColor="text1"/>
        </w:rPr>
        <w:t xml:space="preserve"> - Руководителю</w:t>
      </w:r>
      <w:r w:rsidR="00E0703C" w:rsidRPr="00E0703C">
        <w:rPr>
          <w:rFonts w:ascii="Arial" w:hAnsi="Arial" w:cs="Arial"/>
          <w:color w:val="000000" w:themeColor="text1"/>
        </w:rPr>
        <w:t xml:space="preserve"> ЦФО</w:t>
      </w:r>
      <w:r w:rsidRPr="009936BB">
        <w:rPr>
          <w:rFonts w:ascii="Arial" w:hAnsi="Arial" w:cs="Arial"/>
          <w:color w:val="000000" w:themeColor="text1"/>
        </w:rPr>
        <w:t>. Повторяются ш</w:t>
      </w:r>
      <w:r w:rsidR="00CA3F30" w:rsidRPr="009936BB">
        <w:rPr>
          <w:rFonts w:ascii="Arial" w:hAnsi="Arial" w:cs="Arial"/>
          <w:color w:val="000000" w:themeColor="text1"/>
        </w:rPr>
        <w:t>аги анализа плана Главным специ</w:t>
      </w:r>
      <w:r w:rsidRPr="009936BB">
        <w:rPr>
          <w:rFonts w:ascii="Arial" w:hAnsi="Arial" w:cs="Arial"/>
          <w:color w:val="000000" w:themeColor="text1"/>
        </w:rPr>
        <w:t xml:space="preserve">алистом ТОиР </w:t>
      </w:r>
      <w:r w:rsidR="00A204B1">
        <w:rPr>
          <w:rFonts w:ascii="Arial" w:hAnsi="Arial" w:cs="Arial"/>
          <w:color w:val="000000" w:themeColor="text1"/>
        </w:rPr>
        <w:t>УО</w:t>
      </w:r>
      <w:r w:rsidRPr="009936BB">
        <w:rPr>
          <w:rFonts w:ascii="Arial" w:hAnsi="Arial" w:cs="Arial"/>
          <w:color w:val="000000" w:themeColor="text1"/>
        </w:rPr>
        <w:t xml:space="preserve"> </w:t>
      </w:r>
      <w:r w:rsidR="00E0703C">
        <w:rPr>
          <w:rFonts w:ascii="Arial" w:hAnsi="Arial" w:cs="Arial"/>
          <w:color w:val="000000" w:themeColor="text1"/>
        </w:rPr>
        <w:t>- Руководителем</w:t>
      </w:r>
      <w:r w:rsidR="00E0703C" w:rsidRPr="00E0703C">
        <w:rPr>
          <w:rFonts w:ascii="Arial" w:hAnsi="Arial" w:cs="Arial"/>
          <w:color w:val="000000" w:themeColor="text1"/>
        </w:rPr>
        <w:t xml:space="preserve"> ЦФО</w:t>
      </w:r>
      <w:r w:rsidR="00530BBE">
        <w:rPr>
          <w:rFonts w:ascii="Arial" w:hAnsi="Arial" w:cs="Arial"/>
          <w:color w:val="000000" w:themeColor="text1"/>
        </w:rPr>
        <w:t xml:space="preserve"> </w:t>
      </w:r>
      <w:r w:rsidRPr="009936BB">
        <w:rPr>
          <w:rFonts w:ascii="Arial" w:hAnsi="Arial" w:cs="Arial"/>
          <w:color w:val="000000" w:themeColor="text1"/>
        </w:rPr>
        <w:t>и его рассмотрения Техническим комитетом бизнес-единицы.</w:t>
      </w:r>
    </w:p>
    <w:p w14:paraId="18758A1F" w14:textId="77777777" w:rsidR="000773FE" w:rsidRPr="00494ECB" w:rsidRDefault="000773FE" w:rsidP="009936BB">
      <w:pPr>
        <w:spacing w:after="240" w:line="276" w:lineRule="auto"/>
        <w:ind w:firstLine="567"/>
        <w:rPr>
          <w:rFonts w:ascii="Arial" w:hAnsi="Arial" w:cs="Arial"/>
          <w:color w:val="000000" w:themeColor="text1"/>
        </w:rPr>
      </w:pPr>
    </w:p>
    <w:p w14:paraId="4188D8EC" w14:textId="3F4423F5" w:rsidR="00F269A3" w:rsidRPr="00EC58D7" w:rsidRDefault="00F269A3" w:rsidP="009936BB">
      <w:pPr>
        <w:pStyle w:val="4"/>
        <w:spacing w:after="120"/>
        <w:ind w:left="862" w:hanging="862"/>
        <w:rPr>
          <w:rFonts w:eastAsiaTheme="majorEastAsia" w:cstheme="majorBidi"/>
          <w:b/>
          <w:i w:val="0"/>
          <w:caps w:val="0"/>
          <w:sz w:val="24"/>
          <w:szCs w:val="24"/>
        </w:rPr>
      </w:pPr>
      <w:r w:rsidRPr="00376A8C">
        <w:rPr>
          <w:rFonts w:eastAsiaTheme="majorEastAsia" w:cstheme="majorBidi"/>
          <w:b/>
          <w:i w:val="0"/>
          <w:caps w:val="0"/>
          <w:sz w:val="24"/>
          <w:szCs w:val="24"/>
        </w:rPr>
        <w:t>Шаг процесса 1</w:t>
      </w:r>
      <w:r w:rsidR="00242B68" w:rsidRPr="00376A8C">
        <w:rPr>
          <w:rFonts w:eastAsiaTheme="majorEastAsia" w:cstheme="majorBidi"/>
          <w:b/>
          <w:i w:val="0"/>
          <w:caps w:val="0"/>
          <w:sz w:val="24"/>
          <w:szCs w:val="24"/>
        </w:rPr>
        <w:t>0</w:t>
      </w:r>
      <w:r w:rsidRPr="00376A8C">
        <w:rPr>
          <w:rFonts w:eastAsiaTheme="majorEastAsia" w:cstheme="majorBidi"/>
          <w:b/>
          <w:i w:val="0"/>
          <w:caps w:val="0"/>
          <w:sz w:val="24"/>
          <w:szCs w:val="24"/>
        </w:rPr>
        <w:t>0</w:t>
      </w:r>
      <w:r w:rsidR="00F475A6" w:rsidRPr="00376A8C">
        <w:rPr>
          <w:rFonts w:eastAsiaTheme="majorEastAsia" w:cstheme="majorBidi"/>
          <w:b/>
          <w:i w:val="0"/>
          <w:caps w:val="0"/>
          <w:sz w:val="24"/>
          <w:szCs w:val="24"/>
        </w:rPr>
        <w:t xml:space="preserve"> - </w:t>
      </w:r>
      <w:r w:rsidR="00242B68" w:rsidRPr="00376A8C">
        <w:rPr>
          <w:rFonts w:eastAsiaTheme="majorEastAsia" w:cstheme="majorBidi"/>
          <w:b/>
          <w:i w:val="0"/>
          <w:caps w:val="0"/>
          <w:sz w:val="24"/>
          <w:szCs w:val="24"/>
        </w:rPr>
        <w:t>Анализ среднесрочного плана и бюджета (на уровне УК)</w:t>
      </w:r>
    </w:p>
    <w:p w14:paraId="39F69BCB" w14:textId="4854D7C7" w:rsidR="00FD76BD" w:rsidRDefault="00FD76BD" w:rsidP="00FD76BD">
      <w:pPr>
        <w:spacing w:after="240" w:line="276" w:lineRule="auto"/>
        <w:ind w:firstLine="567"/>
        <w:rPr>
          <w:rFonts w:ascii="Arial" w:hAnsi="Arial" w:cs="Arial"/>
          <w:color w:val="000000" w:themeColor="text1"/>
        </w:rPr>
      </w:pPr>
      <w:r>
        <w:rPr>
          <w:rFonts w:ascii="Arial" w:hAnsi="Arial" w:cs="Arial"/>
          <w:color w:val="000000" w:themeColor="text1"/>
        </w:rPr>
        <w:t xml:space="preserve">Шаг анализа среднесрочного </w:t>
      </w:r>
      <w:r w:rsidR="006C7C01">
        <w:rPr>
          <w:rFonts w:ascii="Arial" w:hAnsi="Arial" w:cs="Arial"/>
          <w:color w:val="000000" w:themeColor="text1"/>
        </w:rPr>
        <w:t xml:space="preserve">плана </w:t>
      </w:r>
      <w:r>
        <w:rPr>
          <w:rFonts w:ascii="Arial" w:hAnsi="Arial" w:cs="Arial"/>
          <w:color w:val="000000" w:themeColor="text1"/>
        </w:rPr>
        <w:t xml:space="preserve">воздействий на производственные активы на уровне управляющей компании выполняется </w:t>
      </w:r>
      <w:r w:rsidR="004571EB">
        <w:rPr>
          <w:rFonts w:ascii="Arial" w:hAnsi="Arial" w:cs="Arial"/>
          <w:color w:val="000000" w:themeColor="text1"/>
        </w:rPr>
        <w:t>Главным</w:t>
      </w:r>
      <w:r w:rsidR="004571EB" w:rsidRPr="004571EB">
        <w:rPr>
          <w:rFonts w:ascii="Arial" w:hAnsi="Arial" w:cs="Arial"/>
          <w:color w:val="000000" w:themeColor="text1"/>
        </w:rPr>
        <w:t xml:space="preserve"> специалист</w:t>
      </w:r>
      <w:r w:rsidR="004571EB">
        <w:rPr>
          <w:rFonts w:ascii="Arial" w:hAnsi="Arial" w:cs="Arial"/>
          <w:color w:val="000000" w:themeColor="text1"/>
        </w:rPr>
        <w:t>ом</w:t>
      </w:r>
      <w:r w:rsidR="004571EB" w:rsidRPr="004571EB">
        <w:rPr>
          <w:rFonts w:ascii="Arial" w:hAnsi="Arial" w:cs="Arial"/>
          <w:color w:val="000000" w:themeColor="text1"/>
        </w:rPr>
        <w:t xml:space="preserve"> ТОиР УК</w:t>
      </w:r>
      <w:r w:rsidR="001A76A2">
        <w:rPr>
          <w:rFonts w:ascii="Arial" w:hAnsi="Arial" w:cs="Arial"/>
          <w:color w:val="000000" w:themeColor="text1"/>
        </w:rPr>
        <w:t xml:space="preserve"> по направлению</w:t>
      </w:r>
      <w:r>
        <w:rPr>
          <w:rFonts w:ascii="Arial" w:hAnsi="Arial" w:cs="Arial"/>
          <w:color w:val="000000" w:themeColor="text1"/>
        </w:rPr>
        <w:t>. По завершении формирования</w:t>
      </w:r>
      <w:r w:rsidR="00376A8C">
        <w:rPr>
          <w:rFonts w:ascii="Arial" w:hAnsi="Arial" w:cs="Arial"/>
          <w:color w:val="000000" w:themeColor="text1"/>
        </w:rPr>
        <w:t xml:space="preserve"> и согласования</w:t>
      </w:r>
      <w:r>
        <w:rPr>
          <w:rFonts w:ascii="Arial" w:hAnsi="Arial" w:cs="Arial"/>
          <w:color w:val="000000" w:themeColor="text1"/>
        </w:rPr>
        <w:t xml:space="preserve"> среднесрочного </w:t>
      </w:r>
      <w:r w:rsidR="006C7C01">
        <w:rPr>
          <w:rFonts w:ascii="Arial" w:hAnsi="Arial" w:cs="Arial"/>
          <w:color w:val="000000" w:themeColor="text1"/>
        </w:rPr>
        <w:t>плана</w:t>
      </w:r>
      <w:r w:rsidR="00376A8C">
        <w:rPr>
          <w:rFonts w:ascii="Arial" w:hAnsi="Arial" w:cs="Arial"/>
          <w:color w:val="000000" w:themeColor="text1"/>
        </w:rPr>
        <w:t xml:space="preserve"> и бюджета </w:t>
      </w:r>
      <w:r>
        <w:rPr>
          <w:rFonts w:ascii="Arial" w:hAnsi="Arial" w:cs="Arial"/>
          <w:color w:val="000000" w:themeColor="text1"/>
        </w:rPr>
        <w:t xml:space="preserve">воздействий на производственные активы </w:t>
      </w:r>
      <w:r w:rsidR="00376A8C">
        <w:rPr>
          <w:rFonts w:ascii="Arial" w:hAnsi="Arial" w:cs="Arial"/>
          <w:color w:val="000000" w:themeColor="text1"/>
        </w:rPr>
        <w:t>на уровне БЕ</w:t>
      </w:r>
      <w:r>
        <w:rPr>
          <w:rFonts w:ascii="Arial" w:hAnsi="Arial" w:cs="Arial"/>
          <w:color w:val="000000" w:themeColor="text1"/>
        </w:rPr>
        <w:t xml:space="preserve"> </w:t>
      </w:r>
      <w:r w:rsidR="004571EB" w:rsidRPr="004571EB">
        <w:rPr>
          <w:rFonts w:ascii="Arial" w:hAnsi="Arial" w:cs="Arial"/>
          <w:color w:val="000000" w:themeColor="text1"/>
        </w:rPr>
        <w:t>Главный специалист ТОиР УК</w:t>
      </w:r>
      <w:r w:rsidR="004571EB">
        <w:rPr>
          <w:rFonts w:ascii="Arial" w:hAnsi="Arial" w:cs="Arial"/>
          <w:color w:val="000000" w:themeColor="text1"/>
        </w:rPr>
        <w:t xml:space="preserve"> </w:t>
      </w:r>
      <w:r>
        <w:rPr>
          <w:rFonts w:ascii="Arial" w:hAnsi="Arial" w:cs="Arial"/>
          <w:color w:val="000000" w:themeColor="text1"/>
        </w:rPr>
        <w:t xml:space="preserve">в </w:t>
      </w:r>
      <w:r w:rsidR="00D4338D">
        <w:rPr>
          <w:rFonts w:ascii="Arial" w:hAnsi="Arial" w:cs="Arial"/>
          <w:color w:val="000000" w:themeColor="text1"/>
        </w:rPr>
        <w:t xml:space="preserve">качестве </w:t>
      </w:r>
      <w:r>
        <w:rPr>
          <w:rFonts w:ascii="Arial" w:hAnsi="Arial" w:cs="Arial"/>
          <w:color w:val="000000" w:themeColor="text1"/>
        </w:rPr>
        <w:t>проверяющего получит уведомление об этом по электронной почте. По ссылке из электронного письма либо из потока бизнес-операций в веб-интерфейсе он может перейти к выполнению данной операции.</w:t>
      </w:r>
    </w:p>
    <w:p w14:paraId="44C38E37" w14:textId="405F700A" w:rsidR="00FD76BD" w:rsidRDefault="00FD76BD" w:rsidP="00FD76BD">
      <w:pPr>
        <w:spacing w:after="240" w:line="276" w:lineRule="auto"/>
        <w:ind w:firstLine="567"/>
        <w:rPr>
          <w:rFonts w:ascii="Arial" w:hAnsi="Arial" w:cs="Arial"/>
          <w:color w:val="000000" w:themeColor="text1"/>
        </w:rPr>
      </w:pPr>
      <w:r>
        <w:rPr>
          <w:rFonts w:ascii="Arial" w:hAnsi="Arial" w:cs="Arial"/>
          <w:color w:val="000000" w:themeColor="text1"/>
        </w:rPr>
        <w:t xml:space="preserve">Будет реализован аналитический отчёт в приложении </w:t>
      </w:r>
      <w:r w:rsidRPr="000D62E7">
        <w:rPr>
          <w:rFonts w:ascii="Arial" w:hAnsi="Arial" w:cs="Arial"/>
          <w:color w:val="000000" w:themeColor="text1"/>
        </w:rPr>
        <w:t>Analysis for Excel</w:t>
      </w:r>
      <w:r w:rsidR="00D4338D">
        <w:rPr>
          <w:rFonts w:ascii="Arial" w:hAnsi="Arial" w:cs="Arial"/>
          <w:color w:val="000000" w:themeColor="text1"/>
        </w:rPr>
        <w:t xml:space="preserve"> (код </w:t>
      </w:r>
      <w:r w:rsidR="00E35CD7" w:rsidRPr="00E35CD7">
        <w:rPr>
          <w:rFonts w:ascii="Arial" w:hAnsi="Arial" w:cs="Arial"/>
          <w:color w:val="000000" w:themeColor="text1"/>
        </w:rPr>
        <w:t>MCB0</w:t>
      </w:r>
      <w:r w:rsidR="00376A8C">
        <w:rPr>
          <w:rFonts w:ascii="Arial" w:hAnsi="Arial" w:cs="Arial"/>
          <w:color w:val="000000" w:themeColor="text1"/>
        </w:rPr>
        <w:t>8-02</w:t>
      </w:r>
      <w:r w:rsidR="00E35CD7">
        <w:rPr>
          <w:rFonts w:ascii="Arial" w:hAnsi="Arial" w:cs="Arial"/>
          <w:color w:val="000000" w:themeColor="text1"/>
        </w:rPr>
        <w:t xml:space="preserve"> в реестре разработок</w:t>
      </w:r>
      <w:r w:rsidR="00C97BC6">
        <w:rPr>
          <w:rFonts w:ascii="Arial" w:hAnsi="Arial" w:cs="Arial"/>
          <w:color w:val="000000" w:themeColor="text1"/>
        </w:rPr>
        <w:t>, описание в разделе 5.10 настоящего КД</w:t>
      </w:r>
      <w:r w:rsidR="00E35CD7">
        <w:rPr>
          <w:rFonts w:ascii="Arial" w:hAnsi="Arial" w:cs="Arial"/>
          <w:color w:val="000000" w:themeColor="text1"/>
        </w:rPr>
        <w:t>)</w:t>
      </w:r>
      <w:r>
        <w:rPr>
          <w:rFonts w:ascii="Arial" w:hAnsi="Arial" w:cs="Arial"/>
          <w:color w:val="000000" w:themeColor="text1"/>
        </w:rPr>
        <w:t xml:space="preserve">, в котором будет выведен среднесрочный </w:t>
      </w:r>
      <w:r w:rsidR="006C7C01">
        <w:rPr>
          <w:rFonts w:ascii="Arial" w:hAnsi="Arial" w:cs="Arial"/>
          <w:color w:val="000000" w:themeColor="text1"/>
        </w:rPr>
        <w:t xml:space="preserve">план </w:t>
      </w:r>
      <w:r w:rsidR="004571EB">
        <w:rPr>
          <w:rFonts w:ascii="Arial" w:hAnsi="Arial" w:cs="Arial"/>
          <w:color w:val="000000" w:themeColor="text1"/>
        </w:rPr>
        <w:t xml:space="preserve">и бюджет </w:t>
      </w:r>
      <w:r>
        <w:rPr>
          <w:rFonts w:ascii="Arial" w:hAnsi="Arial" w:cs="Arial"/>
          <w:color w:val="000000" w:themeColor="text1"/>
        </w:rPr>
        <w:t>воздействий на производственные активы бизнес-единиц</w:t>
      </w:r>
      <w:r w:rsidR="00376A8C">
        <w:rPr>
          <w:rFonts w:ascii="Arial" w:hAnsi="Arial" w:cs="Arial"/>
          <w:color w:val="000000" w:themeColor="text1"/>
        </w:rPr>
        <w:t>ы в разрезе</w:t>
      </w:r>
      <w:r w:rsidR="006C7C01">
        <w:rPr>
          <w:rFonts w:ascii="Arial" w:hAnsi="Arial" w:cs="Arial"/>
          <w:color w:val="000000" w:themeColor="text1"/>
        </w:rPr>
        <w:t xml:space="preserve"> </w:t>
      </w:r>
      <w:r>
        <w:rPr>
          <w:rFonts w:ascii="Arial" w:hAnsi="Arial" w:cs="Arial"/>
          <w:color w:val="000000" w:themeColor="text1"/>
        </w:rPr>
        <w:t>СПП-элементов.</w:t>
      </w:r>
    </w:p>
    <w:p w14:paraId="649FCBF0" w14:textId="609F92B5" w:rsidR="00FD76BD" w:rsidRDefault="00FD76BD" w:rsidP="00FD76BD">
      <w:pPr>
        <w:spacing w:after="240" w:line="276" w:lineRule="auto"/>
        <w:ind w:firstLine="567"/>
        <w:rPr>
          <w:rFonts w:ascii="Arial" w:hAnsi="Arial" w:cs="Arial"/>
          <w:color w:val="000000" w:themeColor="text1"/>
        </w:rPr>
      </w:pPr>
      <w:r>
        <w:rPr>
          <w:rFonts w:ascii="Arial" w:hAnsi="Arial" w:cs="Arial"/>
          <w:color w:val="000000" w:themeColor="text1"/>
        </w:rPr>
        <w:t xml:space="preserve">Если сформированный среднесрочный </w:t>
      </w:r>
      <w:r w:rsidR="006C7C01">
        <w:rPr>
          <w:rFonts w:ascii="Arial" w:hAnsi="Arial" w:cs="Arial"/>
          <w:color w:val="000000" w:themeColor="text1"/>
        </w:rPr>
        <w:t xml:space="preserve">план </w:t>
      </w:r>
      <w:r w:rsidR="00376A8C">
        <w:rPr>
          <w:rFonts w:ascii="Arial" w:hAnsi="Arial" w:cs="Arial"/>
          <w:color w:val="000000" w:themeColor="text1"/>
        </w:rPr>
        <w:t xml:space="preserve">и бюджет </w:t>
      </w:r>
      <w:r>
        <w:rPr>
          <w:rFonts w:ascii="Arial" w:hAnsi="Arial" w:cs="Arial"/>
          <w:color w:val="000000" w:themeColor="text1"/>
        </w:rPr>
        <w:t xml:space="preserve">воздействий на производственные активы удовлетворяет </w:t>
      </w:r>
      <w:r w:rsidR="004571EB">
        <w:rPr>
          <w:rFonts w:ascii="Arial" w:hAnsi="Arial" w:cs="Arial"/>
          <w:color w:val="000000" w:themeColor="text1"/>
        </w:rPr>
        <w:t>Главного</w:t>
      </w:r>
      <w:r w:rsidR="004571EB" w:rsidRPr="004571EB">
        <w:rPr>
          <w:rFonts w:ascii="Arial" w:hAnsi="Arial" w:cs="Arial"/>
          <w:color w:val="000000" w:themeColor="text1"/>
        </w:rPr>
        <w:t xml:space="preserve"> специалист</w:t>
      </w:r>
      <w:r w:rsidR="004571EB">
        <w:rPr>
          <w:rFonts w:ascii="Arial" w:hAnsi="Arial" w:cs="Arial"/>
          <w:color w:val="000000" w:themeColor="text1"/>
        </w:rPr>
        <w:t>а</w:t>
      </w:r>
      <w:r w:rsidR="004571EB" w:rsidRPr="004571EB">
        <w:rPr>
          <w:rFonts w:ascii="Arial" w:hAnsi="Arial" w:cs="Arial"/>
          <w:color w:val="000000" w:themeColor="text1"/>
        </w:rPr>
        <w:t xml:space="preserve"> ТОиР УК</w:t>
      </w:r>
      <w:r>
        <w:rPr>
          <w:rFonts w:ascii="Arial" w:hAnsi="Arial" w:cs="Arial"/>
          <w:color w:val="000000" w:themeColor="text1"/>
        </w:rPr>
        <w:t xml:space="preserve">, </w:t>
      </w:r>
      <w:r w:rsidRPr="00AB5025">
        <w:rPr>
          <w:rFonts w:ascii="Arial" w:hAnsi="Arial" w:cs="Arial"/>
          <w:color w:val="000000" w:themeColor="text1"/>
        </w:rPr>
        <w:t xml:space="preserve">то </w:t>
      </w:r>
      <w:r w:rsidR="00273294" w:rsidRPr="00A113AA">
        <w:rPr>
          <w:rFonts w:ascii="Arial" w:hAnsi="Arial" w:cs="Arial"/>
          <w:color w:val="000000" w:themeColor="text1"/>
        </w:rPr>
        <w:t>для его</w:t>
      </w:r>
      <w:r w:rsidRPr="00A113AA">
        <w:rPr>
          <w:rFonts w:ascii="Arial" w:hAnsi="Arial" w:cs="Arial"/>
          <w:color w:val="000000" w:themeColor="text1"/>
        </w:rPr>
        <w:t xml:space="preserve"> </w:t>
      </w:r>
      <w:r w:rsidR="00273294" w:rsidRPr="0045255D">
        <w:rPr>
          <w:rFonts w:ascii="Arial" w:hAnsi="Arial" w:cs="Arial"/>
          <w:color w:val="000000" w:themeColor="text1"/>
        </w:rPr>
        <w:t>утверждени</w:t>
      </w:r>
      <w:r w:rsidR="003164A4">
        <w:rPr>
          <w:rFonts w:ascii="Arial" w:hAnsi="Arial" w:cs="Arial"/>
          <w:color w:val="000000" w:themeColor="text1"/>
        </w:rPr>
        <w:t>я</w:t>
      </w:r>
      <w:r w:rsidR="00273294" w:rsidRPr="00A113AA">
        <w:rPr>
          <w:rFonts w:ascii="Arial" w:hAnsi="Arial" w:cs="Arial"/>
          <w:color w:val="000000" w:themeColor="text1"/>
        </w:rPr>
        <w:t xml:space="preserve"> он</w:t>
      </w:r>
      <w:r w:rsidR="006C7C01" w:rsidRPr="00A113AA">
        <w:rPr>
          <w:rFonts w:ascii="Arial" w:hAnsi="Arial" w:cs="Arial"/>
          <w:color w:val="000000" w:themeColor="text1"/>
        </w:rPr>
        <w:t xml:space="preserve"> в веб-интерфейсе потока бизнес-операций нажимает кнопку </w:t>
      </w:r>
      <w:r w:rsidR="00376A8C" w:rsidRPr="003164A4">
        <w:rPr>
          <w:rFonts w:ascii="Arial" w:hAnsi="Arial" w:cs="Arial"/>
          <w:color w:val="000000" w:themeColor="text1"/>
        </w:rPr>
        <w:t>«За</w:t>
      </w:r>
      <w:r w:rsidR="00376A8C">
        <w:rPr>
          <w:rFonts w:ascii="Arial" w:hAnsi="Arial" w:cs="Arial"/>
          <w:color w:val="000000" w:themeColor="text1"/>
        </w:rPr>
        <w:t>вершить»</w:t>
      </w:r>
      <w:r>
        <w:rPr>
          <w:rFonts w:ascii="Arial" w:hAnsi="Arial" w:cs="Arial"/>
          <w:color w:val="000000" w:themeColor="text1"/>
        </w:rPr>
        <w:t xml:space="preserve">. При этом ввод комментария опционален. </w:t>
      </w:r>
      <w:r w:rsidRPr="00EC58D7">
        <w:rPr>
          <w:rFonts w:ascii="Arial" w:hAnsi="Arial" w:cs="Arial"/>
          <w:color w:val="000000" w:themeColor="text1"/>
        </w:rPr>
        <w:t xml:space="preserve">Утверждённый среднесрочный </w:t>
      </w:r>
      <w:r w:rsidR="006C7C01" w:rsidRPr="00EC58D7">
        <w:rPr>
          <w:rFonts w:ascii="Arial" w:hAnsi="Arial" w:cs="Arial"/>
          <w:color w:val="000000" w:themeColor="text1"/>
        </w:rPr>
        <w:t xml:space="preserve">план </w:t>
      </w:r>
      <w:r w:rsidR="004571EB" w:rsidRPr="00E35DDF">
        <w:rPr>
          <w:rFonts w:ascii="Arial" w:hAnsi="Arial" w:cs="Arial"/>
          <w:color w:val="000000" w:themeColor="text1"/>
        </w:rPr>
        <w:t xml:space="preserve">и бюджет </w:t>
      </w:r>
      <w:r w:rsidRPr="00E35DDF">
        <w:rPr>
          <w:rFonts w:ascii="Arial" w:hAnsi="Arial" w:cs="Arial"/>
          <w:color w:val="000000" w:themeColor="text1"/>
        </w:rPr>
        <w:t>блокируется от изменений</w:t>
      </w:r>
      <w:r w:rsidR="00E35DDF" w:rsidRPr="00C15F73">
        <w:rPr>
          <w:rFonts w:ascii="Arial" w:hAnsi="Arial" w:cs="Arial"/>
          <w:color w:val="000000" w:themeColor="text1"/>
        </w:rPr>
        <w:t>.</w:t>
      </w:r>
      <w:r w:rsidRPr="00EC58D7">
        <w:rPr>
          <w:rFonts w:ascii="Arial" w:hAnsi="Arial" w:cs="Arial"/>
          <w:color w:val="000000" w:themeColor="text1"/>
        </w:rPr>
        <w:t xml:space="preserve"> </w:t>
      </w:r>
      <w:r w:rsidR="00E35DDF" w:rsidRPr="00C15F73">
        <w:rPr>
          <w:rFonts w:ascii="Arial" w:hAnsi="Arial" w:cs="Arial"/>
          <w:color w:val="000000" w:themeColor="text1"/>
        </w:rPr>
        <w:t>После утверждения среднесрочного плана и бюджета по всем направлениям</w:t>
      </w:r>
      <w:r w:rsidR="00E35DDF" w:rsidRPr="00EC58D7">
        <w:rPr>
          <w:rFonts w:ascii="Arial" w:hAnsi="Arial" w:cs="Arial"/>
          <w:color w:val="000000" w:themeColor="text1"/>
        </w:rPr>
        <w:t xml:space="preserve"> </w:t>
      </w:r>
      <w:r w:rsidRPr="00EC58D7">
        <w:rPr>
          <w:rFonts w:ascii="Arial" w:hAnsi="Arial" w:cs="Arial"/>
          <w:color w:val="000000" w:themeColor="text1"/>
        </w:rPr>
        <w:t>становится доступе</w:t>
      </w:r>
      <w:r w:rsidRPr="00E35DDF">
        <w:rPr>
          <w:rFonts w:ascii="Arial" w:hAnsi="Arial" w:cs="Arial"/>
          <w:color w:val="000000" w:themeColor="text1"/>
        </w:rPr>
        <w:t>н следующий шаг процесса</w:t>
      </w:r>
      <w:r w:rsidR="004571EB" w:rsidRPr="00E35DDF">
        <w:rPr>
          <w:rFonts w:ascii="Arial" w:hAnsi="Arial" w:cs="Arial"/>
          <w:color w:val="000000" w:themeColor="text1"/>
        </w:rPr>
        <w:t xml:space="preserve"> – рассмотрение среднесрочного плана и бюджета воздействий Техническим комитетом УК</w:t>
      </w:r>
      <w:r w:rsidRPr="00E35DDF">
        <w:rPr>
          <w:rFonts w:ascii="Arial" w:hAnsi="Arial" w:cs="Arial"/>
          <w:color w:val="000000" w:themeColor="text1"/>
        </w:rPr>
        <w:t>.</w:t>
      </w:r>
      <w:r>
        <w:rPr>
          <w:rFonts w:ascii="Arial" w:hAnsi="Arial" w:cs="Arial"/>
          <w:color w:val="000000" w:themeColor="text1"/>
        </w:rPr>
        <w:t xml:space="preserve"> Участники </w:t>
      </w:r>
      <w:r w:rsidR="004571EB">
        <w:rPr>
          <w:rFonts w:ascii="Arial" w:hAnsi="Arial" w:cs="Arial"/>
          <w:color w:val="000000" w:themeColor="text1"/>
        </w:rPr>
        <w:t xml:space="preserve">Технического комитета УК </w:t>
      </w:r>
      <w:r>
        <w:rPr>
          <w:rFonts w:ascii="Arial" w:hAnsi="Arial" w:cs="Arial"/>
          <w:color w:val="000000" w:themeColor="text1"/>
        </w:rPr>
        <w:t>информируются по электронной почте о необходимости выполнить свои шаги процесса.</w:t>
      </w:r>
    </w:p>
    <w:p w14:paraId="615FB14B" w14:textId="4CA730E4" w:rsidR="00FD76BD" w:rsidRPr="00FE3F43" w:rsidRDefault="00FD76BD" w:rsidP="00FD76BD">
      <w:pPr>
        <w:spacing w:after="240" w:line="276" w:lineRule="auto"/>
        <w:ind w:firstLine="567"/>
        <w:rPr>
          <w:rFonts w:ascii="Arial" w:hAnsi="Arial" w:cs="Arial"/>
          <w:color w:val="000000" w:themeColor="text1"/>
        </w:rPr>
      </w:pPr>
      <w:r>
        <w:rPr>
          <w:rFonts w:ascii="Arial" w:hAnsi="Arial" w:cs="Arial"/>
          <w:color w:val="000000" w:themeColor="text1"/>
        </w:rPr>
        <w:t xml:space="preserve">Если результаты планирования </w:t>
      </w:r>
      <w:r w:rsidR="00764D04">
        <w:rPr>
          <w:rFonts w:ascii="Arial" w:hAnsi="Arial" w:cs="Arial"/>
          <w:color w:val="000000" w:themeColor="text1"/>
        </w:rPr>
        <w:t>среднесрочного</w:t>
      </w:r>
      <w:r>
        <w:rPr>
          <w:rFonts w:ascii="Arial" w:hAnsi="Arial" w:cs="Arial"/>
          <w:color w:val="000000" w:themeColor="text1"/>
        </w:rPr>
        <w:t xml:space="preserve"> </w:t>
      </w:r>
      <w:r w:rsidR="006C7C01">
        <w:rPr>
          <w:rFonts w:ascii="Arial" w:hAnsi="Arial" w:cs="Arial"/>
          <w:color w:val="000000" w:themeColor="text1"/>
        </w:rPr>
        <w:t xml:space="preserve">плана </w:t>
      </w:r>
      <w:r w:rsidR="004571EB">
        <w:rPr>
          <w:rFonts w:ascii="Arial" w:hAnsi="Arial" w:cs="Arial"/>
          <w:color w:val="000000" w:themeColor="text1"/>
        </w:rPr>
        <w:t xml:space="preserve">и бюджета </w:t>
      </w:r>
      <w:r>
        <w:rPr>
          <w:rFonts w:ascii="Arial" w:hAnsi="Arial" w:cs="Arial"/>
          <w:color w:val="000000" w:themeColor="text1"/>
        </w:rPr>
        <w:t xml:space="preserve">воздействий на производственные активы неудовлетворительные, то проверяющий </w:t>
      </w:r>
      <w:r w:rsidR="006C7C01">
        <w:rPr>
          <w:rFonts w:ascii="Arial" w:hAnsi="Arial" w:cs="Arial"/>
          <w:color w:val="000000" w:themeColor="text1"/>
        </w:rPr>
        <w:t xml:space="preserve">- </w:t>
      </w:r>
      <w:r w:rsidR="004571EB" w:rsidRPr="004571EB">
        <w:rPr>
          <w:rFonts w:ascii="Arial" w:hAnsi="Arial" w:cs="Arial"/>
          <w:color w:val="000000" w:themeColor="text1"/>
        </w:rPr>
        <w:t>Главный специалист ТОиР УК</w:t>
      </w:r>
      <w:r w:rsidR="006C7C01">
        <w:rPr>
          <w:rFonts w:ascii="Arial" w:hAnsi="Arial" w:cs="Arial"/>
          <w:color w:val="000000" w:themeColor="text1"/>
        </w:rPr>
        <w:t xml:space="preserve"> </w:t>
      </w:r>
      <w:r>
        <w:rPr>
          <w:rFonts w:ascii="Arial" w:hAnsi="Arial" w:cs="Arial"/>
          <w:color w:val="000000" w:themeColor="text1"/>
        </w:rPr>
        <w:t xml:space="preserve">отклоняет сформированный </w:t>
      </w:r>
      <w:r w:rsidR="00E35DDF">
        <w:rPr>
          <w:rFonts w:ascii="Arial" w:hAnsi="Arial" w:cs="Arial"/>
          <w:color w:val="000000" w:themeColor="text1"/>
        </w:rPr>
        <w:t xml:space="preserve">среднесрочный </w:t>
      </w:r>
      <w:r w:rsidR="006C7C01">
        <w:rPr>
          <w:rFonts w:ascii="Arial" w:hAnsi="Arial" w:cs="Arial"/>
          <w:color w:val="000000" w:themeColor="text1"/>
        </w:rPr>
        <w:t>план</w:t>
      </w:r>
      <w:r w:rsidR="004571EB">
        <w:rPr>
          <w:rFonts w:ascii="Arial" w:hAnsi="Arial" w:cs="Arial"/>
          <w:color w:val="000000" w:themeColor="text1"/>
        </w:rPr>
        <w:t xml:space="preserve"> и бюджет</w:t>
      </w:r>
      <w:r w:rsidR="00E35DDF">
        <w:rPr>
          <w:rFonts w:ascii="Arial" w:hAnsi="Arial" w:cs="Arial"/>
          <w:color w:val="000000" w:themeColor="text1"/>
        </w:rPr>
        <w:t xml:space="preserve"> путем нажатия «Открыть повторно»</w:t>
      </w:r>
      <w:r>
        <w:rPr>
          <w:rFonts w:ascii="Arial" w:hAnsi="Arial" w:cs="Arial"/>
          <w:color w:val="000000" w:themeColor="text1"/>
        </w:rPr>
        <w:t>. При этом ввод комментария обязателен</w:t>
      </w:r>
      <w:r w:rsidRPr="0025707B">
        <w:rPr>
          <w:rFonts w:ascii="Arial" w:hAnsi="Arial" w:cs="Arial"/>
          <w:color w:val="000000" w:themeColor="text1"/>
        </w:rPr>
        <w:t xml:space="preserve">. </w:t>
      </w:r>
      <w:r>
        <w:rPr>
          <w:rFonts w:ascii="Arial" w:hAnsi="Arial" w:cs="Arial"/>
          <w:color w:val="000000" w:themeColor="text1"/>
        </w:rPr>
        <w:t xml:space="preserve">Отклонённый </w:t>
      </w:r>
      <w:r w:rsidR="00764D04">
        <w:rPr>
          <w:rFonts w:ascii="Arial" w:hAnsi="Arial" w:cs="Arial"/>
          <w:color w:val="000000" w:themeColor="text1"/>
        </w:rPr>
        <w:t>среднесрочный</w:t>
      </w:r>
      <w:r>
        <w:rPr>
          <w:rFonts w:ascii="Arial" w:hAnsi="Arial" w:cs="Arial"/>
          <w:color w:val="000000" w:themeColor="text1"/>
        </w:rPr>
        <w:t xml:space="preserve"> </w:t>
      </w:r>
      <w:r w:rsidR="006C7C01">
        <w:rPr>
          <w:rFonts w:ascii="Arial" w:hAnsi="Arial" w:cs="Arial"/>
          <w:color w:val="000000" w:themeColor="text1"/>
        </w:rPr>
        <w:t xml:space="preserve">план </w:t>
      </w:r>
      <w:r w:rsidR="008E5E43">
        <w:rPr>
          <w:rFonts w:ascii="Arial" w:hAnsi="Arial" w:cs="Arial"/>
          <w:color w:val="000000" w:themeColor="text1"/>
        </w:rPr>
        <w:t>и бюджет</w:t>
      </w:r>
      <w:r w:rsidR="00E35DDF">
        <w:rPr>
          <w:rFonts w:ascii="Arial" w:hAnsi="Arial" w:cs="Arial"/>
          <w:color w:val="000000" w:themeColor="text1"/>
        </w:rPr>
        <w:t xml:space="preserve"> </w:t>
      </w:r>
      <w:r w:rsidR="004571EB">
        <w:rPr>
          <w:rFonts w:ascii="Arial" w:hAnsi="Arial" w:cs="Arial"/>
          <w:color w:val="000000" w:themeColor="text1"/>
        </w:rPr>
        <w:t xml:space="preserve">возвращается </w:t>
      </w:r>
      <w:r w:rsidR="004571EB" w:rsidRPr="004571EB">
        <w:rPr>
          <w:rFonts w:ascii="Arial" w:hAnsi="Arial" w:cs="Arial"/>
          <w:color w:val="000000" w:themeColor="text1"/>
        </w:rPr>
        <w:t>на корректировку</w:t>
      </w:r>
      <w:r w:rsidR="00E35DDF">
        <w:rPr>
          <w:rFonts w:ascii="Arial" w:hAnsi="Arial" w:cs="Arial"/>
          <w:color w:val="000000" w:themeColor="text1"/>
        </w:rPr>
        <w:t xml:space="preserve"> </w:t>
      </w:r>
      <w:r w:rsidR="008E5E43">
        <w:rPr>
          <w:rFonts w:ascii="Arial" w:hAnsi="Arial" w:cs="Arial"/>
          <w:color w:val="000000" w:themeColor="text1"/>
        </w:rPr>
        <w:t>Техническому комитету УО</w:t>
      </w:r>
      <w:r w:rsidR="004571EB" w:rsidRPr="004571EB">
        <w:rPr>
          <w:rFonts w:ascii="Arial" w:hAnsi="Arial" w:cs="Arial"/>
          <w:color w:val="000000" w:themeColor="text1"/>
        </w:rPr>
        <w:t xml:space="preserve">. </w:t>
      </w:r>
      <w:r w:rsidR="008E5E43">
        <w:rPr>
          <w:rFonts w:ascii="Arial" w:hAnsi="Arial" w:cs="Arial"/>
          <w:color w:val="000000" w:themeColor="text1"/>
        </w:rPr>
        <w:t xml:space="preserve">Участники Технического комитета УО </w:t>
      </w:r>
      <w:r w:rsidR="004571EB" w:rsidRPr="004571EB">
        <w:rPr>
          <w:rFonts w:ascii="Arial" w:hAnsi="Arial" w:cs="Arial"/>
          <w:color w:val="000000" w:themeColor="text1"/>
        </w:rPr>
        <w:t>информиру</w:t>
      </w:r>
      <w:r w:rsidR="008E5E43">
        <w:rPr>
          <w:rFonts w:ascii="Arial" w:hAnsi="Arial" w:cs="Arial"/>
          <w:color w:val="000000" w:themeColor="text1"/>
        </w:rPr>
        <w:t>ю</w:t>
      </w:r>
      <w:r w:rsidR="004571EB" w:rsidRPr="004571EB">
        <w:rPr>
          <w:rFonts w:ascii="Arial" w:hAnsi="Arial" w:cs="Arial"/>
          <w:color w:val="000000" w:themeColor="text1"/>
        </w:rPr>
        <w:t>тся по электронной почте</w:t>
      </w:r>
      <w:r w:rsidR="0079329A">
        <w:rPr>
          <w:rFonts w:ascii="Arial" w:hAnsi="Arial" w:cs="Arial"/>
          <w:color w:val="000000" w:themeColor="text1"/>
        </w:rPr>
        <w:t>.</w:t>
      </w:r>
    </w:p>
    <w:p w14:paraId="2F2174CC" w14:textId="09E5FE3F" w:rsidR="00FD76BD" w:rsidRPr="006F63CE" w:rsidRDefault="00FD76BD" w:rsidP="00FD76BD">
      <w:pPr>
        <w:spacing w:after="240" w:line="276" w:lineRule="auto"/>
        <w:ind w:firstLine="567"/>
        <w:rPr>
          <w:rFonts w:ascii="Arial" w:hAnsi="Arial" w:cs="Arial"/>
          <w:color w:val="000000" w:themeColor="text1"/>
        </w:rPr>
      </w:pPr>
      <w:r>
        <w:rPr>
          <w:rFonts w:ascii="Arial" w:hAnsi="Arial" w:cs="Arial"/>
          <w:color w:val="000000" w:themeColor="text1"/>
        </w:rPr>
        <w:t xml:space="preserve">В ходе анализа </w:t>
      </w:r>
      <w:r w:rsidR="00764D04">
        <w:rPr>
          <w:rFonts w:ascii="Arial" w:hAnsi="Arial" w:cs="Arial"/>
          <w:color w:val="000000" w:themeColor="text1"/>
        </w:rPr>
        <w:t xml:space="preserve">среднесрочного </w:t>
      </w:r>
      <w:r w:rsidR="006C7C01">
        <w:rPr>
          <w:rFonts w:ascii="Arial" w:hAnsi="Arial" w:cs="Arial"/>
          <w:color w:val="000000" w:themeColor="text1"/>
        </w:rPr>
        <w:t xml:space="preserve">плана </w:t>
      </w:r>
      <w:r w:rsidR="004571EB">
        <w:rPr>
          <w:rFonts w:ascii="Arial" w:hAnsi="Arial" w:cs="Arial"/>
          <w:color w:val="000000" w:themeColor="text1"/>
        </w:rPr>
        <w:t xml:space="preserve">и бюджета </w:t>
      </w:r>
      <w:r>
        <w:rPr>
          <w:rFonts w:ascii="Arial" w:hAnsi="Arial" w:cs="Arial"/>
          <w:color w:val="000000" w:themeColor="text1"/>
        </w:rPr>
        <w:t xml:space="preserve">воздействий </w:t>
      </w:r>
      <w:r w:rsidR="004571EB">
        <w:rPr>
          <w:rFonts w:ascii="Arial" w:hAnsi="Arial" w:cs="Arial"/>
          <w:color w:val="000000" w:themeColor="text1"/>
        </w:rPr>
        <w:t>Главным</w:t>
      </w:r>
      <w:r w:rsidR="004571EB" w:rsidRPr="004571EB">
        <w:rPr>
          <w:rFonts w:ascii="Arial" w:hAnsi="Arial" w:cs="Arial"/>
          <w:color w:val="000000" w:themeColor="text1"/>
        </w:rPr>
        <w:t xml:space="preserve"> специалист</w:t>
      </w:r>
      <w:r w:rsidR="004571EB">
        <w:rPr>
          <w:rFonts w:ascii="Arial" w:hAnsi="Arial" w:cs="Arial"/>
          <w:color w:val="000000" w:themeColor="text1"/>
        </w:rPr>
        <w:t>ом</w:t>
      </w:r>
      <w:r w:rsidR="004571EB" w:rsidRPr="004571EB">
        <w:rPr>
          <w:rFonts w:ascii="Arial" w:hAnsi="Arial" w:cs="Arial"/>
          <w:color w:val="000000" w:themeColor="text1"/>
        </w:rPr>
        <w:t xml:space="preserve"> ТОиР УК</w:t>
      </w:r>
      <w:r w:rsidR="006C7C01" w:rsidRPr="006C7C01">
        <w:rPr>
          <w:rFonts w:ascii="Arial" w:hAnsi="Arial" w:cs="Arial"/>
          <w:color w:val="000000" w:themeColor="text1"/>
        </w:rPr>
        <w:t xml:space="preserve"> </w:t>
      </w:r>
      <w:r>
        <w:rPr>
          <w:rFonts w:ascii="Arial" w:hAnsi="Arial" w:cs="Arial"/>
          <w:color w:val="000000" w:themeColor="text1"/>
        </w:rPr>
        <w:t xml:space="preserve">готовится внесистемный документ «Экспертиза </w:t>
      </w:r>
      <w:r w:rsidR="00764D04">
        <w:rPr>
          <w:rFonts w:ascii="Arial" w:hAnsi="Arial" w:cs="Arial"/>
          <w:color w:val="000000" w:themeColor="text1"/>
        </w:rPr>
        <w:t>по анализу среднесрочного плана проектов</w:t>
      </w:r>
      <w:r>
        <w:rPr>
          <w:rFonts w:ascii="Arial" w:hAnsi="Arial" w:cs="Arial"/>
          <w:color w:val="000000" w:themeColor="text1"/>
        </w:rPr>
        <w:t xml:space="preserve">», который сопровождает корректировку </w:t>
      </w:r>
      <w:r w:rsidR="006C7C01">
        <w:rPr>
          <w:rFonts w:ascii="Arial" w:hAnsi="Arial" w:cs="Arial"/>
          <w:color w:val="000000" w:themeColor="text1"/>
        </w:rPr>
        <w:t xml:space="preserve">плана </w:t>
      </w:r>
      <w:r>
        <w:rPr>
          <w:rFonts w:ascii="Arial" w:hAnsi="Arial" w:cs="Arial"/>
          <w:color w:val="000000" w:themeColor="text1"/>
        </w:rPr>
        <w:t xml:space="preserve">в случае отклонения последнего, или используется при его рассмотрении </w:t>
      </w:r>
      <w:r w:rsidR="006C7C01">
        <w:rPr>
          <w:rFonts w:ascii="Arial" w:hAnsi="Arial" w:cs="Arial"/>
          <w:color w:val="000000" w:themeColor="text1"/>
        </w:rPr>
        <w:t xml:space="preserve">Техническим </w:t>
      </w:r>
      <w:r>
        <w:rPr>
          <w:rFonts w:ascii="Arial" w:hAnsi="Arial" w:cs="Arial"/>
          <w:color w:val="000000" w:themeColor="text1"/>
        </w:rPr>
        <w:t>комитетом управляющей компании.</w:t>
      </w:r>
    </w:p>
    <w:p w14:paraId="318A74D3" w14:textId="77777777" w:rsidR="006E78E6" w:rsidRDefault="006E78E6" w:rsidP="006E78E6">
      <w:pPr>
        <w:spacing w:after="240" w:line="276" w:lineRule="auto"/>
        <w:ind w:firstLine="567"/>
        <w:rPr>
          <w:rFonts w:ascii="Arial" w:hAnsi="Arial" w:cs="Arial"/>
          <w:color w:val="000000" w:themeColor="text1"/>
        </w:rPr>
      </w:pPr>
    </w:p>
    <w:p w14:paraId="01904F2F" w14:textId="6D442DE4" w:rsidR="001B5F20" w:rsidRPr="009936BB" w:rsidRDefault="001B5F20" w:rsidP="001B5F20">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B67411">
        <w:rPr>
          <w:rFonts w:eastAsiaTheme="majorEastAsia" w:cstheme="majorBidi"/>
          <w:b/>
          <w:i w:val="0"/>
          <w:caps w:val="0"/>
          <w:sz w:val="24"/>
          <w:szCs w:val="24"/>
        </w:rPr>
        <w:t>11</w:t>
      </w:r>
      <w:r w:rsidRPr="009936BB">
        <w:rPr>
          <w:rFonts w:eastAsiaTheme="majorEastAsia" w:cstheme="majorBidi"/>
          <w:b/>
          <w:i w:val="0"/>
          <w:caps w:val="0"/>
          <w:sz w:val="24"/>
          <w:szCs w:val="24"/>
        </w:rPr>
        <w:t xml:space="preserve">0 </w:t>
      </w:r>
      <w:r w:rsidR="004529F4">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sidR="004529F4">
        <w:rPr>
          <w:rFonts w:eastAsiaTheme="majorEastAsia" w:cstheme="majorBidi"/>
          <w:b/>
          <w:i w:val="0"/>
          <w:caps w:val="0"/>
          <w:sz w:val="24"/>
          <w:szCs w:val="24"/>
        </w:rPr>
        <w:t>Подтверждение рассмотрения</w:t>
      </w:r>
      <w:r w:rsidRPr="00954B79">
        <w:rPr>
          <w:rFonts w:eastAsiaTheme="majorEastAsia" w:cstheme="majorBidi"/>
          <w:b/>
          <w:i w:val="0"/>
          <w:caps w:val="0"/>
          <w:sz w:val="24"/>
          <w:szCs w:val="24"/>
        </w:rPr>
        <w:t xml:space="preserve"> </w:t>
      </w:r>
      <w:r>
        <w:rPr>
          <w:rFonts w:eastAsiaTheme="majorEastAsia" w:cstheme="majorBidi"/>
          <w:b/>
          <w:i w:val="0"/>
          <w:caps w:val="0"/>
          <w:sz w:val="24"/>
          <w:szCs w:val="24"/>
        </w:rPr>
        <w:t xml:space="preserve">среднесрочного </w:t>
      </w:r>
      <w:r w:rsidRPr="00954B79">
        <w:rPr>
          <w:rFonts w:eastAsiaTheme="majorEastAsia" w:cstheme="majorBidi"/>
          <w:b/>
          <w:i w:val="0"/>
          <w:caps w:val="0"/>
          <w:sz w:val="24"/>
          <w:szCs w:val="24"/>
        </w:rPr>
        <w:t>плана и бюджета воздействий на ПА Техническим комитетом УК</w:t>
      </w:r>
    </w:p>
    <w:p w14:paraId="183A754D" w14:textId="77777777" w:rsidR="001B5F20" w:rsidRDefault="001B5F20" w:rsidP="001B5F20">
      <w:pPr>
        <w:spacing w:after="240" w:line="276" w:lineRule="auto"/>
        <w:ind w:firstLine="567"/>
        <w:rPr>
          <w:rFonts w:ascii="Arial" w:hAnsi="Arial" w:cs="Arial"/>
          <w:color w:val="000000" w:themeColor="text1"/>
        </w:rPr>
      </w:pPr>
      <w:r>
        <w:rPr>
          <w:rFonts w:ascii="Arial" w:hAnsi="Arial" w:cs="Arial"/>
          <w:color w:val="000000" w:themeColor="text1"/>
        </w:rPr>
        <w:t>Участники Технического комитета УК получат оповещение по электронной почте о необходимости выполнить свои шаги.</w:t>
      </w:r>
    </w:p>
    <w:p w14:paraId="15B2B96F" w14:textId="31A7E2E5" w:rsidR="001B5F20" w:rsidRDefault="001B5F20" w:rsidP="001B5F20">
      <w:pPr>
        <w:spacing w:after="240" w:line="276" w:lineRule="auto"/>
        <w:ind w:firstLine="567"/>
        <w:rPr>
          <w:rFonts w:ascii="Arial" w:hAnsi="Arial" w:cs="Arial"/>
          <w:color w:val="000000" w:themeColor="text1"/>
        </w:rPr>
      </w:pPr>
      <w:r>
        <w:rPr>
          <w:rFonts w:ascii="Arial" w:hAnsi="Arial" w:cs="Arial"/>
          <w:color w:val="000000" w:themeColor="text1"/>
        </w:rPr>
        <w:t xml:space="preserve">По аналогии с реализацией рассмотрения </w:t>
      </w:r>
      <w:r w:rsidR="00BC4579">
        <w:rPr>
          <w:rFonts w:ascii="Arial" w:hAnsi="Arial" w:cs="Arial"/>
          <w:color w:val="000000" w:themeColor="text1"/>
        </w:rPr>
        <w:t>среднесрочных</w:t>
      </w:r>
      <w:r w:rsidR="00642D90">
        <w:rPr>
          <w:rFonts w:ascii="Arial" w:hAnsi="Arial" w:cs="Arial"/>
          <w:color w:val="000000" w:themeColor="text1"/>
        </w:rPr>
        <w:t xml:space="preserve"> </w:t>
      </w:r>
      <w:r>
        <w:rPr>
          <w:rFonts w:ascii="Arial" w:hAnsi="Arial" w:cs="Arial"/>
          <w:color w:val="000000" w:themeColor="text1"/>
        </w:rPr>
        <w:t>планов и бюджетов воздействий на ПА Техническим комитетом УО, участники Технического комитета УК будут назначены в качестве соисполнителей по данному шагу. Будет настроена группа пользователей, в которую будут включены учётные записи участников комитета. Данная группа будет указа</w:t>
      </w:r>
      <w:r w:rsidR="00BC4579">
        <w:rPr>
          <w:rFonts w:ascii="Arial" w:hAnsi="Arial" w:cs="Arial"/>
          <w:color w:val="000000" w:themeColor="text1"/>
        </w:rPr>
        <w:t>на в качестве исполнителя шага.</w:t>
      </w:r>
    </w:p>
    <w:p w14:paraId="166D4ED8" w14:textId="488C175A" w:rsidR="004529F4" w:rsidRDefault="004529F4" w:rsidP="001B5F20">
      <w:pPr>
        <w:spacing w:after="240" w:line="276" w:lineRule="auto"/>
        <w:ind w:firstLine="567"/>
        <w:rPr>
          <w:rFonts w:ascii="Arial" w:hAnsi="Arial" w:cs="Arial"/>
          <w:color w:val="000000" w:themeColor="text1"/>
        </w:rPr>
      </w:pPr>
      <w:r>
        <w:rPr>
          <w:rFonts w:ascii="Arial" w:hAnsi="Arial" w:cs="Arial"/>
          <w:color w:val="000000" w:themeColor="text1"/>
        </w:rPr>
        <w:t>Рассмотрение среднесрочного плана и бюджета воздействий на ПА Техническим комитетом УК осуществляется совместно с годовым бюджетом воздействий на ПА.</w:t>
      </w:r>
    </w:p>
    <w:p w14:paraId="0480879F" w14:textId="008AF5D1" w:rsidR="001B5F20" w:rsidRDefault="001B5F20" w:rsidP="001B5F20">
      <w:pPr>
        <w:spacing w:after="240" w:line="276" w:lineRule="auto"/>
        <w:ind w:firstLine="567"/>
        <w:rPr>
          <w:rFonts w:ascii="Arial" w:hAnsi="Arial" w:cs="Arial"/>
          <w:color w:val="000000" w:themeColor="text1"/>
        </w:rPr>
      </w:pPr>
      <w:r>
        <w:rPr>
          <w:rFonts w:ascii="Arial" w:hAnsi="Arial" w:cs="Arial"/>
          <w:color w:val="000000" w:themeColor="text1"/>
        </w:rPr>
        <w:t xml:space="preserve">В роли проверяющего будет выступать </w:t>
      </w:r>
      <w:r w:rsidR="00755D79">
        <w:rPr>
          <w:rFonts w:ascii="Arial" w:hAnsi="Arial" w:cs="Arial"/>
          <w:color w:val="000000" w:themeColor="text1"/>
        </w:rPr>
        <w:t xml:space="preserve">Старший </w:t>
      </w:r>
      <w:r>
        <w:rPr>
          <w:rFonts w:ascii="Arial" w:hAnsi="Arial" w:cs="Arial"/>
          <w:color w:val="000000" w:themeColor="text1"/>
        </w:rPr>
        <w:t>Вице-президент БП и ТП УК. По результатам заседания Технического комитета УК им будет вынесено решение об отклонении или утверждении</w:t>
      </w:r>
      <w:r w:rsidR="00BC4579">
        <w:rPr>
          <w:rFonts w:ascii="Arial" w:hAnsi="Arial" w:cs="Arial"/>
          <w:color w:val="000000" w:themeColor="text1"/>
        </w:rPr>
        <w:t xml:space="preserve"> среднесрочного</w:t>
      </w:r>
      <w:r>
        <w:rPr>
          <w:rFonts w:ascii="Arial" w:hAnsi="Arial" w:cs="Arial"/>
          <w:color w:val="000000" w:themeColor="text1"/>
        </w:rPr>
        <w:t xml:space="preserve"> бюджета воздействий на ПА БЕ.</w:t>
      </w:r>
      <w:r w:rsidR="00642D90">
        <w:rPr>
          <w:rFonts w:ascii="Arial" w:hAnsi="Arial" w:cs="Arial"/>
          <w:color w:val="000000" w:themeColor="text1"/>
        </w:rPr>
        <w:t xml:space="preserve"> </w:t>
      </w:r>
    </w:p>
    <w:p w14:paraId="51DF81A4" w14:textId="227A53ED" w:rsidR="001B5F20" w:rsidRDefault="001B5F20" w:rsidP="001B5F20">
      <w:pPr>
        <w:spacing w:after="240" w:line="276" w:lineRule="auto"/>
        <w:ind w:firstLine="567"/>
        <w:rPr>
          <w:rFonts w:ascii="Arial" w:hAnsi="Arial" w:cs="Arial"/>
          <w:color w:val="000000" w:themeColor="text1"/>
        </w:rPr>
      </w:pPr>
      <w:r>
        <w:rPr>
          <w:rFonts w:ascii="Arial" w:hAnsi="Arial" w:cs="Arial"/>
          <w:color w:val="000000" w:themeColor="text1"/>
        </w:rPr>
        <w:t xml:space="preserve">Для поддержания шага процесса будет </w:t>
      </w:r>
      <w:r w:rsidRPr="007E0B33">
        <w:rPr>
          <w:rFonts w:ascii="Arial" w:hAnsi="Arial" w:cs="Arial"/>
          <w:color w:val="000000" w:themeColor="text1"/>
        </w:rPr>
        <w:t xml:space="preserve">реализован аналитический отчёт в </w:t>
      </w:r>
      <w:r>
        <w:rPr>
          <w:rFonts w:ascii="Arial" w:hAnsi="Arial" w:cs="Arial"/>
          <w:color w:val="000000" w:themeColor="text1"/>
          <w:lang w:val="en-US"/>
        </w:rPr>
        <w:t>SAP</w:t>
      </w:r>
      <w:r w:rsidRPr="00494ECB">
        <w:rPr>
          <w:rFonts w:ascii="Arial" w:hAnsi="Arial" w:cs="Arial"/>
          <w:color w:val="000000" w:themeColor="text1"/>
        </w:rPr>
        <w:t xml:space="preserve"> </w:t>
      </w:r>
      <w:r w:rsidRPr="007E0B33">
        <w:rPr>
          <w:rFonts w:ascii="Arial" w:hAnsi="Arial" w:cs="Arial"/>
          <w:color w:val="000000" w:themeColor="text1"/>
        </w:rPr>
        <w:t>Analysis for Excel</w:t>
      </w:r>
      <w:r>
        <w:rPr>
          <w:rFonts w:ascii="Arial" w:hAnsi="Arial" w:cs="Arial"/>
          <w:color w:val="000000" w:themeColor="text1"/>
        </w:rPr>
        <w:t xml:space="preserve"> (код </w:t>
      </w:r>
      <w:r w:rsidR="00642D90">
        <w:rPr>
          <w:rFonts w:ascii="Arial" w:hAnsi="Arial" w:cs="Arial"/>
          <w:color w:val="000000" w:themeColor="text1"/>
        </w:rPr>
        <w:t>MCB08-02</w:t>
      </w:r>
      <w:r w:rsidRPr="009936BB">
        <w:rPr>
          <w:rFonts w:ascii="Arial" w:hAnsi="Arial" w:cs="Arial"/>
          <w:color w:val="000000" w:themeColor="text1"/>
        </w:rPr>
        <w:t xml:space="preserve"> </w:t>
      </w:r>
      <w:r>
        <w:rPr>
          <w:rFonts w:ascii="Arial" w:hAnsi="Arial" w:cs="Arial"/>
          <w:color w:val="000000" w:themeColor="text1"/>
        </w:rPr>
        <w:t>в реестре разработок, описание в разделе 5.10 настоящего КД)</w:t>
      </w:r>
      <w:r w:rsidRPr="007E0B33">
        <w:rPr>
          <w:rFonts w:ascii="Arial" w:hAnsi="Arial" w:cs="Arial"/>
          <w:color w:val="000000" w:themeColor="text1"/>
        </w:rPr>
        <w:t>.</w:t>
      </w:r>
    </w:p>
    <w:p w14:paraId="067D4C7B" w14:textId="0B3E6465" w:rsidR="001B5F20" w:rsidRDefault="001B5F20" w:rsidP="001B5F20">
      <w:pPr>
        <w:spacing w:after="240" w:line="276" w:lineRule="auto"/>
        <w:ind w:firstLine="567"/>
        <w:rPr>
          <w:rFonts w:ascii="Arial" w:hAnsi="Arial" w:cs="Arial"/>
          <w:color w:val="000000" w:themeColor="text1"/>
        </w:rPr>
      </w:pPr>
      <w:r>
        <w:rPr>
          <w:rFonts w:ascii="Arial" w:hAnsi="Arial" w:cs="Arial"/>
          <w:color w:val="000000" w:themeColor="text1"/>
        </w:rPr>
        <w:t>Отклонение планов и бюджетов воздействий на ПА приведёт к возврату их на доработку</w:t>
      </w:r>
      <w:r w:rsidR="00AF3A28">
        <w:rPr>
          <w:rFonts w:ascii="Arial" w:hAnsi="Arial" w:cs="Arial"/>
          <w:color w:val="000000" w:themeColor="text1"/>
        </w:rPr>
        <w:t xml:space="preserve"> к пре</w:t>
      </w:r>
      <w:r w:rsidR="001E4DEE">
        <w:rPr>
          <w:rFonts w:ascii="Arial" w:hAnsi="Arial" w:cs="Arial"/>
          <w:color w:val="000000" w:themeColor="text1"/>
        </w:rPr>
        <w:t>дыдущему исполнителю – Главным специалистам ТОиР УК</w:t>
      </w:r>
      <w:r>
        <w:rPr>
          <w:rFonts w:ascii="Arial" w:hAnsi="Arial" w:cs="Arial"/>
          <w:color w:val="000000" w:themeColor="text1"/>
        </w:rPr>
        <w:t xml:space="preserve">. </w:t>
      </w:r>
      <w:r w:rsidRPr="005D4506">
        <w:rPr>
          <w:rFonts w:ascii="Arial" w:hAnsi="Arial" w:cs="Arial"/>
          <w:color w:val="000000" w:themeColor="text1"/>
        </w:rPr>
        <w:t xml:space="preserve">При этом в комментарии </w:t>
      </w:r>
      <w:r>
        <w:rPr>
          <w:rFonts w:ascii="Arial" w:hAnsi="Arial" w:cs="Arial"/>
          <w:color w:val="000000" w:themeColor="text1"/>
        </w:rPr>
        <w:t>у</w:t>
      </w:r>
      <w:r w:rsidRPr="005D4506">
        <w:rPr>
          <w:rFonts w:ascii="Arial" w:hAnsi="Arial" w:cs="Arial"/>
          <w:color w:val="000000" w:themeColor="text1"/>
        </w:rPr>
        <w:t>казывается причина отклонения</w:t>
      </w:r>
      <w:r>
        <w:rPr>
          <w:rFonts w:ascii="Arial" w:hAnsi="Arial" w:cs="Arial"/>
          <w:color w:val="000000" w:themeColor="text1"/>
        </w:rPr>
        <w:t>.</w:t>
      </w:r>
      <w:r w:rsidR="00642D90">
        <w:rPr>
          <w:rFonts w:ascii="Arial" w:hAnsi="Arial" w:cs="Arial"/>
          <w:color w:val="000000" w:themeColor="text1"/>
        </w:rPr>
        <w:t xml:space="preserve"> Корректировка среднесрочного плана и бюджета воздействий на ПА предполагает</w:t>
      </w:r>
      <w:r w:rsidR="00642D90" w:rsidRPr="00E758E0">
        <w:rPr>
          <w:rFonts w:ascii="Arial" w:hAnsi="Arial" w:cs="Arial"/>
          <w:color w:val="000000" w:themeColor="text1"/>
        </w:rPr>
        <w:t xml:space="preserve"> </w:t>
      </w:r>
      <w:r w:rsidR="00642D90">
        <w:rPr>
          <w:rFonts w:ascii="Arial" w:hAnsi="Arial" w:cs="Arial"/>
          <w:color w:val="000000" w:themeColor="text1"/>
        </w:rPr>
        <w:t>изменение пользователем</w:t>
      </w:r>
      <w:r w:rsidR="00F17404">
        <w:rPr>
          <w:rFonts w:ascii="Arial" w:hAnsi="Arial" w:cs="Arial"/>
          <w:color w:val="000000" w:themeColor="text1"/>
        </w:rPr>
        <w:t xml:space="preserve"> на уровне БЕ</w:t>
      </w:r>
      <w:r w:rsidR="00642D90">
        <w:rPr>
          <w:rFonts w:ascii="Arial" w:hAnsi="Arial" w:cs="Arial"/>
          <w:color w:val="000000" w:themeColor="text1"/>
        </w:rPr>
        <w:t xml:space="preserve"> данных по </w:t>
      </w:r>
      <w:r w:rsidR="007C72D9">
        <w:rPr>
          <w:rFonts w:ascii="Arial" w:hAnsi="Arial" w:cs="Arial"/>
          <w:color w:val="000000" w:themeColor="text1"/>
        </w:rPr>
        <w:t xml:space="preserve">заказам ТОРО и </w:t>
      </w:r>
      <w:r w:rsidR="00642D90">
        <w:rPr>
          <w:rFonts w:ascii="Arial" w:hAnsi="Arial" w:cs="Arial"/>
          <w:color w:val="000000" w:themeColor="text1"/>
        </w:rPr>
        <w:t>планам ППР и повторение процедуры формирования бюджета.</w:t>
      </w:r>
    </w:p>
    <w:p w14:paraId="31694D8D" w14:textId="5132CB77" w:rsidR="00D7362B" w:rsidRDefault="00D7362B">
      <w:pPr>
        <w:spacing w:after="240" w:line="276" w:lineRule="auto"/>
        <w:ind w:firstLine="567"/>
        <w:rPr>
          <w:ins w:id="1054" w:author="Попова Дарья Николаевна (Подрядчик. ООО БерингПойнт)" w:date="2021-09-15T16:32:00Z"/>
          <w:rFonts w:ascii="Arial" w:hAnsi="Arial" w:cs="Arial"/>
          <w:color w:val="000000" w:themeColor="text1"/>
        </w:rPr>
      </w:pPr>
      <w:ins w:id="1055" w:author="Попова Дарья Николаевна (Подрядчик. ООО БерингПойнт)" w:date="2021-09-15T16:32:00Z">
        <w:r>
          <w:rPr>
            <w:rFonts w:ascii="Arial" w:hAnsi="Arial" w:cs="Arial"/>
            <w:color w:val="000000" w:themeColor="text1"/>
          </w:rPr>
          <w:t xml:space="preserve">Отклонение или утверждение плана и бюджета воздействий на ПА вносится </w:t>
        </w:r>
        <w:r w:rsidRPr="00AC52DE">
          <w:rPr>
            <w:rFonts w:ascii="Arial" w:hAnsi="Arial" w:cs="Arial"/>
            <w:color w:val="000000" w:themeColor="text1"/>
          </w:rPr>
          <w:t>Согласующим Технического комитета</w:t>
        </w:r>
        <w:r>
          <w:rPr>
            <w:rFonts w:ascii="Arial" w:hAnsi="Arial" w:cs="Arial"/>
            <w:color w:val="000000" w:themeColor="text1"/>
          </w:rPr>
          <w:t xml:space="preserve"> УК.</w:t>
        </w:r>
      </w:ins>
    </w:p>
    <w:p w14:paraId="0FEBC907" w14:textId="007C08C6" w:rsidR="001B5F20" w:rsidRDefault="001B5F20" w:rsidP="001B5F20">
      <w:pPr>
        <w:spacing w:after="240" w:line="276" w:lineRule="auto"/>
        <w:ind w:firstLine="567"/>
        <w:rPr>
          <w:rFonts w:ascii="Arial" w:hAnsi="Arial" w:cs="Arial"/>
          <w:color w:val="000000" w:themeColor="text1"/>
        </w:rPr>
      </w:pPr>
      <w:r>
        <w:rPr>
          <w:rFonts w:ascii="Arial" w:hAnsi="Arial" w:cs="Arial"/>
          <w:color w:val="000000" w:themeColor="text1"/>
        </w:rPr>
        <w:t>В процессе рассмотрения бюджета воздействий на ПА Технический комитет УК используют в том числе и «бумажные» документы, подготовленные на предыдущих шагах процесса. К ним относятся: «</w:t>
      </w:r>
      <w:r w:rsidR="00642D90">
        <w:rPr>
          <w:rFonts w:ascii="Arial" w:hAnsi="Arial" w:cs="Arial"/>
          <w:color w:val="000000" w:themeColor="text1"/>
        </w:rPr>
        <w:t>Экспертиза проектов</w:t>
      </w:r>
      <w:r>
        <w:rPr>
          <w:rFonts w:ascii="Arial" w:hAnsi="Arial" w:cs="Arial"/>
          <w:color w:val="000000" w:themeColor="text1"/>
        </w:rPr>
        <w:t xml:space="preserve"> </w:t>
      </w:r>
      <w:r w:rsidR="00642D90">
        <w:rPr>
          <w:rFonts w:ascii="Arial" w:hAnsi="Arial" w:cs="Arial"/>
          <w:color w:val="000000" w:themeColor="text1"/>
        </w:rPr>
        <w:t>среднесрочного</w:t>
      </w:r>
      <w:r>
        <w:rPr>
          <w:rFonts w:ascii="Arial" w:hAnsi="Arial" w:cs="Arial"/>
          <w:color w:val="000000" w:themeColor="text1"/>
        </w:rPr>
        <w:t xml:space="preserve"> плана и бюджета воздействий на ПА», протоколы заседаний Технических комитетов бизнес-единиц.</w:t>
      </w:r>
    </w:p>
    <w:p w14:paraId="638BC9D0" w14:textId="77777777" w:rsidR="001B5F20" w:rsidRPr="00562D49" w:rsidRDefault="001B5F20" w:rsidP="001B5F20">
      <w:pPr>
        <w:spacing w:after="240" w:line="276" w:lineRule="auto"/>
        <w:ind w:firstLine="567"/>
        <w:rPr>
          <w:rFonts w:ascii="Arial" w:hAnsi="Arial" w:cs="Arial"/>
          <w:color w:val="000000" w:themeColor="text1"/>
        </w:rPr>
      </w:pPr>
      <w:r>
        <w:rPr>
          <w:rFonts w:ascii="Arial" w:hAnsi="Arial" w:cs="Arial"/>
          <w:color w:val="000000" w:themeColor="text1"/>
        </w:rPr>
        <w:t>Решение комитета УК в отношении принятия или отклонения планов и бюджетов воздействий на ПА оформляется в виде протокола заседания согласующего органа. Если бюджет принимается, что готовится его бумажный вариант за подписью участников процесса согласования.</w:t>
      </w:r>
    </w:p>
    <w:p w14:paraId="03B8811F" w14:textId="5A789745" w:rsidR="0001133C" w:rsidRPr="00821BA2" w:rsidRDefault="0001133C" w:rsidP="0001133C">
      <w:pPr>
        <w:pStyle w:val="4"/>
        <w:spacing w:after="120"/>
        <w:ind w:left="862" w:hanging="862"/>
        <w:rPr>
          <w:rFonts w:eastAsiaTheme="majorEastAsia" w:cstheme="majorBidi"/>
          <w:b/>
          <w:i w:val="0"/>
          <w:caps w:val="0"/>
          <w:sz w:val="24"/>
          <w:szCs w:val="24"/>
        </w:rPr>
      </w:pPr>
      <w:r w:rsidRPr="00821BA2">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130</w:t>
      </w:r>
      <w:r w:rsidRPr="00821BA2">
        <w:rPr>
          <w:rFonts w:eastAsiaTheme="majorEastAsia" w:cstheme="majorBidi"/>
          <w:b/>
          <w:i w:val="0"/>
          <w:caps w:val="0"/>
          <w:sz w:val="24"/>
          <w:szCs w:val="24"/>
        </w:rPr>
        <w:t xml:space="preserve"> - Доведение утверждённого среднесрочного плана </w:t>
      </w:r>
      <w:r w:rsidR="00FB1176">
        <w:rPr>
          <w:rFonts w:eastAsiaTheme="majorEastAsia" w:cstheme="majorBidi"/>
          <w:b/>
          <w:i w:val="0"/>
          <w:caps w:val="0"/>
          <w:sz w:val="24"/>
          <w:szCs w:val="24"/>
        </w:rPr>
        <w:t>и бюджета воздействий</w:t>
      </w:r>
      <w:r w:rsidRPr="00821BA2">
        <w:rPr>
          <w:rFonts w:eastAsiaTheme="majorEastAsia" w:cstheme="majorBidi"/>
          <w:b/>
          <w:i w:val="0"/>
          <w:caps w:val="0"/>
          <w:sz w:val="24"/>
          <w:szCs w:val="24"/>
        </w:rPr>
        <w:t xml:space="preserve"> до БЕ для исполнения</w:t>
      </w:r>
    </w:p>
    <w:p w14:paraId="583E34E9" w14:textId="3E35339F" w:rsidR="0001133C" w:rsidRDefault="0001133C" w:rsidP="0001133C">
      <w:pPr>
        <w:spacing w:after="240" w:line="276" w:lineRule="auto"/>
        <w:ind w:firstLine="567"/>
        <w:rPr>
          <w:rFonts w:ascii="Arial" w:hAnsi="Arial" w:cs="Arial"/>
          <w:color w:val="000000" w:themeColor="text1"/>
        </w:rPr>
      </w:pPr>
      <w:r w:rsidRPr="00821BA2">
        <w:rPr>
          <w:rFonts w:ascii="Arial" w:hAnsi="Arial" w:cs="Arial"/>
          <w:color w:val="000000" w:themeColor="text1"/>
        </w:rPr>
        <w:t xml:space="preserve">Вне системы </w:t>
      </w:r>
      <w:r>
        <w:rPr>
          <w:rFonts w:ascii="Arial" w:hAnsi="Arial" w:cs="Arial"/>
          <w:color w:val="000000" w:themeColor="text1"/>
        </w:rPr>
        <w:t>по электронной почте</w:t>
      </w:r>
      <w:r w:rsidRPr="00821BA2">
        <w:rPr>
          <w:rFonts w:ascii="Arial" w:hAnsi="Arial" w:cs="Arial"/>
          <w:color w:val="000000" w:themeColor="text1"/>
        </w:rPr>
        <w:t xml:space="preserve"> </w:t>
      </w:r>
      <w:r>
        <w:rPr>
          <w:rFonts w:ascii="Arial" w:hAnsi="Arial" w:cs="Arial"/>
          <w:color w:val="000000" w:themeColor="text1"/>
        </w:rPr>
        <w:t>Планировщик бюджета УА УК</w:t>
      </w:r>
      <w:r w:rsidRPr="00821BA2">
        <w:rPr>
          <w:rFonts w:ascii="Arial" w:hAnsi="Arial" w:cs="Arial"/>
          <w:color w:val="000000" w:themeColor="text1"/>
        </w:rPr>
        <w:t xml:space="preserve"> доводит утверждённый среднесрочный </w:t>
      </w:r>
      <w:r>
        <w:rPr>
          <w:rFonts w:ascii="Arial" w:hAnsi="Arial" w:cs="Arial"/>
          <w:color w:val="000000" w:themeColor="text1"/>
        </w:rPr>
        <w:t>план</w:t>
      </w:r>
      <w:r w:rsidRPr="00821BA2">
        <w:rPr>
          <w:rFonts w:ascii="Arial" w:hAnsi="Arial" w:cs="Arial"/>
          <w:color w:val="000000" w:themeColor="text1"/>
        </w:rPr>
        <w:t xml:space="preserve"> </w:t>
      </w:r>
      <w:r w:rsidR="00FB1176">
        <w:rPr>
          <w:rFonts w:ascii="Arial" w:hAnsi="Arial" w:cs="Arial"/>
          <w:color w:val="000000" w:themeColor="text1"/>
        </w:rPr>
        <w:t xml:space="preserve">и бюджет </w:t>
      </w:r>
      <w:r w:rsidRPr="00821BA2">
        <w:rPr>
          <w:rFonts w:ascii="Arial" w:hAnsi="Arial" w:cs="Arial"/>
          <w:color w:val="000000" w:themeColor="text1"/>
        </w:rPr>
        <w:t>воздей</w:t>
      </w:r>
      <w:r>
        <w:rPr>
          <w:rFonts w:ascii="Arial" w:hAnsi="Arial" w:cs="Arial"/>
          <w:color w:val="000000" w:themeColor="text1"/>
        </w:rPr>
        <w:t xml:space="preserve">ствий на производственные активы до исполнителей на уровне бизнес-единиц. О получении бюджета исполнители на бизнес-единицах информируют </w:t>
      </w:r>
      <w:r w:rsidRPr="00EF3885">
        <w:rPr>
          <w:rFonts w:ascii="Arial" w:hAnsi="Arial" w:cs="Arial"/>
          <w:color w:val="000000" w:themeColor="text1"/>
        </w:rPr>
        <w:t>Планировщик</w:t>
      </w:r>
      <w:r>
        <w:rPr>
          <w:rFonts w:ascii="Arial" w:hAnsi="Arial" w:cs="Arial"/>
          <w:color w:val="000000" w:themeColor="text1"/>
        </w:rPr>
        <w:t>а</w:t>
      </w:r>
      <w:r w:rsidRPr="00EF3885">
        <w:rPr>
          <w:rFonts w:ascii="Arial" w:hAnsi="Arial" w:cs="Arial"/>
          <w:color w:val="000000" w:themeColor="text1"/>
        </w:rPr>
        <w:t xml:space="preserve"> бюджета УА УК</w:t>
      </w:r>
      <w:r>
        <w:rPr>
          <w:rFonts w:ascii="Arial" w:hAnsi="Arial" w:cs="Arial"/>
          <w:color w:val="000000" w:themeColor="text1"/>
        </w:rPr>
        <w:t xml:space="preserve"> </w:t>
      </w:r>
      <w:r w:rsidRPr="00EF3885">
        <w:rPr>
          <w:rFonts w:ascii="Arial" w:hAnsi="Arial" w:cs="Arial"/>
          <w:color w:val="000000" w:themeColor="text1"/>
        </w:rPr>
        <w:t xml:space="preserve">по электронной почте вне </w:t>
      </w:r>
      <w:r>
        <w:rPr>
          <w:rFonts w:ascii="Arial" w:hAnsi="Arial" w:cs="Arial"/>
          <w:color w:val="000000" w:themeColor="text1"/>
        </w:rPr>
        <w:t>системы.</w:t>
      </w:r>
    </w:p>
    <w:p w14:paraId="6580C6C1" w14:textId="77777777" w:rsidR="0001133C" w:rsidRDefault="0001133C" w:rsidP="0001133C">
      <w:pPr>
        <w:spacing w:after="240" w:line="276" w:lineRule="auto"/>
        <w:ind w:firstLine="567"/>
        <w:rPr>
          <w:rFonts w:ascii="Arial" w:hAnsi="Arial" w:cs="Arial"/>
          <w:color w:val="000000" w:themeColor="text1"/>
        </w:rPr>
      </w:pPr>
    </w:p>
    <w:p w14:paraId="1855BA79" w14:textId="77777777" w:rsidR="0001133C" w:rsidRDefault="0001133C" w:rsidP="0001133C">
      <w:pPr>
        <w:spacing w:after="240" w:line="276" w:lineRule="auto"/>
        <w:ind w:firstLine="567"/>
        <w:rPr>
          <w:rFonts w:ascii="Arial" w:hAnsi="Arial" w:cs="Arial"/>
        </w:rPr>
      </w:pPr>
      <w:r w:rsidRPr="00722BBB">
        <w:rPr>
          <w:rFonts w:ascii="Arial" w:hAnsi="Arial" w:cs="Arial"/>
        </w:rPr>
        <w:t>Описание шагов в структуре модели ARIS приведено в Приложении № 3.</w:t>
      </w:r>
    </w:p>
    <w:p w14:paraId="2BDF7E10" w14:textId="77777777" w:rsidR="0001133C" w:rsidRPr="00432272" w:rsidRDefault="0001133C" w:rsidP="0001133C">
      <w:pPr>
        <w:spacing w:after="240" w:line="276" w:lineRule="auto"/>
        <w:ind w:firstLine="567"/>
        <w:rPr>
          <w:rFonts w:ascii="Arial" w:hAnsi="Arial" w:cs="Arial"/>
          <w:color w:val="000000" w:themeColor="text1"/>
        </w:rPr>
      </w:pPr>
    </w:p>
    <w:p w14:paraId="4D049127" w14:textId="5C249D6F" w:rsidR="0066125E" w:rsidRDefault="0066125E">
      <w:pPr>
        <w:pStyle w:val="3"/>
      </w:pPr>
      <w:bookmarkStart w:id="1056" w:name="_Toc77357544"/>
      <w:r w:rsidRPr="000835FE">
        <w:t xml:space="preserve">Описание </w:t>
      </w:r>
      <w:r>
        <w:t xml:space="preserve">шагов </w:t>
      </w:r>
      <w:r w:rsidRPr="000835FE">
        <w:t xml:space="preserve">бизнес-процесса </w:t>
      </w:r>
      <w:r w:rsidRPr="0066125E">
        <w:t xml:space="preserve">ПП-07.06.03-ERP </w:t>
      </w:r>
      <w:r>
        <w:t>«</w:t>
      </w:r>
      <w:r w:rsidRPr="0066125E">
        <w:t xml:space="preserve">Формирование годового бюджета воздействий на </w:t>
      </w:r>
      <w:r w:rsidR="002B0E04" w:rsidRPr="0066125E">
        <w:t>производственные</w:t>
      </w:r>
      <w:r w:rsidRPr="0066125E">
        <w:t xml:space="preserve"> активы</w:t>
      </w:r>
      <w:r>
        <w:t>»</w:t>
      </w:r>
      <w:bookmarkEnd w:id="1056"/>
    </w:p>
    <w:p w14:paraId="65B22A37" w14:textId="4E322CDD" w:rsidR="00D044D2" w:rsidRPr="009936BB" w:rsidRDefault="00D044D2"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954B79" w:rsidRPr="009936BB">
        <w:rPr>
          <w:rFonts w:eastAsiaTheme="majorEastAsia" w:cstheme="majorBidi"/>
          <w:b/>
          <w:i w:val="0"/>
          <w:caps w:val="0"/>
          <w:sz w:val="24"/>
          <w:szCs w:val="24"/>
        </w:rPr>
        <w:t>10</w:t>
      </w:r>
      <w:r w:rsidRPr="009936BB">
        <w:rPr>
          <w:rFonts w:eastAsiaTheme="majorEastAsia" w:cstheme="majorBidi"/>
          <w:b/>
          <w:i w:val="0"/>
          <w:caps w:val="0"/>
          <w:sz w:val="24"/>
          <w:szCs w:val="24"/>
        </w:rPr>
        <w:t xml:space="preserve"> - </w:t>
      </w:r>
      <w:r w:rsidR="00954B79" w:rsidRPr="00954B79">
        <w:rPr>
          <w:rFonts w:eastAsiaTheme="majorEastAsia" w:cstheme="majorBidi"/>
          <w:b/>
          <w:i w:val="0"/>
          <w:caps w:val="0"/>
          <w:sz w:val="24"/>
          <w:szCs w:val="24"/>
        </w:rPr>
        <w:t>Расчёт бюджетных ориентиров по затратам на ППА</w:t>
      </w:r>
    </w:p>
    <w:p w14:paraId="7F0A6654" w14:textId="15AB02DE" w:rsidR="00D044D2" w:rsidRDefault="00E242F7" w:rsidP="00D044D2">
      <w:pPr>
        <w:spacing w:after="240" w:line="276" w:lineRule="auto"/>
        <w:ind w:firstLine="567"/>
        <w:rPr>
          <w:rFonts w:ascii="Arial" w:hAnsi="Arial" w:cs="Arial"/>
          <w:color w:val="000000" w:themeColor="text1"/>
        </w:rPr>
      </w:pPr>
      <w:r>
        <w:rPr>
          <w:rFonts w:ascii="Arial" w:hAnsi="Arial" w:cs="Arial"/>
          <w:color w:val="000000" w:themeColor="text1"/>
        </w:rPr>
        <w:t xml:space="preserve">Годовой </w:t>
      </w:r>
      <w:r w:rsidR="00D044D2" w:rsidRPr="002E42C4">
        <w:rPr>
          <w:rFonts w:ascii="Arial" w:hAnsi="Arial" w:cs="Arial"/>
          <w:color w:val="000000" w:themeColor="text1"/>
        </w:rPr>
        <w:t xml:space="preserve">план </w:t>
      </w:r>
      <w:r w:rsidR="00ED5A09">
        <w:rPr>
          <w:rFonts w:ascii="Arial" w:hAnsi="Arial" w:cs="Arial"/>
          <w:color w:val="000000" w:themeColor="text1"/>
        </w:rPr>
        <w:t xml:space="preserve">воздействий </w:t>
      </w:r>
      <w:r w:rsidR="00D044D2" w:rsidRPr="002E42C4">
        <w:rPr>
          <w:rFonts w:ascii="Arial" w:hAnsi="Arial" w:cs="Arial"/>
          <w:color w:val="000000" w:themeColor="text1"/>
        </w:rPr>
        <w:t>формируется с учё</w:t>
      </w:r>
      <w:r w:rsidR="00ED5A09">
        <w:rPr>
          <w:rFonts w:ascii="Arial" w:hAnsi="Arial" w:cs="Arial"/>
          <w:color w:val="000000" w:themeColor="text1"/>
        </w:rPr>
        <w:t xml:space="preserve">том ориентиров затрат </w:t>
      </w:r>
      <w:r w:rsidR="00D044D2" w:rsidRPr="002E42C4">
        <w:rPr>
          <w:rFonts w:ascii="Arial" w:hAnsi="Arial" w:cs="Arial"/>
          <w:color w:val="000000" w:themeColor="text1"/>
        </w:rPr>
        <w:t>на поддержание производственных активов, фор</w:t>
      </w:r>
      <w:r w:rsidR="00D044D2" w:rsidRPr="00FF2CB8">
        <w:rPr>
          <w:rFonts w:ascii="Arial" w:hAnsi="Arial" w:cs="Arial"/>
          <w:color w:val="000000" w:themeColor="text1"/>
        </w:rPr>
        <w:t>мируемых на основе планов производст</w:t>
      </w:r>
      <w:r w:rsidR="00D044D2">
        <w:rPr>
          <w:rFonts w:ascii="Arial" w:hAnsi="Arial" w:cs="Arial"/>
          <w:color w:val="000000" w:themeColor="text1"/>
        </w:rPr>
        <w:t xml:space="preserve">ва </w:t>
      </w:r>
      <w:r w:rsidR="00D044D2" w:rsidRPr="00270120">
        <w:rPr>
          <w:rFonts w:ascii="Arial" w:hAnsi="Arial" w:cs="Arial"/>
          <w:color w:val="000000" w:themeColor="text1"/>
        </w:rPr>
        <w:t>в разрезе переделов продукции</w:t>
      </w:r>
      <w:r w:rsidR="00D044D2">
        <w:rPr>
          <w:rFonts w:ascii="Arial" w:hAnsi="Arial" w:cs="Arial"/>
          <w:color w:val="000000" w:themeColor="text1"/>
        </w:rPr>
        <w:t xml:space="preserve"> с учё</w:t>
      </w:r>
      <w:r w:rsidR="00D044D2" w:rsidRPr="00FF2CB8">
        <w:rPr>
          <w:rFonts w:ascii="Arial" w:hAnsi="Arial" w:cs="Arial"/>
          <w:color w:val="000000" w:themeColor="text1"/>
        </w:rPr>
        <w:t>том нормативов по удельным ремонтным затратам на единицу продукции</w:t>
      </w:r>
      <w:r w:rsidR="00D044D2">
        <w:rPr>
          <w:rFonts w:ascii="Arial" w:hAnsi="Arial" w:cs="Arial"/>
          <w:color w:val="000000" w:themeColor="text1"/>
        </w:rPr>
        <w:t xml:space="preserve">. Расчёт ориентиров затрат на </w:t>
      </w:r>
      <w:r w:rsidR="00ED5A09">
        <w:rPr>
          <w:rFonts w:ascii="Arial" w:hAnsi="Arial" w:cs="Arial"/>
          <w:color w:val="000000" w:themeColor="text1"/>
        </w:rPr>
        <w:t xml:space="preserve">воздействия </w:t>
      </w:r>
      <w:r w:rsidR="00D044D2">
        <w:rPr>
          <w:rFonts w:ascii="Arial" w:hAnsi="Arial" w:cs="Arial"/>
          <w:color w:val="000000" w:themeColor="text1"/>
        </w:rPr>
        <w:t xml:space="preserve">выполняется </w:t>
      </w:r>
      <w:r w:rsidR="00ED5A09" w:rsidRPr="00ED5A09">
        <w:rPr>
          <w:rFonts w:ascii="Arial" w:hAnsi="Arial" w:cs="Arial"/>
          <w:color w:val="000000" w:themeColor="text1"/>
        </w:rPr>
        <w:t>Планировщик</w:t>
      </w:r>
      <w:r w:rsidR="00ED5A09">
        <w:rPr>
          <w:rFonts w:ascii="Arial" w:hAnsi="Arial" w:cs="Arial"/>
          <w:color w:val="000000" w:themeColor="text1"/>
        </w:rPr>
        <w:t>ом</w:t>
      </w:r>
      <w:r w:rsidR="00ED5A09" w:rsidRPr="00ED5A09">
        <w:rPr>
          <w:rFonts w:ascii="Arial" w:hAnsi="Arial" w:cs="Arial"/>
          <w:color w:val="000000" w:themeColor="text1"/>
        </w:rPr>
        <w:t xml:space="preserve"> бюджета УА УК</w:t>
      </w:r>
      <w:r w:rsidR="00D044D2">
        <w:rPr>
          <w:rFonts w:ascii="Arial" w:hAnsi="Arial" w:cs="Arial"/>
          <w:color w:val="000000" w:themeColor="text1"/>
        </w:rPr>
        <w:t>.</w:t>
      </w:r>
    </w:p>
    <w:p w14:paraId="3116B0B3" w14:textId="354C37EC" w:rsidR="00D044D2" w:rsidRDefault="00D044D2" w:rsidP="00D044D2">
      <w:pPr>
        <w:spacing w:after="240" w:line="276" w:lineRule="auto"/>
        <w:ind w:firstLine="567"/>
        <w:rPr>
          <w:rFonts w:ascii="Arial" w:hAnsi="Arial" w:cs="Arial"/>
          <w:color w:val="000000" w:themeColor="text1"/>
        </w:rPr>
      </w:pPr>
      <w:r>
        <w:rPr>
          <w:rFonts w:ascii="Arial" w:hAnsi="Arial" w:cs="Arial"/>
          <w:color w:val="000000" w:themeColor="text1"/>
        </w:rPr>
        <w:t xml:space="preserve">Принцип расчёта приведён в разделе 4.1.5 документа </w:t>
      </w:r>
      <w:r w:rsidR="002E6C85">
        <w:rPr>
          <w:rFonts w:ascii="Arial" w:hAnsi="Arial" w:cs="Arial"/>
          <w:color w:val="000000" w:themeColor="text1"/>
        </w:rPr>
        <w:t>ERP.13.9_10_101_PM</w:t>
      </w:r>
      <w:r>
        <w:rPr>
          <w:rFonts w:ascii="Arial" w:hAnsi="Arial" w:cs="Arial"/>
          <w:color w:val="000000" w:themeColor="text1"/>
        </w:rPr>
        <w:t xml:space="preserve"> «</w:t>
      </w:r>
      <w:r w:rsidRPr="00250CCC">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Pr>
          <w:rFonts w:ascii="Arial" w:hAnsi="Arial" w:cs="Arial"/>
          <w:color w:val="000000" w:themeColor="text1"/>
        </w:rPr>
        <w:t>». Выполнение операции будет реализовано в виде заполне</w:t>
      </w:r>
      <w:r w:rsidR="007C4278">
        <w:rPr>
          <w:rFonts w:ascii="Arial" w:hAnsi="Arial" w:cs="Arial"/>
          <w:color w:val="000000" w:themeColor="text1"/>
        </w:rPr>
        <w:t>ния колонки «ориентир» в форматах</w:t>
      </w:r>
      <w:r>
        <w:rPr>
          <w:rFonts w:ascii="Arial" w:hAnsi="Arial" w:cs="Arial"/>
          <w:color w:val="000000" w:themeColor="text1"/>
        </w:rPr>
        <w:t xml:space="preserve"> планирования </w:t>
      </w:r>
      <w:r w:rsidR="007C4278">
        <w:rPr>
          <w:rFonts w:ascii="Arial" w:hAnsi="Arial" w:cs="Arial"/>
          <w:color w:val="000000" w:themeColor="text1"/>
        </w:rPr>
        <w:t>годового бюджет</w:t>
      </w:r>
      <w:r w:rsidR="00271BB8">
        <w:rPr>
          <w:rFonts w:ascii="Arial" w:hAnsi="Arial" w:cs="Arial"/>
          <w:color w:val="000000" w:themeColor="text1"/>
        </w:rPr>
        <w:t>а</w:t>
      </w:r>
      <w:r>
        <w:rPr>
          <w:rFonts w:ascii="Arial" w:hAnsi="Arial" w:cs="Arial"/>
          <w:color w:val="000000" w:themeColor="text1"/>
        </w:rPr>
        <w:t xml:space="preserve"> воздействий в приложении</w:t>
      </w:r>
      <w:r w:rsidRPr="000D01DD">
        <w:rPr>
          <w:rFonts w:ascii="Arial" w:hAnsi="Arial" w:cs="Arial"/>
          <w:color w:val="000000" w:themeColor="text1"/>
        </w:rPr>
        <w:t xml:space="preserve"> для анализа данных - SAP Analysis for Excel</w:t>
      </w:r>
      <w:r>
        <w:rPr>
          <w:rFonts w:ascii="Arial" w:hAnsi="Arial" w:cs="Arial"/>
          <w:color w:val="000000" w:themeColor="text1"/>
        </w:rPr>
        <w:t xml:space="preserve">. Ориентиры затрат на ремонты будут рассчитываться по каждой бизнес-единице. Макет формата планирования приведён в документе </w:t>
      </w:r>
      <w:r w:rsidR="002E6C85">
        <w:rPr>
          <w:rFonts w:ascii="Arial" w:hAnsi="Arial" w:cs="Arial"/>
          <w:color w:val="000000" w:themeColor="text1"/>
        </w:rPr>
        <w:t>ERP.13.9_10_101_PM</w:t>
      </w:r>
      <w:r w:rsidRPr="00A871EA">
        <w:rPr>
          <w:rFonts w:ascii="Arial" w:hAnsi="Arial" w:cs="Arial"/>
          <w:color w:val="000000" w:themeColor="text1"/>
        </w:rPr>
        <w:t xml:space="preserve"> </w:t>
      </w:r>
      <w:r>
        <w:rPr>
          <w:rFonts w:ascii="Arial" w:hAnsi="Arial" w:cs="Arial"/>
          <w:color w:val="000000" w:themeColor="text1"/>
        </w:rPr>
        <w:t>«</w:t>
      </w:r>
      <w:r w:rsidRPr="00A871E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Pr>
          <w:rFonts w:ascii="Arial" w:hAnsi="Arial" w:cs="Arial"/>
          <w:color w:val="000000" w:themeColor="text1"/>
        </w:rPr>
        <w:t>».</w:t>
      </w:r>
    </w:p>
    <w:p w14:paraId="4E859D51" w14:textId="59164CC0" w:rsidR="00D044D2" w:rsidRDefault="00D044D2" w:rsidP="00D044D2">
      <w:pPr>
        <w:spacing w:after="240" w:line="276" w:lineRule="auto"/>
        <w:ind w:firstLine="567"/>
        <w:rPr>
          <w:rFonts w:ascii="Arial" w:hAnsi="Arial" w:cs="Arial"/>
          <w:color w:val="000000" w:themeColor="text1"/>
        </w:rPr>
      </w:pPr>
      <w:r>
        <w:rPr>
          <w:rFonts w:ascii="Arial" w:hAnsi="Arial" w:cs="Arial"/>
          <w:color w:val="000000" w:themeColor="text1"/>
        </w:rPr>
        <w:t xml:space="preserve">После осуществления планирования ориентиров </w:t>
      </w:r>
      <w:r w:rsidR="007C4278">
        <w:rPr>
          <w:rFonts w:ascii="Arial" w:hAnsi="Arial" w:cs="Arial"/>
          <w:color w:val="000000" w:themeColor="text1"/>
        </w:rPr>
        <w:t>Планировщик</w:t>
      </w:r>
      <w:r w:rsidR="007C4278" w:rsidRPr="007C4278">
        <w:rPr>
          <w:rFonts w:ascii="Arial" w:hAnsi="Arial" w:cs="Arial"/>
          <w:color w:val="000000" w:themeColor="text1"/>
        </w:rPr>
        <w:t xml:space="preserve"> бюджета УА УК</w:t>
      </w:r>
      <w:r w:rsidR="007C4278" w:rsidRPr="007C4278">
        <w:rPr>
          <w:rStyle w:val="aff4"/>
          <w:rFonts w:ascii="Arial" w:hAnsi="Arial" w:cs="Arial"/>
          <w:color w:val="000000" w:themeColor="text1"/>
          <w:sz w:val="24"/>
          <w:szCs w:val="22"/>
        </w:rPr>
        <w:t xml:space="preserve"> </w:t>
      </w:r>
      <w:r>
        <w:rPr>
          <w:rFonts w:ascii="Arial" w:hAnsi="Arial" w:cs="Arial"/>
          <w:color w:val="000000" w:themeColor="text1"/>
        </w:rPr>
        <w:t>выполняет операцию сохранения данных и отправляет результат на согласование.</w:t>
      </w:r>
    </w:p>
    <w:p w14:paraId="76F1018B" w14:textId="77777777" w:rsidR="00D044D2" w:rsidRPr="00335983" w:rsidRDefault="00D044D2" w:rsidP="00D044D2">
      <w:pPr>
        <w:spacing w:after="240" w:line="276" w:lineRule="auto"/>
        <w:ind w:firstLine="567"/>
        <w:rPr>
          <w:rFonts w:ascii="Arial" w:hAnsi="Arial" w:cs="Arial"/>
          <w:color w:val="000000" w:themeColor="text1"/>
        </w:rPr>
      </w:pPr>
    </w:p>
    <w:p w14:paraId="717119A8" w14:textId="01537EDF" w:rsidR="00954B79" w:rsidRPr="009936BB" w:rsidRDefault="00954B79"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Pr>
          <w:rFonts w:eastAsiaTheme="majorEastAsia" w:cstheme="majorBidi"/>
          <w:b/>
          <w:i w:val="0"/>
          <w:caps w:val="0"/>
          <w:sz w:val="24"/>
          <w:szCs w:val="24"/>
        </w:rPr>
        <w:t>20</w:t>
      </w:r>
      <w:r w:rsidRPr="009936BB">
        <w:rPr>
          <w:rFonts w:eastAsiaTheme="majorEastAsia" w:cstheme="majorBidi"/>
          <w:b/>
          <w:i w:val="0"/>
          <w:caps w:val="0"/>
          <w:sz w:val="24"/>
          <w:szCs w:val="24"/>
        </w:rPr>
        <w:t xml:space="preserve"> - </w:t>
      </w:r>
      <w:r w:rsidRPr="00954B79">
        <w:rPr>
          <w:rFonts w:eastAsiaTheme="majorEastAsia" w:cstheme="majorBidi"/>
          <w:b/>
          <w:i w:val="0"/>
          <w:caps w:val="0"/>
          <w:sz w:val="24"/>
          <w:szCs w:val="24"/>
        </w:rPr>
        <w:t>Согласование ориентиров по затратам на ППА</w:t>
      </w:r>
    </w:p>
    <w:p w14:paraId="1AF23C18" w14:textId="478B35E5" w:rsidR="00954B79" w:rsidRDefault="00954B79" w:rsidP="00954B79">
      <w:pPr>
        <w:spacing w:after="240" w:line="276" w:lineRule="auto"/>
        <w:ind w:firstLine="567"/>
        <w:rPr>
          <w:rFonts w:ascii="Arial" w:hAnsi="Arial" w:cs="Arial"/>
          <w:color w:val="000000" w:themeColor="text1"/>
        </w:rPr>
      </w:pPr>
      <w:r>
        <w:rPr>
          <w:rFonts w:ascii="Arial" w:hAnsi="Arial" w:cs="Arial"/>
          <w:color w:val="000000" w:themeColor="text1"/>
        </w:rPr>
        <w:t xml:space="preserve">На данном шаге осуществляется проверка результатов планирования </w:t>
      </w:r>
      <w:r w:rsidRPr="006E78E6">
        <w:rPr>
          <w:rFonts w:ascii="Arial" w:hAnsi="Arial" w:cs="Arial"/>
          <w:color w:val="000000" w:themeColor="text1"/>
        </w:rPr>
        <w:t>ориентиров затрат</w:t>
      </w:r>
      <w:r>
        <w:rPr>
          <w:rFonts w:ascii="Arial" w:hAnsi="Arial" w:cs="Arial"/>
          <w:color w:val="000000" w:themeColor="text1"/>
        </w:rPr>
        <w:t xml:space="preserve"> </w:t>
      </w:r>
      <w:r w:rsidRPr="006E78E6">
        <w:rPr>
          <w:rFonts w:ascii="Arial" w:hAnsi="Arial" w:cs="Arial"/>
          <w:color w:val="000000" w:themeColor="text1"/>
        </w:rPr>
        <w:t xml:space="preserve">на </w:t>
      </w:r>
      <w:r w:rsidR="008778A2">
        <w:rPr>
          <w:rFonts w:ascii="Arial" w:hAnsi="Arial" w:cs="Arial"/>
          <w:color w:val="000000" w:themeColor="text1"/>
        </w:rPr>
        <w:t>воздействия</w:t>
      </w:r>
      <w:r>
        <w:rPr>
          <w:rFonts w:ascii="Arial" w:hAnsi="Arial" w:cs="Arial"/>
          <w:color w:val="000000" w:themeColor="text1"/>
        </w:rPr>
        <w:t xml:space="preserve">. </w:t>
      </w:r>
      <w:r w:rsidRPr="006E78E6">
        <w:rPr>
          <w:rFonts w:ascii="Arial" w:hAnsi="Arial" w:cs="Arial"/>
          <w:color w:val="000000" w:themeColor="text1"/>
        </w:rPr>
        <w:t xml:space="preserve">В случае наличия замечаний </w:t>
      </w:r>
      <w:r>
        <w:rPr>
          <w:rFonts w:ascii="Arial" w:hAnsi="Arial" w:cs="Arial"/>
          <w:color w:val="000000" w:themeColor="text1"/>
        </w:rPr>
        <w:t xml:space="preserve">ориентиры </w:t>
      </w:r>
      <w:r w:rsidRPr="006E78E6">
        <w:rPr>
          <w:rFonts w:ascii="Arial" w:hAnsi="Arial" w:cs="Arial"/>
          <w:color w:val="000000" w:themeColor="text1"/>
        </w:rPr>
        <w:t>возвраща</w:t>
      </w:r>
      <w:r w:rsidR="002F07E9">
        <w:rPr>
          <w:rFonts w:ascii="Arial" w:hAnsi="Arial" w:cs="Arial"/>
          <w:color w:val="000000" w:themeColor="text1"/>
        </w:rPr>
        <w:t>ю</w:t>
      </w:r>
      <w:r w:rsidRPr="006E78E6">
        <w:rPr>
          <w:rFonts w:ascii="Arial" w:hAnsi="Arial" w:cs="Arial"/>
          <w:color w:val="000000" w:themeColor="text1"/>
        </w:rPr>
        <w:t>т</w:t>
      </w:r>
      <w:r>
        <w:rPr>
          <w:rFonts w:ascii="Arial" w:hAnsi="Arial" w:cs="Arial"/>
          <w:color w:val="000000" w:themeColor="text1"/>
        </w:rPr>
        <w:t>ся</w:t>
      </w:r>
      <w:r w:rsidRPr="006E78E6">
        <w:rPr>
          <w:rFonts w:ascii="Arial" w:hAnsi="Arial" w:cs="Arial"/>
          <w:color w:val="000000" w:themeColor="text1"/>
        </w:rPr>
        <w:t xml:space="preserve"> на корр</w:t>
      </w:r>
      <w:r>
        <w:rPr>
          <w:rFonts w:ascii="Arial" w:hAnsi="Arial" w:cs="Arial"/>
          <w:color w:val="000000" w:themeColor="text1"/>
        </w:rPr>
        <w:t xml:space="preserve">ектировку </w:t>
      </w:r>
      <w:r w:rsidR="008778A2" w:rsidRPr="008778A2">
        <w:rPr>
          <w:rFonts w:ascii="Arial" w:hAnsi="Arial" w:cs="Arial"/>
          <w:color w:val="000000" w:themeColor="text1"/>
        </w:rPr>
        <w:t>Планировщик</w:t>
      </w:r>
      <w:r w:rsidR="008778A2">
        <w:rPr>
          <w:rFonts w:ascii="Arial" w:hAnsi="Arial" w:cs="Arial"/>
          <w:color w:val="000000" w:themeColor="text1"/>
        </w:rPr>
        <w:t>у</w:t>
      </w:r>
      <w:r w:rsidR="008778A2" w:rsidRPr="008778A2">
        <w:rPr>
          <w:rFonts w:ascii="Arial" w:hAnsi="Arial" w:cs="Arial"/>
          <w:color w:val="000000" w:themeColor="text1"/>
        </w:rPr>
        <w:t xml:space="preserve"> бюджета УА УК</w:t>
      </w:r>
      <w:r>
        <w:rPr>
          <w:rFonts w:ascii="Arial" w:hAnsi="Arial" w:cs="Arial"/>
          <w:color w:val="000000" w:themeColor="text1"/>
        </w:rPr>
        <w:t xml:space="preserve">. Если замечания отсутствуют, </w:t>
      </w:r>
      <w:r w:rsidRPr="006E78E6">
        <w:rPr>
          <w:rFonts w:ascii="Arial" w:hAnsi="Arial" w:cs="Arial"/>
          <w:color w:val="000000" w:themeColor="text1"/>
        </w:rPr>
        <w:t>формирует</w:t>
      </w:r>
      <w:r>
        <w:rPr>
          <w:rFonts w:ascii="Arial" w:hAnsi="Arial" w:cs="Arial"/>
          <w:color w:val="000000" w:themeColor="text1"/>
        </w:rPr>
        <w:t>ся</w:t>
      </w:r>
      <w:r w:rsidRPr="006E78E6">
        <w:rPr>
          <w:rFonts w:ascii="Arial" w:hAnsi="Arial" w:cs="Arial"/>
          <w:color w:val="000000" w:themeColor="text1"/>
        </w:rPr>
        <w:t xml:space="preserve"> протокол согласования </w:t>
      </w:r>
      <w:r>
        <w:rPr>
          <w:rFonts w:ascii="Arial" w:hAnsi="Arial" w:cs="Arial"/>
          <w:color w:val="000000" w:themeColor="text1"/>
        </w:rPr>
        <w:t xml:space="preserve">ориентиров затрат на </w:t>
      </w:r>
      <w:r w:rsidR="008778A2">
        <w:rPr>
          <w:rFonts w:ascii="Arial" w:hAnsi="Arial" w:cs="Arial"/>
          <w:color w:val="000000" w:themeColor="text1"/>
        </w:rPr>
        <w:t>воздействия</w:t>
      </w:r>
      <w:r>
        <w:rPr>
          <w:rFonts w:ascii="Arial" w:hAnsi="Arial" w:cs="Arial"/>
          <w:color w:val="000000" w:themeColor="text1"/>
        </w:rPr>
        <w:t>.</w:t>
      </w:r>
    </w:p>
    <w:p w14:paraId="59F81426" w14:textId="480A2E61" w:rsidR="00954B79" w:rsidRDefault="00954B79" w:rsidP="00954B79">
      <w:pPr>
        <w:spacing w:after="240" w:line="276" w:lineRule="auto"/>
        <w:ind w:firstLine="567"/>
        <w:rPr>
          <w:rFonts w:ascii="Arial" w:hAnsi="Arial" w:cs="Arial"/>
          <w:color w:val="000000" w:themeColor="text1"/>
        </w:rPr>
      </w:pPr>
      <w:r>
        <w:rPr>
          <w:rFonts w:ascii="Arial" w:hAnsi="Arial" w:cs="Arial"/>
          <w:color w:val="000000" w:themeColor="text1"/>
        </w:rPr>
        <w:t xml:space="preserve">В качестве проверяющих данной операции будут назначены сотрудники в роли Технического директора </w:t>
      </w:r>
      <w:r w:rsidR="00243C80">
        <w:rPr>
          <w:rFonts w:ascii="Arial" w:hAnsi="Arial" w:cs="Arial"/>
          <w:color w:val="000000" w:themeColor="text1"/>
        </w:rPr>
        <w:t>УК</w:t>
      </w:r>
      <w:r>
        <w:rPr>
          <w:rFonts w:ascii="Arial" w:hAnsi="Arial" w:cs="Arial"/>
          <w:color w:val="000000" w:themeColor="text1"/>
        </w:rPr>
        <w:t xml:space="preserve"> и Вице-президента БП и ТП</w:t>
      </w:r>
      <w:r w:rsidR="005170B8">
        <w:rPr>
          <w:rFonts w:ascii="Arial" w:hAnsi="Arial" w:cs="Arial"/>
          <w:color w:val="000000" w:themeColor="text1"/>
        </w:rPr>
        <w:t xml:space="preserve"> УК</w:t>
      </w:r>
      <w:r>
        <w:rPr>
          <w:rFonts w:ascii="Arial" w:hAnsi="Arial" w:cs="Arial"/>
          <w:color w:val="000000" w:themeColor="text1"/>
        </w:rPr>
        <w:t>. Учитывая особенность согласующих лиц, допускается возможность назначить в качестве исполнителя по данному шагу не конкретного человека, а группу, каждый участник которой сможет выполнить данный шаг процесса. В группу должны быть включены учётные записи исполнителей, которым делегированы полномочия выполнять данный шаг в системе.</w:t>
      </w:r>
    </w:p>
    <w:p w14:paraId="1D29CED2" w14:textId="49A20A51" w:rsidR="00954B79" w:rsidRDefault="00954B79" w:rsidP="00954B79">
      <w:pPr>
        <w:spacing w:after="240" w:line="276" w:lineRule="auto"/>
        <w:ind w:firstLine="567"/>
        <w:rPr>
          <w:rFonts w:ascii="Arial" w:hAnsi="Arial" w:cs="Arial"/>
          <w:color w:val="000000" w:themeColor="text1"/>
        </w:rPr>
      </w:pPr>
      <w:r>
        <w:rPr>
          <w:rFonts w:ascii="Arial" w:hAnsi="Arial" w:cs="Arial"/>
          <w:color w:val="000000" w:themeColor="text1"/>
        </w:rPr>
        <w:t>После отправки исполнителем –</w:t>
      </w:r>
      <w:r w:rsidRPr="002279FE">
        <w:rPr>
          <w:rFonts w:ascii="Arial" w:hAnsi="Arial" w:cs="Arial"/>
          <w:color w:val="000000" w:themeColor="text1"/>
        </w:rPr>
        <w:t xml:space="preserve"> </w:t>
      </w:r>
      <w:r w:rsidR="008778A2">
        <w:rPr>
          <w:rFonts w:ascii="Arial" w:hAnsi="Arial" w:cs="Arial"/>
          <w:color w:val="000000" w:themeColor="text1"/>
        </w:rPr>
        <w:t>Планировщиком</w:t>
      </w:r>
      <w:r w:rsidR="008778A2" w:rsidRPr="008778A2">
        <w:rPr>
          <w:rFonts w:ascii="Arial" w:hAnsi="Arial" w:cs="Arial"/>
          <w:color w:val="000000" w:themeColor="text1"/>
        </w:rPr>
        <w:t xml:space="preserve"> бюджета УА УК</w:t>
      </w:r>
      <w:r>
        <w:rPr>
          <w:rFonts w:ascii="Arial" w:hAnsi="Arial" w:cs="Arial"/>
          <w:color w:val="000000" w:themeColor="text1"/>
        </w:rPr>
        <w:t xml:space="preserve"> ориентиров на согласование пользователи, назначенные проверяющими, получат уведомление по электронной почте о начале выполнения их шага процесса. По ссылке из электронного письма или в веб-интерфейсе функциональности планирования бюджета они смогу перейти к шагу согласования и вызвать формат планирования в приложении</w:t>
      </w:r>
      <w:r w:rsidRPr="000D01DD">
        <w:rPr>
          <w:rFonts w:ascii="Arial" w:hAnsi="Arial" w:cs="Arial"/>
          <w:color w:val="000000" w:themeColor="text1"/>
        </w:rPr>
        <w:t xml:space="preserve"> для анализа данных - SAP Analysis for Excel</w:t>
      </w:r>
      <w:r>
        <w:rPr>
          <w:rFonts w:ascii="Arial" w:hAnsi="Arial" w:cs="Arial"/>
          <w:color w:val="000000" w:themeColor="text1"/>
        </w:rPr>
        <w:t xml:space="preserve">. Для анализа может использоваться тот же формат планирования (код </w:t>
      </w:r>
      <w:r w:rsidRPr="00D132C9">
        <w:rPr>
          <w:rFonts w:ascii="Arial" w:hAnsi="Arial" w:cs="Arial"/>
          <w:color w:val="000000" w:themeColor="text1"/>
        </w:rPr>
        <w:t>MCB08</w:t>
      </w:r>
      <w:r w:rsidR="004F45A1" w:rsidRPr="00494ECB">
        <w:rPr>
          <w:rFonts w:ascii="Arial" w:hAnsi="Arial" w:cs="Arial"/>
          <w:color w:val="000000" w:themeColor="text1"/>
        </w:rPr>
        <w:t>-01</w:t>
      </w:r>
      <w:r>
        <w:rPr>
          <w:rFonts w:ascii="Arial" w:hAnsi="Arial" w:cs="Arial"/>
          <w:color w:val="000000" w:themeColor="text1"/>
        </w:rPr>
        <w:t xml:space="preserve"> в реестре разработок, описание в разделе 5.10 настоящего КД), что и для ввода ориентиров.</w:t>
      </w:r>
    </w:p>
    <w:p w14:paraId="67F02009" w14:textId="0AAF3820" w:rsidR="00954B79" w:rsidRDefault="00954B79" w:rsidP="00954B79">
      <w:pPr>
        <w:spacing w:after="240" w:line="276" w:lineRule="auto"/>
        <w:ind w:firstLine="567"/>
        <w:rPr>
          <w:rFonts w:ascii="Arial" w:hAnsi="Arial" w:cs="Arial"/>
          <w:color w:val="000000" w:themeColor="text1"/>
        </w:rPr>
      </w:pPr>
      <w:r>
        <w:rPr>
          <w:rFonts w:ascii="Arial" w:hAnsi="Arial" w:cs="Arial"/>
          <w:color w:val="000000" w:themeColor="text1"/>
        </w:rPr>
        <w:t>Ориентир затрат на ремонты будет считаться согласованным, если оба участника шага и Технический директор, и Вице-президент, либо те кому делегированы их полномочия, выполнят операцию «</w:t>
      </w:r>
      <w:r w:rsidR="009E62E5">
        <w:rPr>
          <w:rFonts w:ascii="Arial" w:hAnsi="Arial" w:cs="Arial"/>
          <w:color w:val="000000" w:themeColor="text1"/>
        </w:rPr>
        <w:t>У</w:t>
      </w:r>
      <w:r>
        <w:rPr>
          <w:rFonts w:ascii="Arial" w:hAnsi="Arial" w:cs="Arial"/>
          <w:color w:val="000000" w:themeColor="text1"/>
        </w:rPr>
        <w:t>твердить» для данного шага процесса. Если один из согласующих отклонит согласование, то расчёт отправляется на корректировку.</w:t>
      </w:r>
    </w:p>
    <w:p w14:paraId="0209D9A2" w14:textId="7F08EAA7" w:rsidR="00954B79" w:rsidRDefault="008778A2" w:rsidP="00954B79">
      <w:pPr>
        <w:spacing w:after="240" w:line="276" w:lineRule="auto"/>
        <w:ind w:firstLine="567"/>
        <w:rPr>
          <w:rFonts w:ascii="Arial" w:hAnsi="Arial" w:cs="Arial"/>
          <w:color w:val="000000" w:themeColor="text1"/>
        </w:rPr>
      </w:pPr>
      <w:r>
        <w:rPr>
          <w:rFonts w:ascii="Arial" w:hAnsi="Arial" w:cs="Arial"/>
          <w:color w:val="000000" w:themeColor="text1"/>
        </w:rPr>
        <w:t>Из</w:t>
      </w:r>
      <w:r w:rsidR="00954B79">
        <w:rPr>
          <w:rFonts w:ascii="Arial" w:hAnsi="Arial" w:cs="Arial"/>
          <w:color w:val="000000" w:themeColor="text1"/>
        </w:rPr>
        <w:t xml:space="preserve"> системы распечатывается бумажный экземпляр ориентиров, прикладывается к подготовленному вне системы протоколу согласования и отправляется на подпись Техническому директору управляющей компании и Вице-президенту БП и ТП</w:t>
      </w:r>
      <w:r w:rsidR="005170B8">
        <w:rPr>
          <w:rFonts w:ascii="Arial" w:hAnsi="Arial" w:cs="Arial"/>
          <w:color w:val="000000" w:themeColor="text1"/>
        </w:rPr>
        <w:t xml:space="preserve"> УК</w:t>
      </w:r>
      <w:r w:rsidR="00954B79">
        <w:rPr>
          <w:rFonts w:ascii="Arial" w:hAnsi="Arial" w:cs="Arial"/>
          <w:color w:val="000000" w:themeColor="text1"/>
        </w:rPr>
        <w:t>.</w:t>
      </w:r>
    </w:p>
    <w:p w14:paraId="4EEEBF97" w14:textId="77777777" w:rsidR="00954B79" w:rsidRPr="00335983" w:rsidRDefault="00954B79" w:rsidP="00954B79">
      <w:pPr>
        <w:spacing w:after="240" w:line="276" w:lineRule="auto"/>
        <w:ind w:firstLine="567"/>
        <w:rPr>
          <w:rFonts w:ascii="Arial" w:hAnsi="Arial" w:cs="Arial"/>
          <w:color w:val="000000" w:themeColor="text1"/>
        </w:rPr>
      </w:pPr>
    </w:p>
    <w:p w14:paraId="04D6F65A" w14:textId="1AA8549F" w:rsidR="00954B79" w:rsidRDefault="00954B79"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30 </w:t>
      </w:r>
      <w:r w:rsidR="00EC594A">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sidR="00EC594A">
        <w:rPr>
          <w:rFonts w:eastAsiaTheme="majorEastAsia" w:cstheme="majorBidi"/>
          <w:b/>
          <w:i w:val="0"/>
          <w:caps w:val="0"/>
          <w:sz w:val="24"/>
          <w:szCs w:val="24"/>
        </w:rPr>
        <w:t>Согласование с</w:t>
      </w:r>
      <w:r w:rsidRPr="00954B79">
        <w:rPr>
          <w:rFonts w:eastAsiaTheme="majorEastAsia" w:cstheme="majorBidi"/>
          <w:b/>
          <w:i w:val="0"/>
          <w:caps w:val="0"/>
          <w:sz w:val="24"/>
          <w:szCs w:val="24"/>
        </w:rPr>
        <w:t xml:space="preserve"> БФиС</w:t>
      </w:r>
    </w:p>
    <w:p w14:paraId="10E94579" w14:textId="41B2CB4D" w:rsidR="00343E38" w:rsidRPr="00494ECB" w:rsidRDefault="00343E38" w:rsidP="009936BB">
      <w:pPr>
        <w:spacing w:after="240" w:line="276" w:lineRule="auto"/>
        <w:ind w:firstLine="567"/>
        <w:rPr>
          <w:rFonts w:ascii="Arial" w:hAnsi="Arial" w:cs="Arial"/>
          <w:color w:val="000000" w:themeColor="text1"/>
        </w:rPr>
      </w:pPr>
      <w:r w:rsidRPr="00343E38">
        <w:rPr>
          <w:rFonts w:ascii="Arial" w:hAnsi="Arial" w:cs="Arial"/>
          <w:color w:val="000000" w:themeColor="text1"/>
        </w:rPr>
        <w:t xml:space="preserve">Планировщик бюджета УА УК доводит </w:t>
      </w:r>
      <w:r>
        <w:rPr>
          <w:rFonts w:ascii="Arial" w:hAnsi="Arial" w:cs="Arial"/>
          <w:color w:val="000000" w:themeColor="text1"/>
        </w:rPr>
        <w:t xml:space="preserve">согласованные ориентиры затрат на воздействия </w:t>
      </w:r>
      <w:r w:rsidRPr="00343E38">
        <w:rPr>
          <w:rFonts w:ascii="Arial" w:hAnsi="Arial" w:cs="Arial"/>
          <w:color w:val="000000" w:themeColor="text1"/>
        </w:rPr>
        <w:t xml:space="preserve">до </w:t>
      </w:r>
      <w:r w:rsidR="00DF125F">
        <w:rPr>
          <w:rFonts w:ascii="Arial" w:hAnsi="Arial" w:cs="Arial"/>
          <w:color w:val="000000" w:themeColor="text1"/>
        </w:rPr>
        <w:t>Старшего</w:t>
      </w:r>
      <w:r w:rsidR="00DF125F" w:rsidRPr="00DF125F">
        <w:rPr>
          <w:rFonts w:ascii="Arial" w:hAnsi="Arial" w:cs="Arial"/>
          <w:color w:val="000000" w:themeColor="text1"/>
        </w:rPr>
        <w:t xml:space="preserve"> Вице-президент</w:t>
      </w:r>
      <w:r w:rsidR="00DF125F">
        <w:rPr>
          <w:rFonts w:ascii="Arial" w:hAnsi="Arial" w:cs="Arial"/>
          <w:color w:val="000000" w:themeColor="text1"/>
        </w:rPr>
        <w:t>а</w:t>
      </w:r>
      <w:r w:rsidR="00DF125F" w:rsidRPr="00DF125F">
        <w:rPr>
          <w:rFonts w:ascii="Arial" w:hAnsi="Arial" w:cs="Arial"/>
          <w:color w:val="000000" w:themeColor="text1"/>
        </w:rPr>
        <w:t xml:space="preserve"> по финансам и стратегии </w:t>
      </w:r>
      <w:r w:rsidR="006714B0">
        <w:rPr>
          <w:rFonts w:ascii="Arial" w:hAnsi="Arial" w:cs="Arial"/>
          <w:color w:val="000000" w:themeColor="text1"/>
        </w:rPr>
        <w:t>УК</w:t>
      </w:r>
      <w:r w:rsidR="00DF125F">
        <w:rPr>
          <w:rFonts w:ascii="Arial" w:hAnsi="Arial" w:cs="Arial"/>
          <w:color w:val="000000" w:themeColor="text1"/>
        </w:rPr>
        <w:t xml:space="preserve"> либо уполномоченного </w:t>
      </w:r>
      <w:r>
        <w:rPr>
          <w:rFonts w:ascii="Arial" w:hAnsi="Arial" w:cs="Arial"/>
          <w:color w:val="000000" w:themeColor="text1"/>
        </w:rPr>
        <w:t>сотрудник</w:t>
      </w:r>
      <w:r w:rsidR="00DF125F">
        <w:rPr>
          <w:rFonts w:ascii="Arial" w:hAnsi="Arial" w:cs="Arial"/>
          <w:color w:val="000000" w:themeColor="text1"/>
        </w:rPr>
        <w:t>а</w:t>
      </w:r>
      <w:r>
        <w:rPr>
          <w:rFonts w:ascii="Arial" w:hAnsi="Arial" w:cs="Arial"/>
          <w:color w:val="000000" w:themeColor="text1"/>
        </w:rPr>
        <w:t xml:space="preserve"> Блока финансов и стратегии</w:t>
      </w:r>
      <w:r w:rsidRPr="00343E38">
        <w:rPr>
          <w:rFonts w:ascii="Arial" w:hAnsi="Arial" w:cs="Arial"/>
          <w:color w:val="000000" w:themeColor="text1"/>
        </w:rPr>
        <w:t xml:space="preserve">. </w:t>
      </w:r>
      <w:r>
        <w:rPr>
          <w:rFonts w:ascii="Arial" w:hAnsi="Arial" w:cs="Arial"/>
          <w:color w:val="000000" w:themeColor="text1"/>
        </w:rPr>
        <w:t xml:space="preserve">Также предоставляется подписанный Техническим директором УК и Вице-президентом БП и ТП </w:t>
      </w:r>
      <w:r w:rsidR="005170B8">
        <w:rPr>
          <w:rFonts w:ascii="Arial" w:hAnsi="Arial" w:cs="Arial"/>
          <w:color w:val="000000" w:themeColor="text1"/>
        </w:rPr>
        <w:t xml:space="preserve">УК </w:t>
      </w:r>
      <w:r>
        <w:rPr>
          <w:rFonts w:ascii="Arial" w:hAnsi="Arial" w:cs="Arial"/>
          <w:color w:val="000000" w:themeColor="text1"/>
        </w:rPr>
        <w:t>протокол согласования ориентиров затрат и бумажный вариант</w:t>
      </w:r>
      <w:r w:rsidR="008F405B">
        <w:rPr>
          <w:rFonts w:ascii="Arial" w:hAnsi="Arial" w:cs="Arial"/>
          <w:color w:val="000000" w:themeColor="text1"/>
        </w:rPr>
        <w:t xml:space="preserve"> документа.</w:t>
      </w:r>
    </w:p>
    <w:p w14:paraId="0DDA3C8A" w14:textId="7B86C0D2" w:rsidR="008F405B" w:rsidRPr="00494ECB" w:rsidRDefault="008F405B" w:rsidP="009936BB">
      <w:pPr>
        <w:spacing w:after="240" w:line="276" w:lineRule="auto"/>
        <w:ind w:firstLine="567"/>
        <w:rPr>
          <w:rFonts w:ascii="Arial" w:hAnsi="Arial" w:cs="Arial"/>
          <w:color w:val="000000" w:themeColor="text1"/>
        </w:rPr>
      </w:pPr>
      <w:r>
        <w:rPr>
          <w:rFonts w:ascii="Arial" w:hAnsi="Arial" w:cs="Arial"/>
          <w:color w:val="000000" w:themeColor="text1"/>
        </w:rPr>
        <w:t xml:space="preserve">После рассмотрения ориентиров затрат на воздействия Блок финансов и стратегии может выдать указания к корректировке ориентиров и вернуть их Планировщику бюджета УА УК, а может их согласовать, </w:t>
      </w:r>
      <w:r w:rsidR="00EC594A">
        <w:rPr>
          <w:rFonts w:ascii="Arial" w:hAnsi="Arial" w:cs="Arial"/>
          <w:color w:val="000000" w:themeColor="text1"/>
        </w:rPr>
        <w:t>что отражается в статусе операции потока согласования ориентиров затрат на воздействия, также</w:t>
      </w:r>
      <w:r>
        <w:rPr>
          <w:rFonts w:ascii="Arial" w:hAnsi="Arial" w:cs="Arial"/>
          <w:color w:val="000000" w:themeColor="text1"/>
        </w:rPr>
        <w:t xml:space="preserve"> ставится отметка в протоколе согласования ориентиров.</w:t>
      </w:r>
    </w:p>
    <w:p w14:paraId="4A6AA258" w14:textId="77777777" w:rsidR="008778A2" w:rsidRPr="00494ECB" w:rsidRDefault="008778A2" w:rsidP="009936BB">
      <w:pPr>
        <w:spacing w:after="240" w:line="276" w:lineRule="auto"/>
        <w:ind w:firstLine="567"/>
        <w:rPr>
          <w:rFonts w:ascii="Arial" w:hAnsi="Arial" w:cs="Arial"/>
          <w:color w:val="000000" w:themeColor="text1"/>
        </w:rPr>
      </w:pPr>
    </w:p>
    <w:p w14:paraId="43416048" w14:textId="238AD032" w:rsidR="001C2C87" w:rsidRPr="009936BB" w:rsidRDefault="001C2C8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954B79" w:rsidRPr="00740EEC">
        <w:rPr>
          <w:rFonts w:eastAsiaTheme="majorEastAsia" w:cstheme="majorBidi"/>
          <w:b/>
          <w:i w:val="0"/>
          <w:caps w:val="0"/>
          <w:sz w:val="24"/>
          <w:szCs w:val="24"/>
        </w:rPr>
        <w:t>4</w:t>
      </w:r>
      <w:r w:rsidRPr="009936BB">
        <w:rPr>
          <w:rFonts w:eastAsiaTheme="majorEastAsia" w:cstheme="majorBidi"/>
          <w:b/>
          <w:i w:val="0"/>
          <w:caps w:val="0"/>
          <w:sz w:val="24"/>
          <w:szCs w:val="24"/>
        </w:rPr>
        <w:t xml:space="preserve">0 - </w:t>
      </w:r>
      <w:r w:rsidR="00E67E23">
        <w:rPr>
          <w:rFonts w:eastAsiaTheme="majorEastAsia" w:cstheme="majorBidi"/>
          <w:b/>
          <w:i w:val="0"/>
          <w:caps w:val="0"/>
          <w:sz w:val="24"/>
          <w:szCs w:val="24"/>
        </w:rPr>
        <w:t>А</w:t>
      </w:r>
      <w:r w:rsidR="00954B79" w:rsidRPr="00740EEC">
        <w:rPr>
          <w:rFonts w:eastAsiaTheme="majorEastAsia" w:cstheme="majorBidi"/>
          <w:b/>
          <w:i w:val="0"/>
          <w:caps w:val="0"/>
          <w:sz w:val="24"/>
          <w:szCs w:val="24"/>
        </w:rPr>
        <w:t>ктуализация структуры СПП-элементов на плановый год</w:t>
      </w:r>
    </w:p>
    <w:p w14:paraId="3E177F33" w14:textId="085A418A" w:rsidR="005621A2" w:rsidRDefault="005621A2" w:rsidP="005621A2">
      <w:pPr>
        <w:spacing w:after="240" w:line="276" w:lineRule="auto"/>
        <w:ind w:firstLine="567"/>
        <w:rPr>
          <w:rFonts w:ascii="Arial" w:hAnsi="Arial" w:cs="Arial"/>
          <w:color w:val="000000" w:themeColor="text1"/>
        </w:rPr>
      </w:pPr>
      <w:r w:rsidRPr="005621A2">
        <w:rPr>
          <w:rFonts w:ascii="Arial" w:hAnsi="Arial" w:cs="Arial"/>
          <w:color w:val="000000" w:themeColor="text1"/>
        </w:rPr>
        <w:t xml:space="preserve">После получения приказа о начале планирования </w:t>
      </w:r>
      <w:r w:rsidR="00990804">
        <w:rPr>
          <w:rFonts w:ascii="Arial" w:hAnsi="Arial" w:cs="Arial"/>
          <w:color w:val="000000" w:themeColor="text1"/>
        </w:rPr>
        <w:t>воздействий на БЕ</w:t>
      </w:r>
      <w:r w:rsidRPr="005621A2">
        <w:rPr>
          <w:rFonts w:ascii="Arial" w:hAnsi="Arial" w:cs="Arial"/>
          <w:color w:val="000000" w:themeColor="text1"/>
        </w:rPr>
        <w:t xml:space="preserve"> </w:t>
      </w:r>
      <w:r>
        <w:rPr>
          <w:rFonts w:ascii="Arial" w:hAnsi="Arial" w:cs="Arial"/>
          <w:color w:val="000000" w:themeColor="text1"/>
        </w:rPr>
        <w:t>сотрудник</w:t>
      </w:r>
      <w:r w:rsidR="00990804">
        <w:rPr>
          <w:rFonts w:ascii="Arial" w:hAnsi="Arial" w:cs="Arial"/>
          <w:color w:val="000000" w:themeColor="text1"/>
        </w:rPr>
        <w:t>и</w:t>
      </w:r>
      <w:r w:rsidR="00270BB4">
        <w:rPr>
          <w:rFonts w:ascii="Arial" w:hAnsi="Arial" w:cs="Arial"/>
          <w:color w:val="000000" w:themeColor="text1"/>
        </w:rPr>
        <w:t xml:space="preserve"> </w:t>
      </w:r>
      <w:r w:rsidR="00526BF4">
        <w:rPr>
          <w:rFonts w:ascii="Arial" w:hAnsi="Arial" w:cs="Arial"/>
          <w:color w:val="000000" w:themeColor="text1"/>
        </w:rPr>
        <w:t>–</w:t>
      </w:r>
      <w:r w:rsidR="00990804">
        <w:rPr>
          <w:rFonts w:ascii="Arial" w:hAnsi="Arial" w:cs="Arial"/>
          <w:color w:val="000000" w:themeColor="text1"/>
        </w:rPr>
        <w:t xml:space="preserve"> </w:t>
      </w:r>
      <w:r w:rsidR="00990804" w:rsidRPr="00990804">
        <w:rPr>
          <w:rFonts w:ascii="Arial" w:hAnsi="Arial" w:cs="Arial"/>
          <w:color w:val="000000" w:themeColor="text1"/>
        </w:rPr>
        <w:t xml:space="preserve">Планировщик бюджета УА </w:t>
      </w:r>
      <w:r w:rsidR="00A204B1">
        <w:rPr>
          <w:rFonts w:ascii="Arial" w:hAnsi="Arial" w:cs="Arial"/>
          <w:color w:val="000000" w:themeColor="text1"/>
        </w:rPr>
        <w:t>УО</w:t>
      </w:r>
      <w:r w:rsidR="00270BB4">
        <w:rPr>
          <w:rFonts w:ascii="Arial" w:hAnsi="Arial" w:cs="Arial"/>
          <w:color w:val="000000" w:themeColor="text1"/>
        </w:rPr>
        <w:t>,</w:t>
      </w:r>
      <w:r w:rsidR="00270BB4" w:rsidRPr="00270BB4" w:rsidDel="00270BB4">
        <w:rPr>
          <w:rFonts w:ascii="Arial" w:hAnsi="Arial" w:cs="Arial"/>
          <w:color w:val="000000" w:themeColor="text1"/>
        </w:rPr>
        <w:t xml:space="preserve"> </w:t>
      </w:r>
      <w:r>
        <w:rPr>
          <w:rFonts w:ascii="Arial" w:hAnsi="Arial" w:cs="Arial"/>
          <w:color w:val="000000" w:themeColor="text1"/>
        </w:rPr>
        <w:t>выполня</w:t>
      </w:r>
      <w:r w:rsidR="00990804">
        <w:rPr>
          <w:rFonts w:ascii="Arial" w:hAnsi="Arial" w:cs="Arial"/>
          <w:color w:val="000000" w:themeColor="text1"/>
        </w:rPr>
        <w:t>ю</w:t>
      </w:r>
      <w:r>
        <w:rPr>
          <w:rFonts w:ascii="Arial" w:hAnsi="Arial" w:cs="Arial"/>
          <w:color w:val="000000" w:themeColor="text1"/>
        </w:rPr>
        <w:t>т изменени</w:t>
      </w:r>
      <w:r w:rsidR="00F54FFB">
        <w:rPr>
          <w:rFonts w:ascii="Arial" w:hAnsi="Arial" w:cs="Arial"/>
          <w:color w:val="000000" w:themeColor="text1"/>
        </w:rPr>
        <w:t xml:space="preserve">е структуры </w:t>
      </w:r>
      <w:r w:rsidR="00270BB4">
        <w:rPr>
          <w:rFonts w:ascii="Arial" w:hAnsi="Arial" w:cs="Arial"/>
          <w:color w:val="000000" w:themeColor="text1"/>
        </w:rPr>
        <w:t xml:space="preserve">проектов и </w:t>
      </w:r>
      <w:r w:rsidR="00F54FFB">
        <w:rPr>
          <w:rFonts w:ascii="Arial" w:hAnsi="Arial" w:cs="Arial"/>
          <w:color w:val="000000" w:themeColor="text1"/>
        </w:rPr>
        <w:t>СПП-</w:t>
      </w:r>
      <w:r w:rsidR="002B0E04">
        <w:rPr>
          <w:rFonts w:ascii="Arial" w:hAnsi="Arial" w:cs="Arial"/>
          <w:color w:val="000000" w:themeColor="text1"/>
        </w:rPr>
        <w:t>элементов</w:t>
      </w:r>
      <w:r w:rsidR="00370BEF">
        <w:rPr>
          <w:rFonts w:ascii="Arial" w:hAnsi="Arial" w:cs="Arial"/>
          <w:color w:val="000000" w:themeColor="text1"/>
        </w:rPr>
        <w:t xml:space="preserve"> на плановый год</w:t>
      </w:r>
      <w:r w:rsidR="002B0E04">
        <w:rPr>
          <w:rFonts w:ascii="Arial" w:hAnsi="Arial" w:cs="Arial"/>
          <w:color w:val="000000" w:themeColor="text1"/>
        </w:rPr>
        <w:t xml:space="preserve"> с</w:t>
      </w:r>
      <w:r w:rsidR="00F54FFB">
        <w:rPr>
          <w:rFonts w:ascii="Arial" w:hAnsi="Arial" w:cs="Arial"/>
          <w:color w:val="000000" w:themeColor="text1"/>
        </w:rPr>
        <w:t xml:space="preserve"> целью </w:t>
      </w:r>
      <w:r w:rsidR="002B0E04">
        <w:rPr>
          <w:rFonts w:ascii="Arial" w:hAnsi="Arial" w:cs="Arial"/>
          <w:color w:val="000000" w:themeColor="text1"/>
        </w:rPr>
        <w:t>привести</w:t>
      </w:r>
      <w:r w:rsidR="00F54FFB">
        <w:rPr>
          <w:rFonts w:ascii="Arial" w:hAnsi="Arial" w:cs="Arial"/>
          <w:color w:val="000000" w:themeColor="text1"/>
        </w:rPr>
        <w:t xml:space="preserve"> её в </w:t>
      </w:r>
      <w:r w:rsidR="005A06C2">
        <w:rPr>
          <w:rFonts w:ascii="Arial" w:hAnsi="Arial" w:cs="Arial"/>
          <w:color w:val="000000" w:themeColor="text1"/>
        </w:rPr>
        <w:t>актуальное состояние</w:t>
      </w:r>
      <w:r>
        <w:rPr>
          <w:rFonts w:ascii="Arial" w:hAnsi="Arial" w:cs="Arial"/>
          <w:color w:val="000000" w:themeColor="text1"/>
        </w:rPr>
        <w:t>.</w:t>
      </w:r>
    </w:p>
    <w:p w14:paraId="5764FA16" w14:textId="37396BD0" w:rsidR="002B0E04" w:rsidRDefault="005621A2" w:rsidP="00E94015">
      <w:pPr>
        <w:spacing w:after="240" w:line="276" w:lineRule="auto"/>
        <w:ind w:firstLine="567"/>
        <w:rPr>
          <w:rFonts w:ascii="Arial" w:hAnsi="Arial" w:cs="Arial"/>
          <w:color w:val="000000" w:themeColor="text1"/>
        </w:rPr>
      </w:pPr>
      <w:r>
        <w:rPr>
          <w:rFonts w:ascii="Arial" w:hAnsi="Arial" w:cs="Arial"/>
          <w:color w:val="000000" w:themeColor="text1"/>
        </w:rPr>
        <w:t xml:space="preserve">Для выполнения этой операции </w:t>
      </w:r>
      <w:r w:rsidR="006D63F4">
        <w:rPr>
          <w:rFonts w:ascii="Arial" w:hAnsi="Arial" w:cs="Arial"/>
          <w:color w:val="000000" w:themeColor="text1"/>
        </w:rPr>
        <w:t xml:space="preserve">для создания по образцу </w:t>
      </w:r>
      <w:r>
        <w:rPr>
          <w:rFonts w:ascii="Arial" w:hAnsi="Arial" w:cs="Arial"/>
          <w:color w:val="000000" w:themeColor="text1"/>
        </w:rPr>
        <w:t xml:space="preserve">используется </w:t>
      </w:r>
      <w:r w:rsidR="00B06EF7">
        <w:rPr>
          <w:rFonts w:ascii="Arial" w:hAnsi="Arial" w:cs="Arial"/>
          <w:color w:val="000000" w:themeColor="text1"/>
        </w:rPr>
        <w:t xml:space="preserve">структура </w:t>
      </w:r>
      <w:r w:rsidR="005A53B1">
        <w:rPr>
          <w:rFonts w:ascii="Arial" w:hAnsi="Arial" w:cs="Arial"/>
          <w:color w:val="000000" w:themeColor="text1"/>
        </w:rPr>
        <w:t xml:space="preserve">проектов и </w:t>
      </w:r>
      <w:r w:rsidR="00B06EF7">
        <w:rPr>
          <w:rFonts w:ascii="Arial" w:hAnsi="Arial" w:cs="Arial"/>
          <w:color w:val="000000" w:themeColor="text1"/>
        </w:rPr>
        <w:t>СПП-элементов</w:t>
      </w:r>
      <w:r w:rsidR="005A53B1" w:rsidRPr="005A53B1">
        <w:rPr>
          <w:rFonts w:ascii="Arial" w:hAnsi="Arial" w:cs="Arial"/>
          <w:color w:val="000000" w:themeColor="text1"/>
        </w:rPr>
        <w:t xml:space="preserve"> </w:t>
      </w:r>
      <w:r w:rsidR="005A53B1">
        <w:rPr>
          <w:rFonts w:ascii="Arial" w:hAnsi="Arial" w:cs="Arial"/>
          <w:color w:val="000000" w:themeColor="text1"/>
        </w:rPr>
        <w:t>годового плана</w:t>
      </w:r>
      <w:r w:rsidR="005A53B1" w:rsidRPr="00E56414">
        <w:rPr>
          <w:rFonts w:ascii="Arial" w:hAnsi="Arial" w:cs="Arial"/>
          <w:color w:val="000000" w:themeColor="text1"/>
        </w:rPr>
        <w:t xml:space="preserve"> воздействий на ПА</w:t>
      </w:r>
      <w:r w:rsidR="005A53B1">
        <w:rPr>
          <w:rFonts w:ascii="Arial" w:hAnsi="Arial" w:cs="Arial"/>
          <w:color w:val="000000" w:themeColor="text1"/>
        </w:rPr>
        <w:t>, сформированная</w:t>
      </w:r>
      <w:r w:rsidR="005A53B1" w:rsidRPr="00E56414">
        <w:rPr>
          <w:rFonts w:ascii="Arial" w:hAnsi="Arial" w:cs="Arial"/>
          <w:color w:val="000000" w:themeColor="text1"/>
        </w:rPr>
        <w:t xml:space="preserve"> в предыдущем периоде планирования</w:t>
      </w:r>
      <w:r w:rsidR="006D63F4" w:rsidRPr="00494ECB">
        <w:rPr>
          <w:rFonts w:ascii="Arial" w:hAnsi="Arial" w:cs="Arial"/>
          <w:color w:val="000000" w:themeColor="text1"/>
        </w:rPr>
        <w:t>,</w:t>
      </w:r>
      <w:r w:rsidR="006D63F4">
        <w:rPr>
          <w:rFonts w:ascii="Arial" w:hAnsi="Arial" w:cs="Arial"/>
          <w:color w:val="000000" w:themeColor="text1"/>
        </w:rPr>
        <w:t xml:space="preserve"> либо осуществляется создание с нуля</w:t>
      </w:r>
      <w:r w:rsidR="00C8641A">
        <w:rPr>
          <w:rFonts w:ascii="Arial" w:hAnsi="Arial" w:cs="Arial"/>
          <w:color w:val="000000" w:themeColor="text1"/>
        </w:rPr>
        <w:t>.</w:t>
      </w:r>
      <w:r w:rsidR="0069260C">
        <w:rPr>
          <w:rFonts w:ascii="Arial" w:hAnsi="Arial" w:cs="Arial"/>
          <w:color w:val="000000" w:themeColor="text1"/>
        </w:rPr>
        <w:t xml:space="preserve"> </w:t>
      </w:r>
      <w:r w:rsidR="00B06EF7">
        <w:rPr>
          <w:rFonts w:ascii="Arial" w:hAnsi="Arial" w:cs="Arial"/>
          <w:color w:val="000000" w:themeColor="text1"/>
        </w:rPr>
        <w:t>Операция а</w:t>
      </w:r>
      <w:r w:rsidR="00CA12C6">
        <w:rPr>
          <w:rFonts w:ascii="Arial" w:hAnsi="Arial" w:cs="Arial"/>
          <w:color w:val="000000" w:themeColor="text1"/>
        </w:rPr>
        <w:t xml:space="preserve">ктуализации выполняется в транзакции </w:t>
      </w:r>
      <w:r w:rsidR="00CA12C6">
        <w:rPr>
          <w:rFonts w:ascii="Arial" w:hAnsi="Arial" w:cs="Arial"/>
          <w:color w:val="000000" w:themeColor="text1"/>
          <w:lang w:val="en-US"/>
        </w:rPr>
        <w:t>CJ</w:t>
      </w:r>
      <w:r w:rsidR="00CA12C6" w:rsidRPr="00CA12C6">
        <w:rPr>
          <w:rFonts w:ascii="Arial" w:hAnsi="Arial" w:cs="Arial"/>
          <w:color w:val="000000" w:themeColor="text1"/>
        </w:rPr>
        <w:t>20</w:t>
      </w:r>
      <w:r w:rsidR="00CA12C6">
        <w:rPr>
          <w:rFonts w:ascii="Arial" w:hAnsi="Arial" w:cs="Arial"/>
          <w:color w:val="000000" w:themeColor="text1"/>
          <w:lang w:val="en-US"/>
        </w:rPr>
        <w:t>N</w:t>
      </w:r>
      <w:r w:rsidR="00CA12C6" w:rsidRPr="00CA12C6">
        <w:rPr>
          <w:rFonts w:ascii="Arial" w:hAnsi="Arial" w:cs="Arial"/>
          <w:color w:val="000000" w:themeColor="text1"/>
        </w:rPr>
        <w:t>.</w:t>
      </w:r>
      <w:r w:rsidR="00CA12C6">
        <w:rPr>
          <w:rFonts w:ascii="Arial" w:hAnsi="Arial" w:cs="Arial"/>
          <w:color w:val="000000" w:themeColor="text1"/>
        </w:rPr>
        <w:t xml:space="preserve"> </w:t>
      </w:r>
      <w:r w:rsidR="004819A3">
        <w:rPr>
          <w:rFonts w:ascii="Arial" w:hAnsi="Arial" w:cs="Arial"/>
          <w:color w:val="000000" w:themeColor="text1"/>
        </w:rPr>
        <w:t>Описание СПП-элементов</w:t>
      </w:r>
      <w:r w:rsidR="0069260C">
        <w:rPr>
          <w:rFonts w:ascii="Arial" w:hAnsi="Arial" w:cs="Arial"/>
          <w:color w:val="000000" w:themeColor="text1"/>
        </w:rPr>
        <w:t xml:space="preserve"> для бюджета приведено в разделе 5.6 настоящего документа.</w:t>
      </w:r>
    </w:p>
    <w:p w14:paraId="19B4708E" w14:textId="38CDD8C7" w:rsidR="00990804" w:rsidRDefault="00990804" w:rsidP="00990804">
      <w:pPr>
        <w:spacing w:after="240" w:line="276" w:lineRule="auto"/>
        <w:ind w:firstLine="567"/>
        <w:rPr>
          <w:rFonts w:ascii="Arial" w:hAnsi="Arial" w:cs="Arial"/>
          <w:color w:val="000000" w:themeColor="text1"/>
        </w:rPr>
      </w:pPr>
      <w:r>
        <w:rPr>
          <w:rFonts w:ascii="Arial" w:hAnsi="Arial" w:cs="Arial"/>
          <w:color w:val="000000" w:themeColor="text1"/>
        </w:rPr>
        <w:t xml:space="preserve">При выполнении транзакции </w:t>
      </w:r>
      <w:r>
        <w:rPr>
          <w:rFonts w:ascii="Arial" w:hAnsi="Arial" w:cs="Arial"/>
          <w:color w:val="000000" w:themeColor="text1"/>
          <w:lang w:val="en-US"/>
        </w:rPr>
        <w:t>CJ</w:t>
      </w:r>
      <w:r w:rsidRPr="00171089">
        <w:rPr>
          <w:rFonts w:ascii="Arial" w:hAnsi="Arial" w:cs="Arial"/>
          <w:color w:val="000000" w:themeColor="text1"/>
        </w:rPr>
        <w:t>20</w:t>
      </w:r>
      <w:r>
        <w:rPr>
          <w:rFonts w:ascii="Arial" w:hAnsi="Arial" w:cs="Arial"/>
          <w:color w:val="000000" w:themeColor="text1"/>
          <w:lang w:val="en-US"/>
        </w:rPr>
        <w:t>N</w:t>
      </w:r>
      <w:r w:rsidRPr="00171089">
        <w:rPr>
          <w:rFonts w:ascii="Arial" w:hAnsi="Arial" w:cs="Arial"/>
          <w:color w:val="000000" w:themeColor="text1"/>
        </w:rPr>
        <w:t xml:space="preserve"> </w:t>
      </w:r>
      <w:r>
        <w:rPr>
          <w:rFonts w:ascii="Arial" w:hAnsi="Arial" w:cs="Arial"/>
          <w:color w:val="000000" w:themeColor="text1"/>
        </w:rPr>
        <w:t xml:space="preserve">открывается программа </w:t>
      </w:r>
      <w:r>
        <w:rPr>
          <w:rFonts w:ascii="Arial" w:hAnsi="Arial" w:cs="Arial"/>
          <w:color w:val="000000" w:themeColor="text1"/>
          <w:lang w:val="en-US"/>
        </w:rPr>
        <w:t>SAP</w:t>
      </w:r>
      <w:r w:rsidRPr="00171089">
        <w:rPr>
          <w:rFonts w:ascii="Arial" w:hAnsi="Arial" w:cs="Arial"/>
          <w:color w:val="000000" w:themeColor="text1"/>
        </w:rPr>
        <w:t xml:space="preserve"> </w:t>
      </w:r>
      <w:r>
        <w:rPr>
          <w:rFonts w:ascii="Arial" w:hAnsi="Arial" w:cs="Arial"/>
          <w:color w:val="000000" w:themeColor="text1"/>
          <w:lang w:val="en-US"/>
        </w:rPr>
        <w:t>Project</w:t>
      </w:r>
      <w:r w:rsidRPr="00171089">
        <w:rPr>
          <w:rFonts w:ascii="Arial" w:hAnsi="Arial" w:cs="Arial"/>
          <w:color w:val="000000" w:themeColor="text1"/>
        </w:rPr>
        <w:t xml:space="preserve"> </w:t>
      </w:r>
      <w:r>
        <w:rPr>
          <w:rFonts w:ascii="Arial" w:hAnsi="Arial" w:cs="Arial"/>
          <w:color w:val="000000" w:themeColor="text1"/>
          <w:lang w:val="en-US"/>
        </w:rPr>
        <w:t>Builder</w:t>
      </w:r>
      <w:r>
        <w:rPr>
          <w:rFonts w:ascii="Arial" w:hAnsi="Arial" w:cs="Arial"/>
          <w:color w:val="000000" w:themeColor="text1"/>
        </w:rPr>
        <w:t>, которая позволяет выполнять операции ведения структуры проектов и СПП-элементов. Специальных параметров запуска данная программа не имеет.</w:t>
      </w:r>
    </w:p>
    <w:p w14:paraId="4C02173E" w14:textId="141F105E" w:rsidR="00990804" w:rsidRPr="00082D42" w:rsidRDefault="00990804" w:rsidP="001F4B4F">
      <w:pPr>
        <w:spacing w:after="240" w:line="276" w:lineRule="auto"/>
        <w:ind w:firstLine="567"/>
        <w:rPr>
          <w:rFonts w:ascii="Arial" w:hAnsi="Arial" w:cs="Arial"/>
          <w:color w:val="000000" w:themeColor="text1"/>
        </w:rPr>
      </w:pPr>
      <w:r>
        <w:rPr>
          <w:rFonts w:ascii="Arial" w:hAnsi="Arial" w:cs="Arial"/>
          <w:color w:val="000000" w:themeColor="text1"/>
        </w:rPr>
        <w:t xml:space="preserve">Актуализированные СПП-элементы присваиваются </w:t>
      </w:r>
      <w:r w:rsidR="0099617F">
        <w:rPr>
          <w:rFonts w:ascii="Arial" w:hAnsi="Arial" w:cs="Arial"/>
          <w:color w:val="000000" w:themeColor="text1"/>
        </w:rPr>
        <w:t xml:space="preserve">сетевым графикам и </w:t>
      </w:r>
      <w:r>
        <w:rPr>
          <w:rFonts w:ascii="Arial" w:hAnsi="Arial" w:cs="Arial"/>
          <w:color w:val="000000" w:themeColor="text1"/>
        </w:rPr>
        <w:t>Заказам ТОРО, создаваемым в рамках процесса</w:t>
      </w:r>
      <w:r w:rsidR="004819A3">
        <w:rPr>
          <w:rFonts w:ascii="Arial" w:hAnsi="Arial" w:cs="Arial"/>
          <w:color w:val="000000" w:themeColor="text1"/>
        </w:rPr>
        <w:t xml:space="preserve"> </w:t>
      </w:r>
      <w:r w:rsidR="004819A3" w:rsidRPr="004819A3">
        <w:rPr>
          <w:rFonts w:ascii="Arial" w:hAnsi="Arial" w:cs="Arial"/>
          <w:color w:val="000000" w:themeColor="text1"/>
        </w:rPr>
        <w:t xml:space="preserve">ПП-07.02.03.01-ERP </w:t>
      </w:r>
      <w:r w:rsidR="004819A3">
        <w:rPr>
          <w:rFonts w:ascii="Arial" w:hAnsi="Arial" w:cs="Arial"/>
          <w:color w:val="000000" w:themeColor="text1"/>
        </w:rPr>
        <w:t>«</w:t>
      </w:r>
      <w:r w:rsidR="004819A3" w:rsidRPr="004819A3">
        <w:rPr>
          <w:rFonts w:ascii="Arial" w:hAnsi="Arial" w:cs="Arial"/>
          <w:color w:val="000000" w:themeColor="text1"/>
        </w:rPr>
        <w:t>Годовое планирование воздействий на производственные активы</w:t>
      </w:r>
      <w:r w:rsidR="004819A3">
        <w:rPr>
          <w:rFonts w:ascii="Arial" w:hAnsi="Arial" w:cs="Arial"/>
          <w:color w:val="000000" w:themeColor="text1"/>
        </w:rPr>
        <w:t>»</w:t>
      </w:r>
      <w:r w:rsidR="00063DA7">
        <w:rPr>
          <w:rFonts w:ascii="Arial" w:hAnsi="Arial" w:cs="Arial"/>
          <w:color w:val="000000" w:themeColor="text1"/>
        </w:rPr>
        <w:t xml:space="preserve">, описанного в концептуальном дизайне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00063DA7" w:rsidRPr="008342DA">
        <w:rPr>
          <w:rFonts w:ascii="Arial" w:hAnsi="Arial" w:cs="Arial"/>
          <w:color w:val="000000" w:themeColor="text1"/>
        </w:rPr>
        <w:t>52</w:t>
      </w:r>
      <w:r w:rsidR="00063DA7">
        <w:rPr>
          <w:rFonts w:ascii="Arial" w:hAnsi="Arial" w:cs="Arial"/>
          <w:color w:val="000000" w:themeColor="text1"/>
        </w:rPr>
        <w:t xml:space="preserve"> «</w:t>
      </w:r>
      <w:r w:rsidR="00063DA7" w:rsidRPr="008342DA">
        <w:rPr>
          <w:rFonts w:ascii="Arial" w:hAnsi="Arial" w:cs="Arial"/>
          <w:color w:val="000000" w:themeColor="text1"/>
        </w:rPr>
        <w:t>Го</w:t>
      </w:r>
      <w:r w:rsidR="00063DA7">
        <w:rPr>
          <w:rFonts w:ascii="Arial" w:hAnsi="Arial" w:cs="Arial"/>
          <w:color w:val="000000" w:themeColor="text1"/>
        </w:rPr>
        <w:t xml:space="preserve">довое планирование воздействий </w:t>
      </w:r>
      <w:r w:rsidR="00063DA7" w:rsidRPr="008342DA">
        <w:rPr>
          <w:rFonts w:ascii="Arial" w:hAnsi="Arial" w:cs="Arial"/>
          <w:color w:val="000000" w:themeColor="text1"/>
        </w:rPr>
        <w:t>на производственные активы</w:t>
      </w:r>
      <w:r w:rsidR="00063DA7">
        <w:rPr>
          <w:rFonts w:ascii="Arial" w:hAnsi="Arial" w:cs="Arial"/>
          <w:color w:val="000000" w:themeColor="text1"/>
        </w:rPr>
        <w:t>»</w:t>
      </w:r>
      <w:r w:rsidR="00F85DB5">
        <w:rPr>
          <w:rFonts w:ascii="Arial" w:hAnsi="Arial" w:cs="Arial"/>
          <w:color w:val="000000" w:themeColor="text1"/>
        </w:rPr>
        <w:t xml:space="preserve"> и в рамках процесса </w:t>
      </w:r>
      <w:r w:rsidR="00F85DB5" w:rsidRPr="00916427">
        <w:rPr>
          <w:rFonts w:ascii="Arial" w:hAnsi="Arial" w:cs="Arial"/>
          <w:color w:val="000000" w:themeColor="text1"/>
        </w:rPr>
        <w:t xml:space="preserve">ПП-07.02.03.04-ERP </w:t>
      </w:r>
      <w:r w:rsidR="00F85DB5">
        <w:rPr>
          <w:rFonts w:ascii="Arial" w:hAnsi="Arial" w:cs="Arial"/>
          <w:color w:val="000000" w:themeColor="text1"/>
        </w:rPr>
        <w:t>«Годовое п</w:t>
      </w:r>
      <w:r w:rsidR="00F85DB5" w:rsidRPr="00916427">
        <w:rPr>
          <w:rFonts w:ascii="Arial" w:hAnsi="Arial" w:cs="Arial"/>
          <w:color w:val="000000" w:themeColor="text1"/>
        </w:rPr>
        <w:t xml:space="preserve">ланирование </w:t>
      </w:r>
      <w:r w:rsidR="00F85DB5">
        <w:rPr>
          <w:rFonts w:ascii="Arial" w:hAnsi="Arial" w:cs="Arial"/>
          <w:color w:val="000000" w:themeColor="text1"/>
        </w:rPr>
        <w:t xml:space="preserve">программ </w:t>
      </w:r>
      <w:r w:rsidR="00F85DB5" w:rsidRPr="00916427">
        <w:rPr>
          <w:rFonts w:ascii="Arial" w:hAnsi="Arial" w:cs="Arial"/>
          <w:color w:val="000000" w:themeColor="text1"/>
        </w:rPr>
        <w:t>ОВП в рамках программы воздействий на ПА и инвестиционной программы</w:t>
      </w:r>
      <w:r w:rsidR="00F85DB5">
        <w:rPr>
          <w:rFonts w:ascii="Arial" w:hAnsi="Arial" w:cs="Arial"/>
          <w:color w:val="000000" w:themeColor="text1"/>
        </w:rPr>
        <w:t>»</w:t>
      </w:r>
      <w:r>
        <w:rPr>
          <w:rFonts w:ascii="Arial" w:hAnsi="Arial" w:cs="Arial"/>
          <w:color w:val="000000" w:themeColor="text1"/>
        </w:rPr>
        <w:t>.</w:t>
      </w:r>
    </w:p>
    <w:p w14:paraId="24165D63" w14:textId="4282A962" w:rsidR="00A4561C" w:rsidRPr="00494ECB" w:rsidRDefault="006D63F4" w:rsidP="002B0E04">
      <w:pPr>
        <w:spacing w:after="240" w:line="276" w:lineRule="auto"/>
        <w:ind w:firstLine="567"/>
        <w:rPr>
          <w:rFonts w:ascii="Arial" w:hAnsi="Arial" w:cs="Arial"/>
          <w:color w:val="000000" w:themeColor="text1"/>
        </w:rPr>
      </w:pPr>
      <w:r>
        <w:rPr>
          <w:rFonts w:ascii="Arial" w:hAnsi="Arial" w:cs="Arial"/>
          <w:color w:val="000000" w:themeColor="text1"/>
        </w:rPr>
        <w:t>На уровне БЕ выделяется отдельный проект «Резерв» с СПП-элементами «Резерв</w:t>
      </w:r>
      <w:r w:rsidRPr="00494ECB">
        <w:rPr>
          <w:rFonts w:ascii="Arial" w:hAnsi="Arial" w:cs="Arial"/>
          <w:color w:val="000000" w:themeColor="text1"/>
        </w:rPr>
        <w:t xml:space="preserve"> </w:t>
      </w:r>
      <w:r>
        <w:rPr>
          <w:rFonts w:ascii="Arial" w:hAnsi="Arial" w:cs="Arial"/>
          <w:color w:val="000000" w:themeColor="text1"/>
          <w:lang w:val="en-US"/>
        </w:rPr>
        <w:t>CAPEX</w:t>
      </w:r>
      <w:r>
        <w:rPr>
          <w:rFonts w:ascii="Arial" w:hAnsi="Arial" w:cs="Arial"/>
          <w:color w:val="000000" w:themeColor="text1"/>
        </w:rPr>
        <w:t>»</w:t>
      </w:r>
      <w:r w:rsidRPr="00494ECB">
        <w:rPr>
          <w:rFonts w:ascii="Arial" w:hAnsi="Arial" w:cs="Arial"/>
          <w:color w:val="000000" w:themeColor="text1"/>
        </w:rPr>
        <w:t xml:space="preserve"> </w:t>
      </w:r>
      <w:r>
        <w:rPr>
          <w:rFonts w:ascii="Arial" w:hAnsi="Arial" w:cs="Arial"/>
          <w:color w:val="000000" w:themeColor="text1"/>
        </w:rPr>
        <w:t xml:space="preserve">и «Резерв </w:t>
      </w:r>
      <w:r>
        <w:rPr>
          <w:rFonts w:ascii="Arial" w:hAnsi="Arial" w:cs="Arial"/>
          <w:color w:val="000000" w:themeColor="text1"/>
          <w:lang w:val="en-US"/>
        </w:rPr>
        <w:t>OPEX</w:t>
      </w:r>
      <w:r>
        <w:rPr>
          <w:rFonts w:ascii="Arial" w:hAnsi="Arial" w:cs="Arial"/>
          <w:color w:val="000000" w:themeColor="text1"/>
        </w:rPr>
        <w:t>»</w:t>
      </w:r>
      <w:r w:rsidRPr="00494ECB">
        <w:rPr>
          <w:rFonts w:ascii="Arial" w:hAnsi="Arial" w:cs="Arial"/>
          <w:color w:val="000000" w:themeColor="text1"/>
        </w:rPr>
        <w:t xml:space="preserve">, </w:t>
      </w:r>
      <w:r w:rsidR="00605F9C">
        <w:rPr>
          <w:rFonts w:ascii="Arial" w:hAnsi="Arial" w:cs="Arial"/>
          <w:color w:val="000000" w:themeColor="text1"/>
        </w:rPr>
        <w:t>которые не присваиваются заказам ТОРО</w:t>
      </w:r>
      <w:r w:rsidR="00F85DB5">
        <w:rPr>
          <w:rFonts w:ascii="Arial" w:hAnsi="Arial" w:cs="Arial"/>
          <w:color w:val="000000" w:themeColor="text1"/>
        </w:rPr>
        <w:t xml:space="preserve"> и сетевым графикам</w:t>
      </w:r>
      <w:r w:rsidR="00605F9C">
        <w:rPr>
          <w:rFonts w:ascii="Arial" w:hAnsi="Arial" w:cs="Arial"/>
          <w:color w:val="000000" w:themeColor="text1"/>
        </w:rPr>
        <w:t>, а служа</w:t>
      </w:r>
      <w:r w:rsidR="00C70541">
        <w:rPr>
          <w:rFonts w:ascii="Arial" w:hAnsi="Arial" w:cs="Arial"/>
          <w:color w:val="000000" w:themeColor="text1"/>
        </w:rPr>
        <w:t xml:space="preserve">т для </w:t>
      </w:r>
      <w:r w:rsidR="00605F9C">
        <w:rPr>
          <w:rFonts w:ascii="Arial" w:hAnsi="Arial" w:cs="Arial"/>
          <w:color w:val="000000" w:themeColor="text1"/>
        </w:rPr>
        <w:t>распределения средств между СПП-элементами, в том числе при выявлении эк</w:t>
      </w:r>
      <w:r w:rsidR="001F4B4F">
        <w:rPr>
          <w:rFonts w:ascii="Arial" w:hAnsi="Arial" w:cs="Arial"/>
          <w:color w:val="000000" w:themeColor="text1"/>
        </w:rPr>
        <w:t>о</w:t>
      </w:r>
      <w:r w:rsidR="00605F9C">
        <w:rPr>
          <w:rFonts w:ascii="Arial" w:hAnsi="Arial" w:cs="Arial"/>
          <w:color w:val="000000" w:themeColor="text1"/>
        </w:rPr>
        <w:t>номии.</w:t>
      </w:r>
    </w:p>
    <w:p w14:paraId="1CCAD456" w14:textId="3D1774ED" w:rsidR="00605F9C" w:rsidRDefault="00605F9C" w:rsidP="002B0E04">
      <w:pPr>
        <w:spacing w:after="240" w:line="276" w:lineRule="auto"/>
        <w:ind w:firstLine="567"/>
        <w:rPr>
          <w:ins w:id="1057" w:author="Попова Дарья Николаевна (Подрядчик. ООО БерингПойнт)" w:date="2021-12-02T10:24:00Z"/>
          <w:rFonts w:ascii="Arial" w:hAnsi="Arial" w:cs="Arial"/>
          <w:color w:val="000000" w:themeColor="text1"/>
        </w:rPr>
      </w:pPr>
    </w:p>
    <w:p w14:paraId="58534C98" w14:textId="49B2D806" w:rsidR="006F4F36" w:rsidRPr="009936BB" w:rsidRDefault="006F4F36" w:rsidP="006F4F36">
      <w:pPr>
        <w:pStyle w:val="4"/>
        <w:spacing w:after="120"/>
        <w:ind w:left="862" w:hanging="862"/>
        <w:rPr>
          <w:ins w:id="1058" w:author="Попова Дарья Николаевна (Подрядчик. ООО БерингПойнт)" w:date="2021-12-02T10:24:00Z"/>
          <w:rFonts w:eastAsiaTheme="majorEastAsia" w:cstheme="majorBidi"/>
          <w:b/>
          <w:i w:val="0"/>
          <w:caps w:val="0"/>
          <w:sz w:val="24"/>
          <w:szCs w:val="24"/>
        </w:rPr>
      </w:pPr>
      <w:ins w:id="1059" w:author="Попова Дарья Николаевна (Подрядчик. ООО БерингПойнт)" w:date="2021-12-02T10:24:00Z">
        <w:r w:rsidRPr="009936BB">
          <w:rPr>
            <w:rFonts w:eastAsiaTheme="majorEastAsia" w:cstheme="majorBidi"/>
            <w:b/>
            <w:i w:val="0"/>
            <w:caps w:val="0"/>
            <w:sz w:val="24"/>
            <w:szCs w:val="24"/>
          </w:rPr>
          <w:t xml:space="preserve">Шаг процесса </w:t>
        </w:r>
        <w:r w:rsidRPr="00740EEC">
          <w:rPr>
            <w:rFonts w:eastAsiaTheme="majorEastAsia" w:cstheme="majorBidi"/>
            <w:b/>
            <w:i w:val="0"/>
            <w:caps w:val="0"/>
            <w:sz w:val="24"/>
            <w:szCs w:val="24"/>
          </w:rPr>
          <w:t>4</w:t>
        </w:r>
        <w:r w:rsidRPr="006F4F36">
          <w:rPr>
            <w:rFonts w:eastAsiaTheme="majorEastAsia" w:cstheme="majorBidi"/>
            <w:b/>
            <w:i w:val="0"/>
            <w:caps w:val="0"/>
            <w:sz w:val="24"/>
            <w:szCs w:val="24"/>
            <w:rPrChange w:id="1060" w:author="Попова Дарья Николаевна (Подрядчик. ООО БерингПойнт)" w:date="2021-12-02T10:24:00Z">
              <w:rPr>
                <w:rFonts w:eastAsiaTheme="majorEastAsia" w:cstheme="majorBidi"/>
                <w:b/>
                <w:i w:val="0"/>
                <w:caps w:val="0"/>
                <w:sz w:val="24"/>
                <w:szCs w:val="24"/>
                <w:lang w:val="en-US"/>
              </w:rPr>
            </w:rPrChange>
          </w:rPr>
          <w:t>3</w:t>
        </w:r>
        <w:r w:rsidRPr="009936BB">
          <w:rPr>
            <w:rFonts w:eastAsiaTheme="majorEastAsia" w:cstheme="majorBidi"/>
            <w:b/>
            <w:i w:val="0"/>
            <w:caps w:val="0"/>
            <w:sz w:val="24"/>
            <w:szCs w:val="24"/>
          </w:rPr>
          <w:t xml:space="preserve"> </w:t>
        </w:r>
        <w:r>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Pr>
            <w:rFonts w:eastAsiaTheme="majorEastAsia" w:cstheme="majorBidi"/>
            <w:b/>
            <w:i w:val="0"/>
            <w:caps w:val="0"/>
            <w:sz w:val="24"/>
            <w:szCs w:val="24"/>
          </w:rPr>
          <w:t>Деблокирование СПП-элементов</w:t>
        </w:r>
      </w:ins>
    </w:p>
    <w:p w14:paraId="0EAE55F0" w14:textId="186AFA6D" w:rsidR="006F4F36" w:rsidRPr="006F4F36" w:rsidRDefault="006F4F36" w:rsidP="006F4F36">
      <w:pPr>
        <w:spacing w:after="240" w:line="276" w:lineRule="auto"/>
        <w:ind w:firstLine="567"/>
        <w:rPr>
          <w:ins w:id="1061" w:author="Попова Дарья Николаевна (Подрядчик. ООО БерингПойнт)" w:date="2021-12-02T10:26:00Z"/>
          <w:rFonts w:ascii="Arial" w:hAnsi="Arial" w:cs="Arial"/>
          <w:color w:val="000000" w:themeColor="text1"/>
          <w:rPrChange w:id="1062" w:author="Попова Дарья Николаевна (Подрядчик. ООО БерингПойнт)" w:date="2021-12-02T10:26:00Z">
            <w:rPr>
              <w:ins w:id="1063" w:author="Попова Дарья Николаевна (Подрядчик. ООО БерингПойнт)" w:date="2021-12-02T10:26:00Z"/>
              <w:rFonts w:ascii="Arial" w:hAnsi="Arial" w:cs="Arial"/>
              <w:color w:val="000000" w:themeColor="text1"/>
              <w:lang w:val="en-US"/>
            </w:rPr>
          </w:rPrChange>
        </w:rPr>
      </w:pPr>
      <w:ins w:id="1064" w:author="Попова Дарья Николаевна (Подрядчик. ООО БерингПойнт)" w:date="2021-12-02T10:24:00Z">
        <w:r>
          <w:rPr>
            <w:rFonts w:ascii="Arial" w:hAnsi="Arial" w:cs="Arial"/>
            <w:color w:val="000000" w:themeColor="text1"/>
          </w:rPr>
          <w:t>Перед фо</w:t>
        </w:r>
      </w:ins>
      <w:ins w:id="1065" w:author="Попова Дарья Николаевна (Подрядчик. ООО БерингПойнт)" w:date="2021-12-02T10:25:00Z">
        <w:r>
          <w:rPr>
            <w:rFonts w:ascii="Arial" w:hAnsi="Arial" w:cs="Arial"/>
            <w:color w:val="000000" w:themeColor="text1"/>
          </w:rPr>
          <w:t>рмированием годового бюджета необходимо деблокировать СПП-элементы</w:t>
        </w:r>
      </w:ins>
      <w:ins w:id="1066" w:author="Попова Дарья Николаевна (Подрядчик. ООО БерингПойнт)" w:date="2021-12-02T10:28:00Z">
        <w:r>
          <w:rPr>
            <w:rFonts w:ascii="Arial" w:hAnsi="Arial" w:cs="Arial"/>
            <w:color w:val="000000" w:themeColor="text1"/>
          </w:rPr>
          <w:t xml:space="preserve"> на планируемый год</w:t>
        </w:r>
      </w:ins>
      <w:ins w:id="1067" w:author="Попова Дарья Николаевна (Подрядчик. ООО БерингПойнт)" w:date="2021-12-02T10:24:00Z">
        <w:r>
          <w:rPr>
            <w:rFonts w:ascii="Arial" w:hAnsi="Arial" w:cs="Arial"/>
            <w:color w:val="000000" w:themeColor="text1"/>
          </w:rPr>
          <w:t>.</w:t>
        </w:r>
      </w:ins>
      <w:ins w:id="1068" w:author="Попова Дарья Николаевна (Подрядчик. ООО БерингПойнт)" w:date="2021-12-02T10:25:00Z">
        <w:r>
          <w:rPr>
            <w:rFonts w:ascii="Arial" w:hAnsi="Arial" w:cs="Arial"/>
            <w:color w:val="000000" w:themeColor="text1"/>
          </w:rPr>
          <w:t xml:space="preserve"> Деблокирование СПП-элементов осуществляется </w:t>
        </w:r>
        <w:r w:rsidRPr="00990804">
          <w:rPr>
            <w:rFonts w:ascii="Arial" w:hAnsi="Arial" w:cs="Arial"/>
            <w:color w:val="000000" w:themeColor="text1"/>
          </w:rPr>
          <w:t>Планировщик</w:t>
        </w:r>
        <w:r>
          <w:rPr>
            <w:rFonts w:ascii="Arial" w:hAnsi="Arial" w:cs="Arial"/>
            <w:color w:val="000000" w:themeColor="text1"/>
          </w:rPr>
          <w:t>ом</w:t>
        </w:r>
        <w:r w:rsidRPr="00990804">
          <w:rPr>
            <w:rFonts w:ascii="Arial" w:hAnsi="Arial" w:cs="Arial"/>
            <w:color w:val="000000" w:themeColor="text1"/>
          </w:rPr>
          <w:t xml:space="preserve"> бюджета УА </w:t>
        </w:r>
        <w:r>
          <w:rPr>
            <w:rFonts w:ascii="Arial" w:hAnsi="Arial" w:cs="Arial"/>
            <w:color w:val="000000" w:themeColor="text1"/>
          </w:rPr>
          <w:t xml:space="preserve">УО </w:t>
        </w:r>
      </w:ins>
      <w:ins w:id="1069" w:author="Попова Дарья Николаевна (Подрядчик. ООО БерингПойнт)" w:date="2021-12-02T10:29:00Z">
        <w:r>
          <w:rPr>
            <w:rFonts w:ascii="Arial" w:hAnsi="Arial" w:cs="Arial"/>
            <w:color w:val="000000" w:themeColor="text1"/>
          </w:rPr>
          <w:t xml:space="preserve">массово по проекту </w:t>
        </w:r>
      </w:ins>
      <w:ins w:id="1070" w:author="Попова Дарья Николаевна (Подрядчик. ООО БерингПойнт)" w:date="2021-12-02T10:25:00Z">
        <w:r>
          <w:rPr>
            <w:rFonts w:ascii="Arial" w:hAnsi="Arial" w:cs="Arial"/>
            <w:color w:val="000000" w:themeColor="text1"/>
          </w:rPr>
          <w:t xml:space="preserve">через </w:t>
        </w:r>
      </w:ins>
      <w:ins w:id="1071" w:author="Попова Дарья Николаевна (Подрядчик. ООО БерингПойнт)" w:date="2021-12-02T10:29:00Z">
        <w:r>
          <w:rPr>
            <w:rFonts w:ascii="Arial" w:hAnsi="Arial" w:cs="Arial"/>
            <w:color w:val="000000" w:themeColor="text1"/>
          </w:rPr>
          <w:t xml:space="preserve">транзакцию </w:t>
        </w:r>
      </w:ins>
      <w:ins w:id="1072" w:author="Попова Дарья Николаевна (Подрядчик. ООО БерингПойнт)" w:date="2021-12-02T10:25:00Z">
        <w:r>
          <w:rPr>
            <w:rFonts w:ascii="Arial" w:hAnsi="Arial" w:cs="Arial"/>
            <w:color w:val="000000" w:themeColor="text1"/>
            <w:lang w:val="en-US"/>
          </w:rPr>
          <w:t>CJ</w:t>
        </w:r>
        <w:r w:rsidRPr="006F4F36">
          <w:rPr>
            <w:rFonts w:ascii="Arial" w:hAnsi="Arial" w:cs="Arial"/>
            <w:color w:val="000000" w:themeColor="text1"/>
            <w:rPrChange w:id="1073" w:author="Попова Дарья Николаевна (Подрядчик. ООО БерингПойнт)" w:date="2021-12-02T10:26:00Z">
              <w:rPr>
                <w:rFonts w:ascii="Arial" w:hAnsi="Arial" w:cs="Arial"/>
                <w:color w:val="000000" w:themeColor="text1"/>
                <w:lang w:val="en-US"/>
              </w:rPr>
            </w:rPrChange>
          </w:rPr>
          <w:t>20</w:t>
        </w:r>
        <w:r>
          <w:rPr>
            <w:rFonts w:ascii="Arial" w:hAnsi="Arial" w:cs="Arial"/>
            <w:color w:val="000000" w:themeColor="text1"/>
            <w:lang w:val="en-US"/>
          </w:rPr>
          <w:t>N</w:t>
        </w:r>
        <w:r w:rsidRPr="006F4F36">
          <w:rPr>
            <w:rFonts w:ascii="Arial" w:hAnsi="Arial" w:cs="Arial"/>
            <w:color w:val="000000" w:themeColor="text1"/>
            <w:rPrChange w:id="1074" w:author="Попова Дарья Николаевна (Подрядчик. ООО БерингПойнт)" w:date="2021-12-02T10:26:00Z">
              <w:rPr>
                <w:rFonts w:ascii="Arial" w:hAnsi="Arial" w:cs="Arial"/>
                <w:color w:val="000000" w:themeColor="text1"/>
                <w:lang w:val="en-US"/>
              </w:rPr>
            </w:rPrChange>
          </w:rPr>
          <w:t xml:space="preserve"> </w:t>
        </w:r>
      </w:ins>
      <w:ins w:id="1075" w:author="Попова Дарья Николаевна (Подрядчик. ООО БерингПойнт)" w:date="2021-12-02T10:26:00Z">
        <w:r>
          <w:rPr>
            <w:rFonts w:ascii="Arial" w:hAnsi="Arial" w:cs="Arial"/>
            <w:color w:val="000000" w:themeColor="text1"/>
          </w:rPr>
          <w:t>либо единич</w:t>
        </w:r>
        <w:r w:rsidR="00584A48">
          <w:rPr>
            <w:rFonts w:ascii="Arial" w:hAnsi="Arial" w:cs="Arial"/>
            <w:color w:val="000000" w:themeColor="text1"/>
          </w:rPr>
          <w:t>но</w:t>
        </w:r>
        <w:r>
          <w:rPr>
            <w:rFonts w:ascii="Arial" w:hAnsi="Arial" w:cs="Arial"/>
            <w:color w:val="000000" w:themeColor="text1"/>
          </w:rPr>
          <w:t xml:space="preserve"> через </w:t>
        </w:r>
      </w:ins>
      <w:ins w:id="1076" w:author="Попова Дарья Николаевна (Подрядчик. ООО БерингПойнт)" w:date="2021-12-02T10:29:00Z">
        <w:r>
          <w:rPr>
            <w:rFonts w:ascii="Arial" w:hAnsi="Arial" w:cs="Arial"/>
            <w:color w:val="000000" w:themeColor="text1"/>
          </w:rPr>
          <w:t xml:space="preserve">транзакцию </w:t>
        </w:r>
      </w:ins>
      <w:ins w:id="1077" w:author="Попова Дарья Николаевна (Подрядчик. ООО БерингПойнт)" w:date="2021-12-02T10:26:00Z">
        <w:r>
          <w:rPr>
            <w:rFonts w:ascii="Arial" w:hAnsi="Arial" w:cs="Arial"/>
            <w:color w:val="000000" w:themeColor="text1"/>
            <w:lang w:val="en-US"/>
          </w:rPr>
          <w:t>CJ</w:t>
        </w:r>
        <w:r w:rsidRPr="006F4F36">
          <w:rPr>
            <w:rFonts w:ascii="Arial" w:hAnsi="Arial" w:cs="Arial"/>
            <w:color w:val="000000" w:themeColor="text1"/>
            <w:rPrChange w:id="1078" w:author="Попова Дарья Николаевна (Подрядчик. ООО БерингПойнт)" w:date="2021-12-02T10:26:00Z">
              <w:rPr>
                <w:rFonts w:ascii="Arial" w:hAnsi="Arial" w:cs="Arial"/>
                <w:color w:val="000000" w:themeColor="text1"/>
                <w:lang w:val="en-US"/>
              </w:rPr>
            </w:rPrChange>
          </w:rPr>
          <w:t>02.</w:t>
        </w:r>
      </w:ins>
    </w:p>
    <w:p w14:paraId="66017CBB" w14:textId="36751ACE" w:rsidR="006F4F36" w:rsidRPr="006F4F36" w:rsidRDefault="006F4F36" w:rsidP="006F4F36">
      <w:pPr>
        <w:spacing w:after="240" w:line="276" w:lineRule="auto"/>
        <w:ind w:firstLine="567"/>
        <w:rPr>
          <w:ins w:id="1079" w:author="Попова Дарья Николаевна (Подрядчик. ООО БерингПойнт)" w:date="2021-12-02T10:24:00Z"/>
          <w:rFonts w:ascii="Arial" w:hAnsi="Arial" w:cs="Arial"/>
          <w:color w:val="000000" w:themeColor="text1"/>
        </w:rPr>
      </w:pPr>
      <w:ins w:id="1080" w:author="Попова Дарья Николаевна (Подрядчик. ООО БерингПойнт)" w:date="2021-12-02T10:26:00Z">
        <w:r>
          <w:rPr>
            <w:rFonts w:ascii="Arial" w:hAnsi="Arial" w:cs="Arial"/>
            <w:color w:val="000000" w:themeColor="text1"/>
          </w:rPr>
          <w:t xml:space="preserve">Деблокирование </w:t>
        </w:r>
      </w:ins>
      <w:ins w:id="1081" w:author="Попова Дарья Николаевна (Подрядчик. ООО БерингПойнт)" w:date="2021-12-02T10:30:00Z">
        <w:r w:rsidR="00584A48">
          <w:rPr>
            <w:rFonts w:ascii="Arial" w:hAnsi="Arial" w:cs="Arial"/>
            <w:color w:val="000000" w:themeColor="text1"/>
          </w:rPr>
          <w:t xml:space="preserve">СПП-элементов </w:t>
        </w:r>
      </w:ins>
      <w:ins w:id="1082" w:author="Попова Дарья Николаевна (Подрядчик. ООО БерингПойнт)" w:date="2021-12-02T10:26:00Z">
        <w:r>
          <w:rPr>
            <w:rFonts w:ascii="Arial" w:hAnsi="Arial" w:cs="Arial"/>
            <w:color w:val="000000" w:themeColor="text1"/>
          </w:rPr>
          <w:t xml:space="preserve">через </w:t>
        </w:r>
        <w:r>
          <w:rPr>
            <w:rFonts w:ascii="Arial" w:hAnsi="Arial" w:cs="Arial"/>
            <w:color w:val="000000" w:themeColor="text1"/>
            <w:lang w:val="en-US"/>
          </w:rPr>
          <w:t>CJ</w:t>
        </w:r>
        <w:r w:rsidRPr="006F4F36">
          <w:rPr>
            <w:rFonts w:ascii="Arial" w:hAnsi="Arial" w:cs="Arial"/>
            <w:color w:val="000000" w:themeColor="text1"/>
            <w:rPrChange w:id="1083" w:author="Попова Дарья Николаевна (Подрядчик. ООО БерингПойнт)" w:date="2021-12-02T10:27:00Z">
              <w:rPr>
                <w:rFonts w:ascii="Arial" w:hAnsi="Arial" w:cs="Arial"/>
                <w:color w:val="000000" w:themeColor="text1"/>
                <w:lang w:val="en-US"/>
              </w:rPr>
            </w:rPrChange>
          </w:rPr>
          <w:t>20</w:t>
        </w:r>
        <w:r>
          <w:rPr>
            <w:rFonts w:ascii="Arial" w:hAnsi="Arial" w:cs="Arial"/>
            <w:color w:val="000000" w:themeColor="text1"/>
            <w:lang w:val="en-US"/>
          </w:rPr>
          <w:t>N</w:t>
        </w:r>
        <w:r w:rsidRPr="006F4F36">
          <w:rPr>
            <w:rFonts w:ascii="Arial" w:hAnsi="Arial" w:cs="Arial"/>
            <w:color w:val="000000" w:themeColor="text1"/>
            <w:rPrChange w:id="1084" w:author="Попова Дарья Николаевна (Подрядчик. ООО БерингПойнт)" w:date="2021-12-02T10:27:00Z">
              <w:rPr>
                <w:rFonts w:ascii="Arial" w:hAnsi="Arial" w:cs="Arial"/>
                <w:color w:val="000000" w:themeColor="text1"/>
                <w:lang w:val="en-US"/>
              </w:rPr>
            </w:rPrChange>
          </w:rPr>
          <w:t xml:space="preserve"> </w:t>
        </w:r>
        <w:r>
          <w:rPr>
            <w:rFonts w:ascii="Arial" w:hAnsi="Arial" w:cs="Arial"/>
            <w:color w:val="000000" w:themeColor="text1"/>
          </w:rPr>
          <w:t>можно делать массов</w:t>
        </w:r>
      </w:ins>
      <w:ins w:id="1085" w:author="Попова Дарья Николаевна (Подрядчик. ООО БерингПойнт)" w:date="2021-12-02T10:27:00Z">
        <w:r>
          <w:rPr>
            <w:rFonts w:ascii="Arial" w:hAnsi="Arial" w:cs="Arial"/>
            <w:color w:val="000000" w:themeColor="text1"/>
          </w:rPr>
          <w:t>о</w:t>
        </w:r>
      </w:ins>
      <w:ins w:id="1086" w:author="Попова Дарья Николаевна (Подрядчик. ООО БерингПойнт)" w:date="2021-12-02T10:26:00Z">
        <w:r>
          <w:rPr>
            <w:rFonts w:ascii="Arial" w:hAnsi="Arial" w:cs="Arial"/>
            <w:color w:val="000000" w:themeColor="text1"/>
          </w:rPr>
          <w:t xml:space="preserve"> через деблокирование проекта</w:t>
        </w:r>
      </w:ins>
      <w:ins w:id="1087" w:author="Попова Дарья Николаевна (Подрядчик. ООО БерингПойнт)" w:date="2021-12-02T10:27:00Z">
        <w:r>
          <w:rPr>
            <w:rFonts w:ascii="Arial" w:hAnsi="Arial" w:cs="Arial"/>
            <w:color w:val="000000" w:themeColor="text1"/>
          </w:rPr>
          <w:t>,</w:t>
        </w:r>
      </w:ins>
      <w:ins w:id="1088" w:author="Попова Дарья Николаевна (Подрядчик. ООО БерингПойнт)" w:date="2021-12-02T10:26:00Z">
        <w:r>
          <w:rPr>
            <w:rFonts w:ascii="Arial" w:hAnsi="Arial" w:cs="Arial"/>
            <w:color w:val="000000" w:themeColor="text1"/>
          </w:rPr>
          <w:t xml:space="preserve"> в том случае если на СПП-элементах не содержатся сетевые графики. </w:t>
        </w:r>
      </w:ins>
      <w:ins w:id="1089" w:author="Попова Дарья Николаевна (Подрядчик. ООО БерингПойнт)" w:date="2021-12-02T10:27:00Z">
        <w:r w:rsidR="00584A48">
          <w:rPr>
            <w:rFonts w:ascii="Arial" w:hAnsi="Arial" w:cs="Arial"/>
            <w:color w:val="000000" w:themeColor="text1"/>
          </w:rPr>
          <w:t>Если СПП-элементы содержат се</w:t>
        </w:r>
      </w:ins>
      <w:ins w:id="1090" w:author="Попова Дарья Николаевна (Подрядчик. ООО БерингПойнт)" w:date="2021-12-02T10:30:00Z">
        <w:r w:rsidR="00584A48">
          <w:rPr>
            <w:rFonts w:ascii="Arial" w:hAnsi="Arial" w:cs="Arial"/>
            <w:color w:val="000000" w:themeColor="text1"/>
          </w:rPr>
          <w:t>т</w:t>
        </w:r>
      </w:ins>
      <w:ins w:id="1091" w:author="Попова Дарья Николаевна (Подрядчик. ООО БерингПойнт)" w:date="2021-12-02T10:27:00Z">
        <w:r>
          <w:rPr>
            <w:rFonts w:ascii="Arial" w:hAnsi="Arial" w:cs="Arial"/>
            <w:color w:val="000000" w:themeColor="text1"/>
          </w:rPr>
          <w:t xml:space="preserve">евые графики, то для деблокирования следует воспользоваться транзакцией </w:t>
        </w:r>
        <w:r>
          <w:rPr>
            <w:rFonts w:ascii="Arial" w:hAnsi="Arial" w:cs="Arial"/>
            <w:color w:val="000000" w:themeColor="text1"/>
            <w:lang w:val="en-US"/>
          </w:rPr>
          <w:t>CJ</w:t>
        </w:r>
        <w:r w:rsidRPr="006F4F36">
          <w:rPr>
            <w:rFonts w:ascii="Arial" w:hAnsi="Arial" w:cs="Arial"/>
            <w:color w:val="000000" w:themeColor="text1"/>
            <w:rPrChange w:id="1092" w:author="Попова Дарья Николаевна (Подрядчик. ООО БерингПойнт)" w:date="2021-12-02T10:27:00Z">
              <w:rPr>
                <w:rFonts w:ascii="Arial" w:hAnsi="Arial" w:cs="Arial"/>
                <w:color w:val="000000" w:themeColor="text1"/>
                <w:lang w:val="en-US"/>
              </w:rPr>
            </w:rPrChange>
          </w:rPr>
          <w:t>02.</w:t>
        </w:r>
      </w:ins>
    </w:p>
    <w:p w14:paraId="78EDAFF3" w14:textId="77777777" w:rsidR="006F4F36" w:rsidRDefault="006F4F36" w:rsidP="002B0E04">
      <w:pPr>
        <w:spacing w:after="240" w:line="276" w:lineRule="auto"/>
        <w:ind w:firstLine="567"/>
        <w:rPr>
          <w:rFonts w:ascii="Arial" w:hAnsi="Arial" w:cs="Arial"/>
          <w:color w:val="000000" w:themeColor="text1"/>
        </w:rPr>
      </w:pPr>
    </w:p>
    <w:p w14:paraId="7BE383E7" w14:textId="669B3D92" w:rsidR="000C0115" w:rsidRPr="009936BB" w:rsidRDefault="000C0115" w:rsidP="000C0115">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Pr>
          <w:rFonts w:eastAsiaTheme="majorEastAsia" w:cstheme="majorBidi"/>
          <w:b/>
          <w:i w:val="0"/>
          <w:caps w:val="0"/>
          <w:sz w:val="24"/>
          <w:szCs w:val="24"/>
        </w:rPr>
        <w:t>45</w:t>
      </w:r>
      <w:r w:rsidRPr="009936BB">
        <w:rPr>
          <w:rFonts w:eastAsiaTheme="majorEastAsia" w:cstheme="majorBidi"/>
          <w:b/>
          <w:i w:val="0"/>
          <w:caps w:val="0"/>
          <w:sz w:val="24"/>
          <w:szCs w:val="24"/>
        </w:rPr>
        <w:t xml:space="preserve"> </w:t>
      </w:r>
      <w:r>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Pr>
          <w:rFonts w:eastAsiaTheme="majorEastAsia" w:cstheme="majorBidi"/>
          <w:b/>
          <w:i w:val="0"/>
          <w:caps w:val="0"/>
          <w:sz w:val="24"/>
          <w:szCs w:val="24"/>
        </w:rPr>
        <w:t xml:space="preserve">Блокировка </w:t>
      </w:r>
      <w:r w:rsidR="00500565">
        <w:rPr>
          <w:rFonts w:eastAsiaTheme="majorEastAsia" w:cstheme="majorBidi"/>
          <w:b/>
          <w:i w:val="0"/>
          <w:caps w:val="0"/>
          <w:sz w:val="24"/>
          <w:szCs w:val="24"/>
        </w:rPr>
        <w:t>г</w:t>
      </w:r>
      <w:r w:rsidRPr="00954B79">
        <w:rPr>
          <w:rFonts w:eastAsiaTheme="majorEastAsia" w:cstheme="majorBidi"/>
          <w:b/>
          <w:i w:val="0"/>
          <w:caps w:val="0"/>
          <w:sz w:val="24"/>
          <w:szCs w:val="24"/>
        </w:rPr>
        <w:t xml:space="preserve">одового </w:t>
      </w:r>
      <w:r>
        <w:rPr>
          <w:rFonts w:eastAsiaTheme="majorEastAsia" w:cstheme="majorBidi"/>
          <w:b/>
          <w:i w:val="0"/>
          <w:caps w:val="0"/>
          <w:sz w:val="24"/>
          <w:szCs w:val="24"/>
        </w:rPr>
        <w:t>плана</w:t>
      </w:r>
      <w:r w:rsidRPr="00954B79">
        <w:rPr>
          <w:rFonts w:eastAsiaTheme="majorEastAsia" w:cstheme="majorBidi"/>
          <w:b/>
          <w:i w:val="0"/>
          <w:caps w:val="0"/>
          <w:sz w:val="24"/>
          <w:szCs w:val="24"/>
        </w:rPr>
        <w:t xml:space="preserve"> воздействий на ПА БЕ</w:t>
      </w:r>
    </w:p>
    <w:p w14:paraId="4D456FEC" w14:textId="14E7B555" w:rsidR="000C0115" w:rsidRPr="002D2818" w:rsidRDefault="000C0115" w:rsidP="000C0115">
      <w:pPr>
        <w:spacing w:after="240" w:line="276" w:lineRule="auto"/>
        <w:ind w:firstLine="567"/>
        <w:rPr>
          <w:rFonts w:ascii="Arial" w:hAnsi="Arial" w:cs="Arial"/>
          <w:color w:val="000000" w:themeColor="text1"/>
        </w:rPr>
      </w:pPr>
      <w:r>
        <w:rPr>
          <w:rFonts w:ascii="Arial" w:hAnsi="Arial" w:cs="Arial"/>
          <w:color w:val="000000" w:themeColor="text1"/>
        </w:rPr>
        <w:t xml:space="preserve">Во избежании изменений плана воздействий на ПА БЕ на время формирования и согласования годового бюджета воздействий на производственные активы сотрудник в роли </w:t>
      </w:r>
      <w:r w:rsidRPr="002B1B96">
        <w:rPr>
          <w:rFonts w:ascii="Arial" w:hAnsi="Arial" w:cs="Arial"/>
          <w:color w:val="000000" w:themeColor="text1"/>
        </w:rPr>
        <w:t>Планировщик</w:t>
      </w:r>
      <w:r>
        <w:rPr>
          <w:rFonts w:ascii="Arial" w:hAnsi="Arial" w:cs="Arial"/>
          <w:color w:val="000000" w:themeColor="text1"/>
        </w:rPr>
        <w:t>а</w:t>
      </w:r>
      <w:r w:rsidRPr="002B1B96">
        <w:rPr>
          <w:rFonts w:ascii="Arial" w:hAnsi="Arial" w:cs="Arial"/>
          <w:color w:val="000000" w:themeColor="text1"/>
        </w:rPr>
        <w:t xml:space="preserve"> бюджета УА </w:t>
      </w:r>
      <w:r>
        <w:rPr>
          <w:rFonts w:ascii="Arial" w:hAnsi="Arial" w:cs="Arial"/>
          <w:color w:val="000000" w:themeColor="text1"/>
        </w:rPr>
        <w:t>УО осуществляет блокировку плана воздействий на планируемый год в разрезе заводов планирования, групп планирования и типа затрат (</w:t>
      </w:r>
      <w:r>
        <w:rPr>
          <w:rFonts w:ascii="Arial" w:hAnsi="Arial" w:cs="Arial"/>
          <w:color w:val="000000" w:themeColor="text1"/>
          <w:lang w:val="en-US"/>
        </w:rPr>
        <w:t>CAPEX</w:t>
      </w:r>
      <w:r w:rsidRPr="00C15F73">
        <w:rPr>
          <w:rFonts w:ascii="Arial" w:hAnsi="Arial" w:cs="Arial"/>
          <w:color w:val="000000" w:themeColor="text1"/>
        </w:rPr>
        <w:t xml:space="preserve">/ </w:t>
      </w:r>
      <w:r>
        <w:rPr>
          <w:rFonts w:ascii="Arial" w:hAnsi="Arial" w:cs="Arial"/>
          <w:color w:val="000000" w:themeColor="text1"/>
          <w:lang w:val="en-US"/>
        </w:rPr>
        <w:t>OPEX</w:t>
      </w:r>
      <w:r>
        <w:rPr>
          <w:rFonts w:ascii="Arial" w:hAnsi="Arial" w:cs="Arial"/>
          <w:color w:val="000000" w:themeColor="text1"/>
        </w:rPr>
        <w:t xml:space="preserve">) через транзакцию </w:t>
      </w:r>
      <w:r>
        <w:rPr>
          <w:rFonts w:ascii="Arial" w:hAnsi="Arial" w:cs="Arial"/>
          <w:color w:val="000000" w:themeColor="text1"/>
          <w:lang w:val="en-US"/>
        </w:rPr>
        <w:t>ZPM</w:t>
      </w:r>
      <w:r w:rsidRPr="00C15F73">
        <w:rPr>
          <w:rFonts w:ascii="Arial" w:hAnsi="Arial" w:cs="Arial"/>
          <w:color w:val="000000" w:themeColor="text1"/>
        </w:rPr>
        <w:t>_</w:t>
      </w:r>
      <w:r>
        <w:rPr>
          <w:rFonts w:ascii="Arial" w:hAnsi="Arial" w:cs="Arial"/>
          <w:color w:val="000000" w:themeColor="text1"/>
          <w:lang w:val="en-US"/>
        </w:rPr>
        <w:t>PLAN</w:t>
      </w:r>
      <w:r w:rsidRPr="00C15F73">
        <w:rPr>
          <w:rFonts w:ascii="Arial" w:hAnsi="Arial" w:cs="Arial"/>
          <w:color w:val="000000" w:themeColor="text1"/>
        </w:rPr>
        <w:t>_</w:t>
      </w:r>
      <w:r>
        <w:rPr>
          <w:rFonts w:ascii="Arial" w:hAnsi="Arial" w:cs="Arial"/>
          <w:color w:val="000000" w:themeColor="text1"/>
          <w:lang w:val="en-US"/>
        </w:rPr>
        <w:t>BLOCK</w:t>
      </w:r>
      <w:r w:rsidRPr="00C15F73">
        <w:rPr>
          <w:rFonts w:ascii="Arial" w:hAnsi="Arial" w:cs="Arial"/>
          <w:color w:val="000000" w:themeColor="text1"/>
        </w:rPr>
        <w:t xml:space="preserve"> (</w:t>
      </w:r>
      <w:r w:rsidR="0036069A">
        <w:rPr>
          <w:rFonts w:ascii="Arial" w:hAnsi="Arial" w:cs="Arial"/>
          <w:color w:val="000000" w:themeColor="text1"/>
        </w:rPr>
        <w:t>код</w:t>
      </w:r>
      <w:r>
        <w:rPr>
          <w:rFonts w:ascii="Arial" w:hAnsi="Arial" w:cs="Arial"/>
          <w:color w:val="000000" w:themeColor="text1"/>
        </w:rPr>
        <w:t xml:space="preserve"> </w:t>
      </w:r>
      <w:r w:rsidR="0036069A">
        <w:rPr>
          <w:rFonts w:ascii="Arial" w:hAnsi="Arial" w:cs="Arial"/>
          <w:color w:val="000000" w:themeColor="text1"/>
          <w:lang w:val="en-US"/>
        </w:rPr>
        <w:t>PM</w:t>
      </w:r>
      <w:r w:rsidR="0036069A" w:rsidRPr="00C15F73">
        <w:rPr>
          <w:rFonts w:ascii="Arial" w:hAnsi="Arial" w:cs="Arial"/>
          <w:color w:val="000000" w:themeColor="text1"/>
        </w:rPr>
        <w:t>203</w:t>
      </w:r>
      <w:r>
        <w:rPr>
          <w:rFonts w:ascii="Arial" w:hAnsi="Arial" w:cs="Arial"/>
          <w:color w:val="000000" w:themeColor="text1"/>
        </w:rPr>
        <w:t xml:space="preserve"> </w:t>
      </w:r>
      <w:r w:rsidR="0036069A">
        <w:rPr>
          <w:rFonts w:ascii="Arial" w:hAnsi="Arial" w:cs="Arial"/>
          <w:color w:val="000000" w:themeColor="text1"/>
        </w:rPr>
        <w:t>в реестре разработок, описание в разделе 5.10 настоящего КД</w:t>
      </w:r>
      <w:r w:rsidRPr="00C15F73">
        <w:rPr>
          <w:rFonts w:ascii="Arial" w:hAnsi="Arial" w:cs="Arial"/>
          <w:color w:val="000000" w:themeColor="text1"/>
        </w:rPr>
        <w:t>)</w:t>
      </w:r>
      <w:r>
        <w:rPr>
          <w:rFonts w:ascii="Arial" w:hAnsi="Arial" w:cs="Arial"/>
          <w:color w:val="000000" w:themeColor="text1"/>
        </w:rPr>
        <w:t>. В результате блокировки плана нельзя внести изменения в данные, влияющие на плановые затраты заказов ТОРО и сетевых графиков</w:t>
      </w:r>
      <w:r w:rsidR="002D2818">
        <w:rPr>
          <w:rFonts w:ascii="Arial" w:hAnsi="Arial" w:cs="Arial"/>
          <w:color w:val="000000" w:themeColor="text1"/>
        </w:rPr>
        <w:t xml:space="preserve"> согласно условиям</w:t>
      </w:r>
      <w:r w:rsidR="0036069A">
        <w:rPr>
          <w:rFonts w:ascii="Arial" w:hAnsi="Arial" w:cs="Arial"/>
          <w:color w:val="000000" w:themeColor="text1"/>
        </w:rPr>
        <w:t>,</w:t>
      </w:r>
      <w:r w:rsidR="002D2818">
        <w:rPr>
          <w:rFonts w:ascii="Arial" w:hAnsi="Arial" w:cs="Arial"/>
          <w:color w:val="000000" w:themeColor="text1"/>
        </w:rPr>
        <w:t xml:space="preserve"> заданным в транзакции </w:t>
      </w:r>
      <w:r w:rsidR="002D2818">
        <w:rPr>
          <w:rFonts w:ascii="Arial" w:hAnsi="Arial" w:cs="Arial"/>
          <w:color w:val="000000" w:themeColor="text1"/>
          <w:lang w:val="en-US"/>
        </w:rPr>
        <w:t>ZPM</w:t>
      </w:r>
      <w:r w:rsidR="002D2818" w:rsidRPr="00C15F73">
        <w:rPr>
          <w:rFonts w:ascii="Arial" w:hAnsi="Arial" w:cs="Arial"/>
          <w:color w:val="000000" w:themeColor="text1"/>
        </w:rPr>
        <w:t>_</w:t>
      </w:r>
      <w:r w:rsidR="002D2818">
        <w:rPr>
          <w:rFonts w:ascii="Arial" w:hAnsi="Arial" w:cs="Arial"/>
          <w:color w:val="000000" w:themeColor="text1"/>
          <w:lang w:val="en-US"/>
        </w:rPr>
        <w:t>PLAN</w:t>
      </w:r>
      <w:r w:rsidR="002D2818" w:rsidRPr="00C15F73">
        <w:rPr>
          <w:rFonts w:ascii="Arial" w:hAnsi="Arial" w:cs="Arial"/>
          <w:color w:val="000000" w:themeColor="text1"/>
        </w:rPr>
        <w:t>_</w:t>
      </w:r>
      <w:r w:rsidR="002D2818">
        <w:rPr>
          <w:rFonts w:ascii="Arial" w:hAnsi="Arial" w:cs="Arial"/>
          <w:color w:val="000000" w:themeColor="text1"/>
          <w:lang w:val="en-US"/>
        </w:rPr>
        <w:t>BLOCK</w:t>
      </w:r>
      <w:r w:rsidR="002D2818">
        <w:rPr>
          <w:rFonts w:ascii="Arial" w:hAnsi="Arial" w:cs="Arial"/>
          <w:color w:val="000000" w:themeColor="text1"/>
        </w:rPr>
        <w:t>.</w:t>
      </w:r>
    </w:p>
    <w:p w14:paraId="607395C4" w14:textId="77777777" w:rsidR="000C0115" w:rsidRPr="009601B6" w:rsidRDefault="000C0115" w:rsidP="002B0E04">
      <w:pPr>
        <w:spacing w:after="240" w:line="276" w:lineRule="auto"/>
        <w:ind w:firstLine="567"/>
        <w:rPr>
          <w:rFonts w:ascii="Arial" w:hAnsi="Arial" w:cs="Arial"/>
          <w:color w:val="000000" w:themeColor="text1"/>
        </w:rPr>
      </w:pPr>
    </w:p>
    <w:p w14:paraId="09096507" w14:textId="06C397D4" w:rsidR="001C2C87" w:rsidRPr="009936BB" w:rsidRDefault="001C2C8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954B79">
        <w:rPr>
          <w:rFonts w:eastAsiaTheme="majorEastAsia" w:cstheme="majorBidi"/>
          <w:b/>
          <w:i w:val="0"/>
          <w:caps w:val="0"/>
          <w:sz w:val="24"/>
          <w:szCs w:val="24"/>
        </w:rPr>
        <w:t>5</w:t>
      </w:r>
      <w:r w:rsidRPr="009936BB">
        <w:rPr>
          <w:rFonts w:eastAsiaTheme="majorEastAsia" w:cstheme="majorBidi"/>
          <w:b/>
          <w:i w:val="0"/>
          <w:caps w:val="0"/>
          <w:sz w:val="24"/>
          <w:szCs w:val="24"/>
        </w:rPr>
        <w:t xml:space="preserve">0 - </w:t>
      </w:r>
      <w:r w:rsidR="00954B79" w:rsidRPr="00954B79">
        <w:rPr>
          <w:rFonts w:eastAsiaTheme="majorEastAsia" w:cstheme="majorBidi"/>
          <w:b/>
          <w:i w:val="0"/>
          <w:caps w:val="0"/>
          <w:sz w:val="24"/>
          <w:szCs w:val="24"/>
        </w:rPr>
        <w:t xml:space="preserve">Формирование </w:t>
      </w:r>
      <w:r w:rsidR="00500565">
        <w:rPr>
          <w:rFonts w:eastAsiaTheme="majorEastAsia" w:cstheme="majorBidi"/>
          <w:b/>
          <w:i w:val="0"/>
          <w:caps w:val="0"/>
          <w:sz w:val="24"/>
          <w:szCs w:val="24"/>
        </w:rPr>
        <w:t>г</w:t>
      </w:r>
      <w:r w:rsidR="00954B79" w:rsidRPr="00954B79">
        <w:rPr>
          <w:rFonts w:eastAsiaTheme="majorEastAsia" w:cstheme="majorBidi"/>
          <w:b/>
          <w:i w:val="0"/>
          <w:caps w:val="0"/>
          <w:sz w:val="24"/>
          <w:szCs w:val="24"/>
        </w:rPr>
        <w:t>одового бюджета воздействий на ПА БЕ</w:t>
      </w:r>
    </w:p>
    <w:p w14:paraId="791323ED" w14:textId="378A88C3" w:rsidR="002E05C6" w:rsidRDefault="002E05C6" w:rsidP="002E05C6">
      <w:pPr>
        <w:spacing w:after="240" w:line="276" w:lineRule="auto"/>
        <w:ind w:firstLine="567"/>
        <w:rPr>
          <w:rFonts w:ascii="Arial" w:hAnsi="Arial" w:cs="Arial"/>
          <w:color w:val="000000" w:themeColor="text1"/>
        </w:rPr>
      </w:pPr>
      <w:r>
        <w:rPr>
          <w:rFonts w:ascii="Arial" w:hAnsi="Arial" w:cs="Arial"/>
          <w:color w:val="000000" w:themeColor="text1"/>
        </w:rPr>
        <w:t xml:space="preserve">Для выполнения данной операции и всего процесса формирования годового бюджета воздействий в Системе будет настроен поток бизнес-операций, содержащий необходимые шаги. </w:t>
      </w:r>
      <w:r w:rsidRPr="004711BF">
        <w:rPr>
          <w:rFonts w:ascii="Arial" w:hAnsi="Arial" w:cs="Arial"/>
          <w:color w:val="000000" w:themeColor="text1"/>
        </w:rPr>
        <w:t>Поток бизнес-операций позволяет организ</w:t>
      </w:r>
      <w:r>
        <w:rPr>
          <w:rFonts w:ascii="Arial" w:hAnsi="Arial" w:cs="Arial"/>
          <w:color w:val="000000" w:themeColor="text1"/>
        </w:rPr>
        <w:t>овать процесс формирования, рас</w:t>
      </w:r>
      <w:r w:rsidRPr="004711BF">
        <w:rPr>
          <w:rFonts w:ascii="Arial" w:hAnsi="Arial" w:cs="Arial"/>
          <w:color w:val="000000" w:themeColor="text1"/>
        </w:rPr>
        <w:t xml:space="preserve">смотрения и согласования </w:t>
      </w:r>
      <w:r>
        <w:rPr>
          <w:rFonts w:ascii="Arial" w:hAnsi="Arial" w:cs="Arial"/>
          <w:color w:val="000000" w:themeColor="text1"/>
        </w:rPr>
        <w:t xml:space="preserve">годового бюджета </w:t>
      </w:r>
      <w:r w:rsidRPr="004711BF">
        <w:rPr>
          <w:rFonts w:ascii="Arial" w:hAnsi="Arial" w:cs="Arial"/>
          <w:color w:val="000000" w:themeColor="text1"/>
        </w:rPr>
        <w:t>воздействий в последовательность шагов с назначением ответственных исполнителей, сроков на</w:t>
      </w:r>
      <w:r>
        <w:rPr>
          <w:rFonts w:ascii="Arial" w:hAnsi="Arial" w:cs="Arial"/>
          <w:color w:val="000000" w:themeColor="text1"/>
        </w:rPr>
        <w:t xml:space="preserve">чала и завершения операций. Сотрудник в роли </w:t>
      </w:r>
      <w:r w:rsidRPr="00E26653">
        <w:rPr>
          <w:rFonts w:ascii="Arial" w:hAnsi="Arial" w:cs="Arial"/>
          <w:color w:val="000000" w:themeColor="text1"/>
        </w:rPr>
        <w:t xml:space="preserve">Планировщика бюджета УА </w:t>
      </w:r>
      <w:r>
        <w:rPr>
          <w:rFonts w:ascii="Arial" w:hAnsi="Arial" w:cs="Arial"/>
          <w:color w:val="000000" w:themeColor="text1"/>
        </w:rPr>
        <w:t>УО перед началом формирования бюджета должен создать инстанцию (экземпляр) потока бизнес-операций. Далее выполнение всех действий будет регламентироваться запущенным экземпляром потока операций. Описание механизма потока бизнес-операций и его инстанций приведено в разделе 5.10 настоящего документа.</w:t>
      </w:r>
    </w:p>
    <w:p w14:paraId="6E56269E" w14:textId="5325602F" w:rsidR="002E05C6" w:rsidRDefault="002E05C6" w:rsidP="002E05C6">
      <w:pPr>
        <w:spacing w:after="240" w:line="276" w:lineRule="auto"/>
        <w:ind w:firstLine="567"/>
        <w:rPr>
          <w:rFonts w:ascii="Arial" w:hAnsi="Arial" w:cs="Arial"/>
          <w:color w:val="000000" w:themeColor="text1"/>
        </w:rPr>
      </w:pPr>
      <w:r>
        <w:rPr>
          <w:rFonts w:ascii="Arial" w:hAnsi="Arial" w:cs="Arial"/>
          <w:color w:val="000000" w:themeColor="text1"/>
        </w:rPr>
        <w:t>При создании инстанции используется шаблон потока бизнес-операций, относящийся к процессу формирования годового бюджета воздействий на производственные активы соответствующей бизнес-единицы. Таким образом, каждая бизнес-единица создаёт и выполняет инстанцию своего потока бизнес-операций.</w:t>
      </w:r>
    </w:p>
    <w:p w14:paraId="7A146E69" w14:textId="77777777" w:rsidR="002E05C6" w:rsidRDefault="002E05C6" w:rsidP="002E05C6">
      <w:pPr>
        <w:spacing w:after="240" w:line="276" w:lineRule="auto"/>
        <w:ind w:firstLine="567"/>
        <w:rPr>
          <w:rFonts w:ascii="Arial" w:hAnsi="Arial" w:cs="Arial"/>
          <w:color w:val="000000" w:themeColor="text1"/>
        </w:rPr>
      </w:pPr>
      <w:r>
        <w:rPr>
          <w:rFonts w:ascii="Arial" w:hAnsi="Arial" w:cs="Arial"/>
          <w:color w:val="000000" w:themeColor="text1"/>
        </w:rPr>
        <w:t>При создании инстанции потока бизнес-операций последовательно указываются необходимые параметры, а именно:</w:t>
      </w:r>
    </w:p>
    <w:p w14:paraId="7CDCAB73" w14:textId="17BCB6DD" w:rsidR="002E05C6" w:rsidRPr="003164A4" w:rsidRDefault="002E05C6" w:rsidP="00C15F73">
      <w:pPr>
        <w:pStyle w:val="af9"/>
        <w:numPr>
          <w:ilvl w:val="0"/>
          <w:numId w:val="124"/>
        </w:numPr>
        <w:spacing w:after="240" w:line="276" w:lineRule="auto"/>
        <w:rPr>
          <w:rFonts w:ascii="Arial" w:hAnsi="Arial" w:cs="Arial"/>
          <w:color w:val="000000" w:themeColor="text1"/>
        </w:rPr>
      </w:pPr>
      <w:r w:rsidRPr="00AB5025">
        <w:rPr>
          <w:rFonts w:ascii="Arial" w:hAnsi="Arial" w:cs="Arial"/>
          <w:color w:val="000000" w:themeColor="text1"/>
        </w:rPr>
        <w:t>Указывается</w:t>
      </w:r>
      <w:r w:rsidR="00581F76" w:rsidRPr="00A113AA">
        <w:rPr>
          <w:rFonts w:ascii="Arial" w:hAnsi="Arial" w:cs="Arial"/>
          <w:color w:val="000000" w:themeColor="text1"/>
        </w:rPr>
        <w:t xml:space="preserve"> группа</w:t>
      </w:r>
      <w:r w:rsidRPr="00A113AA">
        <w:rPr>
          <w:rFonts w:ascii="Arial" w:hAnsi="Arial" w:cs="Arial"/>
          <w:color w:val="000000" w:themeColor="text1"/>
        </w:rPr>
        <w:t xml:space="preserve"> сотрудник</w:t>
      </w:r>
      <w:r w:rsidR="00581F76" w:rsidRPr="00A113AA">
        <w:rPr>
          <w:rFonts w:ascii="Arial" w:hAnsi="Arial" w:cs="Arial"/>
          <w:color w:val="000000" w:themeColor="text1"/>
        </w:rPr>
        <w:t>ов</w:t>
      </w:r>
      <w:r w:rsidRPr="00A113AA">
        <w:rPr>
          <w:rFonts w:ascii="Arial" w:hAnsi="Arial" w:cs="Arial"/>
          <w:color w:val="000000" w:themeColor="text1"/>
        </w:rPr>
        <w:t>, ответственн</w:t>
      </w:r>
      <w:r w:rsidR="00581F76" w:rsidRPr="00A113AA">
        <w:rPr>
          <w:rFonts w:ascii="Arial" w:hAnsi="Arial" w:cs="Arial"/>
          <w:color w:val="000000" w:themeColor="text1"/>
        </w:rPr>
        <w:t>ая</w:t>
      </w:r>
      <w:r w:rsidRPr="0045255D">
        <w:rPr>
          <w:rFonts w:ascii="Arial" w:hAnsi="Arial" w:cs="Arial"/>
          <w:color w:val="000000" w:themeColor="text1"/>
        </w:rPr>
        <w:t xml:space="preserve"> за запуск и завершение инстанции потока бизнес-операций. </w:t>
      </w:r>
      <w:r w:rsidR="00EC50EC" w:rsidRPr="003164A4">
        <w:rPr>
          <w:rFonts w:ascii="Arial" w:hAnsi="Arial" w:cs="Arial"/>
          <w:color w:val="000000" w:themeColor="text1"/>
        </w:rPr>
        <w:t xml:space="preserve">В группу включаются </w:t>
      </w:r>
      <w:r w:rsidRPr="003164A4">
        <w:rPr>
          <w:rFonts w:ascii="Arial" w:hAnsi="Arial" w:cs="Arial"/>
          <w:color w:val="000000" w:themeColor="text1"/>
        </w:rPr>
        <w:t>сотрудник</w:t>
      </w:r>
      <w:r w:rsidR="00EC50EC" w:rsidRPr="003164A4">
        <w:rPr>
          <w:rFonts w:ascii="Arial" w:hAnsi="Arial" w:cs="Arial"/>
          <w:color w:val="000000" w:themeColor="text1"/>
        </w:rPr>
        <w:t>и</w:t>
      </w:r>
      <w:r w:rsidRPr="003164A4">
        <w:rPr>
          <w:rFonts w:ascii="Arial" w:hAnsi="Arial" w:cs="Arial"/>
          <w:color w:val="000000" w:themeColor="text1"/>
        </w:rPr>
        <w:t xml:space="preserve"> в роли Планировщик бюджета УА УО.</w:t>
      </w:r>
    </w:p>
    <w:p w14:paraId="38AA5DFA" w14:textId="0096A2F8" w:rsidR="002E05C6" w:rsidRDefault="002E05C6" w:rsidP="00C15F73">
      <w:pPr>
        <w:pStyle w:val="af9"/>
        <w:numPr>
          <w:ilvl w:val="0"/>
          <w:numId w:val="124"/>
        </w:numPr>
        <w:spacing w:after="240" w:line="276" w:lineRule="auto"/>
        <w:rPr>
          <w:rFonts w:ascii="Arial" w:hAnsi="Arial" w:cs="Arial"/>
          <w:color w:val="000000" w:themeColor="text1"/>
        </w:rPr>
      </w:pPr>
      <w:r>
        <w:rPr>
          <w:rFonts w:ascii="Arial" w:hAnsi="Arial" w:cs="Arial"/>
          <w:color w:val="000000" w:themeColor="text1"/>
        </w:rPr>
        <w:t xml:space="preserve">Указываются параметры, с которыми будут выполняться все операции запускаемой инстанции потока бизнес-операций. К таким параметрам </w:t>
      </w:r>
      <w:r w:rsidR="00EC58D7">
        <w:rPr>
          <w:rFonts w:ascii="Arial" w:hAnsi="Arial" w:cs="Arial"/>
          <w:color w:val="000000" w:themeColor="text1"/>
        </w:rPr>
        <w:t xml:space="preserve">относятся: бюджетная кампания, </w:t>
      </w:r>
      <w:r>
        <w:rPr>
          <w:rFonts w:ascii="Arial" w:hAnsi="Arial" w:cs="Arial"/>
          <w:color w:val="000000" w:themeColor="text1"/>
        </w:rPr>
        <w:t>версия</w:t>
      </w:r>
      <w:r w:rsidR="00EC58D7">
        <w:rPr>
          <w:rFonts w:ascii="Arial" w:hAnsi="Arial" w:cs="Arial"/>
          <w:color w:val="000000" w:themeColor="text1"/>
        </w:rPr>
        <w:t xml:space="preserve"> и бизнес-единица</w:t>
      </w:r>
      <w:r>
        <w:rPr>
          <w:rFonts w:ascii="Arial" w:hAnsi="Arial" w:cs="Arial"/>
          <w:color w:val="000000" w:themeColor="text1"/>
        </w:rPr>
        <w:t>.</w:t>
      </w:r>
    </w:p>
    <w:p w14:paraId="7AE41BC1" w14:textId="77777777" w:rsidR="002E05C6" w:rsidRDefault="002E05C6" w:rsidP="00C15F73">
      <w:pPr>
        <w:pStyle w:val="af9"/>
        <w:numPr>
          <w:ilvl w:val="0"/>
          <w:numId w:val="124"/>
        </w:numPr>
        <w:spacing w:after="240" w:line="276" w:lineRule="auto"/>
        <w:rPr>
          <w:rFonts w:ascii="Arial" w:hAnsi="Arial" w:cs="Arial"/>
          <w:color w:val="000000" w:themeColor="text1"/>
        </w:rPr>
      </w:pPr>
      <w:r>
        <w:rPr>
          <w:rFonts w:ascii="Arial" w:hAnsi="Arial" w:cs="Arial"/>
          <w:color w:val="000000" w:themeColor="text1"/>
        </w:rPr>
        <w:t>Приводится предложение по сотрудникам и/или группам сотрудников, ответственным за выполнение операций запускаемой инстанции потока бизнес-операций. Данное предложение может быть изменено по усмотрению сотрудника, ответственного за запуск инстанции потока бизнес-операций.</w:t>
      </w:r>
    </w:p>
    <w:p w14:paraId="1C09B673" w14:textId="77777777" w:rsidR="002E05C6" w:rsidRDefault="002E05C6" w:rsidP="00C15F73">
      <w:pPr>
        <w:pStyle w:val="af9"/>
        <w:numPr>
          <w:ilvl w:val="0"/>
          <w:numId w:val="124"/>
        </w:numPr>
        <w:spacing w:after="240" w:line="276" w:lineRule="auto"/>
        <w:rPr>
          <w:rFonts w:ascii="Arial" w:hAnsi="Arial" w:cs="Arial"/>
          <w:color w:val="000000" w:themeColor="text1"/>
        </w:rPr>
      </w:pPr>
      <w:r>
        <w:rPr>
          <w:rFonts w:ascii="Arial" w:hAnsi="Arial" w:cs="Arial"/>
          <w:color w:val="000000" w:themeColor="text1"/>
        </w:rPr>
        <w:t>Приводится предложение по срокам завершения операций инстанции потока бизнес-операций. Данное предложение может быть изменено по усмотрению сотрудника, ответственного за запуск инстанции потока бизнес-операций.</w:t>
      </w:r>
    </w:p>
    <w:p w14:paraId="3BA90CA7" w14:textId="77777777" w:rsidR="002E05C6" w:rsidRDefault="002E05C6" w:rsidP="00C15F73">
      <w:pPr>
        <w:pStyle w:val="af9"/>
        <w:numPr>
          <w:ilvl w:val="0"/>
          <w:numId w:val="124"/>
        </w:numPr>
        <w:spacing w:after="240" w:line="276" w:lineRule="auto"/>
        <w:rPr>
          <w:rFonts w:ascii="Arial" w:hAnsi="Arial" w:cs="Arial"/>
          <w:color w:val="000000" w:themeColor="text1"/>
        </w:rPr>
      </w:pPr>
      <w:r>
        <w:rPr>
          <w:rFonts w:ascii="Arial" w:hAnsi="Arial" w:cs="Arial"/>
          <w:color w:val="000000" w:themeColor="text1"/>
        </w:rPr>
        <w:t>Указывается дата запуска инстанции потока бизнес-операций – немедленно, по расписанию или позже в ручном режиме.</w:t>
      </w:r>
    </w:p>
    <w:p w14:paraId="5F574951" w14:textId="68149CF1" w:rsidR="002E05C6" w:rsidRPr="00B9283B" w:rsidRDefault="002E05C6" w:rsidP="002E05C6">
      <w:pPr>
        <w:spacing w:after="240" w:line="276" w:lineRule="auto"/>
        <w:ind w:firstLine="567"/>
        <w:rPr>
          <w:rFonts w:ascii="Arial" w:hAnsi="Arial" w:cs="Arial"/>
          <w:color w:val="000000" w:themeColor="text1"/>
        </w:rPr>
      </w:pPr>
      <w:r>
        <w:rPr>
          <w:rFonts w:ascii="Arial" w:hAnsi="Arial" w:cs="Arial"/>
          <w:color w:val="000000" w:themeColor="text1"/>
        </w:rPr>
        <w:t xml:space="preserve">Годовой бюджет </w:t>
      </w:r>
      <w:r w:rsidRPr="00A84021">
        <w:rPr>
          <w:rFonts w:ascii="Arial" w:hAnsi="Arial" w:cs="Arial"/>
          <w:color w:val="000000" w:themeColor="text1"/>
        </w:rPr>
        <w:t xml:space="preserve">воздействий на </w:t>
      </w:r>
      <w:r>
        <w:rPr>
          <w:rFonts w:ascii="Arial" w:hAnsi="Arial" w:cs="Arial"/>
          <w:color w:val="000000" w:themeColor="text1"/>
        </w:rPr>
        <w:t>производственные активы</w:t>
      </w:r>
      <w:r w:rsidRPr="00A84021">
        <w:rPr>
          <w:rFonts w:ascii="Arial" w:hAnsi="Arial" w:cs="Arial"/>
          <w:color w:val="000000" w:themeColor="text1"/>
        </w:rPr>
        <w:t xml:space="preserve"> </w:t>
      </w:r>
      <w:r>
        <w:rPr>
          <w:rFonts w:ascii="Arial" w:hAnsi="Arial" w:cs="Arial"/>
          <w:color w:val="000000" w:themeColor="text1"/>
        </w:rPr>
        <w:t xml:space="preserve">будет формироваться на уровне бизнес-единицы в разрезе групп планирования, для формирования годового бюджета в целом по БЕ необходимо указать все группы планирования. </w:t>
      </w:r>
    </w:p>
    <w:p w14:paraId="32A4A2C9" w14:textId="79D5BFB6" w:rsidR="002E05C6" w:rsidRDefault="002E05C6" w:rsidP="002E05C6">
      <w:pPr>
        <w:spacing w:after="240" w:line="276" w:lineRule="auto"/>
        <w:ind w:firstLine="567"/>
        <w:rPr>
          <w:rFonts w:ascii="Arial" w:hAnsi="Arial" w:cs="Arial"/>
          <w:color w:val="000000" w:themeColor="text1"/>
        </w:rPr>
      </w:pPr>
      <w:r>
        <w:rPr>
          <w:rFonts w:ascii="Arial" w:hAnsi="Arial" w:cs="Arial"/>
          <w:color w:val="000000" w:themeColor="text1"/>
        </w:rPr>
        <w:t xml:space="preserve">После запуска инстанции потока сотруднику в роли </w:t>
      </w:r>
      <w:r w:rsidRPr="00871EC8">
        <w:rPr>
          <w:rFonts w:ascii="Arial" w:hAnsi="Arial" w:cs="Arial"/>
          <w:color w:val="000000" w:themeColor="text1"/>
        </w:rPr>
        <w:t xml:space="preserve">Планировщика бюджета УА </w:t>
      </w:r>
      <w:r>
        <w:rPr>
          <w:rFonts w:ascii="Arial" w:hAnsi="Arial" w:cs="Arial"/>
          <w:color w:val="000000" w:themeColor="text1"/>
        </w:rPr>
        <w:t>УО, выступающему в качестве исполнителя, будет доступна операция формирования годового бюджета воздействий на производственные активы бизнес-единицы.</w:t>
      </w:r>
    </w:p>
    <w:p w14:paraId="48756AA6" w14:textId="2AEBF161" w:rsidR="003C1DA3" w:rsidRDefault="00045E07" w:rsidP="00D83C9F">
      <w:pPr>
        <w:spacing w:after="240" w:line="276" w:lineRule="auto"/>
        <w:ind w:firstLine="567"/>
        <w:rPr>
          <w:rFonts w:ascii="Arial" w:hAnsi="Arial" w:cs="Arial"/>
          <w:color w:val="000000" w:themeColor="text1"/>
        </w:rPr>
      </w:pPr>
      <w:r>
        <w:rPr>
          <w:rFonts w:ascii="Arial" w:hAnsi="Arial" w:cs="Arial"/>
          <w:color w:val="000000" w:themeColor="text1"/>
        </w:rPr>
        <w:t xml:space="preserve">Для формирования годового бюджета воздействий на производственные активы сотрудник в роли </w:t>
      </w:r>
      <w:r w:rsidR="002B1B96" w:rsidRPr="002B1B96">
        <w:rPr>
          <w:rFonts w:ascii="Arial" w:hAnsi="Arial" w:cs="Arial"/>
          <w:color w:val="000000" w:themeColor="text1"/>
        </w:rPr>
        <w:t>Планировщик</w:t>
      </w:r>
      <w:r w:rsidR="002B1B96">
        <w:rPr>
          <w:rFonts w:ascii="Arial" w:hAnsi="Arial" w:cs="Arial"/>
          <w:color w:val="000000" w:themeColor="text1"/>
        </w:rPr>
        <w:t>а</w:t>
      </w:r>
      <w:r w:rsidR="002B1B96" w:rsidRPr="002B1B96">
        <w:rPr>
          <w:rFonts w:ascii="Arial" w:hAnsi="Arial" w:cs="Arial"/>
          <w:color w:val="000000" w:themeColor="text1"/>
        </w:rPr>
        <w:t xml:space="preserve"> бюджета УА </w:t>
      </w:r>
      <w:r w:rsidR="00A204B1">
        <w:rPr>
          <w:rFonts w:ascii="Arial" w:hAnsi="Arial" w:cs="Arial"/>
          <w:color w:val="000000" w:themeColor="text1"/>
        </w:rPr>
        <w:t>УО</w:t>
      </w:r>
      <w:r w:rsidR="00487760">
        <w:rPr>
          <w:rFonts w:ascii="Arial" w:hAnsi="Arial" w:cs="Arial"/>
          <w:color w:val="000000" w:themeColor="text1"/>
        </w:rPr>
        <w:t xml:space="preserve">, специализирующегося на планировании </w:t>
      </w:r>
      <w:r w:rsidR="000C0115">
        <w:rPr>
          <w:rFonts w:ascii="Arial" w:hAnsi="Arial" w:cs="Arial"/>
          <w:color w:val="000000" w:themeColor="text1"/>
        </w:rPr>
        <w:t>годового</w:t>
      </w:r>
      <w:r w:rsidR="00487760">
        <w:rPr>
          <w:rFonts w:ascii="Arial" w:hAnsi="Arial" w:cs="Arial"/>
          <w:color w:val="000000" w:themeColor="text1"/>
        </w:rPr>
        <w:t xml:space="preserve"> плана и бюджета воздействий,</w:t>
      </w:r>
      <w:r w:rsidR="002B1B96" w:rsidRPr="002B1B96" w:rsidDel="002B1B96">
        <w:rPr>
          <w:rFonts w:ascii="Arial" w:hAnsi="Arial" w:cs="Arial"/>
          <w:color w:val="000000" w:themeColor="text1"/>
        </w:rPr>
        <w:t xml:space="preserve"> </w:t>
      </w:r>
      <w:r>
        <w:rPr>
          <w:rFonts w:ascii="Arial" w:hAnsi="Arial" w:cs="Arial"/>
          <w:color w:val="000000" w:themeColor="text1"/>
        </w:rPr>
        <w:t xml:space="preserve">запускает формат планирования в </w:t>
      </w:r>
      <w:r w:rsidR="000D01DD">
        <w:rPr>
          <w:rFonts w:ascii="Arial" w:hAnsi="Arial" w:cs="Arial"/>
          <w:color w:val="000000" w:themeColor="text1"/>
        </w:rPr>
        <w:t>приложении</w:t>
      </w:r>
      <w:r w:rsidR="000D01DD" w:rsidRPr="000D01DD">
        <w:rPr>
          <w:rFonts w:ascii="Arial" w:hAnsi="Arial" w:cs="Arial"/>
          <w:color w:val="000000" w:themeColor="text1"/>
        </w:rPr>
        <w:t xml:space="preserve"> для анализа данных - SAP Analysis for Excel</w:t>
      </w:r>
      <w:r w:rsidR="00E33A67">
        <w:rPr>
          <w:rFonts w:ascii="Arial" w:hAnsi="Arial" w:cs="Arial"/>
          <w:color w:val="000000" w:themeColor="text1"/>
        </w:rPr>
        <w:t xml:space="preserve"> (код </w:t>
      </w:r>
      <w:r w:rsidR="00E33A67" w:rsidRPr="00E33A67">
        <w:rPr>
          <w:rFonts w:ascii="Arial" w:hAnsi="Arial" w:cs="Arial"/>
          <w:color w:val="000000" w:themeColor="text1"/>
        </w:rPr>
        <w:t>MCB08</w:t>
      </w:r>
      <w:r w:rsidR="00D07B4D">
        <w:rPr>
          <w:rFonts w:ascii="Arial" w:hAnsi="Arial" w:cs="Arial"/>
          <w:color w:val="000000" w:themeColor="text1"/>
        </w:rPr>
        <w:t>-01</w:t>
      </w:r>
      <w:r w:rsidR="00E33A67">
        <w:rPr>
          <w:rFonts w:ascii="Arial" w:hAnsi="Arial" w:cs="Arial"/>
          <w:color w:val="000000" w:themeColor="text1"/>
        </w:rPr>
        <w:t xml:space="preserve"> в реестре</w:t>
      </w:r>
      <w:r w:rsidR="00FB4103">
        <w:rPr>
          <w:rFonts w:ascii="Arial" w:hAnsi="Arial" w:cs="Arial"/>
          <w:color w:val="000000" w:themeColor="text1"/>
        </w:rPr>
        <w:t xml:space="preserve"> разработок</w:t>
      </w:r>
      <w:r w:rsidR="00C97BC6">
        <w:rPr>
          <w:rFonts w:ascii="Arial" w:hAnsi="Arial" w:cs="Arial"/>
          <w:color w:val="000000" w:themeColor="text1"/>
        </w:rPr>
        <w:t>, описание в разделе 5.10 настоящего КД</w:t>
      </w:r>
      <w:r w:rsidR="00E33A67">
        <w:rPr>
          <w:rFonts w:ascii="Arial" w:hAnsi="Arial" w:cs="Arial"/>
          <w:color w:val="000000" w:themeColor="text1"/>
        </w:rPr>
        <w:t>)</w:t>
      </w:r>
      <w:r w:rsidR="000D01DD">
        <w:rPr>
          <w:rFonts w:ascii="Arial" w:hAnsi="Arial" w:cs="Arial"/>
          <w:color w:val="000000" w:themeColor="text1"/>
        </w:rPr>
        <w:t>.</w:t>
      </w:r>
      <w:r w:rsidR="00F105EB">
        <w:rPr>
          <w:rFonts w:ascii="Arial" w:hAnsi="Arial" w:cs="Arial"/>
          <w:color w:val="000000" w:themeColor="text1"/>
        </w:rPr>
        <w:t xml:space="preserve"> </w:t>
      </w:r>
      <w:r w:rsidR="003C1DA3">
        <w:rPr>
          <w:rFonts w:ascii="Arial" w:hAnsi="Arial" w:cs="Arial"/>
          <w:color w:val="000000" w:themeColor="text1"/>
        </w:rPr>
        <w:t xml:space="preserve">Формат планирования годового бюджета воздействий приведён в документе </w:t>
      </w:r>
      <w:r w:rsidR="002E6C85">
        <w:rPr>
          <w:rFonts w:ascii="Arial" w:hAnsi="Arial" w:cs="Arial"/>
          <w:color w:val="000000" w:themeColor="text1"/>
        </w:rPr>
        <w:t>ERP.13.9_10_101_PM</w:t>
      </w:r>
      <w:r w:rsidR="00496D67" w:rsidRPr="00496D67">
        <w:rPr>
          <w:rFonts w:ascii="Arial" w:hAnsi="Arial" w:cs="Arial"/>
          <w:color w:val="000000" w:themeColor="text1"/>
        </w:rPr>
        <w:t xml:space="preserve"> </w:t>
      </w:r>
      <w:r w:rsidR="003C1DA3">
        <w:rPr>
          <w:rFonts w:ascii="Arial" w:hAnsi="Arial" w:cs="Arial"/>
          <w:color w:val="000000" w:themeColor="text1"/>
        </w:rPr>
        <w:t>«</w:t>
      </w:r>
      <w:r w:rsidR="00496D67" w:rsidRPr="00496D67">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F105EB">
        <w:rPr>
          <w:rFonts w:ascii="Arial" w:hAnsi="Arial" w:cs="Arial"/>
          <w:color w:val="000000" w:themeColor="text1"/>
        </w:rPr>
        <w:t>».</w:t>
      </w:r>
      <w:r w:rsidR="008342DA">
        <w:rPr>
          <w:rFonts w:ascii="Arial" w:hAnsi="Arial" w:cs="Arial"/>
          <w:color w:val="000000" w:themeColor="text1"/>
        </w:rPr>
        <w:t xml:space="preserve"> Формат годового план-графика воздействий, которые формируют физическую составляющую годового бюджета, приведён в документе </w:t>
      </w:r>
      <w:r w:rsidR="002E6C85">
        <w:rPr>
          <w:rFonts w:ascii="Arial" w:hAnsi="Arial" w:cs="Arial"/>
          <w:color w:val="000000" w:themeColor="text1"/>
        </w:rPr>
        <w:t>ERP.13.9_10_100_PM</w:t>
      </w:r>
      <w:r w:rsidR="008342DA">
        <w:rPr>
          <w:rFonts w:ascii="Arial" w:hAnsi="Arial" w:cs="Arial"/>
          <w:color w:val="000000" w:themeColor="text1"/>
        </w:rPr>
        <w:t xml:space="preserve"> «</w:t>
      </w:r>
      <w:r w:rsidR="008342DA" w:rsidRPr="008342DA">
        <w:rPr>
          <w:rFonts w:ascii="Arial" w:hAnsi="Arial" w:cs="Arial"/>
          <w:color w:val="000000" w:themeColor="text1"/>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8342DA">
        <w:rPr>
          <w:rFonts w:ascii="Arial" w:hAnsi="Arial" w:cs="Arial"/>
          <w:color w:val="000000" w:themeColor="text1"/>
        </w:rPr>
        <w:t>».</w:t>
      </w:r>
    </w:p>
    <w:p w14:paraId="5B89497B" w14:textId="1838521E" w:rsidR="00513898" w:rsidRDefault="00513898" w:rsidP="00EA3B98">
      <w:pPr>
        <w:spacing w:after="240" w:line="276" w:lineRule="auto"/>
        <w:ind w:firstLine="567"/>
        <w:rPr>
          <w:rFonts w:ascii="Arial" w:hAnsi="Arial" w:cs="Arial"/>
          <w:color w:val="000000" w:themeColor="text1"/>
        </w:rPr>
      </w:pPr>
      <w:r>
        <w:rPr>
          <w:rFonts w:ascii="Arial" w:hAnsi="Arial" w:cs="Arial"/>
          <w:color w:val="000000" w:themeColor="text1"/>
        </w:rPr>
        <w:t xml:space="preserve">Запуск формата планирования годового бюджета </w:t>
      </w:r>
      <w:r w:rsidR="00D614C9">
        <w:rPr>
          <w:rFonts w:ascii="Arial" w:hAnsi="Arial" w:cs="Arial"/>
          <w:color w:val="000000" w:themeColor="text1"/>
        </w:rPr>
        <w:t xml:space="preserve">воздействий на производственные активы </w:t>
      </w:r>
      <w:r>
        <w:rPr>
          <w:rFonts w:ascii="Arial" w:hAnsi="Arial" w:cs="Arial"/>
          <w:color w:val="000000" w:themeColor="text1"/>
        </w:rPr>
        <w:t>выполняется из пото</w:t>
      </w:r>
      <w:r w:rsidR="00CF464B">
        <w:rPr>
          <w:rFonts w:ascii="Arial" w:hAnsi="Arial" w:cs="Arial"/>
          <w:color w:val="000000" w:themeColor="text1"/>
        </w:rPr>
        <w:t xml:space="preserve">ка бизнес-операций. </w:t>
      </w:r>
      <w:r w:rsidR="008342DA" w:rsidRPr="002B1B96">
        <w:rPr>
          <w:rFonts w:ascii="Arial" w:hAnsi="Arial" w:cs="Arial"/>
          <w:color w:val="000000" w:themeColor="text1"/>
        </w:rPr>
        <w:t xml:space="preserve">Планировщик бюджета УА </w:t>
      </w:r>
      <w:r w:rsidR="00A204B1">
        <w:rPr>
          <w:rFonts w:ascii="Arial" w:hAnsi="Arial" w:cs="Arial"/>
          <w:color w:val="000000" w:themeColor="text1"/>
        </w:rPr>
        <w:t>УО</w:t>
      </w:r>
      <w:r w:rsidR="008342DA" w:rsidRPr="002B1B96" w:rsidDel="002B1B96">
        <w:rPr>
          <w:rFonts w:ascii="Arial" w:hAnsi="Arial" w:cs="Arial"/>
          <w:color w:val="000000" w:themeColor="text1"/>
        </w:rPr>
        <w:t xml:space="preserve"> </w:t>
      </w:r>
      <w:r w:rsidR="00EA3B98">
        <w:rPr>
          <w:rFonts w:ascii="Arial" w:hAnsi="Arial" w:cs="Arial"/>
          <w:color w:val="000000" w:themeColor="text1"/>
        </w:rPr>
        <w:t>проходит по ссылке в потоке бизнес-операций,</w:t>
      </w:r>
      <w:r>
        <w:rPr>
          <w:rFonts w:ascii="Arial" w:hAnsi="Arial" w:cs="Arial"/>
          <w:color w:val="000000" w:themeColor="text1"/>
        </w:rPr>
        <w:t xml:space="preserve"> при этом на компьютер скачивается файл с расширением </w:t>
      </w:r>
      <w:r w:rsidRPr="00513898">
        <w:rPr>
          <w:rFonts w:ascii="Arial" w:hAnsi="Arial" w:cs="Arial"/>
          <w:color w:val="000000" w:themeColor="text1"/>
        </w:rPr>
        <w:t>.</w:t>
      </w:r>
      <w:r>
        <w:rPr>
          <w:rFonts w:ascii="Arial" w:hAnsi="Arial" w:cs="Arial"/>
          <w:color w:val="000000" w:themeColor="text1"/>
          <w:lang w:val="en-US"/>
        </w:rPr>
        <w:t>sapaox</w:t>
      </w:r>
      <w:r w:rsidRPr="00513898">
        <w:rPr>
          <w:rFonts w:ascii="Arial" w:hAnsi="Arial" w:cs="Arial"/>
          <w:color w:val="000000" w:themeColor="text1"/>
        </w:rPr>
        <w:t xml:space="preserve">, </w:t>
      </w:r>
      <w:r>
        <w:rPr>
          <w:rFonts w:ascii="Arial" w:hAnsi="Arial" w:cs="Arial"/>
          <w:color w:val="000000" w:themeColor="text1"/>
        </w:rPr>
        <w:t>в которо</w:t>
      </w:r>
      <w:r w:rsidR="00F2449F">
        <w:rPr>
          <w:rFonts w:ascii="Arial" w:hAnsi="Arial" w:cs="Arial"/>
          <w:color w:val="000000" w:themeColor="text1"/>
        </w:rPr>
        <w:t xml:space="preserve">м передаются параметры и </w:t>
      </w:r>
      <w:r w:rsidR="00EA3B98">
        <w:rPr>
          <w:rFonts w:ascii="Arial" w:hAnsi="Arial" w:cs="Arial"/>
          <w:color w:val="000000" w:themeColor="text1"/>
        </w:rPr>
        <w:t xml:space="preserve">команда </w:t>
      </w:r>
      <w:r>
        <w:rPr>
          <w:rFonts w:ascii="Arial" w:hAnsi="Arial" w:cs="Arial"/>
          <w:color w:val="000000" w:themeColor="text1"/>
        </w:rPr>
        <w:t xml:space="preserve">запуска </w:t>
      </w:r>
      <w:r w:rsidR="00D614C9" w:rsidRPr="00D614C9">
        <w:rPr>
          <w:rFonts w:ascii="Arial" w:hAnsi="Arial" w:cs="Arial"/>
          <w:color w:val="000000" w:themeColor="text1"/>
        </w:rPr>
        <w:t>приложени</w:t>
      </w:r>
      <w:r w:rsidR="00D614C9">
        <w:rPr>
          <w:rFonts w:ascii="Arial" w:hAnsi="Arial" w:cs="Arial"/>
          <w:color w:val="000000" w:themeColor="text1"/>
        </w:rPr>
        <w:t>я</w:t>
      </w:r>
      <w:r w:rsidR="00D614C9" w:rsidRPr="00D614C9">
        <w:rPr>
          <w:rFonts w:ascii="Arial" w:hAnsi="Arial" w:cs="Arial"/>
          <w:color w:val="000000" w:themeColor="text1"/>
        </w:rPr>
        <w:t xml:space="preserve"> для анализа данных - SAP Analysis for Excel</w:t>
      </w:r>
      <w:r w:rsidR="00D614C9">
        <w:rPr>
          <w:rFonts w:ascii="Arial" w:hAnsi="Arial" w:cs="Arial"/>
          <w:color w:val="000000" w:themeColor="text1"/>
        </w:rPr>
        <w:t>. Открытие скаченного файла запускает приложение и открывает в нём формат планирования</w:t>
      </w:r>
      <w:r w:rsidR="00495EAD">
        <w:rPr>
          <w:rFonts w:ascii="Arial" w:hAnsi="Arial" w:cs="Arial"/>
          <w:color w:val="000000" w:themeColor="text1"/>
        </w:rPr>
        <w:t xml:space="preserve"> </w:t>
      </w:r>
      <w:r w:rsidR="008342DA">
        <w:rPr>
          <w:rFonts w:ascii="Arial" w:hAnsi="Arial" w:cs="Arial"/>
          <w:color w:val="000000" w:themeColor="text1"/>
        </w:rPr>
        <w:t xml:space="preserve">годового </w:t>
      </w:r>
      <w:r w:rsidR="00495EAD">
        <w:rPr>
          <w:rFonts w:ascii="Arial" w:hAnsi="Arial" w:cs="Arial"/>
          <w:color w:val="000000" w:themeColor="text1"/>
        </w:rPr>
        <w:t>бюджета</w:t>
      </w:r>
      <w:r w:rsidR="00D614C9">
        <w:rPr>
          <w:rFonts w:ascii="Arial" w:hAnsi="Arial" w:cs="Arial"/>
          <w:color w:val="000000" w:themeColor="text1"/>
        </w:rPr>
        <w:t>.</w:t>
      </w:r>
    </w:p>
    <w:p w14:paraId="3CD4D218" w14:textId="210747DD" w:rsidR="00D614C9" w:rsidRDefault="00D614C9" w:rsidP="00D83C9F">
      <w:pPr>
        <w:spacing w:after="240" w:line="276" w:lineRule="auto"/>
        <w:ind w:firstLine="567"/>
        <w:rPr>
          <w:rFonts w:ascii="Arial" w:hAnsi="Arial" w:cs="Arial"/>
          <w:color w:val="000000" w:themeColor="text1"/>
        </w:rPr>
      </w:pPr>
      <w:r>
        <w:rPr>
          <w:rFonts w:ascii="Arial" w:hAnsi="Arial" w:cs="Arial"/>
          <w:color w:val="000000" w:themeColor="text1"/>
        </w:rPr>
        <w:t>Ф</w:t>
      </w:r>
      <w:r w:rsidRPr="00495EAD">
        <w:rPr>
          <w:rFonts w:ascii="Arial" w:hAnsi="Arial" w:cs="Arial"/>
          <w:color w:val="000000" w:themeColor="text1"/>
        </w:rPr>
        <w:t>ормат планирования структурирован по иерархии</w:t>
      </w:r>
      <w:r w:rsidR="003F0D03">
        <w:rPr>
          <w:rFonts w:ascii="Arial" w:hAnsi="Arial" w:cs="Arial"/>
          <w:color w:val="000000" w:themeColor="text1"/>
        </w:rPr>
        <w:t xml:space="preserve"> </w:t>
      </w:r>
      <w:r w:rsidRPr="00495EAD">
        <w:rPr>
          <w:rFonts w:ascii="Arial" w:hAnsi="Arial" w:cs="Arial"/>
          <w:color w:val="000000" w:themeColor="text1"/>
        </w:rPr>
        <w:t>СПП-элементов</w:t>
      </w:r>
      <w:r w:rsidR="003F0D03">
        <w:rPr>
          <w:rFonts w:ascii="Arial" w:hAnsi="Arial" w:cs="Arial"/>
          <w:color w:val="000000" w:themeColor="text1"/>
        </w:rPr>
        <w:t xml:space="preserve"> и типу затрат</w:t>
      </w:r>
      <w:r w:rsidR="00796000">
        <w:rPr>
          <w:rFonts w:ascii="Arial" w:hAnsi="Arial" w:cs="Arial"/>
          <w:color w:val="000000" w:themeColor="text1"/>
        </w:rPr>
        <w:t>.</w:t>
      </w:r>
      <w:r w:rsidR="0047548F">
        <w:rPr>
          <w:rFonts w:ascii="Arial" w:hAnsi="Arial" w:cs="Arial"/>
          <w:color w:val="000000" w:themeColor="text1"/>
        </w:rPr>
        <w:t xml:space="preserve"> Описание принципов структурирования СПП-элементов приведено в </w:t>
      </w:r>
      <w:r w:rsidR="008342DA">
        <w:rPr>
          <w:rFonts w:ascii="Arial" w:hAnsi="Arial" w:cs="Arial"/>
          <w:color w:val="000000" w:themeColor="text1"/>
        </w:rPr>
        <w:t xml:space="preserve">документе </w:t>
      </w:r>
      <w:r w:rsidR="002E6C85">
        <w:rPr>
          <w:rFonts w:ascii="Arial" w:hAnsi="Arial" w:cs="Arial"/>
          <w:color w:val="000000" w:themeColor="text1"/>
        </w:rPr>
        <w:t>ERP.13.9_10_101_PM</w:t>
      </w:r>
      <w:r w:rsidR="008342DA">
        <w:rPr>
          <w:rFonts w:ascii="Arial" w:hAnsi="Arial" w:cs="Arial"/>
          <w:color w:val="000000" w:themeColor="text1"/>
        </w:rPr>
        <w:t xml:space="preserve"> «</w:t>
      </w:r>
      <w:r w:rsidR="008342DA" w:rsidRPr="008342D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8342DA">
        <w:rPr>
          <w:rFonts w:ascii="Arial" w:hAnsi="Arial" w:cs="Arial"/>
          <w:color w:val="000000" w:themeColor="text1"/>
        </w:rPr>
        <w:t>»</w:t>
      </w:r>
      <w:r w:rsidR="0047548F" w:rsidRPr="00495EAD">
        <w:rPr>
          <w:rFonts w:ascii="Arial" w:hAnsi="Arial" w:cs="Arial"/>
          <w:color w:val="000000" w:themeColor="text1"/>
        </w:rPr>
        <w:t xml:space="preserve">. В общем виде структура СПП-элементов представляет собой иерархический </w:t>
      </w:r>
      <w:r w:rsidR="00495EAD">
        <w:rPr>
          <w:rFonts w:ascii="Arial" w:hAnsi="Arial" w:cs="Arial"/>
          <w:color w:val="000000" w:themeColor="text1"/>
        </w:rPr>
        <w:t xml:space="preserve">справочник, </w:t>
      </w:r>
      <w:r w:rsidR="00495EAD" w:rsidRPr="00495EAD">
        <w:rPr>
          <w:rFonts w:ascii="Arial" w:hAnsi="Arial" w:cs="Arial"/>
          <w:color w:val="000000" w:themeColor="text1"/>
        </w:rPr>
        <w:t>элементы</w:t>
      </w:r>
      <w:r w:rsidR="0047548F" w:rsidRPr="00495EAD">
        <w:rPr>
          <w:rFonts w:ascii="Arial" w:hAnsi="Arial" w:cs="Arial"/>
          <w:color w:val="000000" w:themeColor="text1"/>
        </w:rPr>
        <w:t xml:space="preserve"> которого являются </w:t>
      </w:r>
      <w:r w:rsidR="000C6B7E">
        <w:rPr>
          <w:rFonts w:ascii="Arial" w:hAnsi="Arial" w:cs="Arial"/>
          <w:color w:val="000000" w:themeColor="text1"/>
        </w:rPr>
        <w:t>объектами</w:t>
      </w:r>
      <w:r w:rsidR="0047548F" w:rsidRPr="00495EAD">
        <w:rPr>
          <w:rFonts w:ascii="Arial" w:hAnsi="Arial" w:cs="Arial"/>
          <w:color w:val="000000" w:themeColor="text1"/>
        </w:rPr>
        <w:t xml:space="preserve"> планирования и контроля годового</w:t>
      </w:r>
      <w:r w:rsidR="0047548F">
        <w:rPr>
          <w:rFonts w:ascii="Arial" w:hAnsi="Arial" w:cs="Arial"/>
          <w:color w:val="000000" w:themeColor="text1"/>
        </w:rPr>
        <w:t xml:space="preserve"> бюджета воздействий на производственные активы.</w:t>
      </w:r>
      <w:r w:rsidR="0069260C">
        <w:rPr>
          <w:rFonts w:ascii="Arial" w:hAnsi="Arial" w:cs="Arial"/>
          <w:color w:val="000000" w:themeColor="text1"/>
        </w:rPr>
        <w:t xml:space="preserve"> Описание структуры СПП-элементов приведено в разделе 5.6</w:t>
      </w:r>
      <w:r w:rsidR="008342DA">
        <w:rPr>
          <w:rFonts w:ascii="Arial" w:hAnsi="Arial" w:cs="Arial"/>
          <w:color w:val="000000" w:themeColor="text1"/>
        </w:rPr>
        <w:t xml:space="preserve"> настоящего КД</w:t>
      </w:r>
      <w:r w:rsidR="0069260C">
        <w:rPr>
          <w:rFonts w:ascii="Arial" w:hAnsi="Arial" w:cs="Arial"/>
          <w:color w:val="000000" w:themeColor="text1"/>
        </w:rPr>
        <w:t>.</w:t>
      </w:r>
    </w:p>
    <w:p w14:paraId="19BF8CCC" w14:textId="6B93474C" w:rsidR="00DF7E3E" w:rsidRPr="00DF7E3E" w:rsidRDefault="00DF7E3E" w:rsidP="00D83C9F">
      <w:pPr>
        <w:spacing w:after="240" w:line="276" w:lineRule="auto"/>
        <w:ind w:firstLine="567"/>
        <w:rPr>
          <w:rFonts w:ascii="Arial" w:hAnsi="Arial" w:cs="Arial"/>
          <w:color w:val="000000" w:themeColor="text1"/>
        </w:rPr>
      </w:pPr>
      <w:r>
        <w:rPr>
          <w:rFonts w:ascii="Arial" w:hAnsi="Arial" w:cs="Arial"/>
          <w:color w:val="000000" w:themeColor="text1"/>
        </w:rPr>
        <w:t xml:space="preserve">Годовой бюджет воздействий планируется в разрезе операционных затрат (сокращённо </w:t>
      </w:r>
      <w:r w:rsidRPr="009936BB">
        <w:rPr>
          <w:rFonts w:ascii="Arial" w:hAnsi="Arial" w:cs="Arial"/>
          <w:color w:val="000000" w:themeColor="text1"/>
        </w:rPr>
        <w:t xml:space="preserve">– </w:t>
      </w:r>
      <w:r>
        <w:rPr>
          <w:rFonts w:ascii="Arial" w:hAnsi="Arial" w:cs="Arial"/>
          <w:color w:val="000000" w:themeColor="text1"/>
          <w:lang w:val="en-US"/>
        </w:rPr>
        <w:t>OPEX</w:t>
      </w:r>
      <w:r w:rsidRPr="009936BB">
        <w:rPr>
          <w:rFonts w:ascii="Arial" w:hAnsi="Arial" w:cs="Arial"/>
          <w:color w:val="000000" w:themeColor="text1"/>
        </w:rPr>
        <w:t xml:space="preserve">) </w:t>
      </w:r>
      <w:r>
        <w:rPr>
          <w:rFonts w:ascii="Arial" w:hAnsi="Arial" w:cs="Arial"/>
          <w:color w:val="000000" w:themeColor="text1"/>
        </w:rPr>
        <w:t xml:space="preserve">и капитальных </w:t>
      </w:r>
      <w:r w:rsidR="00CE4E86">
        <w:rPr>
          <w:rFonts w:ascii="Arial" w:hAnsi="Arial" w:cs="Arial"/>
          <w:color w:val="000000" w:themeColor="text1"/>
        </w:rPr>
        <w:t>затрат/вложений</w:t>
      </w:r>
      <w:r>
        <w:rPr>
          <w:rFonts w:ascii="Arial" w:hAnsi="Arial" w:cs="Arial"/>
          <w:color w:val="000000" w:themeColor="text1"/>
        </w:rPr>
        <w:t xml:space="preserve"> (сокращённо </w:t>
      </w:r>
      <w:r>
        <w:rPr>
          <w:rFonts w:ascii="Arial" w:hAnsi="Arial" w:cs="Arial"/>
          <w:color w:val="000000" w:themeColor="text1"/>
          <w:lang w:val="en-US"/>
        </w:rPr>
        <w:t>CAPEX</w:t>
      </w:r>
      <w:r w:rsidRPr="009936BB">
        <w:rPr>
          <w:rFonts w:ascii="Arial" w:hAnsi="Arial" w:cs="Arial"/>
          <w:color w:val="000000" w:themeColor="text1"/>
        </w:rPr>
        <w:t xml:space="preserve">). </w:t>
      </w:r>
      <w:r w:rsidR="00CE4E86">
        <w:rPr>
          <w:rFonts w:ascii="Arial" w:hAnsi="Arial" w:cs="Arial"/>
          <w:color w:val="000000" w:themeColor="text1"/>
        </w:rPr>
        <w:t>Разделение годового бюджета воздействий по типам затрат осуществляется с помощью заполнения аналитики «Тип затрат» (раздел 5.6.4 «Тип затрат»).</w:t>
      </w:r>
    </w:p>
    <w:p w14:paraId="4B8CB776" w14:textId="3D1DA0FF" w:rsidR="00FA2DBB" w:rsidRPr="00FA2DBB" w:rsidRDefault="0047548F" w:rsidP="00F105EB">
      <w:pPr>
        <w:spacing w:after="240" w:line="276" w:lineRule="auto"/>
        <w:ind w:firstLine="567"/>
        <w:rPr>
          <w:rFonts w:ascii="Arial" w:hAnsi="Arial" w:cs="Arial"/>
          <w:color w:val="000000" w:themeColor="text1"/>
        </w:rPr>
      </w:pPr>
      <w:r>
        <w:rPr>
          <w:rFonts w:ascii="Arial" w:hAnsi="Arial" w:cs="Arial"/>
          <w:color w:val="000000" w:themeColor="text1"/>
        </w:rPr>
        <w:t>При открытии формат планирования наследует параметры запуска из инстанции потока бизнес-операций, а</w:t>
      </w:r>
      <w:r w:rsidR="000264DD">
        <w:rPr>
          <w:rFonts w:ascii="Arial" w:hAnsi="Arial" w:cs="Arial"/>
          <w:color w:val="000000" w:themeColor="text1"/>
        </w:rPr>
        <w:t xml:space="preserve"> именно: </w:t>
      </w:r>
      <w:r w:rsidR="008342DA">
        <w:rPr>
          <w:rFonts w:ascii="Arial" w:hAnsi="Arial" w:cs="Arial"/>
          <w:color w:val="000000" w:themeColor="text1"/>
        </w:rPr>
        <w:t>бюджетная кампания</w:t>
      </w:r>
      <w:r w:rsidR="000264DD">
        <w:rPr>
          <w:rFonts w:ascii="Arial" w:hAnsi="Arial" w:cs="Arial"/>
          <w:color w:val="000000" w:themeColor="text1"/>
        </w:rPr>
        <w:t>, организационная единица</w:t>
      </w:r>
      <w:r>
        <w:rPr>
          <w:rFonts w:ascii="Arial" w:hAnsi="Arial" w:cs="Arial"/>
          <w:color w:val="000000" w:themeColor="text1"/>
        </w:rPr>
        <w:t>, версия планирования</w:t>
      </w:r>
      <w:r w:rsidR="00CA6690">
        <w:rPr>
          <w:rFonts w:ascii="Arial" w:hAnsi="Arial" w:cs="Arial"/>
          <w:color w:val="000000" w:themeColor="text1"/>
        </w:rPr>
        <w:t xml:space="preserve"> и группа планирования</w:t>
      </w:r>
      <w:r>
        <w:rPr>
          <w:rFonts w:ascii="Arial" w:hAnsi="Arial" w:cs="Arial"/>
          <w:color w:val="000000" w:themeColor="text1"/>
        </w:rPr>
        <w:t>.</w:t>
      </w:r>
    </w:p>
    <w:p w14:paraId="2DF4706F" w14:textId="2F5CAF0B" w:rsidR="009E3EDA" w:rsidRDefault="000264DD" w:rsidP="00D83C9F">
      <w:pPr>
        <w:spacing w:after="240" w:line="276" w:lineRule="auto"/>
        <w:ind w:firstLine="567"/>
        <w:rPr>
          <w:rFonts w:ascii="Arial" w:hAnsi="Arial" w:cs="Arial"/>
          <w:color w:val="000000" w:themeColor="text1"/>
        </w:rPr>
      </w:pPr>
      <w:r>
        <w:rPr>
          <w:rFonts w:ascii="Arial" w:hAnsi="Arial" w:cs="Arial"/>
          <w:color w:val="000000" w:themeColor="text1"/>
        </w:rPr>
        <w:t>Раздел г</w:t>
      </w:r>
      <w:r w:rsidRPr="000264DD">
        <w:rPr>
          <w:rFonts w:ascii="Arial" w:hAnsi="Arial" w:cs="Arial"/>
          <w:color w:val="000000" w:themeColor="text1"/>
        </w:rPr>
        <w:t>одово</w:t>
      </w:r>
      <w:r>
        <w:rPr>
          <w:rFonts w:ascii="Arial" w:hAnsi="Arial" w:cs="Arial"/>
          <w:color w:val="000000" w:themeColor="text1"/>
        </w:rPr>
        <w:t>го</w:t>
      </w:r>
      <w:r w:rsidRPr="000264DD">
        <w:rPr>
          <w:rFonts w:ascii="Arial" w:hAnsi="Arial" w:cs="Arial"/>
          <w:color w:val="000000" w:themeColor="text1"/>
        </w:rPr>
        <w:t xml:space="preserve"> бюджет</w:t>
      </w:r>
      <w:r>
        <w:rPr>
          <w:rFonts w:ascii="Arial" w:hAnsi="Arial" w:cs="Arial"/>
          <w:color w:val="000000" w:themeColor="text1"/>
        </w:rPr>
        <w:t>а</w:t>
      </w:r>
      <w:r w:rsidRPr="000264DD">
        <w:rPr>
          <w:rFonts w:ascii="Arial" w:hAnsi="Arial" w:cs="Arial"/>
          <w:color w:val="000000" w:themeColor="text1"/>
        </w:rPr>
        <w:t xml:space="preserve"> воздействий</w:t>
      </w:r>
      <w:r>
        <w:rPr>
          <w:rFonts w:ascii="Arial" w:hAnsi="Arial" w:cs="Arial"/>
          <w:color w:val="000000" w:themeColor="text1"/>
        </w:rPr>
        <w:t xml:space="preserve">, относящийся к </w:t>
      </w:r>
      <w:r w:rsidR="000C73AD" w:rsidRPr="000264DD">
        <w:rPr>
          <w:rFonts w:ascii="Arial" w:hAnsi="Arial" w:cs="Arial"/>
          <w:color w:val="000000" w:themeColor="text1"/>
        </w:rPr>
        <w:t>п</w:t>
      </w:r>
      <w:r>
        <w:rPr>
          <w:rFonts w:ascii="Arial" w:hAnsi="Arial" w:cs="Arial"/>
          <w:color w:val="000000" w:themeColor="text1"/>
        </w:rPr>
        <w:t xml:space="preserve">оддержанию </w:t>
      </w:r>
      <w:r w:rsidR="000C73AD" w:rsidRPr="000264DD">
        <w:rPr>
          <w:rFonts w:ascii="Arial" w:hAnsi="Arial" w:cs="Arial"/>
          <w:color w:val="000000" w:themeColor="text1"/>
        </w:rPr>
        <w:t>производственных активов</w:t>
      </w:r>
      <w:r>
        <w:rPr>
          <w:rFonts w:ascii="Arial" w:hAnsi="Arial" w:cs="Arial"/>
          <w:color w:val="000000" w:themeColor="text1"/>
        </w:rPr>
        <w:t xml:space="preserve">, </w:t>
      </w:r>
      <w:r w:rsidRPr="000264DD">
        <w:rPr>
          <w:rFonts w:ascii="Arial" w:hAnsi="Arial" w:cs="Arial"/>
          <w:color w:val="000000" w:themeColor="text1"/>
        </w:rPr>
        <w:t xml:space="preserve">формируется на основе </w:t>
      </w:r>
      <w:r w:rsidRPr="003A1CC7">
        <w:rPr>
          <w:rFonts w:ascii="Arial" w:hAnsi="Arial" w:cs="Arial"/>
          <w:color w:val="000000" w:themeColor="text1"/>
        </w:rPr>
        <w:t xml:space="preserve">запланированных </w:t>
      </w:r>
      <w:r w:rsidR="005A512C">
        <w:rPr>
          <w:rFonts w:ascii="Arial" w:hAnsi="Arial" w:cs="Arial"/>
          <w:color w:val="000000" w:themeColor="text1"/>
        </w:rPr>
        <w:t>заказов ТОРО</w:t>
      </w:r>
      <w:r w:rsidR="0099617F">
        <w:rPr>
          <w:rFonts w:ascii="Arial" w:hAnsi="Arial" w:cs="Arial"/>
          <w:color w:val="000000" w:themeColor="text1"/>
        </w:rPr>
        <w:t xml:space="preserve"> и сетевых графиков</w:t>
      </w:r>
      <w:r w:rsidR="000C73AD" w:rsidRPr="003A1CC7">
        <w:rPr>
          <w:rFonts w:ascii="Arial" w:hAnsi="Arial" w:cs="Arial"/>
          <w:color w:val="000000" w:themeColor="text1"/>
        </w:rPr>
        <w:t>.</w:t>
      </w:r>
      <w:r w:rsidR="00EA3B98" w:rsidRPr="003A1CC7">
        <w:rPr>
          <w:rFonts w:ascii="Arial" w:hAnsi="Arial" w:cs="Arial"/>
          <w:color w:val="000000" w:themeColor="text1"/>
        </w:rPr>
        <w:t xml:space="preserve"> </w:t>
      </w:r>
      <w:r w:rsidR="005B1048" w:rsidRPr="003A1CC7">
        <w:rPr>
          <w:rFonts w:ascii="Arial" w:hAnsi="Arial" w:cs="Arial"/>
          <w:color w:val="000000" w:themeColor="text1"/>
        </w:rPr>
        <w:t xml:space="preserve">Правила </w:t>
      </w:r>
      <w:r w:rsidR="00EA3B98" w:rsidRPr="003A1CC7">
        <w:rPr>
          <w:rFonts w:ascii="Arial" w:hAnsi="Arial" w:cs="Arial"/>
          <w:color w:val="000000" w:themeColor="text1"/>
        </w:rPr>
        <w:t>заполнения формата годового бюджета воздействий на производственные активы</w:t>
      </w:r>
      <w:r w:rsidR="00EA3B98">
        <w:rPr>
          <w:rFonts w:ascii="Arial" w:hAnsi="Arial" w:cs="Arial"/>
          <w:color w:val="000000" w:themeColor="text1"/>
        </w:rPr>
        <w:t xml:space="preserve"> приведен</w:t>
      </w:r>
      <w:r w:rsidR="005B1048">
        <w:rPr>
          <w:rFonts w:ascii="Arial" w:hAnsi="Arial" w:cs="Arial"/>
          <w:color w:val="000000" w:themeColor="text1"/>
        </w:rPr>
        <w:t>ы</w:t>
      </w:r>
      <w:r w:rsidR="00EA3B98">
        <w:rPr>
          <w:rFonts w:ascii="Arial" w:hAnsi="Arial" w:cs="Arial"/>
          <w:color w:val="000000" w:themeColor="text1"/>
        </w:rPr>
        <w:t xml:space="preserve"> в документе </w:t>
      </w:r>
      <w:r w:rsidR="002E6C85">
        <w:rPr>
          <w:rFonts w:ascii="Arial" w:hAnsi="Arial" w:cs="Arial"/>
          <w:color w:val="000000" w:themeColor="text1"/>
        </w:rPr>
        <w:t>ERP.13.9_10_101_PM</w:t>
      </w:r>
      <w:r w:rsidR="008342DA">
        <w:rPr>
          <w:rFonts w:ascii="Arial" w:hAnsi="Arial" w:cs="Arial"/>
          <w:color w:val="000000" w:themeColor="text1"/>
        </w:rPr>
        <w:t xml:space="preserve"> </w:t>
      </w:r>
      <w:r w:rsidR="00EA3B98">
        <w:rPr>
          <w:rFonts w:ascii="Arial" w:hAnsi="Arial" w:cs="Arial"/>
          <w:color w:val="000000" w:themeColor="text1"/>
        </w:rPr>
        <w:t>«</w:t>
      </w:r>
      <w:r w:rsidR="008342DA" w:rsidRPr="008342D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EA3B98">
        <w:rPr>
          <w:rFonts w:ascii="Arial" w:hAnsi="Arial" w:cs="Arial"/>
          <w:color w:val="000000" w:themeColor="text1"/>
        </w:rPr>
        <w:t>».</w:t>
      </w:r>
      <w:r w:rsidR="00751321">
        <w:rPr>
          <w:rFonts w:ascii="Arial" w:hAnsi="Arial" w:cs="Arial"/>
          <w:color w:val="000000" w:themeColor="text1"/>
        </w:rPr>
        <w:t xml:space="preserve"> </w:t>
      </w:r>
    </w:p>
    <w:p w14:paraId="286255F3" w14:textId="609AACA0" w:rsidR="009E3EDA" w:rsidRDefault="00BB2F71" w:rsidP="00D83C9F">
      <w:pPr>
        <w:spacing w:after="240" w:line="276" w:lineRule="auto"/>
        <w:ind w:firstLine="567"/>
        <w:rPr>
          <w:rFonts w:ascii="Arial" w:hAnsi="Arial" w:cs="Arial"/>
          <w:color w:val="000000" w:themeColor="text1"/>
        </w:rPr>
      </w:pPr>
      <w:r>
        <w:rPr>
          <w:rFonts w:ascii="Arial" w:hAnsi="Arial" w:cs="Arial"/>
          <w:color w:val="000000" w:themeColor="text1"/>
        </w:rPr>
        <w:t>В процессе формирования</w:t>
      </w:r>
      <w:r w:rsidR="00AF4B27" w:rsidRPr="00AF4B27">
        <w:rPr>
          <w:rFonts w:ascii="Arial" w:hAnsi="Arial" w:cs="Arial"/>
          <w:color w:val="000000" w:themeColor="text1"/>
        </w:rPr>
        <w:t xml:space="preserve"> </w:t>
      </w:r>
      <w:r w:rsidR="00AF4B27">
        <w:rPr>
          <w:rFonts w:ascii="Arial" w:hAnsi="Arial" w:cs="Arial"/>
          <w:color w:val="000000" w:themeColor="text1"/>
        </w:rPr>
        <w:t>годового бюджета воздействий</w:t>
      </w:r>
      <w:r>
        <w:rPr>
          <w:rFonts w:ascii="Arial" w:hAnsi="Arial" w:cs="Arial"/>
          <w:color w:val="000000" w:themeColor="text1"/>
        </w:rPr>
        <w:t xml:space="preserve"> </w:t>
      </w:r>
      <w:r w:rsidR="008342DA">
        <w:rPr>
          <w:rFonts w:ascii="Arial" w:hAnsi="Arial" w:cs="Arial"/>
          <w:color w:val="000000" w:themeColor="text1"/>
        </w:rPr>
        <w:t>Планировщиком</w:t>
      </w:r>
      <w:r w:rsidR="008342DA" w:rsidRPr="008342DA">
        <w:rPr>
          <w:rFonts w:ascii="Arial" w:hAnsi="Arial" w:cs="Arial"/>
          <w:color w:val="000000" w:themeColor="text1"/>
        </w:rPr>
        <w:t xml:space="preserve"> бюджета УА </w:t>
      </w:r>
      <w:r w:rsidR="00A204B1">
        <w:rPr>
          <w:rFonts w:ascii="Arial" w:hAnsi="Arial" w:cs="Arial"/>
          <w:color w:val="000000" w:themeColor="text1"/>
        </w:rPr>
        <w:t>УО</w:t>
      </w:r>
      <w:r w:rsidR="008342DA" w:rsidRPr="008342DA">
        <w:rPr>
          <w:rFonts w:ascii="Arial" w:hAnsi="Arial" w:cs="Arial"/>
          <w:color w:val="000000" w:themeColor="text1"/>
        </w:rPr>
        <w:t xml:space="preserve"> </w:t>
      </w:r>
      <w:r>
        <w:rPr>
          <w:rFonts w:ascii="Arial" w:hAnsi="Arial" w:cs="Arial"/>
          <w:color w:val="000000" w:themeColor="text1"/>
        </w:rPr>
        <w:t xml:space="preserve">используется </w:t>
      </w:r>
      <w:r w:rsidRPr="00BB2F71">
        <w:rPr>
          <w:rFonts w:ascii="Arial" w:hAnsi="Arial" w:cs="Arial"/>
          <w:color w:val="000000" w:themeColor="text1"/>
        </w:rPr>
        <w:t>согласованн</w:t>
      </w:r>
      <w:r>
        <w:rPr>
          <w:rFonts w:ascii="Arial" w:hAnsi="Arial" w:cs="Arial"/>
          <w:color w:val="000000" w:themeColor="text1"/>
        </w:rPr>
        <w:t>ый</w:t>
      </w:r>
      <w:r w:rsidRPr="00BB2F71">
        <w:rPr>
          <w:rFonts w:ascii="Arial" w:hAnsi="Arial" w:cs="Arial"/>
          <w:color w:val="000000" w:themeColor="text1"/>
        </w:rPr>
        <w:t xml:space="preserve"> </w:t>
      </w:r>
      <w:del w:id="1093" w:author="Попова Дарья Николаевна (Подрядчик. ООО БерингПойнт)" w:date="2021-09-28T16:30:00Z">
        <w:r w:rsidR="008342DA" w:rsidDel="00755E09">
          <w:rPr>
            <w:rFonts w:ascii="Arial" w:hAnsi="Arial" w:cs="Arial"/>
            <w:color w:val="000000" w:themeColor="text1"/>
          </w:rPr>
          <w:delText>Главным</w:delText>
        </w:r>
        <w:r w:rsidR="008342DA" w:rsidRPr="008342DA" w:rsidDel="00755E09">
          <w:rPr>
            <w:rFonts w:ascii="Arial" w:hAnsi="Arial" w:cs="Arial"/>
            <w:color w:val="000000" w:themeColor="text1"/>
          </w:rPr>
          <w:delText xml:space="preserve"> инженер</w:delText>
        </w:r>
        <w:r w:rsidR="008342DA" w:rsidDel="00755E09">
          <w:rPr>
            <w:rFonts w:ascii="Arial" w:hAnsi="Arial" w:cs="Arial"/>
            <w:color w:val="000000" w:themeColor="text1"/>
          </w:rPr>
          <w:delText>ом</w:delText>
        </w:r>
        <w:r w:rsidR="008342DA" w:rsidRPr="008342DA" w:rsidDel="00755E09">
          <w:rPr>
            <w:rFonts w:ascii="Arial" w:hAnsi="Arial" w:cs="Arial"/>
            <w:color w:val="000000" w:themeColor="text1"/>
          </w:rPr>
          <w:delText xml:space="preserve"> </w:delText>
        </w:r>
        <w:r w:rsidR="00CA6690" w:rsidDel="00755E09">
          <w:rPr>
            <w:rFonts w:ascii="Arial" w:hAnsi="Arial" w:cs="Arial"/>
            <w:color w:val="000000" w:themeColor="text1"/>
          </w:rPr>
          <w:delText>УО</w:delText>
        </w:r>
        <w:r w:rsidR="008342DA" w:rsidRPr="008342DA" w:rsidDel="00755E09">
          <w:rPr>
            <w:rFonts w:ascii="Arial" w:hAnsi="Arial" w:cs="Arial"/>
            <w:color w:val="000000" w:themeColor="text1"/>
          </w:rPr>
          <w:delText xml:space="preserve"> </w:delText>
        </w:r>
      </w:del>
      <w:r>
        <w:rPr>
          <w:rFonts w:ascii="Arial" w:hAnsi="Arial" w:cs="Arial"/>
          <w:color w:val="000000" w:themeColor="text1"/>
        </w:rPr>
        <w:t xml:space="preserve">годовой </w:t>
      </w:r>
      <w:r w:rsidRPr="00BB2F71">
        <w:rPr>
          <w:rFonts w:ascii="Arial" w:hAnsi="Arial" w:cs="Arial"/>
          <w:color w:val="000000" w:themeColor="text1"/>
        </w:rPr>
        <w:t>план</w:t>
      </w:r>
      <w:r>
        <w:rPr>
          <w:rFonts w:ascii="Arial" w:hAnsi="Arial" w:cs="Arial"/>
          <w:color w:val="000000" w:themeColor="text1"/>
        </w:rPr>
        <w:t xml:space="preserve">-график </w:t>
      </w:r>
      <w:r w:rsidRPr="00646DB0">
        <w:rPr>
          <w:rFonts w:ascii="Arial" w:hAnsi="Arial" w:cs="Arial"/>
          <w:color w:val="000000" w:themeColor="text1"/>
        </w:rPr>
        <w:t xml:space="preserve">воздействий на производственные активы </w:t>
      </w:r>
      <w:r w:rsidR="003A1CC7" w:rsidRPr="00646DB0">
        <w:rPr>
          <w:rFonts w:ascii="Arial" w:hAnsi="Arial" w:cs="Arial"/>
          <w:color w:val="000000" w:themeColor="text1"/>
        </w:rPr>
        <w:t xml:space="preserve">с </w:t>
      </w:r>
      <w:r w:rsidR="00415B47" w:rsidRPr="00646DB0">
        <w:rPr>
          <w:rFonts w:ascii="Arial" w:hAnsi="Arial" w:cs="Arial"/>
          <w:color w:val="000000" w:themeColor="text1"/>
        </w:rPr>
        <w:t>указанием стоимости</w:t>
      </w:r>
      <w:r w:rsidR="008342DA">
        <w:rPr>
          <w:rFonts w:ascii="Arial" w:hAnsi="Arial" w:cs="Arial"/>
          <w:color w:val="000000" w:themeColor="text1"/>
        </w:rPr>
        <w:t>. Используются З</w:t>
      </w:r>
      <w:r w:rsidR="00137693">
        <w:rPr>
          <w:rFonts w:ascii="Arial" w:hAnsi="Arial" w:cs="Arial"/>
          <w:color w:val="000000" w:themeColor="text1"/>
        </w:rPr>
        <w:t xml:space="preserve">аказы ТОРО в статусе </w:t>
      </w:r>
      <w:r w:rsidR="00137693" w:rsidRPr="009B4F4E">
        <w:rPr>
          <w:rFonts w:ascii="Arial" w:hAnsi="Arial" w:cs="Arial"/>
          <w:color w:val="000000" w:themeColor="text1"/>
        </w:rPr>
        <w:t>ГИП, ГОД</w:t>
      </w:r>
      <w:r w:rsidR="00B83803">
        <w:rPr>
          <w:rFonts w:ascii="Arial" w:hAnsi="Arial" w:cs="Arial"/>
          <w:color w:val="000000" w:themeColor="text1"/>
        </w:rPr>
        <w:t xml:space="preserve"> и сетев</w:t>
      </w:r>
      <w:r w:rsidR="00F00CD0">
        <w:rPr>
          <w:rFonts w:ascii="Arial" w:hAnsi="Arial" w:cs="Arial"/>
          <w:color w:val="000000" w:themeColor="text1"/>
        </w:rPr>
        <w:t>ые графики по ЗиС в статусе ССПЛ</w:t>
      </w:r>
      <w:r w:rsidR="00137693">
        <w:rPr>
          <w:rFonts w:ascii="Arial" w:hAnsi="Arial" w:cs="Arial"/>
          <w:color w:val="000000" w:themeColor="text1"/>
        </w:rPr>
        <w:t xml:space="preserve">. Подробнее </w:t>
      </w:r>
      <w:r w:rsidR="008342DA">
        <w:rPr>
          <w:rFonts w:ascii="Arial" w:hAnsi="Arial" w:cs="Arial"/>
          <w:color w:val="000000" w:themeColor="text1"/>
        </w:rPr>
        <w:t xml:space="preserve">в концептуальном дизайне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008342DA" w:rsidRPr="008342DA">
        <w:rPr>
          <w:rFonts w:ascii="Arial" w:hAnsi="Arial" w:cs="Arial"/>
          <w:color w:val="000000" w:themeColor="text1"/>
        </w:rPr>
        <w:t>52</w:t>
      </w:r>
      <w:r w:rsidR="008342DA">
        <w:rPr>
          <w:rFonts w:ascii="Arial" w:hAnsi="Arial" w:cs="Arial"/>
          <w:color w:val="000000" w:themeColor="text1"/>
        </w:rPr>
        <w:t xml:space="preserve"> «</w:t>
      </w:r>
      <w:r w:rsidR="008342DA" w:rsidRPr="008342DA">
        <w:rPr>
          <w:rFonts w:ascii="Arial" w:hAnsi="Arial" w:cs="Arial"/>
          <w:color w:val="000000" w:themeColor="text1"/>
        </w:rPr>
        <w:t>Го</w:t>
      </w:r>
      <w:r w:rsidR="008342DA">
        <w:rPr>
          <w:rFonts w:ascii="Arial" w:hAnsi="Arial" w:cs="Arial"/>
          <w:color w:val="000000" w:themeColor="text1"/>
        </w:rPr>
        <w:t xml:space="preserve">довое планирование воздействий </w:t>
      </w:r>
      <w:r w:rsidR="008342DA" w:rsidRPr="008342DA">
        <w:rPr>
          <w:rFonts w:ascii="Arial" w:hAnsi="Arial" w:cs="Arial"/>
          <w:color w:val="000000" w:themeColor="text1"/>
        </w:rPr>
        <w:t>на производственные активы</w:t>
      </w:r>
      <w:r w:rsidR="00137693">
        <w:rPr>
          <w:rFonts w:ascii="Arial" w:hAnsi="Arial" w:cs="Arial"/>
          <w:color w:val="000000" w:themeColor="text1"/>
        </w:rPr>
        <w:t>»</w:t>
      </w:r>
      <w:r w:rsidR="00415B47" w:rsidRPr="00646DB0">
        <w:rPr>
          <w:rFonts w:ascii="Arial" w:hAnsi="Arial" w:cs="Arial"/>
          <w:color w:val="000000" w:themeColor="text1"/>
        </w:rPr>
        <w:t>.</w:t>
      </w:r>
      <w:r w:rsidR="00AF4B27" w:rsidRPr="00646DB0">
        <w:rPr>
          <w:rFonts w:ascii="Arial" w:hAnsi="Arial" w:cs="Arial"/>
          <w:color w:val="000000" w:themeColor="text1"/>
        </w:rPr>
        <w:t xml:space="preserve"> В формате планирования</w:t>
      </w:r>
      <w:r w:rsidR="008342DA">
        <w:rPr>
          <w:rFonts w:ascii="Arial" w:hAnsi="Arial" w:cs="Arial"/>
          <w:color w:val="000000" w:themeColor="text1"/>
        </w:rPr>
        <w:t xml:space="preserve"> годового бюджета</w:t>
      </w:r>
      <w:r w:rsidR="00AF4B27" w:rsidRPr="00646DB0">
        <w:rPr>
          <w:rFonts w:ascii="Arial" w:hAnsi="Arial" w:cs="Arial"/>
          <w:color w:val="000000" w:themeColor="text1"/>
        </w:rPr>
        <w:t xml:space="preserve"> будет вывод</w:t>
      </w:r>
      <w:r w:rsidR="00AF4B27" w:rsidRPr="003A1CC7">
        <w:rPr>
          <w:rFonts w:ascii="Arial" w:hAnsi="Arial" w:cs="Arial"/>
          <w:color w:val="000000" w:themeColor="text1"/>
        </w:rPr>
        <w:t xml:space="preserve">иться </w:t>
      </w:r>
      <w:r w:rsidR="00CE73F3" w:rsidRPr="003A1CC7">
        <w:rPr>
          <w:rFonts w:ascii="Arial" w:hAnsi="Arial" w:cs="Arial"/>
          <w:color w:val="000000" w:themeColor="text1"/>
        </w:rPr>
        <w:t xml:space="preserve">значение </w:t>
      </w:r>
      <w:r w:rsidR="00AF4B27" w:rsidRPr="003A1CC7">
        <w:rPr>
          <w:rFonts w:ascii="Arial" w:hAnsi="Arial" w:cs="Arial"/>
          <w:color w:val="000000" w:themeColor="text1"/>
        </w:rPr>
        <w:t>плановой стоимос</w:t>
      </w:r>
      <w:r w:rsidR="00AF4B27">
        <w:rPr>
          <w:rFonts w:ascii="Arial" w:hAnsi="Arial" w:cs="Arial"/>
          <w:color w:val="000000" w:themeColor="text1"/>
        </w:rPr>
        <w:t>ти воздействий из запланированных заказов ТОРО, формирующих годовой план-график воздействий</w:t>
      </w:r>
      <w:r w:rsidR="00CE73F3">
        <w:rPr>
          <w:rFonts w:ascii="Arial" w:hAnsi="Arial" w:cs="Arial"/>
          <w:color w:val="000000" w:themeColor="text1"/>
        </w:rPr>
        <w:t>,</w:t>
      </w:r>
      <w:r w:rsidR="003A1CC7">
        <w:rPr>
          <w:rFonts w:ascii="Arial" w:hAnsi="Arial" w:cs="Arial"/>
          <w:color w:val="000000" w:themeColor="text1"/>
        </w:rPr>
        <w:t xml:space="preserve"> в разрезе структуры СПП-элементов.</w:t>
      </w:r>
      <w:r w:rsidR="005B6122">
        <w:rPr>
          <w:rFonts w:ascii="Arial" w:hAnsi="Arial" w:cs="Arial"/>
          <w:color w:val="000000" w:themeColor="text1"/>
        </w:rPr>
        <w:t xml:space="preserve"> </w:t>
      </w:r>
    </w:p>
    <w:p w14:paraId="32A3A841" w14:textId="757B28D4" w:rsidR="00257F10" w:rsidRDefault="00257F10" w:rsidP="00D83C9F">
      <w:pPr>
        <w:spacing w:after="240" w:line="276" w:lineRule="auto"/>
        <w:ind w:firstLine="567"/>
        <w:rPr>
          <w:rFonts w:ascii="Arial" w:hAnsi="Arial" w:cs="Arial"/>
          <w:color w:val="000000" w:themeColor="text1"/>
        </w:rPr>
      </w:pPr>
      <w:r w:rsidRPr="00C15F73">
        <w:rPr>
          <w:rFonts w:ascii="Arial" w:hAnsi="Arial" w:cs="Arial"/>
          <w:color w:val="000000" w:themeColor="text1"/>
        </w:rPr>
        <w:t xml:space="preserve">Формирование и согласование потребности первого квартала и МТР с длительным сроком поставки осуществляется в рамках годового планирования. </w:t>
      </w:r>
      <w:r w:rsidRPr="00257F10">
        <w:rPr>
          <w:rFonts w:ascii="Arial" w:hAnsi="Arial" w:cs="Arial"/>
          <w:color w:val="000000" w:themeColor="text1"/>
        </w:rPr>
        <w:t>Подробнее в концептуальном дизайне ERP.13.9.2.52 «Годовое планирование воздействий на прои</w:t>
      </w:r>
      <w:r w:rsidRPr="008342DA">
        <w:rPr>
          <w:rFonts w:ascii="Arial" w:hAnsi="Arial" w:cs="Arial"/>
          <w:color w:val="000000" w:themeColor="text1"/>
        </w:rPr>
        <w:t>зводственные активы</w:t>
      </w:r>
      <w:r>
        <w:rPr>
          <w:rFonts w:ascii="Arial" w:hAnsi="Arial" w:cs="Arial"/>
          <w:color w:val="000000" w:themeColor="text1"/>
        </w:rPr>
        <w:t>»</w:t>
      </w:r>
      <w:r w:rsidRPr="00646DB0">
        <w:rPr>
          <w:rFonts w:ascii="Arial" w:hAnsi="Arial" w:cs="Arial"/>
          <w:color w:val="000000" w:themeColor="text1"/>
        </w:rPr>
        <w:t>.</w:t>
      </w:r>
    </w:p>
    <w:p w14:paraId="005337A2" w14:textId="1AEA14E3" w:rsidR="009E3EDA" w:rsidRDefault="00E94EE2" w:rsidP="00D83C9F">
      <w:pPr>
        <w:spacing w:after="240" w:line="276" w:lineRule="auto"/>
        <w:ind w:firstLine="567"/>
        <w:rPr>
          <w:rFonts w:ascii="Arial" w:hAnsi="Arial" w:cs="Arial"/>
          <w:color w:val="000000" w:themeColor="text1"/>
        </w:rPr>
      </w:pPr>
      <w:r>
        <w:rPr>
          <w:rFonts w:ascii="Arial" w:hAnsi="Arial" w:cs="Arial"/>
          <w:color w:val="000000" w:themeColor="text1"/>
        </w:rPr>
        <w:t xml:space="preserve">Для СПП-элементов «Компонентный учет» </w:t>
      </w:r>
      <w:r w:rsidR="009E3EDA">
        <w:rPr>
          <w:rFonts w:ascii="Arial" w:hAnsi="Arial" w:cs="Arial"/>
          <w:color w:val="000000" w:themeColor="text1"/>
        </w:rPr>
        <w:t>используются сетевые графики</w:t>
      </w:r>
      <w:r w:rsidR="00767791">
        <w:rPr>
          <w:rFonts w:ascii="Arial" w:hAnsi="Arial" w:cs="Arial"/>
          <w:color w:val="000000" w:themeColor="text1"/>
        </w:rPr>
        <w:t>.</w:t>
      </w:r>
      <w:r w:rsidR="0065423A">
        <w:rPr>
          <w:rFonts w:ascii="Arial" w:hAnsi="Arial" w:cs="Arial"/>
          <w:color w:val="000000" w:themeColor="text1"/>
        </w:rPr>
        <w:t xml:space="preserve"> Подробнее в концептуальном дизайне </w:t>
      </w:r>
      <w:r w:rsidR="0065423A">
        <w:rPr>
          <w:rFonts w:ascii="Arial" w:hAnsi="Arial" w:cs="Arial"/>
          <w:color w:val="000000" w:themeColor="text1"/>
          <w:lang w:val="en-US"/>
        </w:rPr>
        <w:t>ERP</w:t>
      </w:r>
      <w:r w:rsidR="00494ECB">
        <w:rPr>
          <w:rFonts w:ascii="Arial" w:hAnsi="Arial" w:cs="Arial"/>
          <w:color w:val="000000" w:themeColor="text1"/>
        </w:rPr>
        <w:t>.13.9.</w:t>
      </w:r>
      <w:r w:rsidR="0065423A" w:rsidRPr="00494ECB">
        <w:rPr>
          <w:rFonts w:ascii="Arial" w:hAnsi="Arial" w:cs="Arial"/>
          <w:color w:val="000000" w:themeColor="text1"/>
        </w:rPr>
        <w:t xml:space="preserve">2.48 </w:t>
      </w:r>
      <w:r w:rsidR="0065423A">
        <w:rPr>
          <w:rFonts w:ascii="Arial" w:hAnsi="Arial" w:cs="Arial"/>
          <w:color w:val="000000" w:themeColor="text1"/>
        </w:rPr>
        <w:t>«Планирование и реализация проектов КСиИ». В формате планирования</w:t>
      </w:r>
      <w:r>
        <w:rPr>
          <w:rFonts w:ascii="Arial" w:hAnsi="Arial" w:cs="Arial"/>
          <w:color w:val="000000" w:themeColor="text1"/>
        </w:rPr>
        <w:t xml:space="preserve"> г</w:t>
      </w:r>
      <w:r w:rsidR="0065423A">
        <w:rPr>
          <w:rFonts w:ascii="Arial" w:hAnsi="Arial" w:cs="Arial"/>
          <w:color w:val="000000" w:themeColor="text1"/>
        </w:rPr>
        <w:t>одового бюджета</w:t>
      </w:r>
      <w:r w:rsidR="009E3EDA">
        <w:rPr>
          <w:rFonts w:ascii="Arial" w:hAnsi="Arial" w:cs="Arial"/>
          <w:color w:val="000000" w:themeColor="text1"/>
        </w:rPr>
        <w:t xml:space="preserve"> воздействий будут выводиться значения</w:t>
      </w:r>
      <w:r>
        <w:rPr>
          <w:rFonts w:ascii="Arial" w:hAnsi="Arial" w:cs="Arial"/>
          <w:color w:val="000000" w:themeColor="text1"/>
        </w:rPr>
        <w:t xml:space="preserve"> плановой стоимости компонентов, запланированных на сетевых графиках</w:t>
      </w:r>
      <w:r w:rsidR="009E3EDA">
        <w:rPr>
          <w:rFonts w:ascii="Arial" w:hAnsi="Arial" w:cs="Arial"/>
          <w:color w:val="000000" w:themeColor="text1"/>
        </w:rPr>
        <w:t xml:space="preserve">. </w:t>
      </w:r>
    </w:p>
    <w:p w14:paraId="7382E964" w14:textId="213004EF" w:rsidR="00751321" w:rsidRPr="005B6122" w:rsidRDefault="009E3EDA" w:rsidP="00D83C9F">
      <w:pPr>
        <w:spacing w:after="240" w:line="276" w:lineRule="auto"/>
        <w:ind w:firstLine="567"/>
        <w:rPr>
          <w:rFonts w:ascii="Arial" w:hAnsi="Arial" w:cs="Arial"/>
          <w:color w:val="000000" w:themeColor="text1"/>
        </w:rPr>
      </w:pPr>
      <w:r>
        <w:rPr>
          <w:rFonts w:ascii="Arial" w:hAnsi="Arial" w:cs="Arial"/>
          <w:color w:val="000000" w:themeColor="text1"/>
        </w:rPr>
        <w:t xml:space="preserve">Для </w:t>
      </w:r>
      <w:r w:rsidR="005B6122">
        <w:rPr>
          <w:rFonts w:ascii="Arial" w:hAnsi="Arial" w:cs="Arial"/>
          <w:color w:val="000000" w:themeColor="text1"/>
        </w:rPr>
        <w:t>СПП-элемент</w:t>
      </w:r>
      <w:r>
        <w:rPr>
          <w:rFonts w:ascii="Arial" w:hAnsi="Arial" w:cs="Arial"/>
          <w:color w:val="000000" w:themeColor="text1"/>
        </w:rPr>
        <w:t>ов</w:t>
      </w:r>
      <w:r w:rsidR="005B6122">
        <w:rPr>
          <w:rFonts w:ascii="Arial" w:hAnsi="Arial" w:cs="Arial"/>
          <w:color w:val="000000" w:themeColor="text1"/>
        </w:rPr>
        <w:t xml:space="preserve"> «</w:t>
      </w:r>
      <w:r>
        <w:rPr>
          <w:rFonts w:ascii="Arial" w:hAnsi="Arial" w:cs="Arial"/>
          <w:color w:val="000000" w:themeColor="text1"/>
        </w:rPr>
        <w:t xml:space="preserve">Производство </w:t>
      </w:r>
      <w:r w:rsidR="005B6122">
        <w:rPr>
          <w:rFonts w:ascii="Arial" w:hAnsi="Arial" w:cs="Arial"/>
          <w:color w:val="000000" w:themeColor="text1"/>
        </w:rPr>
        <w:t xml:space="preserve">ЦРММ» </w:t>
      </w:r>
      <w:r w:rsidR="0065423A">
        <w:rPr>
          <w:rFonts w:ascii="Arial" w:hAnsi="Arial" w:cs="Arial"/>
          <w:color w:val="000000" w:themeColor="text1"/>
        </w:rPr>
        <w:t xml:space="preserve">используются укрупненные заказы ТОРО. Подробнее в концептуальном дизайне </w:t>
      </w:r>
      <w:r w:rsidR="0065423A">
        <w:rPr>
          <w:rFonts w:ascii="Arial" w:hAnsi="Arial" w:cs="Arial"/>
          <w:color w:val="000000" w:themeColor="text1"/>
          <w:lang w:val="en-US"/>
        </w:rPr>
        <w:t>ERP</w:t>
      </w:r>
      <w:r w:rsidR="00494ECB">
        <w:rPr>
          <w:rFonts w:ascii="Arial" w:hAnsi="Arial" w:cs="Arial"/>
          <w:color w:val="000000" w:themeColor="text1"/>
        </w:rPr>
        <w:t>.13.9.</w:t>
      </w:r>
      <w:r w:rsidR="0065423A" w:rsidRPr="00494ECB">
        <w:rPr>
          <w:rFonts w:ascii="Arial" w:hAnsi="Arial" w:cs="Arial"/>
          <w:color w:val="000000" w:themeColor="text1"/>
        </w:rPr>
        <w:t xml:space="preserve">2.57 </w:t>
      </w:r>
      <w:r w:rsidR="0065423A">
        <w:rPr>
          <w:rFonts w:ascii="Arial" w:hAnsi="Arial" w:cs="Arial"/>
          <w:color w:val="000000" w:themeColor="text1"/>
        </w:rPr>
        <w:t>«Ресурсное обеспечение ТОиР»</w:t>
      </w:r>
      <w:r w:rsidR="005B6122" w:rsidRPr="009936BB">
        <w:rPr>
          <w:rFonts w:ascii="Arial" w:hAnsi="Arial" w:cs="Arial"/>
          <w:color w:val="000000" w:themeColor="text1"/>
        </w:rPr>
        <w:t>.</w:t>
      </w:r>
    </w:p>
    <w:p w14:paraId="3D870B96" w14:textId="5D13A60E" w:rsidR="00BB2F71" w:rsidRDefault="00751321" w:rsidP="00D83C9F">
      <w:pPr>
        <w:spacing w:after="240" w:line="276" w:lineRule="auto"/>
        <w:ind w:firstLine="567"/>
        <w:rPr>
          <w:rFonts w:ascii="Arial" w:hAnsi="Arial" w:cs="Arial"/>
          <w:color w:val="000000" w:themeColor="text1"/>
        </w:rPr>
      </w:pPr>
      <w:r w:rsidRPr="00751321">
        <w:rPr>
          <w:rFonts w:ascii="Arial" w:hAnsi="Arial" w:cs="Arial"/>
          <w:color w:val="000000" w:themeColor="text1"/>
        </w:rPr>
        <w:t xml:space="preserve">Планирование </w:t>
      </w:r>
      <w:r>
        <w:rPr>
          <w:rFonts w:ascii="Arial" w:hAnsi="Arial" w:cs="Arial"/>
          <w:color w:val="000000" w:themeColor="text1"/>
        </w:rPr>
        <w:t>финансового ракурса воздействий</w:t>
      </w:r>
      <w:r w:rsidRPr="00751321">
        <w:rPr>
          <w:rFonts w:ascii="Arial" w:hAnsi="Arial" w:cs="Arial"/>
          <w:color w:val="000000" w:themeColor="text1"/>
        </w:rPr>
        <w:t xml:space="preserve">, включённых </w:t>
      </w:r>
      <w:r w:rsidR="00063DA7">
        <w:rPr>
          <w:rFonts w:ascii="Arial" w:hAnsi="Arial" w:cs="Arial"/>
          <w:color w:val="000000" w:themeColor="text1"/>
        </w:rPr>
        <w:t xml:space="preserve">в </w:t>
      </w:r>
      <w:r>
        <w:rPr>
          <w:rFonts w:ascii="Arial" w:hAnsi="Arial" w:cs="Arial"/>
          <w:color w:val="000000" w:themeColor="text1"/>
        </w:rPr>
        <w:t>годовой план-график воздействий</w:t>
      </w:r>
      <w:r w:rsidRPr="00751321">
        <w:rPr>
          <w:rFonts w:ascii="Arial" w:hAnsi="Arial" w:cs="Arial"/>
          <w:color w:val="000000" w:themeColor="text1"/>
        </w:rPr>
        <w:t>, осуществляется</w:t>
      </w:r>
      <w:r>
        <w:rPr>
          <w:rFonts w:ascii="Arial" w:hAnsi="Arial" w:cs="Arial"/>
          <w:color w:val="000000" w:themeColor="text1"/>
        </w:rPr>
        <w:t xml:space="preserve"> также и</w:t>
      </w:r>
      <w:r w:rsidRPr="00751321">
        <w:rPr>
          <w:rFonts w:ascii="Arial" w:hAnsi="Arial" w:cs="Arial"/>
          <w:color w:val="000000" w:themeColor="text1"/>
        </w:rPr>
        <w:t xml:space="preserve"> в разрезе финанс</w:t>
      </w:r>
      <w:r>
        <w:rPr>
          <w:rFonts w:ascii="Arial" w:hAnsi="Arial" w:cs="Arial"/>
          <w:color w:val="000000" w:themeColor="text1"/>
        </w:rPr>
        <w:t>ирования, а п</w:t>
      </w:r>
      <w:r w:rsidRPr="00751321">
        <w:rPr>
          <w:rFonts w:ascii="Arial" w:hAnsi="Arial" w:cs="Arial"/>
          <w:color w:val="000000" w:themeColor="text1"/>
        </w:rPr>
        <w:t>о капитализируемым проектам дополнительно осуществляется планирование ввода объекта в эксплуатацию.</w:t>
      </w:r>
    </w:p>
    <w:p w14:paraId="7F4C572B" w14:textId="4A3A0EB4" w:rsidR="00751321" w:rsidRDefault="00751321" w:rsidP="00D83C9F">
      <w:pPr>
        <w:spacing w:after="240" w:line="276" w:lineRule="auto"/>
        <w:ind w:firstLine="567"/>
        <w:rPr>
          <w:rFonts w:ascii="Arial" w:hAnsi="Arial" w:cs="Arial"/>
          <w:color w:val="000000" w:themeColor="text1"/>
        </w:rPr>
      </w:pPr>
      <w:r>
        <w:rPr>
          <w:rFonts w:ascii="Arial" w:hAnsi="Arial" w:cs="Arial"/>
          <w:color w:val="000000" w:themeColor="text1"/>
        </w:rPr>
        <w:t xml:space="preserve">Согласно документу </w:t>
      </w:r>
      <w:r w:rsidR="002E6C85">
        <w:rPr>
          <w:rFonts w:ascii="Arial" w:hAnsi="Arial" w:cs="Arial"/>
          <w:color w:val="000000" w:themeColor="text1"/>
        </w:rPr>
        <w:t>ERP.13.9_10_101_PM</w:t>
      </w:r>
      <w:r>
        <w:rPr>
          <w:rFonts w:ascii="Arial" w:hAnsi="Arial" w:cs="Arial"/>
          <w:color w:val="000000" w:themeColor="text1"/>
        </w:rPr>
        <w:t xml:space="preserve"> «</w:t>
      </w:r>
      <w:r w:rsidRPr="00751321">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Pr>
          <w:rFonts w:ascii="Arial" w:hAnsi="Arial" w:cs="Arial"/>
          <w:color w:val="000000" w:themeColor="text1"/>
        </w:rPr>
        <w:t>», планирование финансирования и ввода в эксплуатацию осуществляется по следующим правилам:</w:t>
      </w:r>
    </w:p>
    <w:p w14:paraId="01905B56" w14:textId="0AD19110" w:rsidR="00751321" w:rsidRDefault="00751321" w:rsidP="009936BB">
      <w:pPr>
        <w:pStyle w:val="af9"/>
        <w:numPr>
          <w:ilvl w:val="0"/>
          <w:numId w:val="45"/>
        </w:numPr>
        <w:spacing w:after="240" w:line="276" w:lineRule="auto"/>
        <w:rPr>
          <w:rFonts w:ascii="Arial" w:hAnsi="Arial" w:cs="Arial"/>
          <w:color w:val="000000" w:themeColor="text1"/>
        </w:rPr>
      </w:pPr>
      <w:r w:rsidRPr="009936BB">
        <w:rPr>
          <w:rFonts w:ascii="Arial" w:hAnsi="Arial" w:cs="Arial"/>
          <w:color w:val="000000" w:themeColor="text1"/>
        </w:rPr>
        <w:t>планирование финансирования осуществляется на основе плана освоения по видам затрат, а также условий контрактации с контрагентами. В случае отсутствия условий контрактации с контрагентами план финансирования формируется путём прибавления срока базовой отсрочки платежа, принятой в Компании, к сроку освоения (например, отсрочка платежа на 2 месяца от п</w:t>
      </w:r>
      <w:r w:rsidRPr="00D83C9F">
        <w:rPr>
          <w:rFonts w:ascii="Arial" w:hAnsi="Arial" w:cs="Arial"/>
          <w:color w:val="000000" w:themeColor="text1"/>
        </w:rPr>
        <w:t>лана освоения)</w:t>
      </w:r>
      <w:r>
        <w:rPr>
          <w:rFonts w:ascii="Arial" w:hAnsi="Arial" w:cs="Arial"/>
          <w:color w:val="000000" w:themeColor="text1"/>
        </w:rPr>
        <w:t>;</w:t>
      </w:r>
    </w:p>
    <w:p w14:paraId="24B6C1CB" w14:textId="5E1D3554" w:rsidR="00751321" w:rsidRPr="009936BB" w:rsidRDefault="00751321" w:rsidP="009936BB">
      <w:pPr>
        <w:pStyle w:val="af9"/>
        <w:numPr>
          <w:ilvl w:val="0"/>
          <w:numId w:val="45"/>
        </w:numPr>
        <w:spacing w:after="240" w:line="276" w:lineRule="auto"/>
        <w:rPr>
          <w:rFonts w:ascii="Arial" w:hAnsi="Arial" w:cs="Arial"/>
          <w:color w:val="000000" w:themeColor="text1"/>
        </w:rPr>
      </w:pPr>
      <w:r>
        <w:rPr>
          <w:rFonts w:ascii="Arial" w:hAnsi="Arial" w:cs="Arial"/>
          <w:color w:val="000000" w:themeColor="text1"/>
        </w:rPr>
        <w:t>п</w:t>
      </w:r>
      <w:r w:rsidRPr="00751321">
        <w:rPr>
          <w:rFonts w:ascii="Arial" w:hAnsi="Arial" w:cs="Arial"/>
          <w:color w:val="000000" w:themeColor="text1"/>
        </w:rPr>
        <w:t>лан ввода состоит из сумм капитализируемых затрат на плановый период (год) в разбивке по периодам (месяцам).</w:t>
      </w:r>
      <w:r>
        <w:rPr>
          <w:rFonts w:ascii="Arial" w:hAnsi="Arial" w:cs="Arial"/>
          <w:color w:val="000000" w:themeColor="text1"/>
        </w:rPr>
        <w:t xml:space="preserve"> </w:t>
      </w:r>
      <w:r w:rsidRPr="009936BB">
        <w:rPr>
          <w:rFonts w:ascii="Arial" w:hAnsi="Arial" w:cs="Arial"/>
          <w:color w:val="000000" w:themeColor="text1"/>
        </w:rPr>
        <w:t xml:space="preserve">Планирование ввода ОС осуществляется только по капитализируемым затратам на основе плана освоения (источник полной стоимости капитальных затрат) </w:t>
      </w:r>
      <w:r w:rsidRPr="009B4F4E">
        <w:rPr>
          <w:rFonts w:ascii="Arial" w:hAnsi="Arial" w:cs="Arial"/>
          <w:color w:val="000000" w:themeColor="text1"/>
        </w:rPr>
        <w:t xml:space="preserve">и </w:t>
      </w:r>
      <w:r w:rsidR="00C475DA">
        <w:rPr>
          <w:rFonts w:ascii="Arial" w:hAnsi="Arial" w:cs="Arial"/>
          <w:color w:val="000000" w:themeColor="text1"/>
        </w:rPr>
        <w:t>СПП-элемента</w:t>
      </w:r>
      <w:r w:rsidRPr="009B4F4E">
        <w:rPr>
          <w:rFonts w:ascii="Arial" w:hAnsi="Arial" w:cs="Arial"/>
          <w:color w:val="000000" w:themeColor="text1"/>
        </w:rPr>
        <w:t xml:space="preserve"> (источник сроков ввода ОС)</w:t>
      </w:r>
      <w:r w:rsidRPr="009936BB">
        <w:rPr>
          <w:rFonts w:ascii="Arial" w:hAnsi="Arial" w:cs="Arial"/>
          <w:color w:val="000000" w:themeColor="text1"/>
        </w:rPr>
        <w:t>.</w:t>
      </w:r>
    </w:p>
    <w:p w14:paraId="00D454AF" w14:textId="3BC55926" w:rsidR="00F2449F" w:rsidRDefault="00214C67" w:rsidP="00EA3B98">
      <w:pPr>
        <w:spacing w:after="240" w:line="276" w:lineRule="auto"/>
        <w:ind w:firstLine="567"/>
        <w:rPr>
          <w:rFonts w:ascii="Arial" w:hAnsi="Arial" w:cs="Arial"/>
          <w:color w:val="000000" w:themeColor="text1"/>
        </w:rPr>
      </w:pPr>
      <w:r>
        <w:rPr>
          <w:rFonts w:ascii="Arial" w:hAnsi="Arial" w:cs="Arial"/>
          <w:color w:val="000000" w:themeColor="text1"/>
        </w:rPr>
        <w:t xml:space="preserve">После </w:t>
      </w:r>
      <w:r w:rsidR="00CE73F3">
        <w:rPr>
          <w:rFonts w:ascii="Arial" w:hAnsi="Arial" w:cs="Arial"/>
          <w:color w:val="000000" w:themeColor="text1"/>
        </w:rPr>
        <w:t>заполнения</w:t>
      </w:r>
      <w:r>
        <w:rPr>
          <w:rFonts w:ascii="Arial" w:hAnsi="Arial" w:cs="Arial"/>
          <w:color w:val="000000" w:themeColor="text1"/>
        </w:rPr>
        <w:t xml:space="preserve"> данных </w:t>
      </w:r>
      <w:r w:rsidR="008342DA">
        <w:rPr>
          <w:rFonts w:ascii="Arial" w:hAnsi="Arial" w:cs="Arial"/>
          <w:color w:val="000000" w:themeColor="text1"/>
        </w:rPr>
        <w:t xml:space="preserve">годового </w:t>
      </w:r>
      <w:r w:rsidR="00CE73F3">
        <w:rPr>
          <w:rFonts w:ascii="Arial" w:hAnsi="Arial" w:cs="Arial"/>
          <w:color w:val="000000" w:themeColor="text1"/>
        </w:rPr>
        <w:t xml:space="preserve">бюджета </w:t>
      </w:r>
      <w:r>
        <w:rPr>
          <w:rFonts w:ascii="Arial" w:hAnsi="Arial" w:cs="Arial"/>
          <w:color w:val="000000" w:themeColor="text1"/>
        </w:rPr>
        <w:t xml:space="preserve">в доступные ячейки формата планирования </w:t>
      </w:r>
      <w:r w:rsidR="008342DA" w:rsidRPr="008342DA">
        <w:rPr>
          <w:rFonts w:ascii="Arial" w:hAnsi="Arial" w:cs="Arial"/>
          <w:color w:val="000000" w:themeColor="text1"/>
        </w:rPr>
        <w:t xml:space="preserve">Планировщик бюджета УА </w:t>
      </w:r>
      <w:r w:rsidR="00A204B1">
        <w:rPr>
          <w:rFonts w:ascii="Arial" w:hAnsi="Arial" w:cs="Arial"/>
          <w:color w:val="000000" w:themeColor="text1"/>
        </w:rPr>
        <w:t>УО</w:t>
      </w:r>
      <w:r w:rsidR="008342DA" w:rsidRPr="008342DA" w:rsidDel="008342DA">
        <w:rPr>
          <w:rFonts w:ascii="Arial" w:hAnsi="Arial" w:cs="Arial"/>
          <w:color w:val="000000" w:themeColor="text1"/>
        </w:rPr>
        <w:t xml:space="preserve"> </w:t>
      </w:r>
      <w:r>
        <w:rPr>
          <w:rFonts w:ascii="Arial" w:hAnsi="Arial" w:cs="Arial"/>
          <w:color w:val="000000" w:themeColor="text1"/>
        </w:rPr>
        <w:t>выполняет операцию сохранения введённых данных и переходит к следующему шагу процесса.</w:t>
      </w:r>
    </w:p>
    <w:p w14:paraId="6CC17338" w14:textId="77777777" w:rsidR="00214C67" w:rsidRPr="00F54FFB" w:rsidRDefault="00214C67" w:rsidP="00EA3B98">
      <w:pPr>
        <w:spacing w:after="240" w:line="276" w:lineRule="auto"/>
        <w:ind w:firstLine="567"/>
        <w:rPr>
          <w:rFonts w:ascii="Arial" w:hAnsi="Arial" w:cs="Arial"/>
          <w:color w:val="000000" w:themeColor="text1"/>
        </w:rPr>
      </w:pPr>
    </w:p>
    <w:p w14:paraId="16E43699" w14:textId="5756D123" w:rsidR="00A85328" w:rsidRPr="006726D1" w:rsidRDefault="00A85328" w:rsidP="00CC081F">
      <w:pPr>
        <w:pStyle w:val="4"/>
        <w:spacing w:after="120"/>
        <w:ind w:left="862" w:hanging="862"/>
        <w:rPr>
          <w:rFonts w:eastAsiaTheme="majorEastAsia" w:cstheme="majorBidi"/>
          <w:b/>
          <w:i w:val="0"/>
          <w:caps w:val="0"/>
          <w:sz w:val="24"/>
          <w:szCs w:val="24"/>
        </w:rPr>
      </w:pPr>
      <w:r w:rsidRPr="006726D1">
        <w:rPr>
          <w:rFonts w:eastAsiaTheme="majorEastAsia" w:cstheme="majorBidi"/>
          <w:b/>
          <w:i w:val="0"/>
          <w:caps w:val="0"/>
          <w:sz w:val="24"/>
          <w:szCs w:val="24"/>
        </w:rPr>
        <w:t xml:space="preserve">Шаг процесса </w:t>
      </w:r>
      <w:r>
        <w:rPr>
          <w:rFonts w:eastAsiaTheme="majorEastAsia" w:cstheme="majorBidi"/>
          <w:b/>
          <w:i w:val="0"/>
          <w:caps w:val="0"/>
          <w:sz w:val="24"/>
          <w:szCs w:val="24"/>
        </w:rPr>
        <w:t>70</w:t>
      </w:r>
      <w:r w:rsidRPr="006726D1">
        <w:rPr>
          <w:rFonts w:eastAsiaTheme="majorEastAsia" w:cstheme="majorBidi"/>
          <w:b/>
          <w:i w:val="0"/>
          <w:caps w:val="0"/>
          <w:sz w:val="24"/>
          <w:szCs w:val="24"/>
        </w:rPr>
        <w:t xml:space="preserve"> - </w:t>
      </w:r>
      <w:r w:rsidRPr="00A85328">
        <w:rPr>
          <w:rFonts w:eastAsiaTheme="majorEastAsia" w:cstheme="majorBidi"/>
          <w:b/>
          <w:i w:val="0"/>
          <w:caps w:val="0"/>
          <w:sz w:val="24"/>
          <w:szCs w:val="24"/>
        </w:rPr>
        <w:t>Анализ годового плана и бюджета (на уровне БЕ)</w:t>
      </w:r>
    </w:p>
    <w:p w14:paraId="4C0F4ABF" w14:textId="26E721C6" w:rsidR="00A85328" w:rsidRDefault="00A85328" w:rsidP="00A85328">
      <w:pPr>
        <w:spacing w:after="240" w:line="276" w:lineRule="auto"/>
        <w:ind w:firstLine="567"/>
        <w:rPr>
          <w:rFonts w:ascii="Arial" w:hAnsi="Arial" w:cs="Arial"/>
          <w:color w:val="000000" w:themeColor="text1"/>
        </w:rPr>
      </w:pPr>
      <w:r>
        <w:rPr>
          <w:rFonts w:ascii="Arial" w:hAnsi="Arial" w:cs="Arial"/>
          <w:color w:val="000000" w:themeColor="text1"/>
        </w:rPr>
        <w:t>Анализ сформированного годового бюджета воздействий на ПА бизнес-единицы выполняется Главным</w:t>
      </w:r>
      <w:r w:rsidRPr="00A85328">
        <w:rPr>
          <w:rFonts w:ascii="Arial" w:hAnsi="Arial" w:cs="Arial"/>
          <w:color w:val="000000" w:themeColor="text1"/>
        </w:rPr>
        <w:t xml:space="preserve"> специалист</w:t>
      </w:r>
      <w:r>
        <w:rPr>
          <w:rFonts w:ascii="Arial" w:hAnsi="Arial" w:cs="Arial"/>
          <w:color w:val="000000" w:themeColor="text1"/>
        </w:rPr>
        <w:t>ом</w:t>
      </w:r>
      <w:r w:rsidRPr="00A85328">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Руководителем</w:t>
      </w:r>
      <w:r w:rsidR="00E0703C" w:rsidRPr="00E0703C">
        <w:rPr>
          <w:rFonts w:ascii="Arial" w:hAnsi="Arial" w:cs="Arial"/>
          <w:color w:val="000000" w:themeColor="text1"/>
        </w:rPr>
        <w:t xml:space="preserve"> ЦФО</w:t>
      </w:r>
      <w:r w:rsidR="00CE6603">
        <w:rPr>
          <w:rFonts w:ascii="Arial" w:hAnsi="Arial" w:cs="Arial"/>
          <w:color w:val="000000" w:themeColor="text1"/>
        </w:rPr>
        <w:t xml:space="preserve"> </w:t>
      </w:r>
      <w:r w:rsidR="002D2818">
        <w:rPr>
          <w:rFonts w:ascii="Arial" w:hAnsi="Arial" w:cs="Arial"/>
          <w:color w:val="000000" w:themeColor="text1"/>
        </w:rPr>
        <w:t>по каждому направлению</w:t>
      </w:r>
      <w:r>
        <w:rPr>
          <w:rFonts w:ascii="Arial" w:hAnsi="Arial" w:cs="Arial"/>
          <w:color w:val="000000" w:themeColor="text1"/>
        </w:rPr>
        <w:t xml:space="preserve">. По завершении планирования бюджета воздействий БЕ и его отправки на рассмотрение </w:t>
      </w:r>
      <w:r w:rsidRPr="00A85328">
        <w:rPr>
          <w:rFonts w:ascii="Arial" w:hAnsi="Arial" w:cs="Arial"/>
          <w:color w:val="000000" w:themeColor="text1"/>
        </w:rPr>
        <w:t>Главны</w:t>
      </w:r>
      <w:r>
        <w:rPr>
          <w:rFonts w:ascii="Arial" w:hAnsi="Arial" w:cs="Arial"/>
          <w:color w:val="000000" w:themeColor="text1"/>
        </w:rPr>
        <w:t xml:space="preserve">й специалист </w:t>
      </w:r>
      <w:r w:rsidRPr="00A85328">
        <w:rPr>
          <w:rFonts w:ascii="Arial" w:hAnsi="Arial" w:cs="Arial"/>
          <w:color w:val="000000" w:themeColor="text1"/>
        </w:rPr>
        <w:t xml:space="preserve">ТОиР </w:t>
      </w:r>
      <w:r w:rsidR="00A204B1">
        <w:rPr>
          <w:rFonts w:ascii="Arial" w:hAnsi="Arial" w:cs="Arial"/>
          <w:color w:val="000000" w:themeColor="text1"/>
        </w:rPr>
        <w:t>УО</w:t>
      </w:r>
      <w:r w:rsidRPr="00A85328">
        <w:rPr>
          <w:rFonts w:ascii="Arial" w:hAnsi="Arial" w:cs="Arial"/>
          <w:color w:val="000000" w:themeColor="text1"/>
        </w:rPr>
        <w:t xml:space="preserve"> </w:t>
      </w:r>
      <w:r w:rsidR="00E0703C">
        <w:rPr>
          <w:rFonts w:ascii="Arial" w:hAnsi="Arial" w:cs="Arial"/>
          <w:color w:val="000000" w:themeColor="text1"/>
        </w:rPr>
        <w:t xml:space="preserve">- </w:t>
      </w:r>
      <w:r w:rsidR="00E0703C" w:rsidRPr="00E0703C">
        <w:rPr>
          <w:rFonts w:ascii="Arial" w:hAnsi="Arial" w:cs="Arial"/>
          <w:color w:val="000000" w:themeColor="text1"/>
        </w:rPr>
        <w:t>Руководитель ЦФО</w:t>
      </w:r>
      <w:r w:rsidR="00CE6603">
        <w:rPr>
          <w:rFonts w:ascii="Arial" w:hAnsi="Arial" w:cs="Arial"/>
          <w:color w:val="000000" w:themeColor="text1"/>
        </w:rPr>
        <w:t xml:space="preserve"> </w:t>
      </w:r>
      <w:r>
        <w:rPr>
          <w:rFonts w:ascii="Arial" w:hAnsi="Arial" w:cs="Arial"/>
          <w:color w:val="000000" w:themeColor="text1"/>
        </w:rPr>
        <w:t>получ</w:t>
      </w:r>
      <w:r w:rsidR="00F00CD0">
        <w:rPr>
          <w:rFonts w:ascii="Arial" w:hAnsi="Arial" w:cs="Arial"/>
          <w:color w:val="000000" w:themeColor="text1"/>
        </w:rPr>
        <w:t>и</w:t>
      </w:r>
      <w:r>
        <w:rPr>
          <w:rFonts w:ascii="Arial" w:hAnsi="Arial" w:cs="Arial"/>
          <w:color w:val="000000" w:themeColor="text1"/>
        </w:rPr>
        <w:t>т уведомлени</w:t>
      </w:r>
      <w:r w:rsidR="00CE6603">
        <w:rPr>
          <w:rFonts w:ascii="Arial" w:hAnsi="Arial" w:cs="Arial"/>
          <w:color w:val="000000" w:themeColor="text1"/>
        </w:rPr>
        <w:t>я</w:t>
      </w:r>
      <w:r>
        <w:rPr>
          <w:rFonts w:ascii="Arial" w:hAnsi="Arial" w:cs="Arial"/>
          <w:color w:val="000000" w:themeColor="text1"/>
        </w:rPr>
        <w:t xml:space="preserve"> об по электронной почте. По ссылке из электронного письма, либо из потока бизнес-операций в веб-интерфейсе, он сможет перейти к выполнению данной операции.</w:t>
      </w:r>
    </w:p>
    <w:p w14:paraId="01B35FF3" w14:textId="6EB3558A" w:rsidR="00A85328" w:rsidRDefault="00A85328" w:rsidP="00A85328">
      <w:pPr>
        <w:spacing w:after="240" w:line="276" w:lineRule="auto"/>
        <w:ind w:firstLine="567"/>
        <w:rPr>
          <w:rFonts w:ascii="Arial" w:hAnsi="Arial" w:cs="Arial"/>
          <w:color w:val="000000" w:themeColor="text1"/>
        </w:rPr>
      </w:pPr>
      <w:r>
        <w:rPr>
          <w:rFonts w:ascii="Arial" w:hAnsi="Arial" w:cs="Arial"/>
          <w:color w:val="000000" w:themeColor="text1"/>
        </w:rPr>
        <w:t xml:space="preserve">Будет реализован аналитический отчёт в приложении </w:t>
      </w:r>
      <w:r w:rsidR="000B16AA">
        <w:rPr>
          <w:rFonts w:ascii="Arial" w:hAnsi="Arial" w:cs="Arial"/>
          <w:color w:val="000000" w:themeColor="text1"/>
          <w:lang w:val="en-US"/>
        </w:rPr>
        <w:t>SAP</w:t>
      </w:r>
      <w:r w:rsidR="000B16AA" w:rsidRPr="00494ECB">
        <w:rPr>
          <w:rFonts w:ascii="Arial" w:hAnsi="Arial" w:cs="Arial"/>
          <w:color w:val="000000" w:themeColor="text1"/>
        </w:rPr>
        <w:t xml:space="preserve"> </w:t>
      </w:r>
      <w:r w:rsidRPr="000D62E7">
        <w:rPr>
          <w:rFonts w:ascii="Arial" w:hAnsi="Arial" w:cs="Arial"/>
          <w:color w:val="000000" w:themeColor="text1"/>
        </w:rPr>
        <w:t>Analysis for Excel</w:t>
      </w:r>
      <w:r>
        <w:rPr>
          <w:rFonts w:ascii="Arial" w:hAnsi="Arial" w:cs="Arial"/>
          <w:color w:val="000000" w:themeColor="text1"/>
        </w:rPr>
        <w:t xml:space="preserve"> (код </w:t>
      </w:r>
      <w:r w:rsidR="003164A4" w:rsidRPr="00B04EF5">
        <w:rPr>
          <w:rFonts w:ascii="Arial" w:hAnsi="Arial" w:cs="Arial"/>
          <w:color w:val="000000" w:themeColor="text1"/>
        </w:rPr>
        <w:t>MCB0</w:t>
      </w:r>
      <w:r w:rsidR="003164A4" w:rsidRPr="00C15F73">
        <w:rPr>
          <w:rFonts w:ascii="Arial" w:hAnsi="Arial" w:cs="Arial"/>
          <w:color w:val="000000" w:themeColor="text1"/>
        </w:rPr>
        <w:t xml:space="preserve">8-01 </w:t>
      </w:r>
      <w:r>
        <w:rPr>
          <w:rFonts w:ascii="Arial" w:hAnsi="Arial" w:cs="Arial"/>
          <w:color w:val="000000" w:themeColor="text1"/>
        </w:rPr>
        <w:t xml:space="preserve">в реестре разработок, описание в разделе 5.10 настоящего КД), в котором будет выведен план и бюджет воздействий на ПА бизнес-единицы в разрезе структуры СПП-элементов. При необходимости </w:t>
      </w:r>
      <w:r w:rsidRPr="00A85328">
        <w:rPr>
          <w:rFonts w:ascii="Arial" w:hAnsi="Arial" w:cs="Arial"/>
          <w:color w:val="000000" w:themeColor="text1"/>
        </w:rPr>
        <w:t xml:space="preserve">Главный специалист ТОиР </w:t>
      </w:r>
      <w:r w:rsidR="00A204B1">
        <w:rPr>
          <w:rFonts w:ascii="Arial" w:hAnsi="Arial" w:cs="Arial"/>
          <w:color w:val="000000" w:themeColor="text1"/>
        </w:rPr>
        <w:t>УО</w:t>
      </w:r>
      <w:r w:rsidRPr="00A85328">
        <w:rPr>
          <w:rFonts w:ascii="Arial" w:hAnsi="Arial" w:cs="Arial"/>
          <w:color w:val="000000" w:themeColor="text1"/>
        </w:rPr>
        <w:t xml:space="preserve"> </w:t>
      </w:r>
      <w:r w:rsidR="00E0703C">
        <w:rPr>
          <w:rFonts w:ascii="Arial" w:hAnsi="Arial" w:cs="Arial"/>
          <w:color w:val="000000" w:themeColor="text1"/>
        </w:rPr>
        <w:t xml:space="preserve">- </w:t>
      </w:r>
      <w:r w:rsidR="00E0703C" w:rsidRPr="00E0703C">
        <w:rPr>
          <w:rFonts w:ascii="Arial" w:hAnsi="Arial" w:cs="Arial"/>
          <w:color w:val="000000" w:themeColor="text1"/>
        </w:rPr>
        <w:t xml:space="preserve">Руководитель ЦФО </w:t>
      </w:r>
      <w:r>
        <w:rPr>
          <w:rFonts w:ascii="Arial" w:hAnsi="Arial" w:cs="Arial"/>
          <w:color w:val="000000" w:themeColor="text1"/>
        </w:rPr>
        <w:t>смо</w:t>
      </w:r>
      <w:r w:rsidR="00F00CD0" w:rsidRPr="00C15F73">
        <w:rPr>
          <w:rFonts w:ascii="Arial" w:hAnsi="Arial" w:cs="Arial"/>
          <w:color w:val="000000" w:themeColor="text1"/>
        </w:rPr>
        <w:t>;</w:t>
      </w:r>
      <w:r w:rsidR="00F00CD0">
        <w:rPr>
          <w:rFonts w:ascii="Arial" w:hAnsi="Arial" w:cs="Arial"/>
          <w:color w:val="000000" w:themeColor="text1"/>
          <w:lang w:val="en-US"/>
        </w:rPr>
        <w:t>tn</w:t>
      </w:r>
      <w:r>
        <w:rPr>
          <w:rFonts w:ascii="Arial" w:hAnsi="Arial" w:cs="Arial"/>
          <w:color w:val="000000" w:themeColor="text1"/>
        </w:rPr>
        <w:t xml:space="preserve"> детализировать сумму, запланированную по СПП-элементу, в разрезе сформировавших её заказов ТОРО</w:t>
      </w:r>
      <w:r w:rsidR="00F00CD0" w:rsidRPr="00C15F73">
        <w:rPr>
          <w:rFonts w:ascii="Arial" w:hAnsi="Arial" w:cs="Arial"/>
          <w:color w:val="000000" w:themeColor="text1"/>
        </w:rPr>
        <w:t xml:space="preserve"> </w:t>
      </w:r>
      <w:r w:rsidR="00F00CD0">
        <w:rPr>
          <w:rFonts w:ascii="Arial" w:hAnsi="Arial" w:cs="Arial"/>
          <w:color w:val="000000" w:themeColor="text1"/>
        </w:rPr>
        <w:t>и сетевых графиков</w:t>
      </w:r>
      <w:r>
        <w:rPr>
          <w:rFonts w:ascii="Arial" w:hAnsi="Arial" w:cs="Arial"/>
          <w:color w:val="000000" w:themeColor="text1"/>
        </w:rPr>
        <w:t>.</w:t>
      </w:r>
    </w:p>
    <w:p w14:paraId="5974A998" w14:textId="17DF3D79" w:rsidR="00A85328" w:rsidRDefault="00A85328" w:rsidP="00A85328">
      <w:pPr>
        <w:spacing w:after="240" w:line="276" w:lineRule="auto"/>
        <w:ind w:firstLine="567"/>
        <w:rPr>
          <w:rFonts w:ascii="Arial" w:hAnsi="Arial" w:cs="Arial"/>
          <w:color w:val="000000" w:themeColor="text1"/>
        </w:rPr>
      </w:pPr>
      <w:r w:rsidRPr="0070261A">
        <w:rPr>
          <w:rFonts w:ascii="Arial" w:hAnsi="Arial" w:cs="Arial"/>
          <w:color w:val="000000" w:themeColor="text1"/>
        </w:rPr>
        <w:t>В анализе будут использоваться ориентиры затрат на ремонты</w:t>
      </w:r>
      <w:r w:rsidR="003164A4">
        <w:rPr>
          <w:rFonts w:ascii="Arial" w:hAnsi="Arial" w:cs="Arial"/>
          <w:color w:val="000000" w:themeColor="text1"/>
        </w:rPr>
        <w:t xml:space="preserve"> </w:t>
      </w:r>
      <w:r w:rsidRPr="0070261A">
        <w:rPr>
          <w:rFonts w:ascii="Arial" w:hAnsi="Arial" w:cs="Arial"/>
          <w:color w:val="000000" w:themeColor="text1"/>
        </w:rPr>
        <w:t>текущей бюджетной кампании.</w:t>
      </w:r>
      <w:r w:rsidRPr="00C15F73">
        <w:rPr>
          <w:rFonts w:ascii="Arial" w:hAnsi="Arial" w:cs="Arial"/>
          <w:color w:val="000000" w:themeColor="text1"/>
          <w:highlight w:val="yellow"/>
        </w:rPr>
        <w:t xml:space="preserve"> </w:t>
      </w:r>
    </w:p>
    <w:p w14:paraId="6B9B0E86" w14:textId="07D5150D" w:rsidR="00A85328" w:rsidRDefault="00A85328" w:rsidP="00A85328">
      <w:pPr>
        <w:spacing w:after="240" w:line="276" w:lineRule="auto"/>
        <w:ind w:firstLine="567"/>
        <w:rPr>
          <w:rFonts w:ascii="Arial" w:hAnsi="Arial" w:cs="Arial"/>
          <w:color w:val="000000" w:themeColor="text1"/>
        </w:rPr>
      </w:pPr>
      <w:r>
        <w:rPr>
          <w:rFonts w:ascii="Arial" w:hAnsi="Arial" w:cs="Arial"/>
          <w:color w:val="000000" w:themeColor="text1"/>
        </w:rPr>
        <w:t xml:space="preserve">Если сформированный бюджет воздействий БЕ </w:t>
      </w:r>
      <w:r w:rsidR="00D00DF3">
        <w:rPr>
          <w:rFonts w:ascii="Arial" w:hAnsi="Arial" w:cs="Arial"/>
          <w:color w:val="000000" w:themeColor="text1"/>
        </w:rPr>
        <w:t xml:space="preserve">по направлению </w:t>
      </w:r>
      <w:r>
        <w:rPr>
          <w:rFonts w:ascii="Arial" w:hAnsi="Arial" w:cs="Arial"/>
          <w:color w:val="000000" w:themeColor="text1"/>
        </w:rPr>
        <w:t xml:space="preserve">удовлетворяет </w:t>
      </w:r>
      <w:r w:rsidRPr="00A85328">
        <w:rPr>
          <w:rFonts w:ascii="Arial" w:hAnsi="Arial" w:cs="Arial"/>
          <w:color w:val="000000" w:themeColor="text1"/>
        </w:rPr>
        <w:t>Главн</w:t>
      </w:r>
      <w:r>
        <w:rPr>
          <w:rFonts w:ascii="Arial" w:hAnsi="Arial" w:cs="Arial"/>
          <w:color w:val="000000" w:themeColor="text1"/>
        </w:rPr>
        <w:t>ого специалиста</w:t>
      </w:r>
      <w:r w:rsidRPr="00A85328">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Руководителя</w:t>
      </w:r>
      <w:r w:rsidR="00E0703C" w:rsidRPr="00E0703C">
        <w:rPr>
          <w:rFonts w:ascii="Arial" w:hAnsi="Arial" w:cs="Arial"/>
          <w:color w:val="000000" w:themeColor="text1"/>
        </w:rPr>
        <w:t xml:space="preserve"> ЦФО</w:t>
      </w:r>
      <w:r>
        <w:rPr>
          <w:rFonts w:ascii="Arial" w:hAnsi="Arial" w:cs="Arial"/>
          <w:color w:val="000000" w:themeColor="text1"/>
        </w:rPr>
        <w:t>, то выполняет</w:t>
      </w:r>
      <w:r w:rsidR="00CE6603">
        <w:rPr>
          <w:rFonts w:ascii="Arial" w:hAnsi="Arial" w:cs="Arial"/>
          <w:color w:val="000000" w:themeColor="text1"/>
        </w:rPr>
        <w:t>ся</w:t>
      </w:r>
      <w:r>
        <w:rPr>
          <w:rFonts w:ascii="Arial" w:hAnsi="Arial" w:cs="Arial"/>
          <w:color w:val="000000" w:themeColor="text1"/>
        </w:rPr>
        <w:t xml:space="preserve"> операци</w:t>
      </w:r>
      <w:r w:rsidR="00CE6603">
        <w:rPr>
          <w:rFonts w:ascii="Arial" w:hAnsi="Arial" w:cs="Arial"/>
          <w:color w:val="000000" w:themeColor="text1"/>
        </w:rPr>
        <w:t>я</w:t>
      </w:r>
      <w:r>
        <w:rPr>
          <w:rFonts w:ascii="Arial" w:hAnsi="Arial" w:cs="Arial"/>
          <w:color w:val="000000" w:themeColor="text1"/>
        </w:rPr>
        <w:t xml:space="preserve"> «Утвердить»</w:t>
      </w:r>
      <w:r w:rsidR="00975757">
        <w:rPr>
          <w:rFonts w:ascii="Arial" w:hAnsi="Arial" w:cs="Arial"/>
          <w:color w:val="000000" w:themeColor="text1"/>
        </w:rPr>
        <w:t xml:space="preserve"> путем нажатия </w:t>
      </w:r>
      <w:r w:rsidRPr="009125B9">
        <w:rPr>
          <w:rFonts w:ascii="Arial" w:hAnsi="Arial" w:cs="Arial"/>
          <w:color w:val="000000" w:themeColor="text1"/>
        </w:rPr>
        <w:t>в веб-интерфейсе потока бизнес-операций кнопк</w:t>
      </w:r>
      <w:r w:rsidR="00975757">
        <w:rPr>
          <w:rFonts w:ascii="Arial" w:hAnsi="Arial" w:cs="Arial"/>
          <w:color w:val="000000" w:themeColor="text1"/>
        </w:rPr>
        <w:t>и</w:t>
      </w:r>
      <w:r w:rsidRPr="009125B9">
        <w:rPr>
          <w:rFonts w:ascii="Arial" w:hAnsi="Arial" w:cs="Arial"/>
          <w:color w:val="000000" w:themeColor="text1"/>
        </w:rPr>
        <w:t xml:space="preserve"> с соответствующим названием</w:t>
      </w:r>
      <w:r>
        <w:rPr>
          <w:rFonts w:ascii="Arial" w:hAnsi="Arial" w:cs="Arial"/>
          <w:color w:val="000000" w:themeColor="text1"/>
        </w:rPr>
        <w:t xml:space="preserve">. При этом ввод комментария опционален. </w:t>
      </w:r>
      <w:r w:rsidRPr="0070261A">
        <w:rPr>
          <w:rFonts w:ascii="Arial" w:hAnsi="Arial" w:cs="Arial"/>
          <w:color w:val="000000" w:themeColor="text1"/>
        </w:rPr>
        <w:t xml:space="preserve">Утверждённый бюджет </w:t>
      </w:r>
      <w:r w:rsidR="00D00DF3" w:rsidRPr="0070261A">
        <w:rPr>
          <w:rFonts w:ascii="Arial" w:hAnsi="Arial" w:cs="Arial"/>
          <w:color w:val="000000" w:themeColor="text1"/>
        </w:rPr>
        <w:t xml:space="preserve">по направлению </w:t>
      </w:r>
      <w:r w:rsidRPr="00975757">
        <w:rPr>
          <w:rFonts w:ascii="Arial" w:hAnsi="Arial" w:cs="Arial"/>
          <w:color w:val="000000" w:themeColor="text1"/>
        </w:rPr>
        <w:t>блокируется от изменений</w:t>
      </w:r>
      <w:r w:rsidR="00975757">
        <w:rPr>
          <w:rFonts w:ascii="Arial" w:hAnsi="Arial" w:cs="Arial"/>
          <w:color w:val="000000" w:themeColor="text1"/>
        </w:rPr>
        <w:t>. После утверждения годового бюджета по всем направлениям</w:t>
      </w:r>
      <w:r w:rsidRPr="0070261A">
        <w:rPr>
          <w:rFonts w:ascii="Arial" w:hAnsi="Arial" w:cs="Arial"/>
          <w:color w:val="000000" w:themeColor="text1"/>
        </w:rPr>
        <w:t xml:space="preserve"> </w:t>
      </w:r>
      <w:r w:rsidRPr="00975757">
        <w:rPr>
          <w:rFonts w:ascii="Arial" w:hAnsi="Arial" w:cs="Arial"/>
          <w:color w:val="000000" w:themeColor="text1"/>
        </w:rPr>
        <w:t xml:space="preserve">становится доступен следующий шаг процесса – рассмотрение плана и бюджета воздействий на ПА на Техническом комитете </w:t>
      </w:r>
      <w:r w:rsidR="00E91639" w:rsidRPr="00975757">
        <w:rPr>
          <w:rFonts w:ascii="Arial" w:hAnsi="Arial" w:cs="Arial"/>
          <w:color w:val="000000" w:themeColor="text1"/>
        </w:rPr>
        <w:t>УО</w:t>
      </w:r>
      <w:r w:rsidRPr="00975757">
        <w:rPr>
          <w:rFonts w:ascii="Arial" w:hAnsi="Arial" w:cs="Arial"/>
          <w:color w:val="000000" w:themeColor="text1"/>
        </w:rPr>
        <w:t xml:space="preserve">. Участники Технического </w:t>
      </w:r>
      <w:r w:rsidR="00E91639" w:rsidRPr="00975757">
        <w:rPr>
          <w:rFonts w:ascii="Arial" w:hAnsi="Arial" w:cs="Arial"/>
          <w:color w:val="000000" w:themeColor="text1"/>
        </w:rPr>
        <w:t>комитета УО</w:t>
      </w:r>
      <w:r w:rsidRPr="00975757">
        <w:rPr>
          <w:rFonts w:ascii="Arial" w:hAnsi="Arial" w:cs="Arial"/>
          <w:color w:val="000000" w:themeColor="text1"/>
        </w:rPr>
        <w:t xml:space="preserve"> информируются по электро</w:t>
      </w:r>
      <w:r>
        <w:rPr>
          <w:rFonts w:ascii="Arial" w:hAnsi="Arial" w:cs="Arial"/>
          <w:color w:val="000000" w:themeColor="text1"/>
        </w:rPr>
        <w:t>нной почте о необходимости выполнить свои шаги процесса.</w:t>
      </w:r>
    </w:p>
    <w:p w14:paraId="36892783" w14:textId="65B432E6" w:rsidR="00A85328" w:rsidRDefault="00A85328" w:rsidP="00A85328">
      <w:pPr>
        <w:spacing w:after="240" w:line="276" w:lineRule="auto"/>
        <w:ind w:firstLine="567"/>
        <w:rPr>
          <w:rFonts w:ascii="Arial" w:hAnsi="Arial" w:cs="Arial"/>
          <w:color w:val="000000" w:themeColor="text1"/>
        </w:rPr>
      </w:pPr>
      <w:r>
        <w:rPr>
          <w:rFonts w:ascii="Arial" w:hAnsi="Arial" w:cs="Arial"/>
          <w:color w:val="000000" w:themeColor="text1"/>
        </w:rPr>
        <w:t xml:space="preserve">Если результаты планирования бюджета воздействий на ПА БЕ неудовлетворительные, то </w:t>
      </w:r>
      <w:r w:rsidRPr="00A85328">
        <w:rPr>
          <w:rFonts w:ascii="Arial" w:hAnsi="Arial" w:cs="Arial"/>
          <w:color w:val="000000" w:themeColor="text1"/>
        </w:rPr>
        <w:t>Главн</w:t>
      </w:r>
      <w:r>
        <w:rPr>
          <w:rFonts w:ascii="Arial" w:hAnsi="Arial" w:cs="Arial"/>
          <w:color w:val="000000" w:themeColor="text1"/>
        </w:rPr>
        <w:t>ый специалист</w:t>
      </w:r>
      <w:r w:rsidRPr="00A85328">
        <w:rPr>
          <w:rFonts w:ascii="Arial" w:hAnsi="Arial" w:cs="Arial"/>
          <w:color w:val="000000" w:themeColor="text1"/>
        </w:rPr>
        <w:t xml:space="preserve"> ТОиР </w:t>
      </w:r>
      <w:r w:rsidR="00A204B1">
        <w:rPr>
          <w:rFonts w:ascii="Arial" w:hAnsi="Arial" w:cs="Arial"/>
          <w:color w:val="000000" w:themeColor="text1"/>
        </w:rPr>
        <w:t>УО</w:t>
      </w:r>
      <w:r w:rsidRPr="00A85328">
        <w:rPr>
          <w:rFonts w:ascii="Arial" w:hAnsi="Arial" w:cs="Arial"/>
          <w:color w:val="000000" w:themeColor="text1"/>
        </w:rPr>
        <w:t xml:space="preserve"> </w:t>
      </w:r>
      <w:r w:rsidR="00E0703C">
        <w:rPr>
          <w:rFonts w:ascii="Arial" w:hAnsi="Arial" w:cs="Arial"/>
          <w:color w:val="000000" w:themeColor="text1"/>
        </w:rPr>
        <w:t xml:space="preserve">- </w:t>
      </w:r>
      <w:r w:rsidR="00E0703C" w:rsidRPr="00E0703C">
        <w:rPr>
          <w:rFonts w:ascii="Arial" w:hAnsi="Arial" w:cs="Arial"/>
          <w:color w:val="000000" w:themeColor="text1"/>
        </w:rPr>
        <w:t xml:space="preserve">Руководитель ЦФО </w:t>
      </w:r>
      <w:r>
        <w:rPr>
          <w:rFonts w:ascii="Arial" w:hAnsi="Arial" w:cs="Arial"/>
          <w:color w:val="000000" w:themeColor="text1"/>
        </w:rPr>
        <w:t>отклоня</w:t>
      </w:r>
      <w:r w:rsidR="00975757">
        <w:rPr>
          <w:rFonts w:ascii="Arial" w:hAnsi="Arial" w:cs="Arial"/>
          <w:color w:val="000000" w:themeColor="text1"/>
        </w:rPr>
        <w:t>е</w:t>
      </w:r>
      <w:r>
        <w:rPr>
          <w:rFonts w:ascii="Arial" w:hAnsi="Arial" w:cs="Arial"/>
          <w:color w:val="000000" w:themeColor="text1"/>
        </w:rPr>
        <w:t>т сформированный годовой план и бюджет</w:t>
      </w:r>
      <w:r w:rsidR="00D00DF3">
        <w:rPr>
          <w:rFonts w:ascii="Arial" w:hAnsi="Arial" w:cs="Arial"/>
          <w:color w:val="000000" w:themeColor="text1"/>
        </w:rPr>
        <w:t xml:space="preserve"> по направлению</w:t>
      </w:r>
      <w:r>
        <w:rPr>
          <w:rFonts w:ascii="Arial" w:hAnsi="Arial" w:cs="Arial"/>
          <w:color w:val="000000" w:themeColor="text1"/>
        </w:rPr>
        <w:t>. При этом ввод комментария обязателен</w:t>
      </w:r>
      <w:r w:rsidRPr="0025707B">
        <w:rPr>
          <w:rFonts w:ascii="Arial" w:hAnsi="Arial" w:cs="Arial"/>
          <w:color w:val="000000" w:themeColor="text1"/>
        </w:rPr>
        <w:t xml:space="preserve">. </w:t>
      </w:r>
      <w:r>
        <w:rPr>
          <w:rFonts w:ascii="Arial" w:hAnsi="Arial" w:cs="Arial"/>
          <w:color w:val="000000" w:themeColor="text1"/>
        </w:rPr>
        <w:t xml:space="preserve">Отклонённый годовой план </w:t>
      </w:r>
      <w:r w:rsidR="00D00DF3">
        <w:rPr>
          <w:rFonts w:ascii="Arial" w:hAnsi="Arial" w:cs="Arial"/>
          <w:color w:val="000000" w:themeColor="text1"/>
        </w:rPr>
        <w:t xml:space="preserve">по направлению </w:t>
      </w:r>
      <w:r>
        <w:rPr>
          <w:rFonts w:ascii="Arial" w:hAnsi="Arial" w:cs="Arial"/>
          <w:color w:val="000000" w:themeColor="text1"/>
        </w:rPr>
        <w:t xml:space="preserve">возвращается </w:t>
      </w:r>
      <w:r w:rsidRPr="009125B9">
        <w:rPr>
          <w:rFonts w:ascii="Arial" w:hAnsi="Arial" w:cs="Arial"/>
          <w:color w:val="000000" w:themeColor="text1"/>
        </w:rPr>
        <w:t>Планировщик</w:t>
      </w:r>
      <w:r>
        <w:rPr>
          <w:rFonts w:ascii="Arial" w:hAnsi="Arial" w:cs="Arial"/>
          <w:color w:val="000000" w:themeColor="text1"/>
        </w:rPr>
        <w:t>у</w:t>
      </w:r>
      <w:r w:rsidRPr="009125B9">
        <w:rPr>
          <w:rFonts w:ascii="Arial" w:hAnsi="Arial" w:cs="Arial"/>
          <w:color w:val="000000" w:themeColor="text1"/>
        </w:rPr>
        <w:t xml:space="preserve"> бюджета УА </w:t>
      </w:r>
      <w:r w:rsidR="00A204B1">
        <w:rPr>
          <w:rFonts w:ascii="Arial" w:hAnsi="Arial" w:cs="Arial"/>
          <w:color w:val="000000" w:themeColor="text1"/>
        </w:rPr>
        <w:t>УО</w:t>
      </w:r>
      <w:r w:rsidRPr="009125B9">
        <w:rPr>
          <w:rFonts w:ascii="Arial" w:hAnsi="Arial" w:cs="Arial"/>
          <w:color w:val="000000" w:themeColor="text1"/>
        </w:rPr>
        <w:t xml:space="preserve"> </w:t>
      </w:r>
      <w:r>
        <w:rPr>
          <w:rFonts w:ascii="Arial" w:hAnsi="Arial" w:cs="Arial"/>
          <w:color w:val="000000" w:themeColor="text1"/>
        </w:rPr>
        <w:t xml:space="preserve">на доработку. </w:t>
      </w:r>
      <w:r w:rsidRPr="009125B9">
        <w:rPr>
          <w:rFonts w:ascii="Arial" w:hAnsi="Arial" w:cs="Arial"/>
          <w:color w:val="000000" w:themeColor="text1"/>
        </w:rPr>
        <w:t xml:space="preserve">Планировщик бюджета УА </w:t>
      </w:r>
      <w:r w:rsidR="00A204B1">
        <w:rPr>
          <w:rFonts w:ascii="Arial" w:hAnsi="Arial" w:cs="Arial"/>
          <w:color w:val="000000" w:themeColor="text1"/>
        </w:rPr>
        <w:t>УО</w:t>
      </w:r>
      <w:r w:rsidRPr="009125B9">
        <w:rPr>
          <w:rFonts w:ascii="Arial" w:hAnsi="Arial" w:cs="Arial"/>
          <w:color w:val="000000" w:themeColor="text1"/>
        </w:rPr>
        <w:t xml:space="preserve"> </w:t>
      </w:r>
      <w:r>
        <w:rPr>
          <w:rFonts w:ascii="Arial" w:hAnsi="Arial" w:cs="Arial"/>
          <w:color w:val="000000" w:themeColor="text1"/>
        </w:rPr>
        <w:t xml:space="preserve">информируется об этом по электронной почте. </w:t>
      </w:r>
      <w:r w:rsidRPr="00D8250F">
        <w:rPr>
          <w:rFonts w:ascii="Arial" w:hAnsi="Arial" w:cs="Arial"/>
          <w:color w:val="000000" w:themeColor="text1"/>
        </w:rPr>
        <w:t xml:space="preserve">Корректировка </w:t>
      </w:r>
      <w:r w:rsidR="00D8250F">
        <w:rPr>
          <w:rFonts w:ascii="Arial" w:hAnsi="Arial" w:cs="Arial"/>
          <w:color w:val="000000" w:themeColor="text1"/>
        </w:rPr>
        <w:t>плана</w:t>
      </w:r>
      <w:r w:rsidR="00D8250F" w:rsidRPr="00D8250F">
        <w:rPr>
          <w:rFonts w:ascii="Arial" w:hAnsi="Arial" w:cs="Arial"/>
          <w:color w:val="000000" w:themeColor="text1"/>
        </w:rPr>
        <w:t xml:space="preserve"> </w:t>
      </w:r>
      <w:r w:rsidR="005D2B87" w:rsidRPr="00D8250F">
        <w:rPr>
          <w:rFonts w:ascii="Arial" w:hAnsi="Arial" w:cs="Arial"/>
          <w:color w:val="000000" w:themeColor="text1"/>
        </w:rPr>
        <w:t xml:space="preserve">воздействий на ПА </w:t>
      </w:r>
      <w:r w:rsidRPr="00D8250F">
        <w:rPr>
          <w:rFonts w:ascii="Arial" w:hAnsi="Arial" w:cs="Arial"/>
          <w:color w:val="000000" w:themeColor="text1"/>
        </w:rPr>
        <w:t>БЕ предполагает изменение</w:t>
      </w:r>
      <w:r w:rsidR="00D8250F">
        <w:rPr>
          <w:rFonts w:ascii="Arial" w:hAnsi="Arial" w:cs="Arial"/>
          <w:color w:val="000000" w:themeColor="text1"/>
        </w:rPr>
        <w:t xml:space="preserve"> пользователем </w:t>
      </w:r>
      <w:r w:rsidRPr="00D8250F">
        <w:rPr>
          <w:rFonts w:ascii="Arial" w:hAnsi="Arial" w:cs="Arial"/>
          <w:color w:val="000000" w:themeColor="text1"/>
        </w:rPr>
        <w:t>статуса Заказа ТОРО на ПЛАН, внесение изменений в заказы ТОРО</w:t>
      </w:r>
      <w:r w:rsidR="00975757">
        <w:rPr>
          <w:rFonts w:ascii="Arial" w:hAnsi="Arial" w:cs="Arial"/>
          <w:color w:val="000000" w:themeColor="text1"/>
        </w:rPr>
        <w:t xml:space="preserve"> или сетевые графики</w:t>
      </w:r>
      <w:r w:rsidRPr="00D8250F">
        <w:rPr>
          <w:rFonts w:ascii="Arial" w:hAnsi="Arial" w:cs="Arial"/>
          <w:color w:val="000000" w:themeColor="text1"/>
        </w:rPr>
        <w:t xml:space="preserve"> - изменение плана воздействий, и повторение процедуры формирования бюджета.</w:t>
      </w:r>
      <w:r w:rsidR="00D21762">
        <w:rPr>
          <w:rFonts w:ascii="Arial" w:hAnsi="Arial" w:cs="Arial"/>
          <w:color w:val="000000" w:themeColor="text1"/>
        </w:rPr>
        <w:t xml:space="preserve"> Для внесения изменений в заказы ТОРО и сетевые графики требуется разблокировка годового плана воздействий</w:t>
      </w:r>
      <w:r w:rsidR="00D00DF3">
        <w:rPr>
          <w:rFonts w:ascii="Arial" w:hAnsi="Arial" w:cs="Arial"/>
          <w:color w:val="000000" w:themeColor="text1"/>
        </w:rPr>
        <w:t xml:space="preserve"> по направлению (группе планирования)</w:t>
      </w:r>
      <w:r w:rsidR="00D21762">
        <w:rPr>
          <w:rFonts w:ascii="Arial" w:hAnsi="Arial" w:cs="Arial"/>
          <w:color w:val="000000" w:themeColor="text1"/>
        </w:rPr>
        <w:t>.</w:t>
      </w:r>
    </w:p>
    <w:p w14:paraId="46BD97BE" w14:textId="0835C266" w:rsidR="00A85328" w:rsidRPr="006F63CE" w:rsidRDefault="00A85328" w:rsidP="00A85328">
      <w:pPr>
        <w:spacing w:after="240" w:line="276" w:lineRule="auto"/>
        <w:ind w:firstLine="567"/>
        <w:rPr>
          <w:rFonts w:ascii="Arial" w:hAnsi="Arial" w:cs="Arial"/>
          <w:color w:val="000000" w:themeColor="text1"/>
        </w:rPr>
      </w:pPr>
      <w:r>
        <w:rPr>
          <w:rFonts w:ascii="Arial" w:hAnsi="Arial" w:cs="Arial"/>
          <w:color w:val="000000" w:themeColor="text1"/>
        </w:rPr>
        <w:t xml:space="preserve">В ходе анализа годового плана воздействий Главным </w:t>
      </w:r>
      <w:r w:rsidRPr="00A85328">
        <w:rPr>
          <w:rFonts w:ascii="Arial" w:hAnsi="Arial" w:cs="Arial"/>
          <w:color w:val="000000" w:themeColor="text1"/>
        </w:rPr>
        <w:t>специалист</w:t>
      </w:r>
      <w:r>
        <w:rPr>
          <w:rFonts w:ascii="Arial" w:hAnsi="Arial" w:cs="Arial"/>
          <w:color w:val="000000" w:themeColor="text1"/>
        </w:rPr>
        <w:t>ом</w:t>
      </w:r>
      <w:r w:rsidRPr="00A85328">
        <w:rPr>
          <w:rFonts w:ascii="Arial" w:hAnsi="Arial" w:cs="Arial"/>
          <w:color w:val="000000" w:themeColor="text1"/>
        </w:rPr>
        <w:t xml:space="preserve"> ТОиР </w:t>
      </w:r>
      <w:r w:rsidR="00A204B1">
        <w:rPr>
          <w:rFonts w:ascii="Arial" w:hAnsi="Arial" w:cs="Arial"/>
          <w:color w:val="000000" w:themeColor="text1"/>
        </w:rPr>
        <w:t>УО</w:t>
      </w:r>
      <w:r w:rsidR="00E0703C">
        <w:rPr>
          <w:rFonts w:ascii="Arial" w:hAnsi="Arial" w:cs="Arial"/>
          <w:color w:val="000000" w:themeColor="text1"/>
        </w:rPr>
        <w:t xml:space="preserve"> - Руководителем</w:t>
      </w:r>
      <w:r w:rsidR="00E0703C" w:rsidRPr="00E0703C">
        <w:rPr>
          <w:rFonts w:ascii="Arial" w:hAnsi="Arial" w:cs="Arial"/>
          <w:color w:val="000000" w:themeColor="text1"/>
        </w:rPr>
        <w:t xml:space="preserve"> ЦФО</w:t>
      </w:r>
      <w:r w:rsidR="003212DC">
        <w:rPr>
          <w:rFonts w:ascii="Arial" w:hAnsi="Arial" w:cs="Arial"/>
          <w:color w:val="000000" w:themeColor="text1"/>
        </w:rPr>
        <w:t xml:space="preserve"> </w:t>
      </w:r>
      <w:r>
        <w:rPr>
          <w:rFonts w:ascii="Arial" w:hAnsi="Arial" w:cs="Arial"/>
          <w:color w:val="000000" w:themeColor="text1"/>
        </w:rPr>
        <w:t>готовится внесистемный документ «Экспертиза проектов плана ремонтов», который сопровождает корректировку плана в случае отклонения последнего, и</w:t>
      </w:r>
      <w:r w:rsidR="00975757">
        <w:rPr>
          <w:rFonts w:ascii="Arial" w:hAnsi="Arial" w:cs="Arial"/>
          <w:color w:val="000000" w:themeColor="text1"/>
        </w:rPr>
        <w:t>ли</w:t>
      </w:r>
      <w:r>
        <w:rPr>
          <w:rFonts w:ascii="Arial" w:hAnsi="Arial" w:cs="Arial"/>
          <w:color w:val="000000" w:themeColor="text1"/>
        </w:rPr>
        <w:t xml:space="preserve"> используется при его рассмотрении Техническим комитетом бизнес-единицы.</w:t>
      </w:r>
    </w:p>
    <w:p w14:paraId="727334FA" w14:textId="77777777" w:rsidR="00A85328" w:rsidRDefault="00A85328" w:rsidP="00A85328">
      <w:pPr>
        <w:spacing w:after="240" w:line="276" w:lineRule="auto"/>
        <w:ind w:firstLine="567"/>
        <w:rPr>
          <w:rFonts w:ascii="Arial" w:hAnsi="Arial" w:cs="Arial"/>
          <w:color w:val="000000" w:themeColor="text1"/>
        </w:rPr>
      </w:pPr>
    </w:p>
    <w:p w14:paraId="26010CFA" w14:textId="38B4D595" w:rsidR="000C5F8F" w:rsidRPr="006726D1" w:rsidRDefault="000C5F8F" w:rsidP="000C5F8F">
      <w:pPr>
        <w:pStyle w:val="4"/>
        <w:spacing w:after="120"/>
        <w:ind w:left="862" w:hanging="862"/>
        <w:rPr>
          <w:rFonts w:eastAsiaTheme="majorEastAsia" w:cstheme="majorBidi"/>
          <w:b/>
          <w:i w:val="0"/>
          <w:caps w:val="0"/>
          <w:sz w:val="24"/>
          <w:szCs w:val="24"/>
        </w:rPr>
      </w:pPr>
      <w:r w:rsidRPr="006726D1">
        <w:rPr>
          <w:rFonts w:eastAsiaTheme="majorEastAsia" w:cstheme="majorBidi"/>
          <w:b/>
          <w:i w:val="0"/>
          <w:caps w:val="0"/>
          <w:sz w:val="24"/>
          <w:szCs w:val="24"/>
        </w:rPr>
        <w:t xml:space="preserve">Шаг процесса </w:t>
      </w:r>
      <w:r>
        <w:rPr>
          <w:rFonts w:eastAsiaTheme="majorEastAsia" w:cstheme="majorBidi"/>
          <w:b/>
          <w:i w:val="0"/>
          <w:caps w:val="0"/>
          <w:sz w:val="24"/>
          <w:szCs w:val="24"/>
        </w:rPr>
        <w:t>75</w:t>
      </w:r>
      <w:r w:rsidRPr="006726D1">
        <w:rPr>
          <w:rFonts w:eastAsiaTheme="majorEastAsia" w:cstheme="majorBidi"/>
          <w:b/>
          <w:i w:val="0"/>
          <w:caps w:val="0"/>
          <w:sz w:val="24"/>
          <w:szCs w:val="24"/>
        </w:rPr>
        <w:t xml:space="preserve"> </w:t>
      </w:r>
      <w:r>
        <w:rPr>
          <w:rFonts w:eastAsiaTheme="majorEastAsia" w:cstheme="majorBidi"/>
          <w:b/>
          <w:i w:val="0"/>
          <w:caps w:val="0"/>
          <w:sz w:val="24"/>
          <w:szCs w:val="24"/>
        </w:rPr>
        <w:t>–</w:t>
      </w:r>
      <w:r w:rsidRPr="006726D1">
        <w:rPr>
          <w:rFonts w:eastAsiaTheme="majorEastAsia" w:cstheme="majorBidi"/>
          <w:b/>
          <w:i w:val="0"/>
          <w:caps w:val="0"/>
          <w:sz w:val="24"/>
          <w:szCs w:val="24"/>
        </w:rPr>
        <w:t xml:space="preserve"> </w:t>
      </w:r>
      <w:r>
        <w:rPr>
          <w:rFonts w:eastAsiaTheme="majorEastAsia" w:cstheme="majorBidi"/>
          <w:b/>
          <w:i w:val="0"/>
          <w:caps w:val="0"/>
          <w:sz w:val="24"/>
          <w:szCs w:val="24"/>
        </w:rPr>
        <w:t xml:space="preserve">Подготовка документов к рассмотрению планов и бюджетов Техническим </w:t>
      </w:r>
      <w:r w:rsidR="00E91639">
        <w:rPr>
          <w:rFonts w:eastAsiaTheme="majorEastAsia" w:cstheme="majorBidi"/>
          <w:b/>
          <w:i w:val="0"/>
          <w:caps w:val="0"/>
          <w:sz w:val="24"/>
          <w:szCs w:val="24"/>
        </w:rPr>
        <w:t>комитетом УО</w:t>
      </w:r>
    </w:p>
    <w:p w14:paraId="115B88B2" w14:textId="4C1E467C" w:rsidR="000C5F8F" w:rsidRDefault="000C5F8F" w:rsidP="000C5F8F">
      <w:pPr>
        <w:spacing w:after="240" w:line="276" w:lineRule="auto"/>
        <w:ind w:firstLine="567"/>
        <w:rPr>
          <w:rFonts w:ascii="Arial" w:hAnsi="Arial" w:cs="Arial"/>
          <w:color w:val="000000" w:themeColor="text1"/>
        </w:rPr>
      </w:pPr>
      <w:r>
        <w:rPr>
          <w:rFonts w:ascii="Arial" w:hAnsi="Arial" w:cs="Arial"/>
          <w:color w:val="000000" w:themeColor="text1"/>
        </w:rPr>
        <w:t>Шаг процесса выполняется в том случае, если планы и бюджеты БЕ различных горизонтов</w:t>
      </w:r>
      <w:r w:rsidR="0045255D" w:rsidRPr="00C15F73">
        <w:rPr>
          <w:rFonts w:ascii="Arial" w:hAnsi="Arial" w:cs="Arial"/>
          <w:color w:val="000000" w:themeColor="text1"/>
        </w:rPr>
        <w:t xml:space="preserve"> </w:t>
      </w:r>
      <w:r>
        <w:rPr>
          <w:rFonts w:ascii="Arial" w:hAnsi="Arial" w:cs="Arial"/>
          <w:color w:val="000000" w:themeColor="text1"/>
        </w:rPr>
        <w:t xml:space="preserve">были согласованы на предыдущих шагах </w:t>
      </w:r>
      <w:r w:rsidRPr="00FC5C4D">
        <w:rPr>
          <w:rFonts w:ascii="Arial" w:hAnsi="Arial" w:cs="Arial"/>
          <w:color w:val="000000" w:themeColor="text1"/>
        </w:rPr>
        <w:t>Главны</w:t>
      </w:r>
      <w:r>
        <w:rPr>
          <w:rFonts w:ascii="Arial" w:hAnsi="Arial" w:cs="Arial"/>
          <w:color w:val="000000" w:themeColor="text1"/>
        </w:rPr>
        <w:t>м</w:t>
      </w:r>
      <w:r w:rsidR="00975757">
        <w:rPr>
          <w:rFonts w:ascii="Arial" w:hAnsi="Arial" w:cs="Arial"/>
          <w:color w:val="000000" w:themeColor="text1"/>
        </w:rPr>
        <w:t>и</w:t>
      </w:r>
      <w:r w:rsidRPr="00FC5C4D">
        <w:rPr>
          <w:rFonts w:ascii="Arial" w:hAnsi="Arial" w:cs="Arial"/>
          <w:color w:val="000000" w:themeColor="text1"/>
        </w:rPr>
        <w:t xml:space="preserve"> специалист</w:t>
      </w:r>
      <w:r w:rsidR="00975757">
        <w:rPr>
          <w:rFonts w:ascii="Arial" w:hAnsi="Arial" w:cs="Arial"/>
          <w:color w:val="000000" w:themeColor="text1"/>
        </w:rPr>
        <w:t>ами</w:t>
      </w:r>
      <w:r w:rsidRPr="00FC5C4D">
        <w:rPr>
          <w:rFonts w:ascii="Arial" w:hAnsi="Arial" w:cs="Arial"/>
          <w:color w:val="000000" w:themeColor="text1"/>
        </w:rPr>
        <w:t xml:space="preserve"> ТОиР </w:t>
      </w:r>
      <w:r w:rsidR="00A204B1">
        <w:rPr>
          <w:rFonts w:ascii="Arial" w:hAnsi="Arial" w:cs="Arial"/>
          <w:color w:val="000000" w:themeColor="text1"/>
        </w:rPr>
        <w:t>УО</w:t>
      </w:r>
      <w:r>
        <w:rPr>
          <w:rFonts w:ascii="Arial" w:hAnsi="Arial" w:cs="Arial"/>
          <w:color w:val="000000" w:themeColor="text1"/>
        </w:rPr>
        <w:t xml:space="preserve"> - Руководител</w:t>
      </w:r>
      <w:r w:rsidR="00975757">
        <w:rPr>
          <w:rFonts w:ascii="Arial" w:hAnsi="Arial" w:cs="Arial"/>
          <w:color w:val="000000" w:themeColor="text1"/>
        </w:rPr>
        <w:t>ями</w:t>
      </w:r>
      <w:r w:rsidRPr="00E0703C">
        <w:rPr>
          <w:rFonts w:ascii="Arial" w:hAnsi="Arial" w:cs="Arial"/>
          <w:color w:val="000000" w:themeColor="text1"/>
        </w:rPr>
        <w:t xml:space="preserve"> ЦФО</w:t>
      </w:r>
      <w:r w:rsidR="00975757">
        <w:rPr>
          <w:rFonts w:ascii="Arial" w:hAnsi="Arial" w:cs="Arial"/>
          <w:color w:val="000000" w:themeColor="text1"/>
        </w:rPr>
        <w:t xml:space="preserve"> по всем направлениям</w:t>
      </w:r>
      <w:r>
        <w:rPr>
          <w:rFonts w:ascii="Arial" w:hAnsi="Arial" w:cs="Arial"/>
          <w:color w:val="000000" w:themeColor="text1"/>
        </w:rPr>
        <w:t xml:space="preserve">. Ответственным специалистом от Технического </w:t>
      </w:r>
      <w:r w:rsidR="00E91639">
        <w:rPr>
          <w:rFonts w:ascii="Arial" w:hAnsi="Arial" w:cs="Arial"/>
          <w:color w:val="000000" w:themeColor="text1"/>
        </w:rPr>
        <w:t>комитета УО</w:t>
      </w:r>
      <w:r w:rsidR="00E44663">
        <w:rPr>
          <w:rFonts w:ascii="Arial" w:hAnsi="Arial" w:cs="Arial"/>
          <w:color w:val="000000" w:themeColor="text1"/>
        </w:rPr>
        <w:t xml:space="preserve"> осуществляется печать аналитических отчётов в </w:t>
      </w:r>
      <w:r w:rsidR="00E44663">
        <w:rPr>
          <w:rFonts w:ascii="Arial" w:hAnsi="Arial" w:cs="Arial"/>
          <w:color w:val="000000" w:themeColor="text1"/>
          <w:lang w:val="en-US"/>
        </w:rPr>
        <w:t>SAP</w:t>
      </w:r>
      <w:r w:rsidR="00E44663" w:rsidRPr="00494ECB">
        <w:rPr>
          <w:rFonts w:ascii="Arial" w:hAnsi="Arial" w:cs="Arial"/>
          <w:color w:val="000000" w:themeColor="text1"/>
        </w:rPr>
        <w:t xml:space="preserve"> </w:t>
      </w:r>
      <w:r w:rsidR="00E44663">
        <w:rPr>
          <w:rFonts w:ascii="Arial" w:hAnsi="Arial" w:cs="Arial"/>
          <w:color w:val="000000" w:themeColor="text1"/>
          <w:lang w:val="en-US"/>
        </w:rPr>
        <w:t>Analysis</w:t>
      </w:r>
      <w:r w:rsidR="00E44663" w:rsidRPr="00186A8C">
        <w:rPr>
          <w:rFonts w:ascii="Arial" w:hAnsi="Arial" w:cs="Arial"/>
          <w:color w:val="000000" w:themeColor="text1"/>
        </w:rPr>
        <w:t xml:space="preserve"> </w:t>
      </w:r>
      <w:r w:rsidR="00E44663">
        <w:rPr>
          <w:rFonts w:ascii="Arial" w:hAnsi="Arial" w:cs="Arial"/>
          <w:color w:val="000000" w:themeColor="text1"/>
          <w:lang w:val="en-US"/>
        </w:rPr>
        <w:t>for</w:t>
      </w:r>
      <w:r w:rsidR="00E44663" w:rsidRPr="00186A8C">
        <w:rPr>
          <w:rFonts w:ascii="Arial" w:hAnsi="Arial" w:cs="Arial"/>
          <w:color w:val="000000" w:themeColor="text1"/>
        </w:rPr>
        <w:t xml:space="preserve"> </w:t>
      </w:r>
      <w:r w:rsidR="00E44663">
        <w:rPr>
          <w:rFonts w:ascii="Arial" w:hAnsi="Arial" w:cs="Arial"/>
          <w:color w:val="000000" w:themeColor="text1"/>
          <w:lang w:val="en-US"/>
        </w:rPr>
        <w:t>Excel</w:t>
      </w:r>
      <w:r w:rsidR="00E44663" w:rsidRPr="00A34E05">
        <w:rPr>
          <w:rFonts w:ascii="Arial" w:hAnsi="Arial" w:cs="Arial"/>
          <w:color w:val="000000" w:themeColor="text1"/>
        </w:rPr>
        <w:t xml:space="preserve"> (</w:t>
      </w:r>
      <w:r w:rsidR="00E44663">
        <w:rPr>
          <w:rFonts w:ascii="Arial" w:hAnsi="Arial" w:cs="Arial"/>
          <w:color w:val="000000" w:themeColor="text1"/>
        </w:rPr>
        <w:t>код</w:t>
      </w:r>
      <w:r w:rsidR="000A538F">
        <w:rPr>
          <w:rFonts w:ascii="Arial" w:hAnsi="Arial" w:cs="Arial"/>
          <w:color w:val="000000" w:themeColor="text1"/>
        </w:rPr>
        <w:t>ы</w:t>
      </w:r>
      <w:r w:rsidR="00E44663">
        <w:rPr>
          <w:rFonts w:ascii="Arial" w:hAnsi="Arial" w:cs="Arial"/>
          <w:color w:val="000000" w:themeColor="text1"/>
        </w:rPr>
        <w:t xml:space="preserve"> </w:t>
      </w:r>
      <w:r w:rsidR="00E44663" w:rsidRPr="00B04EF5">
        <w:rPr>
          <w:rFonts w:ascii="Arial" w:hAnsi="Arial" w:cs="Arial"/>
          <w:color w:val="000000" w:themeColor="text1"/>
        </w:rPr>
        <w:t>MCB0</w:t>
      </w:r>
      <w:r w:rsidR="00975757">
        <w:rPr>
          <w:rFonts w:ascii="Arial" w:hAnsi="Arial" w:cs="Arial"/>
          <w:color w:val="000000" w:themeColor="text1"/>
        </w:rPr>
        <w:t>8-01</w:t>
      </w:r>
      <w:r w:rsidR="000A538F">
        <w:rPr>
          <w:rFonts w:ascii="Arial" w:hAnsi="Arial" w:cs="Arial"/>
          <w:color w:val="000000" w:themeColor="text1"/>
        </w:rPr>
        <w:t xml:space="preserve">, </w:t>
      </w:r>
      <w:r w:rsidR="000A538F">
        <w:rPr>
          <w:rFonts w:ascii="Arial" w:hAnsi="Arial" w:cs="Arial"/>
          <w:color w:val="000000" w:themeColor="text1"/>
          <w:lang w:val="en-US"/>
        </w:rPr>
        <w:t>MCB</w:t>
      </w:r>
      <w:r w:rsidR="000A538F" w:rsidRPr="00C15F73">
        <w:rPr>
          <w:rFonts w:ascii="Arial" w:hAnsi="Arial" w:cs="Arial"/>
          <w:color w:val="000000" w:themeColor="text1"/>
        </w:rPr>
        <w:t xml:space="preserve">08-02, </w:t>
      </w:r>
      <w:r w:rsidR="000A538F">
        <w:rPr>
          <w:rFonts w:ascii="Arial" w:hAnsi="Arial" w:cs="Arial"/>
          <w:color w:val="000000" w:themeColor="text1"/>
          <w:lang w:val="en-US"/>
        </w:rPr>
        <w:t>MCB</w:t>
      </w:r>
      <w:r w:rsidR="000A538F" w:rsidRPr="00C15F73">
        <w:rPr>
          <w:rFonts w:ascii="Arial" w:hAnsi="Arial" w:cs="Arial"/>
          <w:color w:val="000000" w:themeColor="text1"/>
        </w:rPr>
        <w:t>08-03</w:t>
      </w:r>
      <w:r w:rsidR="00E44663" w:rsidRPr="009936BB">
        <w:rPr>
          <w:rFonts w:ascii="Arial" w:hAnsi="Arial" w:cs="Arial"/>
          <w:color w:val="000000" w:themeColor="text1"/>
        </w:rPr>
        <w:t xml:space="preserve"> </w:t>
      </w:r>
      <w:r w:rsidR="00E44663">
        <w:rPr>
          <w:rFonts w:ascii="Arial" w:hAnsi="Arial" w:cs="Arial"/>
          <w:color w:val="000000" w:themeColor="text1"/>
        </w:rPr>
        <w:t>в реестре разработок, описание в разделе 5.10 настоящего КД).</w:t>
      </w:r>
    </w:p>
    <w:p w14:paraId="20D4FD2B" w14:textId="77777777" w:rsidR="000C5F8F" w:rsidRPr="002B35EB" w:rsidRDefault="000C5F8F" w:rsidP="00A85328">
      <w:pPr>
        <w:spacing w:after="240" w:line="276" w:lineRule="auto"/>
        <w:ind w:firstLine="567"/>
        <w:rPr>
          <w:rFonts w:ascii="Arial" w:hAnsi="Arial" w:cs="Arial"/>
          <w:color w:val="000000" w:themeColor="text1"/>
        </w:rPr>
      </w:pPr>
    </w:p>
    <w:p w14:paraId="7C8F895B" w14:textId="2643CE7A" w:rsidR="001C2C87" w:rsidRPr="009936BB" w:rsidRDefault="001C2C8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481C08">
        <w:rPr>
          <w:rFonts w:eastAsiaTheme="majorEastAsia" w:cstheme="majorBidi"/>
          <w:b/>
          <w:i w:val="0"/>
          <w:caps w:val="0"/>
          <w:sz w:val="24"/>
          <w:szCs w:val="24"/>
        </w:rPr>
        <w:t>8</w:t>
      </w:r>
      <w:r w:rsidRPr="009936BB">
        <w:rPr>
          <w:rFonts w:eastAsiaTheme="majorEastAsia" w:cstheme="majorBidi"/>
          <w:b/>
          <w:i w:val="0"/>
          <w:caps w:val="0"/>
          <w:sz w:val="24"/>
          <w:szCs w:val="24"/>
        </w:rPr>
        <w:t xml:space="preserve">0 - </w:t>
      </w:r>
      <w:r w:rsidR="00954B79" w:rsidRPr="00954B79">
        <w:rPr>
          <w:rFonts w:eastAsiaTheme="majorEastAsia" w:cstheme="majorBidi"/>
          <w:b/>
          <w:i w:val="0"/>
          <w:caps w:val="0"/>
          <w:sz w:val="24"/>
          <w:szCs w:val="24"/>
        </w:rPr>
        <w:t>Рассмотрение плана</w:t>
      </w:r>
      <w:r w:rsidR="00F028B6">
        <w:rPr>
          <w:rFonts w:eastAsiaTheme="majorEastAsia" w:cstheme="majorBidi"/>
          <w:b/>
          <w:i w:val="0"/>
          <w:caps w:val="0"/>
          <w:sz w:val="24"/>
          <w:szCs w:val="24"/>
        </w:rPr>
        <w:t xml:space="preserve"> и бюджета воздействий на ПА </w:t>
      </w:r>
      <w:r w:rsidR="00954B79" w:rsidRPr="00954B79">
        <w:rPr>
          <w:rFonts w:eastAsiaTheme="majorEastAsia" w:cstheme="majorBidi"/>
          <w:b/>
          <w:i w:val="0"/>
          <w:caps w:val="0"/>
          <w:sz w:val="24"/>
          <w:szCs w:val="24"/>
        </w:rPr>
        <w:t xml:space="preserve">Техническим </w:t>
      </w:r>
      <w:r w:rsidR="00E91639">
        <w:rPr>
          <w:rFonts w:eastAsiaTheme="majorEastAsia" w:cstheme="majorBidi"/>
          <w:b/>
          <w:i w:val="0"/>
          <w:caps w:val="0"/>
          <w:sz w:val="24"/>
          <w:szCs w:val="24"/>
        </w:rPr>
        <w:t>комитетом УО</w:t>
      </w:r>
    </w:p>
    <w:p w14:paraId="299573F4" w14:textId="6B0A2A2E" w:rsidR="002B35EB" w:rsidRPr="00232E9F" w:rsidRDefault="00075451" w:rsidP="002B35EB">
      <w:pPr>
        <w:spacing w:after="240" w:line="276" w:lineRule="auto"/>
        <w:ind w:firstLine="567"/>
        <w:rPr>
          <w:rFonts w:ascii="Arial" w:hAnsi="Arial" w:cs="Arial"/>
          <w:color w:val="000000" w:themeColor="text1"/>
        </w:rPr>
      </w:pPr>
      <w:r>
        <w:rPr>
          <w:rFonts w:ascii="Arial" w:hAnsi="Arial" w:cs="Arial"/>
          <w:color w:val="000000" w:themeColor="text1"/>
        </w:rPr>
        <w:t xml:space="preserve">Участники </w:t>
      </w:r>
      <w:r w:rsidR="00E76F6A">
        <w:rPr>
          <w:rFonts w:ascii="Arial" w:hAnsi="Arial" w:cs="Arial"/>
          <w:color w:val="000000" w:themeColor="text1"/>
        </w:rPr>
        <w:t>Т</w:t>
      </w:r>
      <w:r>
        <w:rPr>
          <w:rFonts w:ascii="Arial" w:hAnsi="Arial" w:cs="Arial"/>
          <w:color w:val="000000" w:themeColor="text1"/>
        </w:rPr>
        <w:t xml:space="preserve">ехнического </w:t>
      </w:r>
      <w:r w:rsidR="00E91639">
        <w:rPr>
          <w:rFonts w:ascii="Arial" w:hAnsi="Arial" w:cs="Arial"/>
          <w:color w:val="000000" w:themeColor="text1"/>
        </w:rPr>
        <w:t>комитета УО</w:t>
      </w:r>
      <w:r w:rsidR="006A3D50">
        <w:rPr>
          <w:rFonts w:ascii="Arial" w:hAnsi="Arial" w:cs="Arial"/>
          <w:color w:val="000000" w:themeColor="text1"/>
        </w:rPr>
        <w:t xml:space="preserve"> </w:t>
      </w:r>
      <w:r>
        <w:rPr>
          <w:rFonts w:ascii="Arial" w:hAnsi="Arial" w:cs="Arial"/>
          <w:color w:val="000000" w:themeColor="text1"/>
        </w:rPr>
        <w:t>получат оповещение по электронной почте о необходимости выполнить сво</w:t>
      </w:r>
      <w:r w:rsidR="001B0511">
        <w:rPr>
          <w:rFonts w:ascii="Arial" w:hAnsi="Arial" w:cs="Arial"/>
          <w:color w:val="000000" w:themeColor="text1"/>
        </w:rPr>
        <w:t>й</w:t>
      </w:r>
      <w:r>
        <w:rPr>
          <w:rFonts w:ascii="Arial" w:hAnsi="Arial" w:cs="Arial"/>
          <w:color w:val="000000" w:themeColor="text1"/>
        </w:rPr>
        <w:t xml:space="preserve"> шаг</w:t>
      </w:r>
      <w:r w:rsidR="001B0511">
        <w:rPr>
          <w:rFonts w:ascii="Arial" w:hAnsi="Arial" w:cs="Arial"/>
          <w:color w:val="000000" w:themeColor="text1"/>
        </w:rPr>
        <w:t xml:space="preserve"> операции</w:t>
      </w:r>
      <w:r>
        <w:rPr>
          <w:rFonts w:ascii="Arial" w:hAnsi="Arial" w:cs="Arial"/>
          <w:color w:val="000000" w:themeColor="text1"/>
        </w:rPr>
        <w:t>.</w:t>
      </w:r>
    </w:p>
    <w:p w14:paraId="7000787A" w14:textId="5DDEF524" w:rsidR="00FC5C4D" w:rsidRDefault="00075451" w:rsidP="002B35EB">
      <w:pPr>
        <w:spacing w:after="240" w:line="276" w:lineRule="auto"/>
        <w:ind w:firstLine="567"/>
        <w:rPr>
          <w:rFonts w:ascii="Arial" w:hAnsi="Arial" w:cs="Arial"/>
          <w:color w:val="000000" w:themeColor="text1"/>
        </w:rPr>
      </w:pPr>
      <w:r>
        <w:rPr>
          <w:rFonts w:ascii="Arial" w:hAnsi="Arial" w:cs="Arial"/>
          <w:color w:val="000000" w:themeColor="text1"/>
        </w:rPr>
        <w:t xml:space="preserve">Все участники </w:t>
      </w:r>
      <w:r w:rsidR="00E76F6A">
        <w:rPr>
          <w:rFonts w:ascii="Arial" w:hAnsi="Arial" w:cs="Arial"/>
          <w:color w:val="000000" w:themeColor="text1"/>
        </w:rPr>
        <w:t xml:space="preserve">Технического </w:t>
      </w:r>
      <w:r w:rsidR="00E91639">
        <w:rPr>
          <w:rFonts w:ascii="Arial" w:hAnsi="Arial" w:cs="Arial"/>
          <w:color w:val="000000" w:themeColor="text1"/>
        </w:rPr>
        <w:t>комитета УО</w:t>
      </w:r>
      <w:r w:rsidR="006A3D50">
        <w:rPr>
          <w:rFonts w:ascii="Arial" w:hAnsi="Arial" w:cs="Arial"/>
          <w:color w:val="000000" w:themeColor="text1"/>
        </w:rPr>
        <w:t xml:space="preserve"> </w:t>
      </w:r>
      <w:r>
        <w:rPr>
          <w:rFonts w:ascii="Arial" w:hAnsi="Arial" w:cs="Arial"/>
          <w:color w:val="000000" w:themeColor="text1"/>
        </w:rPr>
        <w:t xml:space="preserve">будут назначены в качестве </w:t>
      </w:r>
      <w:r w:rsidR="007F4C32">
        <w:rPr>
          <w:rFonts w:ascii="Arial" w:hAnsi="Arial" w:cs="Arial"/>
          <w:color w:val="000000" w:themeColor="text1"/>
        </w:rPr>
        <w:t>со</w:t>
      </w:r>
      <w:r>
        <w:rPr>
          <w:rFonts w:ascii="Arial" w:hAnsi="Arial" w:cs="Arial"/>
          <w:color w:val="000000" w:themeColor="text1"/>
        </w:rPr>
        <w:t xml:space="preserve">исполнителей по данному шагу. В системе учётные записи участников будут объединены в </w:t>
      </w:r>
      <w:r w:rsidR="00D013C5">
        <w:rPr>
          <w:rFonts w:ascii="Arial" w:hAnsi="Arial" w:cs="Arial"/>
          <w:color w:val="000000" w:themeColor="text1"/>
        </w:rPr>
        <w:t>группу. Данная группа пользов</w:t>
      </w:r>
      <w:r w:rsidR="00CE3478">
        <w:rPr>
          <w:rFonts w:ascii="Arial" w:hAnsi="Arial" w:cs="Arial"/>
          <w:color w:val="000000" w:themeColor="text1"/>
        </w:rPr>
        <w:t xml:space="preserve">ателей </w:t>
      </w:r>
      <w:r w:rsidR="00D013C5">
        <w:rPr>
          <w:rFonts w:ascii="Arial" w:hAnsi="Arial" w:cs="Arial"/>
          <w:color w:val="000000" w:themeColor="text1"/>
        </w:rPr>
        <w:t>будет указана в качестве исполнителя шага.</w:t>
      </w:r>
    </w:p>
    <w:p w14:paraId="4D74973C" w14:textId="05DF7217" w:rsidR="005650CC" w:rsidRDefault="00186A8C" w:rsidP="00D83C9F">
      <w:pPr>
        <w:spacing w:after="240" w:line="276" w:lineRule="auto"/>
        <w:ind w:firstLine="567"/>
        <w:rPr>
          <w:rFonts w:ascii="Arial" w:hAnsi="Arial" w:cs="Arial"/>
          <w:color w:val="000000" w:themeColor="text1"/>
        </w:rPr>
      </w:pPr>
      <w:r>
        <w:rPr>
          <w:rFonts w:ascii="Arial" w:hAnsi="Arial" w:cs="Arial"/>
          <w:color w:val="000000" w:themeColor="text1"/>
        </w:rPr>
        <w:t xml:space="preserve">Сам процесс анализа </w:t>
      </w:r>
      <w:r w:rsidR="00FC5C4D">
        <w:rPr>
          <w:rFonts w:ascii="Arial" w:hAnsi="Arial" w:cs="Arial"/>
          <w:color w:val="000000" w:themeColor="text1"/>
        </w:rPr>
        <w:t xml:space="preserve">планов и </w:t>
      </w:r>
      <w:r>
        <w:rPr>
          <w:rFonts w:ascii="Arial" w:hAnsi="Arial" w:cs="Arial"/>
          <w:color w:val="000000" w:themeColor="text1"/>
        </w:rPr>
        <w:t>бюджет</w:t>
      </w:r>
      <w:r w:rsidR="00FC5C4D">
        <w:rPr>
          <w:rFonts w:ascii="Arial" w:hAnsi="Arial" w:cs="Arial"/>
          <w:color w:val="000000" w:themeColor="text1"/>
        </w:rPr>
        <w:t>ов</w:t>
      </w:r>
      <w:r>
        <w:rPr>
          <w:rFonts w:ascii="Arial" w:hAnsi="Arial" w:cs="Arial"/>
          <w:color w:val="000000" w:themeColor="text1"/>
        </w:rPr>
        <w:t xml:space="preserve"> </w:t>
      </w:r>
      <w:r w:rsidR="00FC5C4D">
        <w:rPr>
          <w:rFonts w:ascii="Arial" w:hAnsi="Arial" w:cs="Arial"/>
          <w:color w:val="000000" w:themeColor="text1"/>
        </w:rPr>
        <w:t xml:space="preserve">воздействий на ПА </w:t>
      </w:r>
      <w:r>
        <w:rPr>
          <w:rFonts w:ascii="Arial" w:hAnsi="Arial" w:cs="Arial"/>
          <w:color w:val="000000" w:themeColor="text1"/>
        </w:rPr>
        <w:t>бизнес-единицы будет реализован в виде аналитическ</w:t>
      </w:r>
      <w:r w:rsidR="00FC5C4D">
        <w:rPr>
          <w:rFonts w:ascii="Arial" w:hAnsi="Arial" w:cs="Arial"/>
          <w:color w:val="000000" w:themeColor="text1"/>
        </w:rPr>
        <w:t>их</w:t>
      </w:r>
      <w:r>
        <w:rPr>
          <w:rFonts w:ascii="Arial" w:hAnsi="Arial" w:cs="Arial"/>
          <w:color w:val="000000" w:themeColor="text1"/>
        </w:rPr>
        <w:t xml:space="preserve"> отчё</w:t>
      </w:r>
      <w:r w:rsidR="00FC5C4D">
        <w:rPr>
          <w:rFonts w:ascii="Arial" w:hAnsi="Arial" w:cs="Arial"/>
          <w:color w:val="000000" w:themeColor="text1"/>
        </w:rPr>
        <w:t>тов</w:t>
      </w:r>
      <w:r>
        <w:rPr>
          <w:rFonts w:ascii="Arial" w:hAnsi="Arial" w:cs="Arial"/>
          <w:color w:val="000000" w:themeColor="text1"/>
        </w:rPr>
        <w:t xml:space="preserve"> в </w:t>
      </w:r>
      <w:r w:rsidR="00D51EA4">
        <w:rPr>
          <w:rFonts w:ascii="Arial" w:hAnsi="Arial" w:cs="Arial"/>
          <w:color w:val="000000" w:themeColor="text1"/>
          <w:lang w:val="en-US"/>
        </w:rPr>
        <w:t>SAP</w:t>
      </w:r>
      <w:r w:rsidR="00D51EA4" w:rsidRPr="00494ECB">
        <w:rPr>
          <w:rFonts w:ascii="Arial" w:hAnsi="Arial" w:cs="Arial"/>
          <w:color w:val="000000" w:themeColor="text1"/>
        </w:rPr>
        <w:t xml:space="preserve"> </w:t>
      </w:r>
      <w:r>
        <w:rPr>
          <w:rFonts w:ascii="Arial" w:hAnsi="Arial" w:cs="Arial"/>
          <w:color w:val="000000" w:themeColor="text1"/>
          <w:lang w:val="en-US"/>
        </w:rPr>
        <w:t>Analysis</w:t>
      </w:r>
      <w:r w:rsidRPr="00186A8C">
        <w:rPr>
          <w:rFonts w:ascii="Arial" w:hAnsi="Arial" w:cs="Arial"/>
          <w:color w:val="000000" w:themeColor="text1"/>
        </w:rPr>
        <w:t xml:space="preserve"> </w:t>
      </w:r>
      <w:r>
        <w:rPr>
          <w:rFonts w:ascii="Arial" w:hAnsi="Arial" w:cs="Arial"/>
          <w:color w:val="000000" w:themeColor="text1"/>
          <w:lang w:val="en-US"/>
        </w:rPr>
        <w:t>for</w:t>
      </w:r>
      <w:r w:rsidRPr="00186A8C">
        <w:rPr>
          <w:rFonts w:ascii="Arial" w:hAnsi="Arial" w:cs="Arial"/>
          <w:color w:val="000000" w:themeColor="text1"/>
        </w:rPr>
        <w:t xml:space="preserve"> </w:t>
      </w:r>
      <w:r>
        <w:rPr>
          <w:rFonts w:ascii="Arial" w:hAnsi="Arial" w:cs="Arial"/>
          <w:color w:val="000000" w:themeColor="text1"/>
          <w:lang w:val="en-US"/>
        </w:rPr>
        <w:t>Excel</w:t>
      </w:r>
      <w:r w:rsidR="00A34E05" w:rsidRPr="00A34E05">
        <w:rPr>
          <w:rFonts w:ascii="Arial" w:hAnsi="Arial" w:cs="Arial"/>
          <w:color w:val="000000" w:themeColor="text1"/>
        </w:rPr>
        <w:t xml:space="preserve"> (</w:t>
      </w:r>
      <w:r w:rsidR="00A34E05">
        <w:rPr>
          <w:rFonts w:ascii="Arial" w:hAnsi="Arial" w:cs="Arial"/>
          <w:color w:val="000000" w:themeColor="text1"/>
        </w:rPr>
        <w:t>код</w:t>
      </w:r>
      <w:r w:rsidR="000A538F">
        <w:rPr>
          <w:rFonts w:ascii="Arial" w:hAnsi="Arial" w:cs="Arial"/>
          <w:color w:val="000000" w:themeColor="text1"/>
          <w:lang w:val="en-US"/>
        </w:rPr>
        <w:t>s</w:t>
      </w:r>
      <w:r w:rsidR="00A34E05">
        <w:rPr>
          <w:rFonts w:ascii="Arial" w:hAnsi="Arial" w:cs="Arial"/>
          <w:color w:val="000000" w:themeColor="text1"/>
        </w:rPr>
        <w:t xml:space="preserve"> </w:t>
      </w:r>
      <w:r w:rsidR="00B04EF5" w:rsidRPr="00B04EF5">
        <w:rPr>
          <w:rFonts w:ascii="Arial" w:hAnsi="Arial" w:cs="Arial"/>
          <w:color w:val="000000" w:themeColor="text1"/>
        </w:rPr>
        <w:t>MCB0</w:t>
      </w:r>
      <w:r w:rsidR="00E62914">
        <w:rPr>
          <w:rFonts w:ascii="Arial" w:hAnsi="Arial" w:cs="Arial"/>
          <w:color w:val="000000" w:themeColor="text1"/>
        </w:rPr>
        <w:t>8-01</w:t>
      </w:r>
      <w:r w:rsidR="000A538F">
        <w:rPr>
          <w:rFonts w:ascii="Arial" w:hAnsi="Arial" w:cs="Arial"/>
          <w:color w:val="000000" w:themeColor="text1"/>
        </w:rPr>
        <w:t xml:space="preserve">, </w:t>
      </w:r>
      <w:r w:rsidR="000A538F">
        <w:rPr>
          <w:rFonts w:ascii="Arial" w:hAnsi="Arial" w:cs="Arial"/>
          <w:color w:val="000000" w:themeColor="text1"/>
          <w:lang w:val="en-US"/>
        </w:rPr>
        <w:t>MCB</w:t>
      </w:r>
      <w:r w:rsidR="000A538F" w:rsidRPr="00C15F73">
        <w:rPr>
          <w:rFonts w:ascii="Arial" w:hAnsi="Arial" w:cs="Arial"/>
          <w:color w:val="000000" w:themeColor="text1"/>
        </w:rPr>
        <w:t xml:space="preserve">08-02, </w:t>
      </w:r>
      <w:r w:rsidR="000A538F">
        <w:rPr>
          <w:rFonts w:ascii="Arial" w:hAnsi="Arial" w:cs="Arial"/>
          <w:color w:val="000000" w:themeColor="text1"/>
          <w:lang w:val="en-US"/>
        </w:rPr>
        <w:t>MCB</w:t>
      </w:r>
      <w:r w:rsidR="000A538F" w:rsidRPr="00C15F73">
        <w:rPr>
          <w:rFonts w:ascii="Arial" w:hAnsi="Arial" w:cs="Arial"/>
          <w:color w:val="000000" w:themeColor="text1"/>
        </w:rPr>
        <w:t>08-03</w:t>
      </w:r>
      <w:r w:rsidR="00B04EF5" w:rsidRPr="009936BB">
        <w:rPr>
          <w:rFonts w:ascii="Arial" w:hAnsi="Arial" w:cs="Arial"/>
          <w:color w:val="000000" w:themeColor="text1"/>
        </w:rPr>
        <w:t xml:space="preserve"> </w:t>
      </w:r>
      <w:r w:rsidR="00A34E05">
        <w:rPr>
          <w:rFonts w:ascii="Arial" w:hAnsi="Arial" w:cs="Arial"/>
          <w:color w:val="000000" w:themeColor="text1"/>
        </w:rPr>
        <w:t>в реестре разработок</w:t>
      </w:r>
      <w:r w:rsidR="00C97BC6">
        <w:rPr>
          <w:rFonts w:ascii="Arial" w:hAnsi="Arial" w:cs="Arial"/>
          <w:color w:val="000000" w:themeColor="text1"/>
        </w:rPr>
        <w:t>, описание в разделе 5.10 настоящего КД</w:t>
      </w:r>
      <w:r w:rsidR="00A34E05">
        <w:rPr>
          <w:rFonts w:ascii="Arial" w:hAnsi="Arial" w:cs="Arial"/>
          <w:color w:val="000000" w:themeColor="text1"/>
        </w:rPr>
        <w:t>)</w:t>
      </w:r>
      <w:r>
        <w:rPr>
          <w:rFonts w:ascii="Arial" w:hAnsi="Arial" w:cs="Arial"/>
          <w:color w:val="000000" w:themeColor="text1"/>
        </w:rPr>
        <w:t>.</w:t>
      </w:r>
      <w:r w:rsidR="00F91434">
        <w:rPr>
          <w:rFonts w:ascii="Arial" w:hAnsi="Arial" w:cs="Arial"/>
          <w:color w:val="000000" w:themeColor="text1"/>
        </w:rPr>
        <w:t xml:space="preserve"> Процедура рассмотрения </w:t>
      </w:r>
      <w:r w:rsidR="00FC5C4D">
        <w:rPr>
          <w:rFonts w:ascii="Arial" w:hAnsi="Arial" w:cs="Arial"/>
          <w:color w:val="000000" w:themeColor="text1"/>
        </w:rPr>
        <w:t xml:space="preserve">планов и </w:t>
      </w:r>
      <w:r w:rsidR="00F91434">
        <w:rPr>
          <w:rFonts w:ascii="Arial" w:hAnsi="Arial" w:cs="Arial"/>
          <w:color w:val="000000" w:themeColor="text1"/>
        </w:rPr>
        <w:t>бюджет</w:t>
      </w:r>
      <w:r w:rsidR="00FC5C4D">
        <w:rPr>
          <w:rFonts w:ascii="Arial" w:hAnsi="Arial" w:cs="Arial"/>
          <w:color w:val="000000" w:themeColor="text1"/>
        </w:rPr>
        <w:t>ов</w:t>
      </w:r>
      <w:r w:rsidR="00F91434">
        <w:rPr>
          <w:rFonts w:ascii="Arial" w:hAnsi="Arial" w:cs="Arial"/>
          <w:color w:val="000000" w:themeColor="text1"/>
        </w:rPr>
        <w:t xml:space="preserve"> </w:t>
      </w:r>
      <w:r w:rsidR="00E76F6A">
        <w:rPr>
          <w:rFonts w:ascii="Arial" w:hAnsi="Arial" w:cs="Arial"/>
          <w:color w:val="000000" w:themeColor="text1"/>
        </w:rPr>
        <w:t xml:space="preserve">Техническим </w:t>
      </w:r>
      <w:r w:rsidR="00E91639">
        <w:rPr>
          <w:rFonts w:ascii="Arial" w:hAnsi="Arial" w:cs="Arial"/>
          <w:color w:val="000000" w:themeColor="text1"/>
        </w:rPr>
        <w:t>комитетом УО</w:t>
      </w:r>
      <w:r w:rsidR="006A3D50">
        <w:rPr>
          <w:rFonts w:ascii="Arial" w:hAnsi="Arial" w:cs="Arial"/>
          <w:color w:val="000000" w:themeColor="text1"/>
        </w:rPr>
        <w:t xml:space="preserve"> </w:t>
      </w:r>
      <w:r w:rsidR="00F91434">
        <w:rPr>
          <w:rFonts w:ascii="Arial" w:hAnsi="Arial" w:cs="Arial"/>
          <w:color w:val="000000" w:themeColor="text1"/>
        </w:rPr>
        <w:t xml:space="preserve">приводится в </w:t>
      </w:r>
      <w:r w:rsidR="00E76F6A">
        <w:rPr>
          <w:rFonts w:ascii="Arial" w:hAnsi="Arial" w:cs="Arial"/>
          <w:color w:val="000000" w:themeColor="text1"/>
        </w:rPr>
        <w:t xml:space="preserve">документе </w:t>
      </w:r>
      <w:r w:rsidR="002E6C85">
        <w:rPr>
          <w:rFonts w:ascii="Arial" w:hAnsi="Arial" w:cs="Arial"/>
          <w:color w:val="000000" w:themeColor="text1"/>
        </w:rPr>
        <w:t>ERP.13.9_10_101_PM</w:t>
      </w:r>
      <w:r w:rsidR="00E76F6A">
        <w:rPr>
          <w:rFonts w:ascii="Arial" w:hAnsi="Arial" w:cs="Arial"/>
          <w:color w:val="000000" w:themeColor="text1"/>
        </w:rPr>
        <w:t xml:space="preserve"> «</w:t>
      </w:r>
      <w:r w:rsidR="00E76F6A" w:rsidRPr="00E76F6A">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E76F6A">
        <w:rPr>
          <w:rFonts w:ascii="Arial" w:hAnsi="Arial" w:cs="Arial"/>
          <w:color w:val="000000" w:themeColor="text1"/>
        </w:rPr>
        <w:t>»</w:t>
      </w:r>
      <w:r w:rsidR="00F91434">
        <w:rPr>
          <w:rFonts w:ascii="Arial" w:hAnsi="Arial" w:cs="Arial"/>
          <w:color w:val="000000" w:themeColor="text1"/>
        </w:rPr>
        <w:t>.</w:t>
      </w:r>
    </w:p>
    <w:p w14:paraId="47E4B803" w14:textId="05AAC4DD" w:rsidR="00FC5C4D" w:rsidRDefault="00186A8C" w:rsidP="00457A03">
      <w:pPr>
        <w:spacing w:after="240" w:line="276" w:lineRule="auto"/>
        <w:ind w:firstLine="567"/>
        <w:rPr>
          <w:rFonts w:ascii="Arial" w:hAnsi="Arial" w:cs="Arial"/>
          <w:color w:val="000000" w:themeColor="text1"/>
        </w:rPr>
      </w:pPr>
      <w:r>
        <w:rPr>
          <w:rFonts w:ascii="Arial" w:hAnsi="Arial" w:cs="Arial"/>
          <w:color w:val="000000" w:themeColor="text1"/>
        </w:rPr>
        <w:t xml:space="preserve">В случае отклонения </w:t>
      </w:r>
      <w:r w:rsidR="00FC5C4D">
        <w:rPr>
          <w:rFonts w:ascii="Arial" w:hAnsi="Arial" w:cs="Arial"/>
          <w:color w:val="000000" w:themeColor="text1"/>
        </w:rPr>
        <w:t xml:space="preserve">плана и </w:t>
      </w:r>
      <w:r>
        <w:rPr>
          <w:rFonts w:ascii="Arial" w:hAnsi="Arial" w:cs="Arial"/>
          <w:color w:val="000000" w:themeColor="text1"/>
        </w:rPr>
        <w:t xml:space="preserve">бюджета он будет возвращён на </w:t>
      </w:r>
      <w:r w:rsidR="00140595">
        <w:rPr>
          <w:rFonts w:ascii="Arial" w:hAnsi="Arial" w:cs="Arial"/>
          <w:color w:val="000000" w:themeColor="text1"/>
        </w:rPr>
        <w:t xml:space="preserve">доработку </w:t>
      </w:r>
      <w:r w:rsidR="00E76F6A" w:rsidRPr="00E76F6A">
        <w:rPr>
          <w:rFonts w:ascii="Arial" w:hAnsi="Arial" w:cs="Arial"/>
          <w:color w:val="000000" w:themeColor="text1"/>
        </w:rPr>
        <w:t>Планировщик</w:t>
      </w:r>
      <w:r w:rsidR="00E76F6A">
        <w:rPr>
          <w:rFonts w:ascii="Arial" w:hAnsi="Arial" w:cs="Arial"/>
          <w:color w:val="000000" w:themeColor="text1"/>
        </w:rPr>
        <w:t>у</w:t>
      </w:r>
      <w:r w:rsidR="00E76F6A" w:rsidRPr="00E76F6A">
        <w:rPr>
          <w:rFonts w:ascii="Arial" w:hAnsi="Arial" w:cs="Arial"/>
          <w:color w:val="000000" w:themeColor="text1"/>
        </w:rPr>
        <w:t xml:space="preserve"> бюджета УА </w:t>
      </w:r>
      <w:r w:rsidR="00A204B1">
        <w:rPr>
          <w:rFonts w:ascii="Arial" w:hAnsi="Arial" w:cs="Arial"/>
          <w:color w:val="000000" w:themeColor="text1"/>
        </w:rPr>
        <w:t>УО</w:t>
      </w:r>
      <w:r>
        <w:rPr>
          <w:rFonts w:ascii="Arial" w:hAnsi="Arial" w:cs="Arial"/>
          <w:color w:val="000000" w:themeColor="text1"/>
        </w:rPr>
        <w:t xml:space="preserve">. </w:t>
      </w:r>
      <w:r w:rsidR="00457A03">
        <w:rPr>
          <w:rFonts w:ascii="Arial" w:hAnsi="Arial" w:cs="Arial"/>
          <w:color w:val="000000" w:themeColor="text1"/>
        </w:rPr>
        <w:t xml:space="preserve">При этом в комментарии указывается причина отклонения, а </w:t>
      </w:r>
      <w:r w:rsidR="00E76F6A" w:rsidRPr="00E76F6A">
        <w:rPr>
          <w:rFonts w:ascii="Arial" w:hAnsi="Arial" w:cs="Arial"/>
          <w:color w:val="000000" w:themeColor="text1"/>
        </w:rPr>
        <w:t xml:space="preserve">Планировщик бюджета УА </w:t>
      </w:r>
      <w:r w:rsidR="00A204B1">
        <w:rPr>
          <w:rFonts w:ascii="Arial" w:hAnsi="Arial" w:cs="Arial"/>
          <w:color w:val="000000" w:themeColor="text1"/>
        </w:rPr>
        <w:t>УО</w:t>
      </w:r>
      <w:r w:rsidR="00E76F6A" w:rsidRPr="00E76F6A">
        <w:rPr>
          <w:rFonts w:ascii="Arial" w:hAnsi="Arial" w:cs="Arial"/>
          <w:color w:val="000000" w:themeColor="text1"/>
        </w:rPr>
        <w:t xml:space="preserve"> </w:t>
      </w:r>
      <w:r w:rsidR="00457A03">
        <w:rPr>
          <w:rFonts w:ascii="Arial" w:hAnsi="Arial" w:cs="Arial"/>
          <w:color w:val="000000" w:themeColor="text1"/>
        </w:rPr>
        <w:t xml:space="preserve">получает </w:t>
      </w:r>
      <w:r w:rsidR="004D5354">
        <w:rPr>
          <w:rFonts w:ascii="Arial" w:hAnsi="Arial" w:cs="Arial"/>
          <w:color w:val="000000" w:themeColor="text1"/>
        </w:rPr>
        <w:t>уведомление по электронной почте</w:t>
      </w:r>
      <w:r w:rsidR="00457A03">
        <w:rPr>
          <w:rFonts w:ascii="Arial" w:hAnsi="Arial" w:cs="Arial"/>
          <w:color w:val="000000" w:themeColor="text1"/>
        </w:rPr>
        <w:t xml:space="preserve">. </w:t>
      </w:r>
      <w:r w:rsidR="00140595">
        <w:rPr>
          <w:rFonts w:ascii="Arial" w:hAnsi="Arial" w:cs="Arial"/>
          <w:color w:val="000000" w:themeColor="text1"/>
        </w:rPr>
        <w:t xml:space="preserve">Корректировка </w:t>
      </w:r>
      <w:r w:rsidR="00FC5C4D">
        <w:rPr>
          <w:rFonts w:ascii="Arial" w:hAnsi="Arial" w:cs="Arial"/>
          <w:color w:val="000000" w:themeColor="text1"/>
        </w:rPr>
        <w:t xml:space="preserve">годового </w:t>
      </w:r>
      <w:r w:rsidR="00140595">
        <w:rPr>
          <w:rFonts w:ascii="Arial" w:hAnsi="Arial" w:cs="Arial"/>
          <w:color w:val="000000" w:themeColor="text1"/>
        </w:rPr>
        <w:t xml:space="preserve">бюджета </w:t>
      </w:r>
      <w:r w:rsidR="00FC5C4D">
        <w:rPr>
          <w:rFonts w:ascii="Arial" w:hAnsi="Arial" w:cs="Arial"/>
          <w:color w:val="000000" w:themeColor="text1"/>
        </w:rPr>
        <w:t xml:space="preserve">воздействий на ПА </w:t>
      </w:r>
      <w:r w:rsidR="00140595">
        <w:rPr>
          <w:rFonts w:ascii="Arial" w:hAnsi="Arial" w:cs="Arial"/>
          <w:color w:val="000000" w:themeColor="text1"/>
        </w:rPr>
        <w:t>предполагает</w:t>
      </w:r>
      <w:r w:rsidR="00E758E0" w:rsidRPr="00E758E0">
        <w:rPr>
          <w:rFonts w:ascii="Arial" w:hAnsi="Arial" w:cs="Arial"/>
          <w:color w:val="000000" w:themeColor="text1"/>
        </w:rPr>
        <w:t xml:space="preserve"> </w:t>
      </w:r>
      <w:r w:rsidR="00E758E0">
        <w:rPr>
          <w:rFonts w:ascii="Arial" w:hAnsi="Arial" w:cs="Arial"/>
          <w:color w:val="000000" w:themeColor="text1"/>
        </w:rPr>
        <w:t>изменение</w:t>
      </w:r>
      <w:r w:rsidR="003E62A6">
        <w:rPr>
          <w:rFonts w:ascii="Arial" w:hAnsi="Arial" w:cs="Arial"/>
          <w:color w:val="000000" w:themeColor="text1"/>
        </w:rPr>
        <w:t xml:space="preserve"> пользователем</w:t>
      </w:r>
      <w:r w:rsidR="00E758E0">
        <w:rPr>
          <w:rFonts w:ascii="Arial" w:hAnsi="Arial" w:cs="Arial"/>
          <w:color w:val="000000" w:themeColor="text1"/>
        </w:rPr>
        <w:t xml:space="preserve"> статуса Заказа ТОРО на ПЛАН, </w:t>
      </w:r>
      <w:r w:rsidR="00140595">
        <w:rPr>
          <w:rFonts w:ascii="Arial" w:hAnsi="Arial" w:cs="Arial"/>
          <w:color w:val="000000" w:themeColor="text1"/>
        </w:rPr>
        <w:t>внесение изменений в заказы ТОРО</w:t>
      </w:r>
      <w:r w:rsidR="00E62914">
        <w:rPr>
          <w:rFonts w:ascii="Arial" w:hAnsi="Arial" w:cs="Arial"/>
          <w:color w:val="000000" w:themeColor="text1"/>
        </w:rPr>
        <w:t xml:space="preserve"> и сетевые графики</w:t>
      </w:r>
      <w:r w:rsidR="00140595">
        <w:rPr>
          <w:rFonts w:ascii="Arial" w:hAnsi="Arial" w:cs="Arial"/>
          <w:color w:val="000000" w:themeColor="text1"/>
        </w:rPr>
        <w:t xml:space="preserve"> и повторение процедуры формирования бюджета.</w:t>
      </w:r>
      <w:r w:rsidR="00D21762">
        <w:rPr>
          <w:rFonts w:ascii="Arial" w:hAnsi="Arial" w:cs="Arial"/>
          <w:color w:val="000000" w:themeColor="text1"/>
        </w:rPr>
        <w:t xml:space="preserve"> Для внесения изменений в заказы ТОРО и сетевые графики требуется разблокировка годового плана воздействий.</w:t>
      </w:r>
    </w:p>
    <w:p w14:paraId="638CE66E" w14:textId="1DF987A0" w:rsidR="00186A8C" w:rsidRDefault="00457A03" w:rsidP="00457A03">
      <w:pPr>
        <w:spacing w:after="240" w:line="276" w:lineRule="auto"/>
        <w:ind w:firstLine="567"/>
        <w:rPr>
          <w:ins w:id="1094" w:author="Попова Дарья Николаевна (Подрядчик. ООО БерингПойнт)" w:date="2021-09-15T16:33:00Z"/>
          <w:rFonts w:ascii="Arial" w:hAnsi="Arial" w:cs="Arial"/>
          <w:color w:val="000000" w:themeColor="text1"/>
        </w:rPr>
      </w:pPr>
      <w:r>
        <w:rPr>
          <w:rFonts w:ascii="Arial" w:hAnsi="Arial" w:cs="Arial"/>
          <w:color w:val="000000" w:themeColor="text1"/>
        </w:rPr>
        <w:t xml:space="preserve">Если </w:t>
      </w:r>
      <w:r w:rsidR="00FC5C4D">
        <w:rPr>
          <w:rFonts w:ascii="Arial" w:hAnsi="Arial" w:cs="Arial"/>
          <w:color w:val="000000" w:themeColor="text1"/>
        </w:rPr>
        <w:t xml:space="preserve">планы и </w:t>
      </w:r>
      <w:r>
        <w:rPr>
          <w:rFonts w:ascii="Arial" w:hAnsi="Arial" w:cs="Arial"/>
          <w:color w:val="000000" w:themeColor="text1"/>
        </w:rPr>
        <w:t>бюджет</w:t>
      </w:r>
      <w:r w:rsidR="00FC5C4D">
        <w:rPr>
          <w:rFonts w:ascii="Arial" w:hAnsi="Arial" w:cs="Arial"/>
          <w:color w:val="000000" w:themeColor="text1"/>
        </w:rPr>
        <w:t>ы воздействий на ПА</w:t>
      </w:r>
      <w:r>
        <w:rPr>
          <w:rFonts w:ascii="Arial" w:hAnsi="Arial" w:cs="Arial"/>
          <w:color w:val="000000" w:themeColor="text1"/>
        </w:rPr>
        <w:t xml:space="preserve"> утвержда</w:t>
      </w:r>
      <w:r w:rsidR="00FC5C4D">
        <w:rPr>
          <w:rFonts w:ascii="Arial" w:hAnsi="Arial" w:cs="Arial"/>
          <w:color w:val="000000" w:themeColor="text1"/>
        </w:rPr>
        <w:t>ю</w:t>
      </w:r>
      <w:r>
        <w:rPr>
          <w:rFonts w:ascii="Arial" w:hAnsi="Arial" w:cs="Arial"/>
          <w:color w:val="000000" w:themeColor="text1"/>
        </w:rPr>
        <w:t>тся, то станов</w:t>
      </w:r>
      <w:r w:rsidR="00CC0CC2">
        <w:rPr>
          <w:rFonts w:ascii="Arial" w:hAnsi="Arial" w:cs="Arial"/>
          <w:color w:val="000000" w:themeColor="text1"/>
        </w:rPr>
        <w:t>я</w:t>
      </w:r>
      <w:r>
        <w:rPr>
          <w:rFonts w:ascii="Arial" w:hAnsi="Arial" w:cs="Arial"/>
          <w:color w:val="000000" w:themeColor="text1"/>
        </w:rPr>
        <w:t>тся доступ</w:t>
      </w:r>
      <w:r w:rsidR="00CC0CC2">
        <w:rPr>
          <w:rFonts w:ascii="Arial" w:hAnsi="Arial" w:cs="Arial"/>
          <w:color w:val="000000" w:themeColor="text1"/>
        </w:rPr>
        <w:t>ны</w:t>
      </w:r>
      <w:r>
        <w:rPr>
          <w:rFonts w:ascii="Arial" w:hAnsi="Arial" w:cs="Arial"/>
          <w:color w:val="000000" w:themeColor="text1"/>
        </w:rPr>
        <w:t xml:space="preserve"> для выполнения следующи</w:t>
      </w:r>
      <w:r w:rsidR="00CC0CC2">
        <w:rPr>
          <w:rFonts w:ascii="Arial" w:hAnsi="Arial" w:cs="Arial"/>
          <w:color w:val="000000" w:themeColor="text1"/>
        </w:rPr>
        <w:t>е</w:t>
      </w:r>
      <w:r>
        <w:rPr>
          <w:rFonts w:ascii="Arial" w:hAnsi="Arial" w:cs="Arial"/>
          <w:color w:val="000000" w:themeColor="text1"/>
        </w:rPr>
        <w:t xml:space="preserve"> шаг</w:t>
      </w:r>
      <w:r w:rsidR="00CC0CC2">
        <w:rPr>
          <w:rFonts w:ascii="Arial" w:hAnsi="Arial" w:cs="Arial"/>
          <w:color w:val="000000" w:themeColor="text1"/>
        </w:rPr>
        <w:t>и в соответствующих процессах</w:t>
      </w:r>
      <w:r>
        <w:rPr>
          <w:rFonts w:ascii="Arial" w:hAnsi="Arial" w:cs="Arial"/>
          <w:color w:val="000000" w:themeColor="text1"/>
        </w:rPr>
        <w:t xml:space="preserve">. Исполнитель шага </w:t>
      </w:r>
      <w:r w:rsidR="00E758E0">
        <w:rPr>
          <w:rFonts w:ascii="Arial" w:hAnsi="Arial" w:cs="Arial"/>
          <w:color w:val="000000" w:themeColor="text1"/>
        </w:rPr>
        <w:t xml:space="preserve">- </w:t>
      </w:r>
      <w:r w:rsidR="00EB32C6" w:rsidRPr="00142F79">
        <w:rPr>
          <w:rFonts w:ascii="Arial" w:hAnsi="Arial" w:cs="Arial"/>
          <w:color w:val="000000" w:themeColor="text1"/>
        </w:rPr>
        <w:t>Главны</w:t>
      </w:r>
      <w:r w:rsidR="00EB32C6">
        <w:rPr>
          <w:rFonts w:ascii="Arial" w:hAnsi="Arial" w:cs="Arial"/>
          <w:color w:val="000000" w:themeColor="text1"/>
        </w:rPr>
        <w:t>й</w:t>
      </w:r>
      <w:r w:rsidR="00EB32C6" w:rsidRPr="00142F79">
        <w:rPr>
          <w:rFonts w:ascii="Arial" w:hAnsi="Arial" w:cs="Arial"/>
          <w:color w:val="000000" w:themeColor="text1"/>
        </w:rPr>
        <w:t xml:space="preserve"> специалист ТОиР УК</w:t>
      </w:r>
      <w:r w:rsidR="00EB32C6" w:rsidRPr="00CC0CC2" w:rsidDel="00EB32C6">
        <w:rPr>
          <w:rFonts w:ascii="Arial" w:hAnsi="Arial" w:cs="Arial"/>
          <w:color w:val="000000" w:themeColor="text1"/>
        </w:rPr>
        <w:t xml:space="preserve"> </w:t>
      </w:r>
      <w:r>
        <w:rPr>
          <w:rFonts w:ascii="Arial" w:hAnsi="Arial" w:cs="Arial"/>
          <w:color w:val="000000" w:themeColor="text1"/>
        </w:rPr>
        <w:t>получает соответствующее уведомление по электронной почте.</w:t>
      </w:r>
    </w:p>
    <w:p w14:paraId="08D4BF6C" w14:textId="72B5C33E" w:rsidR="00D7362B" w:rsidRDefault="00D7362B">
      <w:pPr>
        <w:spacing w:after="240" w:line="276" w:lineRule="auto"/>
        <w:ind w:firstLine="567"/>
        <w:rPr>
          <w:rFonts w:ascii="Arial" w:hAnsi="Arial" w:cs="Arial"/>
          <w:color w:val="000000" w:themeColor="text1"/>
        </w:rPr>
      </w:pPr>
      <w:ins w:id="1095" w:author="Попова Дарья Николаевна (Подрядчик. ООО БерингПойнт)" w:date="2021-09-15T16:33:00Z">
        <w:r>
          <w:rPr>
            <w:rFonts w:ascii="Arial" w:hAnsi="Arial" w:cs="Arial"/>
            <w:color w:val="000000" w:themeColor="text1"/>
          </w:rPr>
          <w:t xml:space="preserve">Отклонение или утверждение плана и бюджета воздействий на ПА вносится </w:t>
        </w:r>
        <w:r w:rsidRPr="00AC52DE">
          <w:rPr>
            <w:rFonts w:ascii="Arial" w:hAnsi="Arial" w:cs="Arial"/>
            <w:color w:val="000000" w:themeColor="text1"/>
          </w:rPr>
          <w:t>Согласующим Технического комитета</w:t>
        </w:r>
        <w:r>
          <w:rPr>
            <w:rFonts w:ascii="Arial" w:hAnsi="Arial" w:cs="Arial"/>
            <w:color w:val="000000" w:themeColor="text1"/>
          </w:rPr>
          <w:t xml:space="preserve"> УО.</w:t>
        </w:r>
      </w:ins>
    </w:p>
    <w:p w14:paraId="2F70F02A" w14:textId="6388E7F7" w:rsidR="000F72A0" w:rsidRDefault="000F72A0" w:rsidP="00457A03">
      <w:pPr>
        <w:spacing w:after="240" w:line="276" w:lineRule="auto"/>
        <w:ind w:firstLine="567"/>
        <w:rPr>
          <w:rFonts w:ascii="Arial" w:hAnsi="Arial" w:cs="Arial"/>
          <w:color w:val="000000" w:themeColor="text1"/>
        </w:rPr>
      </w:pPr>
      <w:r w:rsidRPr="00B1419A">
        <w:rPr>
          <w:rFonts w:ascii="Arial" w:hAnsi="Arial" w:cs="Arial"/>
          <w:color w:val="000000" w:themeColor="text1"/>
        </w:rPr>
        <w:t xml:space="preserve">При утверждении </w:t>
      </w:r>
      <w:r w:rsidR="00CC0CC2">
        <w:rPr>
          <w:rFonts w:ascii="Arial" w:hAnsi="Arial" w:cs="Arial"/>
          <w:color w:val="000000" w:themeColor="text1"/>
        </w:rPr>
        <w:t xml:space="preserve">годового </w:t>
      </w:r>
      <w:r w:rsidRPr="00B1419A">
        <w:rPr>
          <w:rFonts w:ascii="Arial" w:hAnsi="Arial" w:cs="Arial"/>
          <w:color w:val="000000" w:themeColor="text1"/>
        </w:rPr>
        <w:t xml:space="preserve">бюджета </w:t>
      </w:r>
      <w:r w:rsidR="00CC0CC2">
        <w:rPr>
          <w:rFonts w:ascii="Arial" w:hAnsi="Arial" w:cs="Arial"/>
          <w:color w:val="000000" w:themeColor="text1"/>
        </w:rPr>
        <w:t xml:space="preserve">воздействий на ПА </w:t>
      </w:r>
      <w:r w:rsidR="00934F27" w:rsidRPr="00B1419A">
        <w:rPr>
          <w:rFonts w:ascii="Arial" w:hAnsi="Arial" w:cs="Arial"/>
          <w:color w:val="000000" w:themeColor="text1"/>
        </w:rPr>
        <w:t>бизнес-единицы должен быть запущен процесс закупки материалов, для этого будет реализована разработка</w:t>
      </w:r>
      <w:r w:rsidR="003B48CB">
        <w:rPr>
          <w:rFonts w:ascii="Arial" w:hAnsi="Arial" w:cs="Arial"/>
          <w:color w:val="000000" w:themeColor="text1"/>
        </w:rPr>
        <w:t xml:space="preserve"> </w:t>
      </w:r>
      <w:r w:rsidR="00F54BB4">
        <w:rPr>
          <w:rFonts w:ascii="Arial" w:hAnsi="Arial" w:cs="Arial"/>
          <w:color w:val="000000" w:themeColor="text1"/>
        </w:rPr>
        <w:t xml:space="preserve">(код </w:t>
      </w:r>
      <w:r w:rsidR="003B48CB" w:rsidRPr="003B48CB">
        <w:rPr>
          <w:rFonts w:ascii="Arial" w:hAnsi="Arial" w:cs="Arial"/>
          <w:color w:val="000000" w:themeColor="text1"/>
        </w:rPr>
        <w:t xml:space="preserve">MCB14 </w:t>
      </w:r>
      <w:r w:rsidR="00F54BB4">
        <w:rPr>
          <w:rFonts w:ascii="Arial" w:hAnsi="Arial" w:cs="Arial"/>
          <w:color w:val="000000" w:themeColor="text1"/>
        </w:rPr>
        <w:t>в реестре</w:t>
      </w:r>
      <w:r w:rsidR="00C97BC6">
        <w:rPr>
          <w:rFonts w:ascii="Arial" w:hAnsi="Arial" w:cs="Arial"/>
          <w:color w:val="000000" w:themeColor="text1"/>
        </w:rPr>
        <w:t>, описание в разделе 5.10 настоящего КД</w:t>
      </w:r>
      <w:r w:rsidR="00F54BB4">
        <w:rPr>
          <w:rFonts w:ascii="Arial" w:hAnsi="Arial" w:cs="Arial"/>
          <w:color w:val="000000" w:themeColor="text1"/>
        </w:rPr>
        <w:t>)</w:t>
      </w:r>
      <w:r w:rsidR="00934F27" w:rsidRPr="00B1419A">
        <w:rPr>
          <w:rFonts w:ascii="Arial" w:hAnsi="Arial" w:cs="Arial"/>
          <w:color w:val="000000" w:themeColor="text1"/>
        </w:rPr>
        <w:t>.</w:t>
      </w:r>
      <w:r w:rsidR="00140595">
        <w:rPr>
          <w:rFonts w:ascii="Arial" w:hAnsi="Arial" w:cs="Arial"/>
          <w:color w:val="000000" w:themeColor="text1"/>
        </w:rPr>
        <w:t xml:space="preserve"> Задача разработки будет заключаться в том, чтобы </w:t>
      </w:r>
      <w:r w:rsidR="003B48CB">
        <w:rPr>
          <w:rFonts w:ascii="Arial" w:hAnsi="Arial" w:cs="Arial"/>
          <w:color w:val="000000" w:themeColor="text1"/>
        </w:rPr>
        <w:t xml:space="preserve">установить </w:t>
      </w:r>
      <w:r w:rsidR="00140595">
        <w:rPr>
          <w:rFonts w:ascii="Arial" w:hAnsi="Arial" w:cs="Arial"/>
          <w:color w:val="000000" w:themeColor="text1"/>
        </w:rPr>
        <w:t xml:space="preserve">статус </w:t>
      </w:r>
      <w:r w:rsidR="00AA569C" w:rsidRPr="00AA569C">
        <w:rPr>
          <w:rFonts w:ascii="Arial" w:hAnsi="Arial" w:cs="Arial"/>
          <w:color w:val="000000" w:themeColor="text1"/>
        </w:rPr>
        <w:t xml:space="preserve">ТКБЕ </w:t>
      </w:r>
      <w:r w:rsidR="00E44663">
        <w:rPr>
          <w:rFonts w:ascii="Arial" w:hAnsi="Arial" w:cs="Arial"/>
          <w:color w:val="000000" w:themeColor="text1"/>
        </w:rPr>
        <w:t xml:space="preserve">- </w:t>
      </w:r>
      <w:r w:rsidR="00AA569C">
        <w:rPr>
          <w:rFonts w:ascii="Arial" w:hAnsi="Arial" w:cs="Arial"/>
          <w:color w:val="000000" w:themeColor="text1"/>
        </w:rPr>
        <w:t>Бюджет на год утверждё</w:t>
      </w:r>
      <w:r w:rsidR="00AA569C" w:rsidRPr="00AA569C">
        <w:rPr>
          <w:rFonts w:ascii="Arial" w:hAnsi="Arial" w:cs="Arial"/>
          <w:color w:val="000000" w:themeColor="text1"/>
        </w:rPr>
        <w:t>н ТК БЕ</w:t>
      </w:r>
      <w:r w:rsidR="003E4CAD">
        <w:rPr>
          <w:rFonts w:ascii="Arial" w:hAnsi="Arial" w:cs="Arial"/>
          <w:color w:val="000000" w:themeColor="text1"/>
        </w:rPr>
        <w:t xml:space="preserve"> для заказов ТОРО</w:t>
      </w:r>
      <w:r w:rsidR="00F12E10">
        <w:rPr>
          <w:rFonts w:ascii="Arial" w:hAnsi="Arial" w:cs="Arial"/>
          <w:color w:val="000000" w:themeColor="text1"/>
        </w:rPr>
        <w:t xml:space="preserve"> и сетевых графиках для ЗиС</w:t>
      </w:r>
      <w:r w:rsidR="003E4CAD">
        <w:rPr>
          <w:rFonts w:ascii="Arial" w:hAnsi="Arial" w:cs="Arial"/>
          <w:color w:val="000000" w:themeColor="text1"/>
        </w:rPr>
        <w:t xml:space="preserve"> планового года. Статусная схема и процесс годового планирования воздействий описан в </w:t>
      </w:r>
      <w:r w:rsidR="00E758E0">
        <w:rPr>
          <w:rFonts w:ascii="Arial" w:hAnsi="Arial" w:cs="Arial"/>
          <w:color w:val="000000" w:themeColor="text1"/>
        </w:rPr>
        <w:t xml:space="preserve">концептуальном дизайне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003E4CAD" w:rsidRPr="003E4CAD">
        <w:rPr>
          <w:rFonts w:ascii="Arial" w:hAnsi="Arial" w:cs="Arial"/>
          <w:color w:val="000000" w:themeColor="text1"/>
        </w:rPr>
        <w:t xml:space="preserve">52 </w:t>
      </w:r>
      <w:r w:rsidR="003E4CAD">
        <w:rPr>
          <w:rFonts w:ascii="Arial" w:hAnsi="Arial" w:cs="Arial"/>
          <w:color w:val="000000" w:themeColor="text1"/>
        </w:rPr>
        <w:t>«</w:t>
      </w:r>
      <w:r w:rsidR="003E4CAD" w:rsidRPr="003E4CAD">
        <w:rPr>
          <w:rFonts w:ascii="Arial" w:hAnsi="Arial" w:cs="Arial"/>
          <w:color w:val="000000" w:themeColor="text1"/>
        </w:rPr>
        <w:t>Годовое планирование воздействий на производственные активы</w:t>
      </w:r>
      <w:r w:rsidR="003E4CAD">
        <w:rPr>
          <w:rFonts w:ascii="Arial" w:hAnsi="Arial" w:cs="Arial"/>
          <w:color w:val="000000" w:themeColor="text1"/>
        </w:rPr>
        <w:t>».</w:t>
      </w:r>
    </w:p>
    <w:p w14:paraId="1ABA4BCF" w14:textId="3532AC4C" w:rsidR="00C92D85" w:rsidRDefault="00C92D85" w:rsidP="00457A03">
      <w:pPr>
        <w:spacing w:after="240" w:line="276" w:lineRule="auto"/>
        <w:ind w:firstLine="567"/>
        <w:rPr>
          <w:rFonts w:ascii="Arial" w:hAnsi="Arial" w:cs="Arial"/>
          <w:color w:val="000000" w:themeColor="text1"/>
        </w:rPr>
      </w:pPr>
      <w:r>
        <w:rPr>
          <w:rFonts w:ascii="Arial" w:hAnsi="Arial" w:cs="Arial"/>
          <w:color w:val="000000" w:themeColor="text1"/>
        </w:rPr>
        <w:t xml:space="preserve">Решение </w:t>
      </w:r>
      <w:r w:rsidR="00E758E0">
        <w:rPr>
          <w:rFonts w:ascii="Arial" w:hAnsi="Arial" w:cs="Arial"/>
          <w:color w:val="000000" w:themeColor="text1"/>
        </w:rPr>
        <w:t>Т</w:t>
      </w:r>
      <w:r>
        <w:rPr>
          <w:rFonts w:ascii="Arial" w:hAnsi="Arial" w:cs="Arial"/>
          <w:color w:val="000000" w:themeColor="text1"/>
        </w:rPr>
        <w:t xml:space="preserve">ехнического </w:t>
      </w:r>
      <w:r w:rsidR="00E91639">
        <w:rPr>
          <w:rFonts w:ascii="Arial" w:hAnsi="Arial" w:cs="Arial"/>
          <w:color w:val="000000" w:themeColor="text1"/>
        </w:rPr>
        <w:t>комитета УО</w:t>
      </w:r>
      <w:r w:rsidR="005650CC">
        <w:rPr>
          <w:rFonts w:ascii="Arial" w:hAnsi="Arial" w:cs="Arial"/>
          <w:color w:val="000000" w:themeColor="text1"/>
        </w:rPr>
        <w:t xml:space="preserve"> </w:t>
      </w:r>
      <w:r>
        <w:rPr>
          <w:rFonts w:ascii="Arial" w:hAnsi="Arial" w:cs="Arial"/>
          <w:color w:val="000000" w:themeColor="text1"/>
        </w:rPr>
        <w:t xml:space="preserve">в отношении принятия или отклонения </w:t>
      </w:r>
      <w:r w:rsidR="00CC0CC2">
        <w:rPr>
          <w:rFonts w:ascii="Arial" w:hAnsi="Arial" w:cs="Arial"/>
          <w:color w:val="000000" w:themeColor="text1"/>
        </w:rPr>
        <w:t xml:space="preserve">планов и </w:t>
      </w:r>
      <w:r>
        <w:rPr>
          <w:rFonts w:ascii="Arial" w:hAnsi="Arial" w:cs="Arial"/>
          <w:color w:val="000000" w:themeColor="text1"/>
        </w:rPr>
        <w:t>бюджет</w:t>
      </w:r>
      <w:r w:rsidR="00CC0CC2">
        <w:rPr>
          <w:rFonts w:ascii="Arial" w:hAnsi="Arial" w:cs="Arial"/>
          <w:color w:val="000000" w:themeColor="text1"/>
        </w:rPr>
        <w:t>ов</w:t>
      </w:r>
      <w:r>
        <w:rPr>
          <w:rFonts w:ascii="Arial" w:hAnsi="Arial" w:cs="Arial"/>
          <w:color w:val="000000" w:themeColor="text1"/>
        </w:rPr>
        <w:t xml:space="preserve"> </w:t>
      </w:r>
      <w:r w:rsidR="00CC0CC2">
        <w:rPr>
          <w:rFonts w:ascii="Arial" w:hAnsi="Arial" w:cs="Arial"/>
          <w:color w:val="000000" w:themeColor="text1"/>
        </w:rPr>
        <w:t xml:space="preserve">воздействий БЕ </w:t>
      </w:r>
      <w:r>
        <w:rPr>
          <w:rFonts w:ascii="Arial" w:hAnsi="Arial" w:cs="Arial"/>
          <w:color w:val="000000" w:themeColor="text1"/>
        </w:rPr>
        <w:t xml:space="preserve">оформляется в виде протокола заседания согласующего органа. Если бюджет принимается, </w:t>
      </w:r>
      <w:r w:rsidR="004D5354">
        <w:rPr>
          <w:rFonts w:ascii="Arial" w:hAnsi="Arial" w:cs="Arial"/>
          <w:color w:val="000000" w:themeColor="text1"/>
        </w:rPr>
        <w:t>то</w:t>
      </w:r>
      <w:r>
        <w:rPr>
          <w:rFonts w:ascii="Arial" w:hAnsi="Arial" w:cs="Arial"/>
          <w:color w:val="000000" w:themeColor="text1"/>
        </w:rPr>
        <w:t xml:space="preserve"> готовится его бумажный вариант за подписью участников </w:t>
      </w:r>
      <w:r w:rsidR="005650CC">
        <w:rPr>
          <w:rFonts w:ascii="Arial" w:hAnsi="Arial" w:cs="Arial"/>
          <w:color w:val="000000" w:themeColor="text1"/>
        </w:rPr>
        <w:t>процесса согласования</w:t>
      </w:r>
      <w:r>
        <w:rPr>
          <w:rFonts w:ascii="Arial" w:hAnsi="Arial" w:cs="Arial"/>
          <w:color w:val="000000" w:themeColor="text1"/>
        </w:rPr>
        <w:t>.</w:t>
      </w:r>
    </w:p>
    <w:p w14:paraId="58D48601" w14:textId="77777777" w:rsidR="009D5E27" w:rsidRDefault="009D5E27" w:rsidP="00457A03">
      <w:pPr>
        <w:spacing w:after="240" w:line="276" w:lineRule="auto"/>
        <w:ind w:firstLine="567"/>
        <w:rPr>
          <w:rFonts w:ascii="Arial" w:hAnsi="Arial" w:cs="Arial"/>
          <w:color w:val="000000" w:themeColor="text1"/>
        </w:rPr>
      </w:pPr>
    </w:p>
    <w:p w14:paraId="7DB57138" w14:textId="38C1963E" w:rsidR="009D5E27" w:rsidRPr="009936BB" w:rsidRDefault="009D5E27" w:rsidP="009D5E27">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Pr>
          <w:rFonts w:eastAsiaTheme="majorEastAsia" w:cstheme="majorBidi"/>
          <w:b/>
          <w:i w:val="0"/>
          <w:caps w:val="0"/>
          <w:sz w:val="24"/>
          <w:szCs w:val="24"/>
        </w:rPr>
        <w:t>90</w:t>
      </w:r>
      <w:r w:rsidRPr="009936BB">
        <w:rPr>
          <w:rFonts w:eastAsiaTheme="majorEastAsia" w:cstheme="majorBidi"/>
          <w:b/>
          <w:i w:val="0"/>
          <w:caps w:val="0"/>
          <w:sz w:val="24"/>
          <w:szCs w:val="24"/>
        </w:rPr>
        <w:t xml:space="preserve"> </w:t>
      </w:r>
      <w:r>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Pr>
          <w:rFonts w:eastAsiaTheme="majorEastAsia" w:cstheme="majorBidi"/>
          <w:b/>
          <w:i w:val="0"/>
          <w:caps w:val="0"/>
          <w:sz w:val="24"/>
          <w:szCs w:val="24"/>
        </w:rPr>
        <w:t>Разблокировка г</w:t>
      </w:r>
      <w:r w:rsidRPr="00954B79">
        <w:rPr>
          <w:rFonts w:eastAsiaTheme="majorEastAsia" w:cstheme="majorBidi"/>
          <w:b/>
          <w:i w:val="0"/>
          <w:caps w:val="0"/>
          <w:sz w:val="24"/>
          <w:szCs w:val="24"/>
        </w:rPr>
        <w:t xml:space="preserve">одового </w:t>
      </w:r>
      <w:r>
        <w:rPr>
          <w:rFonts w:eastAsiaTheme="majorEastAsia" w:cstheme="majorBidi"/>
          <w:b/>
          <w:i w:val="0"/>
          <w:caps w:val="0"/>
          <w:sz w:val="24"/>
          <w:szCs w:val="24"/>
        </w:rPr>
        <w:t>плана</w:t>
      </w:r>
      <w:r w:rsidRPr="00954B79">
        <w:rPr>
          <w:rFonts w:eastAsiaTheme="majorEastAsia" w:cstheme="majorBidi"/>
          <w:b/>
          <w:i w:val="0"/>
          <w:caps w:val="0"/>
          <w:sz w:val="24"/>
          <w:szCs w:val="24"/>
        </w:rPr>
        <w:t xml:space="preserve"> воздействий на ПА БЕ</w:t>
      </w:r>
    </w:p>
    <w:p w14:paraId="34C5773E" w14:textId="77777777" w:rsidR="009D5E27" w:rsidRPr="00D26630" w:rsidRDefault="009D5E27" w:rsidP="009D5E27">
      <w:pPr>
        <w:spacing w:after="240" w:line="276" w:lineRule="auto"/>
        <w:ind w:firstLine="567"/>
        <w:rPr>
          <w:rFonts w:ascii="Arial" w:hAnsi="Arial" w:cs="Arial"/>
          <w:color w:val="000000" w:themeColor="text1"/>
        </w:rPr>
      </w:pPr>
      <w:r>
        <w:rPr>
          <w:rFonts w:ascii="Arial" w:hAnsi="Arial" w:cs="Arial"/>
          <w:color w:val="000000" w:themeColor="text1"/>
        </w:rPr>
        <w:t>Д</w:t>
      </w:r>
      <w:r w:rsidRPr="00811EEA">
        <w:rPr>
          <w:rFonts w:ascii="Arial" w:hAnsi="Arial" w:cs="Arial"/>
          <w:color w:val="000000" w:themeColor="text1"/>
        </w:rPr>
        <w:t>ля внесения изменений в заказы ТОРО и сетевые графики</w:t>
      </w:r>
      <w:r>
        <w:rPr>
          <w:rFonts w:ascii="Arial" w:hAnsi="Arial" w:cs="Arial"/>
          <w:color w:val="000000" w:themeColor="text1"/>
        </w:rPr>
        <w:t xml:space="preserve"> или после утверждения годового бюджета</w:t>
      </w:r>
      <w:r w:rsidRPr="00811EEA">
        <w:rPr>
          <w:rFonts w:ascii="Arial" w:hAnsi="Arial" w:cs="Arial"/>
          <w:color w:val="000000" w:themeColor="text1"/>
        </w:rPr>
        <w:t xml:space="preserve"> сотрудник в роли Планировщика бюджета УА УО осуществляет </w:t>
      </w:r>
      <w:r w:rsidRPr="00BA01BE">
        <w:rPr>
          <w:rFonts w:ascii="Arial" w:hAnsi="Arial" w:cs="Arial"/>
          <w:color w:val="000000" w:themeColor="text1"/>
        </w:rPr>
        <w:t>раз</w:t>
      </w:r>
      <w:r w:rsidRPr="00811EEA">
        <w:rPr>
          <w:rFonts w:ascii="Arial" w:hAnsi="Arial" w:cs="Arial"/>
          <w:color w:val="000000" w:themeColor="text1"/>
        </w:rPr>
        <w:t xml:space="preserve">блокировку плана воздействий на планируемый год </w:t>
      </w:r>
      <w:r>
        <w:rPr>
          <w:rFonts w:ascii="Arial" w:hAnsi="Arial" w:cs="Arial"/>
          <w:color w:val="000000" w:themeColor="text1"/>
        </w:rPr>
        <w:t>для требуемых</w:t>
      </w:r>
      <w:r w:rsidRPr="00811EEA">
        <w:rPr>
          <w:rFonts w:ascii="Arial" w:hAnsi="Arial" w:cs="Arial"/>
          <w:color w:val="000000" w:themeColor="text1"/>
        </w:rPr>
        <w:t xml:space="preserve"> заводов планирования, </w:t>
      </w:r>
      <w:r>
        <w:rPr>
          <w:rFonts w:ascii="Arial" w:hAnsi="Arial" w:cs="Arial"/>
          <w:color w:val="000000" w:themeColor="text1"/>
        </w:rPr>
        <w:t>групп планирования и типа</w:t>
      </w:r>
      <w:r w:rsidRPr="00811EEA">
        <w:rPr>
          <w:rFonts w:ascii="Arial" w:hAnsi="Arial" w:cs="Arial"/>
          <w:color w:val="000000" w:themeColor="text1"/>
        </w:rPr>
        <w:t xml:space="preserve"> затрат (</w:t>
      </w:r>
      <w:r w:rsidRPr="00811EEA">
        <w:rPr>
          <w:rFonts w:ascii="Arial" w:hAnsi="Arial" w:cs="Arial"/>
          <w:color w:val="000000" w:themeColor="text1"/>
          <w:lang w:val="en-US"/>
        </w:rPr>
        <w:t>CAPEX</w:t>
      </w:r>
      <w:r w:rsidRPr="00BA01BE">
        <w:rPr>
          <w:rFonts w:ascii="Arial" w:hAnsi="Arial" w:cs="Arial"/>
          <w:color w:val="000000" w:themeColor="text1"/>
        </w:rPr>
        <w:t xml:space="preserve">/ </w:t>
      </w:r>
      <w:r w:rsidRPr="00811EEA">
        <w:rPr>
          <w:rFonts w:ascii="Arial" w:hAnsi="Arial" w:cs="Arial"/>
          <w:color w:val="000000" w:themeColor="text1"/>
          <w:lang w:val="en-US"/>
        </w:rPr>
        <w:t>OPEX</w:t>
      </w:r>
      <w:r w:rsidRPr="00811EEA">
        <w:rPr>
          <w:rFonts w:ascii="Arial" w:hAnsi="Arial" w:cs="Arial"/>
          <w:color w:val="000000" w:themeColor="text1"/>
        </w:rPr>
        <w:t xml:space="preserve">) через транзакцию </w:t>
      </w:r>
      <w:r w:rsidRPr="00811EEA">
        <w:rPr>
          <w:rFonts w:ascii="Arial" w:hAnsi="Arial" w:cs="Arial"/>
          <w:color w:val="000000" w:themeColor="text1"/>
          <w:lang w:val="en-US"/>
        </w:rPr>
        <w:t>ZPM</w:t>
      </w:r>
      <w:r w:rsidRPr="00BA01BE">
        <w:rPr>
          <w:rFonts w:ascii="Arial" w:hAnsi="Arial" w:cs="Arial"/>
          <w:color w:val="000000" w:themeColor="text1"/>
        </w:rPr>
        <w:t>_</w:t>
      </w:r>
      <w:r w:rsidRPr="00811EEA">
        <w:rPr>
          <w:rFonts w:ascii="Arial" w:hAnsi="Arial" w:cs="Arial"/>
          <w:color w:val="000000" w:themeColor="text1"/>
          <w:lang w:val="en-US"/>
        </w:rPr>
        <w:t>PLAN</w:t>
      </w:r>
      <w:r w:rsidRPr="00BA01BE">
        <w:rPr>
          <w:rFonts w:ascii="Arial" w:hAnsi="Arial" w:cs="Arial"/>
          <w:color w:val="000000" w:themeColor="text1"/>
        </w:rPr>
        <w:t>_</w:t>
      </w:r>
      <w:r w:rsidRPr="00811EEA">
        <w:rPr>
          <w:rFonts w:ascii="Arial" w:hAnsi="Arial" w:cs="Arial"/>
          <w:color w:val="000000" w:themeColor="text1"/>
          <w:lang w:val="en-US"/>
        </w:rPr>
        <w:t>BLOCK</w:t>
      </w:r>
      <w:r w:rsidRPr="00BA01BE">
        <w:rPr>
          <w:rFonts w:ascii="Arial" w:hAnsi="Arial" w:cs="Arial"/>
          <w:color w:val="000000" w:themeColor="text1"/>
        </w:rPr>
        <w:t xml:space="preserve"> (</w:t>
      </w:r>
      <w:r w:rsidRPr="00811EEA">
        <w:rPr>
          <w:rFonts w:ascii="Arial" w:hAnsi="Arial" w:cs="Arial"/>
          <w:color w:val="000000" w:themeColor="text1"/>
        </w:rPr>
        <w:t xml:space="preserve">код </w:t>
      </w:r>
      <w:r w:rsidRPr="00811EEA">
        <w:rPr>
          <w:rFonts w:ascii="Arial" w:hAnsi="Arial" w:cs="Arial"/>
          <w:color w:val="000000" w:themeColor="text1"/>
          <w:lang w:val="en-US"/>
        </w:rPr>
        <w:t>PM</w:t>
      </w:r>
      <w:r w:rsidRPr="00BA01BE">
        <w:rPr>
          <w:rFonts w:ascii="Arial" w:hAnsi="Arial" w:cs="Arial"/>
          <w:color w:val="000000" w:themeColor="text1"/>
        </w:rPr>
        <w:t>203</w:t>
      </w:r>
      <w:r w:rsidRPr="00811EEA">
        <w:rPr>
          <w:rFonts w:ascii="Arial" w:hAnsi="Arial" w:cs="Arial"/>
          <w:color w:val="000000" w:themeColor="text1"/>
        </w:rPr>
        <w:t xml:space="preserve"> в реестре разработок, описание в разделе 5.10 настоящего КД</w:t>
      </w:r>
      <w:r w:rsidRPr="00BA01BE">
        <w:rPr>
          <w:rFonts w:ascii="Arial" w:hAnsi="Arial" w:cs="Arial"/>
          <w:color w:val="000000" w:themeColor="text1"/>
        </w:rPr>
        <w:t>)</w:t>
      </w:r>
      <w:r w:rsidRPr="00811EEA">
        <w:rPr>
          <w:rFonts w:ascii="Arial" w:hAnsi="Arial" w:cs="Arial"/>
          <w:color w:val="000000" w:themeColor="text1"/>
        </w:rPr>
        <w:t xml:space="preserve">. В результате </w:t>
      </w:r>
      <w:r w:rsidRPr="00BA01BE">
        <w:rPr>
          <w:rFonts w:ascii="Arial" w:hAnsi="Arial" w:cs="Arial"/>
          <w:color w:val="000000" w:themeColor="text1"/>
        </w:rPr>
        <w:t>раз</w:t>
      </w:r>
      <w:r w:rsidRPr="00811EEA">
        <w:rPr>
          <w:rFonts w:ascii="Arial" w:hAnsi="Arial" w:cs="Arial"/>
          <w:color w:val="000000" w:themeColor="text1"/>
        </w:rPr>
        <w:t xml:space="preserve">блокировки плана </w:t>
      </w:r>
      <w:r w:rsidRPr="00BA01BE">
        <w:rPr>
          <w:rFonts w:ascii="Arial" w:hAnsi="Arial" w:cs="Arial"/>
          <w:color w:val="000000" w:themeColor="text1"/>
        </w:rPr>
        <w:t>можно</w:t>
      </w:r>
      <w:r w:rsidRPr="00811EEA">
        <w:rPr>
          <w:rFonts w:ascii="Arial" w:hAnsi="Arial" w:cs="Arial"/>
          <w:color w:val="000000" w:themeColor="text1"/>
        </w:rPr>
        <w:t xml:space="preserve"> внести изменения в данные, влияющие на плановые затраты заказов ТОРО и сетевых графиков.</w:t>
      </w:r>
    </w:p>
    <w:p w14:paraId="167C4FC8" w14:textId="77777777" w:rsidR="009D5E27" w:rsidRDefault="009D5E27" w:rsidP="009D5E27">
      <w:pPr>
        <w:spacing w:after="240" w:line="276" w:lineRule="auto"/>
        <w:ind w:firstLine="567"/>
        <w:rPr>
          <w:rFonts w:ascii="Arial" w:hAnsi="Arial" w:cs="Arial"/>
          <w:color w:val="000000" w:themeColor="text1"/>
        </w:rPr>
      </w:pPr>
    </w:p>
    <w:p w14:paraId="64408D9B" w14:textId="677DE608" w:rsidR="001C2C87" w:rsidRPr="009936BB" w:rsidRDefault="001C2C8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196EC8">
        <w:rPr>
          <w:rFonts w:eastAsiaTheme="majorEastAsia" w:cstheme="majorBidi"/>
          <w:b/>
          <w:i w:val="0"/>
          <w:caps w:val="0"/>
          <w:sz w:val="24"/>
          <w:szCs w:val="24"/>
        </w:rPr>
        <w:t>10</w:t>
      </w:r>
      <w:r w:rsidRPr="009936BB">
        <w:rPr>
          <w:rFonts w:eastAsiaTheme="majorEastAsia" w:cstheme="majorBidi"/>
          <w:b/>
          <w:i w:val="0"/>
          <w:caps w:val="0"/>
          <w:sz w:val="24"/>
          <w:szCs w:val="24"/>
        </w:rPr>
        <w:t xml:space="preserve">0 - </w:t>
      </w:r>
      <w:r w:rsidR="00954B79" w:rsidRPr="00954B79">
        <w:rPr>
          <w:rFonts w:eastAsiaTheme="majorEastAsia" w:cstheme="majorBidi"/>
          <w:b/>
          <w:i w:val="0"/>
          <w:caps w:val="0"/>
          <w:sz w:val="24"/>
          <w:szCs w:val="24"/>
        </w:rPr>
        <w:t>Анализ годового плана и бюджета</w:t>
      </w:r>
      <w:r w:rsidR="00954B79">
        <w:rPr>
          <w:rFonts w:eastAsiaTheme="majorEastAsia" w:cstheme="majorBidi"/>
          <w:b/>
          <w:i w:val="0"/>
          <w:caps w:val="0"/>
          <w:sz w:val="24"/>
          <w:szCs w:val="24"/>
        </w:rPr>
        <w:t xml:space="preserve"> (на уровне УК)</w:t>
      </w:r>
    </w:p>
    <w:p w14:paraId="1B8571B7" w14:textId="1C7B1FA3" w:rsidR="008B6433" w:rsidRDefault="00FE3F43" w:rsidP="008B6433">
      <w:pPr>
        <w:spacing w:after="240" w:line="276" w:lineRule="auto"/>
        <w:ind w:firstLine="567"/>
        <w:rPr>
          <w:rFonts w:ascii="Arial" w:hAnsi="Arial" w:cs="Arial"/>
          <w:color w:val="000000" w:themeColor="text1"/>
        </w:rPr>
      </w:pPr>
      <w:r>
        <w:rPr>
          <w:rFonts w:ascii="Arial" w:hAnsi="Arial" w:cs="Arial"/>
          <w:color w:val="000000" w:themeColor="text1"/>
        </w:rPr>
        <w:t>Шаг анализа бюджет</w:t>
      </w:r>
      <w:r w:rsidR="001E2CB4">
        <w:rPr>
          <w:rFonts w:ascii="Arial" w:hAnsi="Arial" w:cs="Arial"/>
          <w:color w:val="000000" w:themeColor="text1"/>
        </w:rPr>
        <w:t xml:space="preserve">ов воздействий на ПА БЕ </w:t>
      </w:r>
      <w:r>
        <w:rPr>
          <w:rFonts w:ascii="Arial" w:hAnsi="Arial" w:cs="Arial"/>
          <w:color w:val="000000" w:themeColor="text1"/>
        </w:rPr>
        <w:t>на уровне управляющей компании выполняется</w:t>
      </w:r>
      <w:r w:rsidR="008B6433">
        <w:rPr>
          <w:rFonts w:ascii="Arial" w:hAnsi="Arial" w:cs="Arial"/>
          <w:color w:val="000000" w:themeColor="text1"/>
        </w:rPr>
        <w:t xml:space="preserve"> </w:t>
      </w:r>
      <w:r w:rsidR="00142F79" w:rsidRPr="00142F79">
        <w:rPr>
          <w:rFonts w:ascii="Arial" w:hAnsi="Arial" w:cs="Arial"/>
          <w:color w:val="000000" w:themeColor="text1"/>
        </w:rPr>
        <w:t>Главны</w:t>
      </w:r>
      <w:r w:rsidR="00142F79">
        <w:rPr>
          <w:rFonts w:ascii="Arial" w:hAnsi="Arial" w:cs="Arial"/>
          <w:color w:val="000000" w:themeColor="text1"/>
        </w:rPr>
        <w:t>м</w:t>
      </w:r>
      <w:r w:rsidR="00142F79" w:rsidRPr="00142F79">
        <w:rPr>
          <w:rFonts w:ascii="Arial" w:hAnsi="Arial" w:cs="Arial"/>
          <w:color w:val="000000" w:themeColor="text1"/>
        </w:rPr>
        <w:t xml:space="preserve"> специалист</w:t>
      </w:r>
      <w:r w:rsidR="00142F79">
        <w:rPr>
          <w:rFonts w:ascii="Arial" w:hAnsi="Arial" w:cs="Arial"/>
          <w:color w:val="000000" w:themeColor="text1"/>
        </w:rPr>
        <w:t>ом</w:t>
      </w:r>
      <w:r w:rsidR="00142F79" w:rsidRPr="00142F79">
        <w:rPr>
          <w:rFonts w:ascii="Arial" w:hAnsi="Arial" w:cs="Arial"/>
          <w:color w:val="000000" w:themeColor="text1"/>
        </w:rPr>
        <w:t xml:space="preserve"> ТОиР УК</w:t>
      </w:r>
      <w:r w:rsidR="00E62914">
        <w:rPr>
          <w:rFonts w:ascii="Arial" w:hAnsi="Arial" w:cs="Arial"/>
          <w:color w:val="000000" w:themeColor="text1"/>
        </w:rPr>
        <w:t xml:space="preserve"> по направлению</w:t>
      </w:r>
      <w:r w:rsidR="008B6433">
        <w:rPr>
          <w:rFonts w:ascii="Arial" w:hAnsi="Arial" w:cs="Arial"/>
          <w:color w:val="000000" w:themeColor="text1"/>
        </w:rPr>
        <w:t xml:space="preserve">. </w:t>
      </w:r>
      <w:r w:rsidR="005D2B87">
        <w:rPr>
          <w:rFonts w:ascii="Arial" w:hAnsi="Arial" w:cs="Arial"/>
          <w:color w:val="000000" w:themeColor="text1"/>
        </w:rPr>
        <w:t>Главный специалист</w:t>
      </w:r>
      <w:r w:rsidR="005D2B87" w:rsidRPr="005D2B87">
        <w:rPr>
          <w:rFonts w:ascii="Arial" w:hAnsi="Arial" w:cs="Arial"/>
          <w:color w:val="000000" w:themeColor="text1"/>
        </w:rPr>
        <w:t xml:space="preserve"> ТОиР УК</w:t>
      </w:r>
      <w:r w:rsidR="00B56442">
        <w:rPr>
          <w:rFonts w:ascii="Arial" w:hAnsi="Arial" w:cs="Arial"/>
          <w:color w:val="000000" w:themeColor="text1"/>
        </w:rPr>
        <w:t xml:space="preserve"> </w:t>
      </w:r>
      <w:r w:rsidR="008B6433">
        <w:rPr>
          <w:rFonts w:ascii="Arial" w:hAnsi="Arial" w:cs="Arial"/>
          <w:color w:val="000000" w:themeColor="text1"/>
        </w:rPr>
        <w:t xml:space="preserve">в </w:t>
      </w:r>
      <w:r w:rsidR="00AA5589">
        <w:rPr>
          <w:rFonts w:ascii="Arial" w:hAnsi="Arial" w:cs="Arial"/>
          <w:color w:val="000000" w:themeColor="text1"/>
        </w:rPr>
        <w:t xml:space="preserve">качестве </w:t>
      </w:r>
      <w:r w:rsidR="008B6433">
        <w:rPr>
          <w:rFonts w:ascii="Arial" w:hAnsi="Arial" w:cs="Arial"/>
          <w:color w:val="000000" w:themeColor="text1"/>
        </w:rPr>
        <w:t>проверяющего</w:t>
      </w:r>
      <w:r w:rsidR="00B56442">
        <w:rPr>
          <w:rFonts w:ascii="Arial" w:hAnsi="Arial" w:cs="Arial"/>
          <w:color w:val="000000" w:themeColor="text1"/>
        </w:rPr>
        <w:t xml:space="preserve"> </w:t>
      </w:r>
      <w:r w:rsidR="008B6433">
        <w:rPr>
          <w:rFonts w:ascii="Arial" w:hAnsi="Arial" w:cs="Arial"/>
          <w:color w:val="000000" w:themeColor="text1"/>
        </w:rPr>
        <w:t>получит уведомление по электронной почте. По ссылке из электронного письма либо из потока бизнес-операций в веб-интерфейсе он может перейти к выполнению данной операции.</w:t>
      </w:r>
    </w:p>
    <w:p w14:paraId="69683D5D" w14:textId="5F599ECE" w:rsidR="008B6433" w:rsidRDefault="008B6433" w:rsidP="008B6433">
      <w:pPr>
        <w:spacing w:after="240" w:line="276" w:lineRule="auto"/>
        <w:ind w:firstLine="567"/>
        <w:rPr>
          <w:rFonts w:ascii="Arial" w:hAnsi="Arial" w:cs="Arial"/>
          <w:color w:val="000000" w:themeColor="text1"/>
        </w:rPr>
      </w:pPr>
      <w:r>
        <w:rPr>
          <w:rFonts w:ascii="Arial" w:hAnsi="Arial" w:cs="Arial"/>
          <w:color w:val="000000" w:themeColor="text1"/>
        </w:rPr>
        <w:t xml:space="preserve">Будет реализован аналитический отчёт в приложении </w:t>
      </w:r>
      <w:r w:rsidR="00525972">
        <w:rPr>
          <w:rFonts w:ascii="Arial" w:hAnsi="Arial" w:cs="Arial"/>
          <w:color w:val="000000" w:themeColor="text1"/>
          <w:lang w:val="en-US"/>
        </w:rPr>
        <w:t>SAP</w:t>
      </w:r>
      <w:r w:rsidR="00525972" w:rsidRPr="00494ECB">
        <w:rPr>
          <w:rFonts w:ascii="Arial" w:hAnsi="Arial" w:cs="Arial"/>
          <w:color w:val="000000" w:themeColor="text1"/>
        </w:rPr>
        <w:t xml:space="preserve"> </w:t>
      </w:r>
      <w:r w:rsidRPr="000D62E7">
        <w:rPr>
          <w:rFonts w:ascii="Arial" w:hAnsi="Arial" w:cs="Arial"/>
          <w:color w:val="000000" w:themeColor="text1"/>
        </w:rPr>
        <w:t>Analysis for Excel</w:t>
      </w:r>
      <w:r w:rsidR="00AA5589">
        <w:rPr>
          <w:rFonts w:ascii="Arial" w:hAnsi="Arial" w:cs="Arial"/>
          <w:color w:val="000000" w:themeColor="text1"/>
        </w:rPr>
        <w:t xml:space="preserve"> (код </w:t>
      </w:r>
      <w:r w:rsidR="00B04EF5" w:rsidRPr="00B04EF5">
        <w:rPr>
          <w:rFonts w:ascii="Arial" w:hAnsi="Arial" w:cs="Arial"/>
          <w:color w:val="000000" w:themeColor="text1"/>
        </w:rPr>
        <w:t>MCB0</w:t>
      </w:r>
      <w:r w:rsidR="00E62914">
        <w:rPr>
          <w:rFonts w:ascii="Arial" w:hAnsi="Arial" w:cs="Arial"/>
          <w:color w:val="000000" w:themeColor="text1"/>
        </w:rPr>
        <w:t>8-01</w:t>
      </w:r>
      <w:r w:rsidR="00B04EF5" w:rsidRPr="009936BB">
        <w:rPr>
          <w:rFonts w:ascii="Arial" w:hAnsi="Arial" w:cs="Arial"/>
          <w:color w:val="000000" w:themeColor="text1"/>
        </w:rPr>
        <w:t xml:space="preserve"> </w:t>
      </w:r>
      <w:r w:rsidR="00AA5589">
        <w:rPr>
          <w:rFonts w:ascii="Arial" w:hAnsi="Arial" w:cs="Arial"/>
          <w:color w:val="000000" w:themeColor="text1"/>
        </w:rPr>
        <w:t>в реестре разработок</w:t>
      </w:r>
      <w:r w:rsidR="00C97BC6">
        <w:rPr>
          <w:rFonts w:ascii="Arial" w:hAnsi="Arial" w:cs="Arial"/>
          <w:color w:val="000000" w:themeColor="text1"/>
        </w:rPr>
        <w:t>, описание в разделе 5.10 настоящего КД</w:t>
      </w:r>
      <w:r w:rsidR="00AA5589">
        <w:rPr>
          <w:rFonts w:ascii="Arial" w:hAnsi="Arial" w:cs="Arial"/>
          <w:color w:val="000000" w:themeColor="text1"/>
        </w:rPr>
        <w:t>)</w:t>
      </w:r>
      <w:r>
        <w:rPr>
          <w:rFonts w:ascii="Arial" w:hAnsi="Arial" w:cs="Arial"/>
          <w:color w:val="000000" w:themeColor="text1"/>
        </w:rPr>
        <w:t xml:space="preserve">, в котором будет выведен бюджет </w:t>
      </w:r>
      <w:r w:rsidR="005D2B87">
        <w:rPr>
          <w:rFonts w:ascii="Arial" w:hAnsi="Arial" w:cs="Arial"/>
          <w:color w:val="000000" w:themeColor="text1"/>
        </w:rPr>
        <w:t xml:space="preserve">воздействий на ПА </w:t>
      </w:r>
      <w:r>
        <w:rPr>
          <w:rFonts w:ascii="Arial" w:hAnsi="Arial" w:cs="Arial"/>
          <w:color w:val="000000" w:themeColor="text1"/>
        </w:rPr>
        <w:t>в ра</w:t>
      </w:r>
      <w:r w:rsidR="00CA4B73">
        <w:rPr>
          <w:rFonts w:ascii="Arial" w:hAnsi="Arial" w:cs="Arial"/>
          <w:color w:val="000000" w:themeColor="text1"/>
        </w:rPr>
        <w:t>зрезе бизнес-единиц</w:t>
      </w:r>
      <w:r w:rsidR="0070261A">
        <w:rPr>
          <w:rFonts w:ascii="Arial" w:hAnsi="Arial" w:cs="Arial"/>
          <w:color w:val="000000" w:themeColor="text1"/>
        </w:rPr>
        <w:t>ы и</w:t>
      </w:r>
      <w:r>
        <w:rPr>
          <w:rFonts w:ascii="Arial" w:hAnsi="Arial" w:cs="Arial"/>
          <w:color w:val="000000" w:themeColor="text1"/>
        </w:rPr>
        <w:t xml:space="preserve"> структуры СПП-элементов.</w:t>
      </w:r>
    </w:p>
    <w:p w14:paraId="2BD8504B" w14:textId="63949F67" w:rsidR="00995A54" w:rsidRDefault="00995A54" w:rsidP="00995A54">
      <w:pPr>
        <w:spacing w:after="240" w:line="276" w:lineRule="auto"/>
        <w:ind w:firstLine="567"/>
        <w:rPr>
          <w:rFonts w:ascii="Arial" w:hAnsi="Arial" w:cs="Arial"/>
          <w:color w:val="000000" w:themeColor="text1"/>
        </w:rPr>
      </w:pPr>
      <w:r>
        <w:rPr>
          <w:rFonts w:ascii="Arial" w:hAnsi="Arial" w:cs="Arial"/>
          <w:color w:val="000000" w:themeColor="text1"/>
        </w:rPr>
        <w:t xml:space="preserve">Если сформированный бюджет </w:t>
      </w:r>
      <w:r w:rsidR="005D2B87">
        <w:rPr>
          <w:rFonts w:ascii="Arial" w:hAnsi="Arial" w:cs="Arial"/>
          <w:color w:val="000000" w:themeColor="text1"/>
        </w:rPr>
        <w:t xml:space="preserve">воздействий на ПА БЕ </w:t>
      </w:r>
      <w:r>
        <w:rPr>
          <w:rFonts w:ascii="Arial" w:hAnsi="Arial" w:cs="Arial"/>
          <w:color w:val="000000" w:themeColor="text1"/>
        </w:rPr>
        <w:t xml:space="preserve">удовлетворяет </w:t>
      </w:r>
      <w:r w:rsidR="005D2B87">
        <w:rPr>
          <w:rFonts w:ascii="Arial" w:hAnsi="Arial" w:cs="Arial"/>
          <w:color w:val="000000" w:themeColor="text1"/>
        </w:rPr>
        <w:t>Главного</w:t>
      </w:r>
      <w:r w:rsidR="005D2B87" w:rsidRPr="005D2B87">
        <w:rPr>
          <w:rFonts w:ascii="Arial" w:hAnsi="Arial" w:cs="Arial"/>
          <w:color w:val="000000" w:themeColor="text1"/>
        </w:rPr>
        <w:t xml:space="preserve"> специалист</w:t>
      </w:r>
      <w:r w:rsidR="005D2B87">
        <w:rPr>
          <w:rFonts w:ascii="Arial" w:hAnsi="Arial" w:cs="Arial"/>
          <w:color w:val="000000" w:themeColor="text1"/>
        </w:rPr>
        <w:t>а</w:t>
      </w:r>
      <w:r w:rsidR="005D2B87" w:rsidRPr="005D2B87">
        <w:rPr>
          <w:rFonts w:ascii="Arial" w:hAnsi="Arial" w:cs="Arial"/>
          <w:color w:val="000000" w:themeColor="text1"/>
        </w:rPr>
        <w:t xml:space="preserve"> ТОиР УК</w:t>
      </w:r>
      <w:r>
        <w:rPr>
          <w:rFonts w:ascii="Arial" w:hAnsi="Arial" w:cs="Arial"/>
          <w:color w:val="000000" w:themeColor="text1"/>
        </w:rPr>
        <w:t>, то он выполняет операцию «Утвердить»</w:t>
      </w:r>
      <w:r w:rsidR="00B56442">
        <w:rPr>
          <w:rFonts w:ascii="Arial" w:hAnsi="Arial" w:cs="Arial"/>
          <w:color w:val="000000" w:themeColor="text1"/>
        </w:rPr>
        <w:t xml:space="preserve"> путём нажатия на кнопку с названием «Утвердить» в веб-интерфейсе потока бизнес-операций</w:t>
      </w:r>
      <w:r>
        <w:rPr>
          <w:rFonts w:ascii="Arial" w:hAnsi="Arial" w:cs="Arial"/>
          <w:color w:val="000000" w:themeColor="text1"/>
        </w:rPr>
        <w:t xml:space="preserve">. При этом ввод комментария опционален. Утверждённый бюджет </w:t>
      </w:r>
      <w:r w:rsidR="0070261A">
        <w:rPr>
          <w:rFonts w:ascii="Arial" w:hAnsi="Arial" w:cs="Arial"/>
          <w:color w:val="000000" w:themeColor="text1"/>
        </w:rPr>
        <w:t xml:space="preserve">по направлению </w:t>
      </w:r>
      <w:r>
        <w:rPr>
          <w:rFonts w:ascii="Arial" w:hAnsi="Arial" w:cs="Arial"/>
          <w:color w:val="000000" w:themeColor="text1"/>
        </w:rPr>
        <w:t>блокируется от изменений</w:t>
      </w:r>
      <w:r w:rsidR="0070261A">
        <w:rPr>
          <w:rFonts w:ascii="Arial" w:hAnsi="Arial" w:cs="Arial"/>
          <w:color w:val="000000" w:themeColor="text1"/>
        </w:rPr>
        <w:t>.</w:t>
      </w:r>
      <w:r>
        <w:rPr>
          <w:rFonts w:ascii="Arial" w:hAnsi="Arial" w:cs="Arial"/>
          <w:color w:val="000000" w:themeColor="text1"/>
        </w:rPr>
        <w:t xml:space="preserve"> </w:t>
      </w:r>
      <w:r w:rsidR="0070261A">
        <w:rPr>
          <w:rFonts w:ascii="Arial" w:hAnsi="Arial" w:cs="Arial"/>
          <w:color w:val="000000" w:themeColor="text1"/>
        </w:rPr>
        <w:t xml:space="preserve">После утверждения бюджета по всем направлениям </w:t>
      </w:r>
      <w:r>
        <w:rPr>
          <w:rFonts w:ascii="Arial" w:hAnsi="Arial" w:cs="Arial"/>
          <w:color w:val="000000" w:themeColor="text1"/>
        </w:rPr>
        <w:t>становится доступен следующий шаг процесса</w:t>
      </w:r>
      <w:r w:rsidR="005D2B87">
        <w:rPr>
          <w:rFonts w:ascii="Arial" w:hAnsi="Arial" w:cs="Arial"/>
          <w:color w:val="000000" w:themeColor="text1"/>
        </w:rPr>
        <w:t xml:space="preserve"> – рассмотрение планов и бюджетов воздействий на ПА Техническим комитетом УК</w:t>
      </w:r>
      <w:r>
        <w:rPr>
          <w:rFonts w:ascii="Arial" w:hAnsi="Arial" w:cs="Arial"/>
          <w:color w:val="000000" w:themeColor="text1"/>
        </w:rPr>
        <w:t xml:space="preserve">. Участники </w:t>
      </w:r>
      <w:r w:rsidR="005D2B87">
        <w:rPr>
          <w:rFonts w:ascii="Arial" w:hAnsi="Arial" w:cs="Arial"/>
          <w:color w:val="000000" w:themeColor="text1"/>
        </w:rPr>
        <w:t xml:space="preserve">Технического комитета УК </w:t>
      </w:r>
      <w:r>
        <w:rPr>
          <w:rFonts w:ascii="Arial" w:hAnsi="Arial" w:cs="Arial"/>
          <w:color w:val="000000" w:themeColor="text1"/>
        </w:rPr>
        <w:t>информируются по электронной почте о необходимости выполнить свои шаги процесса</w:t>
      </w:r>
      <w:r w:rsidR="005D2B87">
        <w:rPr>
          <w:rFonts w:ascii="Arial" w:hAnsi="Arial" w:cs="Arial"/>
          <w:color w:val="000000" w:themeColor="text1"/>
        </w:rPr>
        <w:t>.</w:t>
      </w:r>
    </w:p>
    <w:p w14:paraId="248D20CB" w14:textId="5D09321E" w:rsidR="002B35EB" w:rsidRPr="00FE3F43" w:rsidRDefault="00995A54" w:rsidP="00995A54">
      <w:pPr>
        <w:spacing w:after="240" w:line="276" w:lineRule="auto"/>
        <w:ind w:firstLine="567"/>
        <w:rPr>
          <w:rFonts w:ascii="Arial" w:hAnsi="Arial" w:cs="Arial"/>
          <w:color w:val="000000" w:themeColor="text1"/>
        </w:rPr>
      </w:pPr>
      <w:r>
        <w:rPr>
          <w:rFonts w:ascii="Arial" w:hAnsi="Arial" w:cs="Arial"/>
          <w:color w:val="000000" w:themeColor="text1"/>
        </w:rPr>
        <w:t>Если результаты планирования бюджет</w:t>
      </w:r>
      <w:r w:rsidR="00B56442">
        <w:rPr>
          <w:rFonts w:ascii="Arial" w:hAnsi="Arial" w:cs="Arial"/>
          <w:color w:val="000000" w:themeColor="text1"/>
        </w:rPr>
        <w:t>а</w:t>
      </w:r>
      <w:r>
        <w:rPr>
          <w:rFonts w:ascii="Arial" w:hAnsi="Arial" w:cs="Arial"/>
          <w:color w:val="000000" w:themeColor="text1"/>
        </w:rPr>
        <w:t xml:space="preserve"> неудовлетворительные, то </w:t>
      </w:r>
      <w:r w:rsidR="005D2B87" w:rsidRPr="005D2B87">
        <w:rPr>
          <w:rFonts w:ascii="Arial" w:hAnsi="Arial" w:cs="Arial"/>
          <w:color w:val="000000" w:themeColor="text1"/>
        </w:rPr>
        <w:t>Главн</w:t>
      </w:r>
      <w:r w:rsidR="005D2B87">
        <w:rPr>
          <w:rFonts w:ascii="Arial" w:hAnsi="Arial" w:cs="Arial"/>
          <w:color w:val="000000" w:themeColor="text1"/>
        </w:rPr>
        <w:t>ый специалист</w:t>
      </w:r>
      <w:r w:rsidR="005D2B87" w:rsidRPr="005D2B87">
        <w:rPr>
          <w:rFonts w:ascii="Arial" w:hAnsi="Arial" w:cs="Arial"/>
          <w:color w:val="000000" w:themeColor="text1"/>
        </w:rPr>
        <w:t xml:space="preserve"> ТОиР УК</w:t>
      </w:r>
      <w:r w:rsidR="00B56442">
        <w:rPr>
          <w:rFonts w:ascii="Arial" w:hAnsi="Arial" w:cs="Arial"/>
          <w:color w:val="000000" w:themeColor="text1"/>
        </w:rPr>
        <w:t xml:space="preserve"> </w:t>
      </w:r>
      <w:r>
        <w:rPr>
          <w:rFonts w:ascii="Arial" w:hAnsi="Arial" w:cs="Arial"/>
          <w:color w:val="000000" w:themeColor="text1"/>
        </w:rPr>
        <w:t>отклоняет сформированный бюджет. При этом ввод комментария обязателен</w:t>
      </w:r>
      <w:r w:rsidRPr="0025707B">
        <w:rPr>
          <w:rFonts w:ascii="Arial" w:hAnsi="Arial" w:cs="Arial"/>
          <w:color w:val="000000" w:themeColor="text1"/>
        </w:rPr>
        <w:t xml:space="preserve">. </w:t>
      </w:r>
      <w:r>
        <w:rPr>
          <w:rFonts w:ascii="Arial" w:hAnsi="Arial" w:cs="Arial"/>
          <w:color w:val="000000" w:themeColor="text1"/>
        </w:rPr>
        <w:t xml:space="preserve">Отклонённый бюджет возвращается </w:t>
      </w:r>
      <w:r w:rsidR="0070261A">
        <w:rPr>
          <w:rFonts w:ascii="Arial" w:hAnsi="Arial" w:cs="Arial"/>
          <w:color w:val="000000" w:themeColor="text1"/>
        </w:rPr>
        <w:t>Техническому комитету УО</w:t>
      </w:r>
      <w:r w:rsidR="005D2B87" w:rsidRPr="005D2B87">
        <w:rPr>
          <w:rFonts w:ascii="Arial" w:hAnsi="Arial" w:cs="Arial"/>
          <w:color w:val="000000" w:themeColor="text1"/>
        </w:rPr>
        <w:t xml:space="preserve"> на доработку</w:t>
      </w:r>
      <w:r>
        <w:rPr>
          <w:rFonts w:ascii="Arial" w:hAnsi="Arial" w:cs="Arial"/>
          <w:color w:val="000000" w:themeColor="text1"/>
        </w:rPr>
        <w:t>.</w:t>
      </w:r>
      <w:r w:rsidR="00CA4B73">
        <w:rPr>
          <w:rFonts w:ascii="Arial" w:hAnsi="Arial" w:cs="Arial"/>
          <w:color w:val="000000" w:themeColor="text1"/>
        </w:rPr>
        <w:t xml:space="preserve"> </w:t>
      </w:r>
      <w:r w:rsidR="0070261A">
        <w:rPr>
          <w:rFonts w:ascii="Arial" w:hAnsi="Arial" w:cs="Arial"/>
          <w:color w:val="000000" w:themeColor="text1"/>
        </w:rPr>
        <w:t>Участники Технического комитета УО</w:t>
      </w:r>
      <w:r w:rsidR="005D2B87" w:rsidRPr="005D2B87">
        <w:rPr>
          <w:rFonts w:ascii="Arial" w:hAnsi="Arial" w:cs="Arial"/>
          <w:color w:val="000000" w:themeColor="text1"/>
        </w:rPr>
        <w:t xml:space="preserve"> </w:t>
      </w:r>
      <w:r>
        <w:rPr>
          <w:rFonts w:ascii="Arial" w:hAnsi="Arial" w:cs="Arial"/>
          <w:color w:val="000000" w:themeColor="text1"/>
        </w:rPr>
        <w:t>информиру</w:t>
      </w:r>
      <w:r w:rsidR="0070261A">
        <w:rPr>
          <w:rFonts w:ascii="Arial" w:hAnsi="Arial" w:cs="Arial"/>
          <w:color w:val="000000" w:themeColor="text1"/>
        </w:rPr>
        <w:t>ю</w:t>
      </w:r>
      <w:r>
        <w:rPr>
          <w:rFonts w:ascii="Arial" w:hAnsi="Arial" w:cs="Arial"/>
          <w:color w:val="000000" w:themeColor="text1"/>
        </w:rPr>
        <w:t>тся по электронной почте.</w:t>
      </w:r>
      <w:r w:rsidR="005D2B87">
        <w:rPr>
          <w:rFonts w:ascii="Arial" w:hAnsi="Arial" w:cs="Arial"/>
          <w:color w:val="000000" w:themeColor="text1"/>
        </w:rPr>
        <w:t xml:space="preserve"> Корректировка бюджета воздействий на ПА БЕ предполагает изменение </w:t>
      </w:r>
      <w:r w:rsidR="00A670AE">
        <w:rPr>
          <w:rFonts w:ascii="Arial" w:hAnsi="Arial" w:cs="Arial"/>
          <w:color w:val="000000" w:themeColor="text1"/>
        </w:rPr>
        <w:t xml:space="preserve">пользователем </w:t>
      </w:r>
      <w:r w:rsidR="005D2B87">
        <w:rPr>
          <w:rFonts w:ascii="Arial" w:hAnsi="Arial" w:cs="Arial"/>
          <w:color w:val="000000" w:themeColor="text1"/>
        </w:rPr>
        <w:t>статуса Заказа ТОРО на ПЛАН, внесение изменений в заказы ТОРО</w:t>
      </w:r>
      <w:r w:rsidR="0070261A">
        <w:rPr>
          <w:rFonts w:ascii="Arial" w:hAnsi="Arial" w:cs="Arial"/>
          <w:color w:val="000000" w:themeColor="text1"/>
        </w:rPr>
        <w:t xml:space="preserve"> и сетевые графики</w:t>
      </w:r>
      <w:r w:rsidR="005D2B87">
        <w:rPr>
          <w:rFonts w:ascii="Arial" w:hAnsi="Arial" w:cs="Arial"/>
          <w:color w:val="000000" w:themeColor="text1"/>
        </w:rPr>
        <w:t xml:space="preserve"> - изменение плана воздействий, и повторение процедуры формирования бюджета.</w:t>
      </w:r>
      <w:r w:rsidR="00A670AE">
        <w:rPr>
          <w:rFonts w:ascii="Arial" w:hAnsi="Arial" w:cs="Arial"/>
          <w:color w:val="000000" w:themeColor="text1"/>
        </w:rPr>
        <w:t xml:space="preserve"> Для внесения изменений в заказы ТОРО и сетевые графики требуется разблокировка годового плана воздействий.</w:t>
      </w:r>
    </w:p>
    <w:p w14:paraId="552FD387" w14:textId="54899CDF" w:rsidR="00C92D85" w:rsidRPr="006F63CE" w:rsidRDefault="00C92D85" w:rsidP="00C92D85">
      <w:pPr>
        <w:spacing w:after="240" w:line="276" w:lineRule="auto"/>
        <w:ind w:firstLine="567"/>
        <w:rPr>
          <w:rFonts w:ascii="Arial" w:hAnsi="Arial" w:cs="Arial"/>
          <w:color w:val="000000" w:themeColor="text1"/>
        </w:rPr>
      </w:pPr>
      <w:r>
        <w:rPr>
          <w:rFonts w:ascii="Arial" w:hAnsi="Arial" w:cs="Arial"/>
          <w:color w:val="000000" w:themeColor="text1"/>
        </w:rPr>
        <w:t xml:space="preserve">В ходе анализа бюджета </w:t>
      </w:r>
      <w:r w:rsidR="005D2B87">
        <w:rPr>
          <w:rFonts w:ascii="Arial" w:hAnsi="Arial" w:cs="Arial"/>
          <w:color w:val="000000" w:themeColor="text1"/>
        </w:rPr>
        <w:t>воздействий на ПА</w:t>
      </w:r>
      <w:r w:rsidR="00B56442">
        <w:rPr>
          <w:rFonts w:ascii="Arial" w:hAnsi="Arial" w:cs="Arial"/>
          <w:color w:val="000000" w:themeColor="text1"/>
        </w:rPr>
        <w:t xml:space="preserve"> </w:t>
      </w:r>
      <w:r w:rsidR="005D2B87">
        <w:rPr>
          <w:rFonts w:ascii="Arial" w:hAnsi="Arial" w:cs="Arial"/>
          <w:color w:val="000000" w:themeColor="text1"/>
        </w:rPr>
        <w:t>Главным</w:t>
      </w:r>
      <w:r w:rsidR="005D2B87" w:rsidRPr="005D2B87">
        <w:rPr>
          <w:rFonts w:ascii="Arial" w:hAnsi="Arial" w:cs="Arial"/>
          <w:color w:val="000000" w:themeColor="text1"/>
        </w:rPr>
        <w:t xml:space="preserve"> специалист</w:t>
      </w:r>
      <w:r w:rsidR="005D2B87">
        <w:rPr>
          <w:rFonts w:ascii="Arial" w:hAnsi="Arial" w:cs="Arial"/>
          <w:color w:val="000000" w:themeColor="text1"/>
        </w:rPr>
        <w:t>ом</w:t>
      </w:r>
      <w:r w:rsidR="005D2B87" w:rsidRPr="005D2B87">
        <w:rPr>
          <w:rFonts w:ascii="Arial" w:hAnsi="Arial" w:cs="Arial"/>
          <w:color w:val="000000" w:themeColor="text1"/>
        </w:rPr>
        <w:t xml:space="preserve"> ТОиР УК </w:t>
      </w:r>
      <w:r>
        <w:rPr>
          <w:rFonts w:ascii="Arial" w:hAnsi="Arial" w:cs="Arial"/>
          <w:color w:val="000000" w:themeColor="text1"/>
        </w:rPr>
        <w:t>готовится внесистемный документ «Экспертиза проектов</w:t>
      </w:r>
      <w:r w:rsidR="005D2B87">
        <w:rPr>
          <w:rFonts w:ascii="Arial" w:hAnsi="Arial" w:cs="Arial"/>
          <w:color w:val="000000" w:themeColor="text1"/>
        </w:rPr>
        <w:t>, годового плана и бюджета воздействий на ПА</w:t>
      </w:r>
      <w:r>
        <w:rPr>
          <w:rFonts w:ascii="Arial" w:hAnsi="Arial" w:cs="Arial"/>
          <w:color w:val="000000" w:themeColor="text1"/>
        </w:rPr>
        <w:t xml:space="preserve">», который сопровождает корректировку </w:t>
      </w:r>
      <w:r w:rsidR="005D2B87">
        <w:rPr>
          <w:rFonts w:ascii="Arial" w:hAnsi="Arial" w:cs="Arial"/>
          <w:color w:val="000000" w:themeColor="text1"/>
        </w:rPr>
        <w:t xml:space="preserve">плана </w:t>
      </w:r>
      <w:r>
        <w:rPr>
          <w:rFonts w:ascii="Arial" w:hAnsi="Arial" w:cs="Arial"/>
          <w:color w:val="000000" w:themeColor="text1"/>
        </w:rPr>
        <w:t xml:space="preserve">в случае отклонения последнего, или используется при его рассмотрении </w:t>
      </w:r>
      <w:r w:rsidR="00B56442">
        <w:rPr>
          <w:rFonts w:ascii="Arial" w:hAnsi="Arial" w:cs="Arial"/>
          <w:color w:val="000000" w:themeColor="text1"/>
        </w:rPr>
        <w:t xml:space="preserve">Техническим </w:t>
      </w:r>
      <w:r>
        <w:rPr>
          <w:rFonts w:ascii="Arial" w:hAnsi="Arial" w:cs="Arial"/>
          <w:color w:val="000000" w:themeColor="text1"/>
        </w:rPr>
        <w:t>комитетом управляющей компании.</w:t>
      </w:r>
    </w:p>
    <w:p w14:paraId="26D2BC55" w14:textId="77777777" w:rsidR="00C92D85" w:rsidRDefault="00C92D85" w:rsidP="002B35EB">
      <w:pPr>
        <w:spacing w:after="240" w:line="276" w:lineRule="auto"/>
        <w:ind w:firstLine="567"/>
        <w:rPr>
          <w:rFonts w:ascii="Arial" w:hAnsi="Arial" w:cs="Arial"/>
          <w:color w:val="000000" w:themeColor="text1"/>
        </w:rPr>
      </w:pPr>
    </w:p>
    <w:p w14:paraId="05BC89A6" w14:textId="31BDB78B" w:rsidR="00E44663" w:rsidRPr="006726D1" w:rsidRDefault="00E44663" w:rsidP="00E44663">
      <w:pPr>
        <w:pStyle w:val="4"/>
        <w:spacing w:after="120"/>
        <w:ind w:left="862" w:hanging="862"/>
        <w:rPr>
          <w:rFonts w:eastAsiaTheme="majorEastAsia" w:cstheme="majorBidi"/>
          <w:b/>
          <w:i w:val="0"/>
          <w:caps w:val="0"/>
          <w:sz w:val="24"/>
          <w:szCs w:val="24"/>
        </w:rPr>
      </w:pPr>
      <w:r w:rsidRPr="006726D1">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105</w:t>
      </w:r>
      <w:r w:rsidRPr="006726D1">
        <w:rPr>
          <w:rFonts w:eastAsiaTheme="majorEastAsia" w:cstheme="majorBidi"/>
          <w:b/>
          <w:i w:val="0"/>
          <w:caps w:val="0"/>
          <w:sz w:val="24"/>
          <w:szCs w:val="24"/>
        </w:rPr>
        <w:t xml:space="preserve"> </w:t>
      </w:r>
      <w:r>
        <w:rPr>
          <w:rFonts w:eastAsiaTheme="majorEastAsia" w:cstheme="majorBidi"/>
          <w:b/>
          <w:i w:val="0"/>
          <w:caps w:val="0"/>
          <w:sz w:val="24"/>
          <w:szCs w:val="24"/>
        </w:rPr>
        <w:t>–</w:t>
      </w:r>
      <w:r w:rsidRPr="006726D1">
        <w:rPr>
          <w:rFonts w:eastAsiaTheme="majorEastAsia" w:cstheme="majorBidi"/>
          <w:b/>
          <w:i w:val="0"/>
          <w:caps w:val="0"/>
          <w:sz w:val="24"/>
          <w:szCs w:val="24"/>
        </w:rPr>
        <w:t xml:space="preserve"> </w:t>
      </w:r>
      <w:r>
        <w:rPr>
          <w:rFonts w:eastAsiaTheme="majorEastAsia" w:cstheme="majorBidi"/>
          <w:b/>
          <w:i w:val="0"/>
          <w:caps w:val="0"/>
          <w:sz w:val="24"/>
          <w:szCs w:val="24"/>
        </w:rPr>
        <w:t>Подготовка документов к рассмотрению планов и бюджетов Техническим комитетом УК</w:t>
      </w:r>
    </w:p>
    <w:p w14:paraId="2CF9581C" w14:textId="04890FF9" w:rsidR="00E44663" w:rsidRDefault="00E44663" w:rsidP="00E44663">
      <w:pPr>
        <w:spacing w:after="240" w:line="276" w:lineRule="auto"/>
        <w:ind w:firstLine="567"/>
        <w:rPr>
          <w:rFonts w:ascii="Arial" w:hAnsi="Arial" w:cs="Arial"/>
          <w:color w:val="000000" w:themeColor="text1"/>
        </w:rPr>
      </w:pPr>
      <w:r>
        <w:rPr>
          <w:rFonts w:ascii="Arial" w:hAnsi="Arial" w:cs="Arial"/>
          <w:color w:val="000000" w:themeColor="text1"/>
        </w:rPr>
        <w:t xml:space="preserve">Шаг процесса выполняется в том случае, если планы и бюджеты БЕ были утверждены на предыдущих шагах </w:t>
      </w:r>
      <w:r w:rsidRPr="008E6BD1">
        <w:rPr>
          <w:rFonts w:ascii="Arial" w:hAnsi="Arial" w:cs="Arial"/>
          <w:color w:val="000000" w:themeColor="text1"/>
        </w:rPr>
        <w:t>Главным</w:t>
      </w:r>
      <w:r w:rsidR="0070261A">
        <w:rPr>
          <w:rFonts w:ascii="Arial" w:hAnsi="Arial" w:cs="Arial"/>
          <w:color w:val="000000" w:themeColor="text1"/>
        </w:rPr>
        <w:t>и</w:t>
      </w:r>
      <w:r w:rsidRPr="008E6BD1">
        <w:rPr>
          <w:rFonts w:ascii="Arial" w:hAnsi="Arial" w:cs="Arial"/>
          <w:color w:val="000000" w:themeColor="text1"/>
        </w:rPr>
        <w:t xml:space="preserve"> специалист</w:t>
      </w:r>
      <w:r w:rsidR="0070261A">
        <w:rPr>
          <w:rFonts w:ascii="Arial" w:hAnsi="Arial" w:cs="Arial"/>
          <w:color w:val="000000" w:themeColor="text1"/>
        </w:rPr>
        <w:t>ами</w:t>
      </w:r>
      <w:r w:rsidRPr="008E6BD1">
        <w:rPr>
          <w:rFonts w:ascii="Arial" w:hAnsi="Arial" w:cs="Arial"/>
          <w:color w:val="000000" w:themeColor="text1"/>
        </w:rPr>
        <w:t xml:space="preserve"> ТОиР УК</w:t>
      </w:r>
      <w:r w:rsidR="0070261A">
        <w:rPr>
          <w:rFonts w:ascii="Arial" w:hAnsi="Arial" w:cs="Arial"/>
          <w:color w:val="000000" w:themeColor="text1"/>
        </w:rPr>
        <w:t xml:space="preserve"> по всем направлениям</w:t>
      </w:r>
      <w:r>
        <w:rPr>
          <w:rFonts w:ascii="Arial" w:hAnsi="Arial" w:cs="Arial"/>
          <w:color w:val="000000" w:themeColor="text1"/>
        </w:rPr>
        <w:t xml:space="preserve">. Ответственным специалистом от Технического комитета УК осуществляется печать аналитических отчётов в </w:t>
      </w:r>
      <w:r>
        <w:rPr>
          <w:rFonts w:ascii="Arial" w:hAnsi="Arial" w:cs="Arial"/>
          <w:color w:val="000000" w:themeColor="text1"/>
          <w:lang w:val="en-US"/>
        </w:rPr>
        <w:t>SAP</w:t>
      </w:r>
      <w:r w:rsidRPr="00494ECB">
        <w:rPr>
          <w:rFonts w:ascii="Arial" w:hAnsi="Arial" w:cs="Arial"/>
          <w:color w:val="000000" w:themeColor="text1"/>
        </w:rPr>
        <w:t xml:space="preserve"> </w:t>
      </w:r>
      <w:r>
        <w:rPr>
          <w:rFonts w:ascii="Arial" w:hAnsi="Arial" w:cs="Arial"/>
          <w:color w:val="000000" w:themeColor="text1"/>
          <w:lang w:val="en-US"/>
        </w:rPr>
        <w:t>Analysis</w:t>
      </w:r>
      <w:r w:rsidRPr="00186A8C">
        <w:rPr>
          <w:rFonts w:ascii="Arial" w:hAnsi="Arial" w:cs="Arial"/>
          <w:color w:val="000000" w:themeColor="text1"/>
        </w:rPr>
        <w:t xml:space="preserve"> </w:t>
      </w:r>
      <w:r>
        <w:rPr>
          <w:rFonts w:ascii="Arial" w:hAnsi="Arial" w:cs="Arial"/>
          <w:color w:val="000000" w:themeColor="text1"/>
          <w:lang w:val="en-US"/>
        </w:rPr>
        <w:t>for</w:t>
      </w:r>
      <w:r w:rsidRPr="00186A8C">
        <w:rPr>
          <w:rFonts w:ascii="Arial" w:hAnsi="Arial" w:cs="Arial"/>
          <w:color w:val="000000" w:themeColor="text1"/>
        </w:rPr>
        <w:t xml:space="preserve"> </w:t>
      </w:r>
      <w:r>
        <w:rPr>
          <w:rFonts w:ascii="Arial" w:hAnsi="Arial" w:cs="Arial"/>
          <w:color w:val="000000" w:themeColor="text1"/>
          <w:lang w:val="en-US"/>
        </w:rPr>
        <w:t>Excel</w:t>
      </w:r>
      <w:r w:rsidRPr="00A34E05">
        <w:rPr>
          <w:rFonts w:ascii="Arial" w:hAnsi="Arial" w:cs="Arial"/>
          <w:color w:val="000000" w:themeColor="text1"/>
        </w:rPr>
        <w:t xml:space="preserve"> (</w:t>
      </w:r>
      <w:r>
        <w:rPr>
          <w:rFonts w:ascii="Arial" w:hAnsi="Arial" w:cs="Arial"/>
          <w:color w:val="000000" w:themeColor="text1"/>
        </w:rPr>
        <w:t xml:space="preserve">код </w:t>
      </w:r>
      <w:r w:rsidRPr="00B04EF5">
        <w:rPr>
          <w:rFonts w:ascii="Arial" w:hAnsi="Arial" w:cs="Arial"/>
          <w:color w:val="000000" w:themeColor="text1"/>
        </w:rPr>
        <w:t>MCB0</w:t>
      </w:r>
      <w:r w:rsidR="0070261A">
        <w:rPr>
          <w:rFonts w:ascii="Arial" w:hAnsi="Arial" w:cs="Arial"/>
          <w:color w:val="000000" w:themeColor="text1"/>
        </w:rPr>
        <w:t>8-01</w:t>
      </w:r>
      <w:r w:rsidRPr="009936BB">
        <w:rPr>
          <w:rFonts w:ascii="Arial" w:hAnsi="Arial" w:cs="Arial"/>
          <w:color w:val="000000" w:themeColor="text1"/>
        </w:rPr>
        <w:t xml:space="preserve"> </w:t>
      </w:r>
      <w:r>
        <w:rPr>
          <w:rFonts w:ascii="Arial" w:hAnsi="Arial" w:cs="Arial"/>
          <w:color w:val="000000" w:themeColor="text1"/>
        </w:rPr>
        <w:t>в реестре разработок, описание в разделе 5.10 настоящего КД).</w:t>
      </w:r>
    </w:p>
    <w:p w14:paraId="74B5E37D" w14:textId="77777777" w:rsidR="00E44663" w:rsidRPr="002B35EB" w:rsidRDefault="00E44663" w:rsidP="00E44663">
      <w:pPr>
        <w:spacing w:after="240" w:line="276" w:lineRule="auto"/>
        <w:ind w:firstLine="567"/>
        <w:rPr>
          <w:rFonts w:ascii="Arial" w:hAnsi="Arial" w:cs="Arial"/>
          <w:color w:val="000000" w:themeColor="text1"/>
        </w:rPr>
      </w:pPr>
    </w:p>
    <w:p w14:paraId="7D8FDDFE" w14:textId="61D1E46D" w:rsidR="001C2C87" w:rsidRPr="009936BB" w:rsidRDefault="001C2C8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954B79">
        <w:rPr>
          <w:rFonts w:eastAsiaTheme="majorEastAsia" w:cstheme="majorBidi"/>
          <w:b/>
          <w:i w:val="0"/>
          <w:caps w:val="0"/>
          <w:sz w:val="24"/>
          <w:szCs w:val="24"/>
        </w:rPr>
        <w:t>1</w:t>
      </w:r>
      <w:r w:rsidR="00196EC8">
        <w:rPr>
          <w:rFonts w:eastAsiaTheme="majorEastAsia" w:cstheme="majorBidi"/>
          <w:b/>
          <w:i w:val="0"/>
          <w:caps w:val="0"/>
          <w:sz w:val="24"/>
          <w:szCs w:val="24"/>
        </w:rPr>
        <w:t>1</w:t>
      </w:r>
      <w:r w:rsidRPr="009936BB">
        <w:rPr>
          <w:rFonts w:eastAsiaTheme="majorEastAsia" w:cstheme="majorBidi"/>
          <w:b/>
          <w:i w:val="0"/>
          <w:caps w:val="0"/>
          <w:sz w:val="24"/>
          <w:szCs w:val="24"/>
        </w:rPr>
        <w:t xml:space="preserve">0 - </w:t>
      </w:r>
      <w:r w:rsidR="00954B79" w:rsidRPr="00954B79">
        <w:rPr>
          <w:rFonts w:eastAsiaTheme="majorEastAsia" w:cstheme="majorBidi"/>
          <w:b/>
          <w:i w:val="0"/>
          <w:caps w:val="0"/>
          <w:sz w:val="24"/>
          <w:szCs w:val="24"/>
        </w:rPr>
        <w:t>Рассмотрение плана и бюджета воздействий на ПА Техническим комитетом УК</w:t>
      </w:r>
    </w:p>
    <w:p w14:paraId="134466AB" w14:textId="647865E0" w:rsidR="00D23E52" w:rsidRDefault="00D23E52" w:rsidP="00D23E52">
      <w:pPr>
        <w:spacing w:after="240" w:line="276" w:lineRule="auto"/>
        <w:ind w:firstLine="567"/>
        <w:rPr>
          <w:rFonts w:ascii="Arial" w:hAnsi="Arial" w:cs="Arial"/>
          <w:color w:val="000000" w:themeColor="text1"/>
        </w:rPr>
      </w:pPr>
      <w:r>
        <w:rPr>
          <w:rFonts w:ascii="Arial" w:hAnsi="Arial" w:cs="Arial"/>
          <w:color w:val="000000" w:themeColor="text1"/>
        </w:rPr>
        <w:t xml:space="preserve">Участники </w:t>
      </w:r>
      <w:r w:rsidR="009E1B0C">
        <w:rPr>
          <w:rFonts w:ascii="Arial" w:hAnsi="Arial" w:cs="Arial"/>
          <w:color w:val="000000" w:themeColor="text1"/>
        </w:rPr>
        <w:t xml:space="preserve">Технического </w:t>
      </w:r>
      <w:r w:rsidR="00EB32C6">
        <w:rPr>
          <w:rFonts w:ascii="Arial" w:hAnsi="Arial" w:cs="Arial"/>
          <w:color w:val="000000" w:themeColor="text1"/>
        </w:rPr>
        <w:t xml:space="preserve">комитета УК </w:t>
      </w:r>
      <w:r>
        <w:rPr>
          <w:rFonts w:ascii="Arial" w:hAnsi="Arial" w:cs="Arial"/>
          <w:color w:val="000000" w:themeColor="text1"/>
        </w:rPr>
        <w:t>получат оповещение по электронной почте о необходимости выполнить свои шаг</w:t>
      </w:r>
      <w:r w:rsidR="00E661D5">
        <w:rPr>
          <w:rFonts w:ascii="Arial" w:hAnsi="Arial" w:cs="Arial"/>
          <w:color w:val="000000" w:themeColor="text1"/>
        </w:rPr>
        <w:t>и</w:t>
      </w:r>
      <w:r>
        <w:rPr>
          <w:rFonts w:ascii="Arial" w:hAnsi="Arial" w:cs="Arial"/>
          <w:color w:val="000000" w:themeColor="text1"/>
        </w:rPr>
        <w:t>.</w:t>
      </w:r>
    </w:p>
    <w:p w14:paraId="4223584E" w14:textId="5FC8606B" w:rsidR="004334FE" w:rsidRDefault="00D23E52" w:rsidP="00D23E52">
      <w:pPr>
        <w:spacing w:after="240" w:line="276" w:lineRule="auto"/>
        <w:ind w:firstLine="567"/>
        <w:rPr>
          <w:rFonts w:ascii="Arial" w:hAnsi="Arial" w:cs="Arial"/>
          <w:color w:val="000000" w:themeColor="text1"/>
        </w:rPr>
      </w:pPr>
      <w:r>
        <w:rPr>
          <w:rFonts w:ascii="Arial" w:hAnsi="Arial" w:cs="Arial"/>
          <w:color w:val="000000" w:themeColor="text1"/>
        </w:rPr>
        <w:t xml:space="preserve">По аналогии с реализацией </w:t>
      </w:r>
      <w:r w:rsidR="00E70E42">
        <w:rPr>
          <w:rFonts w:ascii="Arial" w:hAnsi="Arial" w:cs="Arial"/>
          <w:color w:val="000000" w:themeColor="text1"/>
        </w:rPr>
        <w:t xml:space="preserve">рассмотрения </w:t>
      </w:r>
      <w:r w:rsidR="00E661D5">
        <w:rPr>
          <w:rFonts w:ascii="Arial" w:hAnsi="Arial" w:cs="Arial"/>
          <w:color w:val="000000" w:themeColor="text1"/>
        </w:rPr>
        <w:t xml:space="preserve">планов и </w:t>
      </w:r>
      <w:r w:rsidR="00E70E42">
        <w:rPr>
          <w:rFonts w:ascii="Arial" w:hAnsi="Arial" w:cs="Arial"/>
          <w:color w:val="000000" w:themeColor="text1"/>
        </w:rPr>
        <w:t>бюджет</w:t>
      </w:r>
      <w:r w:rsidR="00E661D5">
        <w:rPr>
          <w:rFonts w:ascii="Arial" w:hAnsi="Arial" w:cs="Arial"/>
          <w:color w:val="000000" w:themeColor="text1"/>
        </w:rPr>
        <w:t xml:space="preserve">ов воздействий на ПА </w:t>
      </w:r>
      <w:r w:rsidR="009E1B0C">
        <w:rPr>
          <w:rFonts w:ascii="Arial" w:hAnsi="Arial" w:cs="Arial"/>
          <w:color w:val="000000" w:themeColor="text1"/>
        </w:rPr>
        <w:t xml:space="preserve">Техническим </w:t>
      </w:r>
      <w:r w:rsidR="00E91639">
        <w:rPr>
          <w:rFonts w:ascii="Arial" w:hAnsi="Arial" w:cs="Arial"/>
          <w:color w:val="000000" w:themeColor="text1"/>
        </w:rPr>
        <w:t>комитетом УО</w:t>
      </w:r>
      <w:r w:rsidR="00E70E42">
        <w:rPr>
          <w:rFonts w:ascii="Arial" w:hAnsi="Arial" w:cs="Arial"/>
          <w:color w:val="000000" w:themeColor="text1"/>
        </w:rPr>
        <w:t xml:space="preserve">, участники </w:t>
      </w:r>
      <w:r w:rsidR="009E1B0C">
        <w:rPr>
          <w:rFonts w:ascii="Arial" w:hAnsi="Arial" w:cs="Arial"/>
          <w:color w:val="000000" w:themeColor="text1"/>
        </w:rPr>
        <w:t xml:space="preserve">Технического </w:t>
      </w:r>
      <w:r w:rsidR="00E70E42">
        <w:rPr>
          <w:rFonts w:ascii="Arial" w:hAnsi="Arial" w:cs="Arial"/>
          <w:color w:val="000000" w:themeColor="text1"/>
        </w:rPr>
        <w:t>комитет</w:t>
      </w:r>
      <w:r w:rsidR="00C11CB3">
        <w:rPr>
          <w:rFonts w:ascii="Arial" w:hAnsi="Arial" w:cs="Arial"/>
          <w:color w:val="000000" w:themeColor="text1"/>
        </w:rPr>
        <w:t>а</w:t>
      </w:r>
      <w:r w:rsidR="00E70E42">
        <w:rPr>
          <w:rFonts w:ascii="Arial" w:hAnsi="Arial" w:cs="Arial"/>
          <w:color w:val="000000" w:themeColor="text1"/>
        </w:rPr>
        <w:t xml:space="preserve"> </w:t>
      </w:r>
      <w:r w:rsidR="006B5140">
        <w:rPr>
          <w:rFonts w:ascii="Arial" w:hAnsi="Arial" w:cs="Arial"/>
          <w:color w:val="000000" w:themeColor="text1"/>
        </w:rPr>
        <w:t xml:space="preserve">УК </w:t>
      </w:r>
      <w:r w:rsidR="00E70E42">
        <w:rPr>
          <w:rFonts w:ascii="Arial" w:hAnsi="Arial" w:cs="Arial"/>
          <w:color w:val="000000" w:themeColor="text1"/>
        </w:rPr>
        <w:t>будут назначены в качестве соисполнителей по данному шагу. Будет настроена группа пользователей, в которую будут включены учётные записи участников комитет</w:t>
      </w:r>
      <w:r w:rsidR="00C11CB3">
        <w:rPr>
          <w:rFonts w:ascii="Arial" w:hAnsi="Arial" w:cs="Arial"/>
          <w:color w:val="000000" w:themeColor="text1"/>
        </w:rPr>
        <w:t>а</w:t>
      </w:r>
      <w:r w:rsidR="00E70E42">
        <w:rPr>
          <w:rFonts w:ascii="Arial" w:hAnsi="Arial" w:cs="Arial"/>
          <w:color w:val="000000" w:themeColor="text1"/>
        </w:rPr>
        <w:t>. Данная группа будет указана в качестве исполнителя шага.</w:t>
      </w:r>
    </w:p>
    <w:p w14:paraId="60FF8C4A" w14:textId="3F5972E8" w:rsidR="00D23E52" w:rsidRDefault="00E70E42" w:rsidP="00D23E52">
      <w:pPr>
        <w:spacing w:after="240" w:line="276" w:lineRule="auto"/>
        <w:ind w:firstLine="567"/>
        <w:rPr>
          <w:rFonts w:ascii="Arial" w:hAnsi="Arial" w:cs="Arial"/>
          <w:color w:val="000000" w:themeColor="text1"/>
        </w:rPr>
      </w:pPr>
      <w:r>
        <w:rPr>
          <w:rFonts w:ascii="Arial" w:hAnsi="Arial" w:cs="Arial"/>
          <w:color w:val="000000" w:themeColor="text1"/>
        </w:rPr>
        <w:t xml:space="preserve">В роли проверяющего будет выступать </w:t>
      </w:r>
      <w:r w:rsidR="00243C80">
        <w:rPr>
          <w:rFonts w:ascii="Arial" w:hAnsi="Arial" w:cs="Arial"/>
          <w:color w:val="000000" w:themeColor="text1"/>
        </w:rPr>
        <w:t xml:space="preserve">Старший </w:t>
      </w:r>
      <w:r w:rsidR="00E661D5">
        <w:rPr>
          <w:rFonts w:ascii="Arial" w:hAnsi="Arial" w:cs="Arial"/>
          <w:color w:val="000000" w:themeColor="text1"/>
        </w:rPr>
        <w:t>Вице-президент БП и ТП УК</w:t>
      </w:r>
      <w:r>
        <w:rPr>
          <w:rFonts w:ascii="Arial" w:hAnsi="Arial" w:cs="Arial"/>
          <w:color w:val="000000" w:themeColor="text1"/>
        </w:rPr>
        <w:t xml:space="preserve">. По результатам заседания </w:t>
      </w:r>
      <w:r w:rsidR="009E1B0C">
        <w:rPr>
          <w:rFonts w:ascii="Arial" w:hAnsi="Arial" w:cs="Arial"/>
          <w:color w:val="000000" w:themeColor="text1"/>
        </w:rPr>
        <w:t xml:space="preserve">Технического </w:t>
      </w:r>
      <w:r>
        <w:rPr>
          <w:rFonts w:ascii="Arial" w:hAnsi="Arial" w:cs="Arial"/>
          <w:color w:val="000000" w:themeColor="text1"/>
        </w:rPr>
        <w:t>комитет</w:t>
      </w:r>
      <w:r w:rsidR="00C11CB3">
        <w:rPr>
          <w:rFonts w:ascii="Arial" w:hAnsi="Arial" w:cs="Arial"/>
          <w:color w:val="000000" w:themeColor="text1"/>
        </w:rPr>
        <w:t xml:space="preserve">а УК </w:t>
      </w:r>
      <w:r>
        <w:rPr>
          <w:rFonts w:ascii="Arial" w:hAnsi="Arial" w:cs="Arial"/>
          <w:color w:val="000000" w:themeColor="text1"/>
        </w:rPr>
        <w:t xml:space="preserve">им будет вынесено решение об отклонении или утверждении бюджета </w:t>
      </w:r>
      <w:r w:rsidR="005179F7">
        <w:rPr>
          <w:rFonts w:ascii="Arial" w:hAnsi="Arial" w:cs="Arial"/>
          <w:color w:val="000000" w:themeColor="text1"/>
        </w:rPr>
        <w:t>воздействий на ПА</w:t>
      </w:r>
      <w:r w:rsidR="009E1B0C">
        <w:rPr>
          <w:rFonts w:ascii="Arial" w:hAnsi="Arial" w:cs="Arial"/>
          <w:color w:val="000000" w:themeColor="text1"/>
        </w:rPr>
        <w:t xml:space="preserve"> </w:t>
      </w:r>
      <w:r w:rsidR="005179F7">
        <w:rPr>
          <w:rFonts w:ascii="Arial" w:hAnsi="Arial" w:cs="Arial"/>
          <w:color w:val="000000" w:themeColor="text1"/>
        </w:rPr>
        <w:t>БЕ</w:t>
      </w:r>
      <w:r>
        <w:rPr>
          <w:rFonts w:ascii="Arial" w:hAnsi="Arial" w:cs="Arial"/>
          <w:color w:val="000000" w:themeColor="text1"/>
        </w:rPr>
        <w:t>.</w:t>
      </w:r>
    </w:p>
    <w:p w14:paraId="46B5D88F" w14:textId="2527C915" w:rsidR="007E0B33" w:rsidRDefault="007E0B33" w:rsidP="007E0B33">
      <w:pPr>
        <w:spacing w:after="240" w:line="276" w:lineRule="auto"/>
        <w:ind w:firstLine="567"/>
        <w:rPr>
          <w:rFonts w:ascii="Arial" w:hAnsi="Arial" w:cs="Arial"/>
          <w:color w:val="000000" w:themeColor="text1"/>
        </w:rPr>
      </w:pPr>
      <w:r>
        <w:rPr>
          <w:rFonts w:ascii="Arial" w:hAnsi="Arial" w:cs="Arial"/>
          <w:color w:val="000000" w:themeColor="text1"/>
        </w:rPr>
        <w:t xml:space="preserve">Для поддержания шага процесса будет </w:t>
      </w:r>
      <w:r w:rsidRPr="007E0B33">
        <w:rPr>
          <w:rFonts w:ascii="Arial" w:hAnsi="Arial" w:cs="Arial"/>
          <w:color w:val="000000" w:themeColor="text1"/>
        </w:rPr>
        <w:t xml:space="preserve">реализован аналитический отчёт в </w:t>
      </w:r>
      <w:r w:rsidR="00525972">
        <w:rPr>
          <w:rFonts w:ascii="Arial" w:hAnsi="Arial" w:cs="Arial"/>
          <w:color w:val="000000" w:themeColor="text1"/>
          <w:lang w:val="en-US"/>
        </w:rPr>
        <w:t>SAP</w:t>
      </w:r>
      <w:r w:rsidR="00525972" w:rsidRPr="00494ECB">
        <w:rPr>
          <w:rFonts w:ascii="Arial" w:hAnsi="Arial" w:cs="Arial"/>
          <w:color w:val="000000" w:themeColor="text1"/>
        </w:rPr>
        <w:t xml:space="preserve"> </w:t>
      </w:r>
      <w:r w:rsidRPr="007E0B33">
        <w:rPr>
          <w:rFonts w:ascii="Arial" w:hAnsi="Arial" w:cs="Arial"/>
          <w:color w:val="000000" w:themeColor="text1"/>
        </w:rPr>
        <w:t>Analysis for Excel</w:t>
      </w:r>
      <w:r w:rsidR="00AA5589">
        <w:rPr>
          <w:rFonts w:ascii="Arial" w:hAnsi="Arial" w:cs="Arial"/>
          <w:color w:val="000000" w:themeColor="text1"/>
        </w:rPr>
        <w:t xml:space="preserve"> (код </w:t>
      </w:r>
      <w:r w:rsidR="00B04EF5" w:rsidRPr="00B04EF5">
        <w:rPr>
          <w:rFonts w:ascii="Arial" w:hAnsi="Arial" w:cs="Arial"/>
          <w:color w:val="000000" w:themeColor="text1"/>
        </w:rPr>
        <w:t>MCB0</w:t>
      </w:r>
      <w:r w:rsidR="00B03E69">
        <w:rPr>
          <w:rFonts w:ascii="Arial" w:hAnsi="Arial" w:cs="Arial"/>
          <w:color w:val="000000" w:themeColor="text1"/>
        </w:rPr>
        <w:t>8-01</w:t>
      </w:r>
      <w:r w:rsidR="00B04EF5" w:rsidRPr="009936BB">
        <w:rPr>
          <w:rFonts w:ascii="Arial" w:hAnsi="Arial" w:cs="Arial"/>
          <w:color w:val="000000" w:themeColor="text1"/>
        </w:rPr>
        <w:t xml:space="preserve"> </w:t>
      </w:r>
      <w:r w:rsidR="00AA5589">
        <w:rPr>
          <w:rFonts w:ascii="Arial" w:hAnsi="Arial" w:cs="Arial"/>
          <w:color w:val="000000" w:themeColor="text1"/>
        </w:rPr>
        <w:t>в реестре разработок</w:t>
      </w:r>
      <w:r w:rsidR="00C97BC6">
        <w:rPr>
          <w:rFonts w:ascii="Arial" w:hAnsi="Arial" w:cs="Arial"/>
          <w:color w:val="000000" w:themeColor="text1"/>
        </w:rPr>
        <w:t>, описание в разделе 5.10 настоящего КД</w:t>
      </w:r>
      <w:r w:rsidR="00AA5589">
        <w:rPr>
          <w:rFonts w:ascii="Arial" w:hAnsi="Arial" w:cs="Arial"/>
          <w:color w:val="000000" w:themeColor="text1"/>
        </w:rPr>
        <w:t>)</w:t>
      </w:r>
      <w:r w:rsidRPr="007E0B33">
        <w:rPr>
          <w:rFonts w:ascii="Arial" w:hAnsi="Arial" w:cs="Arial"/>
          <w:color w:val="000000" w:themeColor="text1"/>
        </w:rPr>
        <w:t>.</w:t>
      </w:r>
    </w:p>
    <w:p w14:paraId="5A77E1CF" w14:textId="2527A45B" w:rsidR="00196EC8" w:rsidRDefault="007E0B33" w:rsidP="00D23E52">
      <w:pPr>
        <w:spacing w:after="240" w:line="276" w:lineRule="auto"/>
        <w:ind w:firstLine="567"/>
        <w:rPr>
          <w:ins w:id="1096" w:author="Попова Дарья Николаевна (Подрядчик. ООО БерингПойнт)" w:date="2021-09-15T16:34:00Z"/>
          <w:rFonts w:ascii="Arial" w:hAnsi="Arial" w:cs="Arial"/>
          <w:color w:val="000000" w:themeColor="text1"/>
        </w:rPr>
      </w:pPr>
      <w:r>
        <w:rPr>
          <w:rFonts w:ascii="Arial" w:hAnsi="Arial" w:cs="Arial"/>
          <w:color w:val="000000" w:themeColor="text1"/>
        </w:rPr>
        <w:t xml:space="preserve">Отклонение </w:t>
      </w:r>
      <w:r w:rsidR="00921BB2">
        <w:rPr>
          <w:rFonts w:ascii="Arial" w:hAnsi="Arial" w:cs="Arial"/>
          <w:color w:val="000000" w:themeColor="text1"/>
        </w:rPr>
        <w:t xml:space="preserve">планов и </w:t>
      </w:r>
      <w:r>
        <w:rPr>
          <w:rFonts w:ascii="Arial" w:hAnsi="Arial" w:cs="Arial"/>
          <w:color w:val="000000" w:themeColor="text1"/>
        </w:rPr>
        <w:t>бюджет</w:t>
      </w:r>
      <w:r w:rsidR="00921BB2">
        <w:rPr>
          <w:rFonts w:ascii="Arial" w:hAnsi="Arial" w:cs="Arial"/>
          <w:color w:val="000000" w:themeColor="text1"/>
        </w:rPr>
        <w:t>ов</w:t>
      </w:r>
      <w:r>
        <w:rPr>
          <w:rFonts w:ascii="Arial" w:hAnsi="Arial" w:cs="Arial"/>
          <w:color w:val="000000" w:themeColor="text1"/>
        </w:rPr>
        <w:t xml:space="preserve"> </w:t>
      </w:r>
      <w:r w:rsidR="00921BB2">
        <w:rPr>
          <w:rFonts w:ascii="Arial" w:hAnsi="Arial" w:cs="Arial"/>
          <w:color w:val="000000" w:themeColor="text1"/>
        </w:rPr>
        <w:t>воздействий на ПА</w:t>
      </w:r>
      <w:r w:rsidR="009E1B0C">
        <w:rPr>
          <w:rFonts w:ascii="Arial" w:hAnsi="Arial" w:cs="Arial"/>
          <w:color w:val="000000" w:themeColor="text1"/>
        </w:rPr>
        <w:t xml:space="preserve"> </w:t>
      </w:r>
      <w:r w:rsidR="00562D49">
        <w:rPr>
          <w:rFonts w:ascii="Arial" w:hAnsi="Arial" w:cs="Arial"/>
          <w:color w:val="000000" w:themeColor="text1"/>
        </w:rPr>
        <w:t>прив</w:t>
      </w:r>
      <w:r w:rsidR="00921BB2">
        <w:rPr>
          <w:rFonts w:ascii="Arial" w:hAnsi="Arial" w:cs="Arial"/>
          <w:color w:val="000000" w:themeColor="text1"/>
        </w:rPr>
        <w:t>е</w:t>
      </w:r>
      <w:r w:rsidR="00562D49">
        <w:rPr>
          <w:rFonts w:ascii="Arial" w:hAnsi="Arial" w:cs="Arial"/>
          <w:color w:val="000000" w:themeColor="text1"/>
        </w:rPr>
        <w:t>д</w:t>
      </w:r>
      <w:r w:rsidR="00921BB2">
        <w:rPr>
          <w:rFonts w:ascii="Arial" w:hAnsi="Arial" w:cs="Arial"/>
          <w:color w:val="000000" w:themeColor="text1"/>
        </w:rPr>
        <w:t>ёт</w:t>
      </w:r>
      <w:r>
        <w:rPr>
          <w:rFonts w:ascii="Arial" w:hAnsi="Arial" w:cs="Arial"/>
          <w:color w:val="000000" w:themeColor="text1"/>
        </w:rPr>
        <w:t xml:space="preserve"> к возврату </w:t>
      </w:r>
      <w:r w:rsidR="00921BB2">
        <w:rPr>
          <w:rFonts w:ascii="Arial" w:hAnsi="Arial" w:cs="Arial"/>
          <w:color w:val="000000" w:themeColor="text1"/>
        </w:rPr>
        <w:t xml:space="preserve">их </w:t>
      </w:r>
      <w:r w:rsidR="00D87DE0">
        <w:rPr>
          <w:rFonts w:ascii="Arial" w:hAnsi="Arial" w:cs="Arial"/>
          <w:color w:val="000000" w:themeColor="text1"/>
        </w:rPr>
        <w:t xml:space="preserve">на доработку. </w:t>
      </w:r>
      <w:r w:rsidR="005D4506" w:rsidRPr="005D4506">
        <w:rPr>
          <w:rFonts w:ascii="Arial" w:hAnsi="Arial" w:cs="Arial"/>
          <w:color w:val="000000" w:themeColor="text1"/>
        </w:rPr>
        <w:t xml:space="preserve">При этом в комментарии </w:t>
      </w:r>
      <w:r w:rsidR="00A132BB">
        <w:rPr>
          <w:rFonts w:ascii="Arial" w:hAnsi="Arial" w:cs="Arial"/>
          <w:color w:val="000000" w:themeColor="text1"/>
        </w:rPr>
        <w:t>у</w:t>
      </w:r>
      <w:r w:rsidR="005D4506" w:rsidRPr="005D4506">
        <w:rPr>
          <w:rFonts w:ascii="Arial" w:hAnsi="Arial" w:cs="Arial"/>
          <w:color w:val="000000" w:themeColor="text1"/>
        </w:rPr>
        <w:t>казывается причина отклонения</w:t>
      </w:r>
      <w:r w:rsidR="005D4506">
        <w:rPr>
          <w:rFonts w:ascii="Arial" w:hAnsi="Arial" w:cs="Arial"/>
          <w:color w:val="000000" w:themeColor="text1"/>
        </w:rPr>
        <w:t xml:space="preserve">. </w:t>
      </w:r>
      <w:r w:rsidR="00CD17D6">
        <w:rPr>
          <w:rFonts w:ascii="Arial" w:hAnsi="Arial" w:cs="Arial"/>
          <w:color w:val="000000" w:themeColor="text1"/>
        </w:rPr>
        <w:t xml:space="preserve">Корректировка </w:t>
      </w:r>
      <w:r w:rsidR="00921BB2">
        <w:rPr>
          <w:rFonts w:ascii="Arial" w:hAnsi="Arial" w:cs="Arial"/>
          <w:color w:val="000000" w:themeColor="text1"/>
        </w:rPr>
        <w:t xml:space="preserve">годового </w:t>
      </w:r>
      <w:r w:rsidR="00CD17D6">
        <w:rPr>
          <w:rFonts w:ascii="Arial" w:hAnsi="Arial" w:cs="Arial"/>
          <w:color w:val="000000" w:themeColor="text1"/>
        </w:rPr>
        <w:t>бюджета</w:t>
      </w:r>
      <w:r w:rsidR="009E1B0C">
        <w:rPr>
          <w:rFonts w:ascii="Arial" w:hAnsi="Arial" w:cs="Arial"/>
          <w:color w:val="000000" w:themeColor="text1"/>
        </w:rPr>
        <w:t xml:space="preserve"> </w:t>
      </w:r>
      <w:r w:rsidR="00921BB2">
        <w:rPr>
          <w:rFonts w:ascii="Arial" w:hAnsi="Arial" w:cs="Arial"/>
          <w:color w:val="000000" w:themeColor="text1"/>
        </w:rPr>
        <w:t xml:space="preserve">воздействий на ПА </w:t>
      </w:r>
      <w:r w:rsidR="00CD17D6">
        <w:rPr>
          <w:rFonts w:ascii="Arial" w:hAnsi="Arial" w:cs="Arial"/>
          <w:color w:val="000000" w:themeColor="text1"/>
        </w:rPr>
        <w:t>предполагает</w:t>
      </w:r>
      <w:r w:rsidR="009E1B0C">
        <w:rPr>
          <w:rFonts w:ascii="Arial" w:hAnsi="Arial" w:cs="Arial"/>
          <w:color w:val="000000" w:themeColor="text1"/>
        </w:rPr>
        <w:t xml:space="preserve"> изменение </w:t>
      </w:r>
      <w:r w:rsidR="00A670AE">
        <w:rPr>
          <w:rFonts w:ascii="Arial" w:hAnsi="Arial" w:cs="Arial"/>
          <w:color w:val="000000" w:themeColor="text1"/>
        </w:rPr>
        <w:t xml:space="preserve">пользователем </w:t>
      </w:r>
      <w:r w:rsidR="009E1B0C">
        <w:rPr>
          <w:rFonts w:ascii="Arial" w:hAnsi="Arial" w:cs="Arial"/>
          <w:color w:val="000000" w:themeColor="text1"/>
        </w:rPr>
        <w:t>статуса Заказов</w:t>
      </w:r>
      <w:r w:rsidR="009E1B0C" w:rsidRPr="009E1B0C">
        <w:rPr>
          <w:rFonts w:ascii="Arial" w:hAnsi="Arial" w:cs="Arial"/>
          <w:color w:val="000000" w:themeColor="text1"/>
        </w:rPr>
        <w:t xml:space="preserve"> ТОРО на ПЛАН, </w:t>
      </w:r>
      <w:r w:rsidR="00CD17D6">
        <w:rPr>
          <w:rFonts w:ascii="Arial" w:hAnsi="Arial" w:cs="Arial"/>
          <w:color w:val="000000" w:themeColor="text1"/>
        </w:rPr>
        <w:t xml:space="preserve">внесение изменений в </w:t>
      </w:r>
      <w:r w:rsidR="009E1B0C">
        <w:rPr>
          <w:rFonts w:ascii="Arial" w:hAnsi="Arial" w:cs="Arial"/>
          <w:color w:val="000000" w:themeColor="text1"/>
        </w:rPr>
        <w:t xml:space="preserve">Заказы </w:t>
      </w:r>
      <w:r w:rsidR="00CD17D6">
        <w:rPr>
          <w:rFonts w:ascii="Arial" w:hAnsi="Arial" w:cs="Arial"/>
          <w:color w:val="000000" w:themeColor="text1"/>
        </w:rPr>
        <w:t>ТОРО</w:t>
      </w:r>
      <w:r w:rsidR="00B03E69">
        <w:rPr>
          <w:rFonts w:ascii="Arial" w:hAnsi="Arial" w:cs="Arial"/>
          <w:color w:val="000000" w:themeColor="text1"/>
        </w:rPr>
        <w:t xml:space="preserve"> и сетевые графики</w:t>
      </w:r>
      <w:r w:rsidR="00CD17D6">
        <w:rPr>
          <w:rFonts w:ascii="Arial" w:hAnsi="Arial" w:cs="Arial"/>
          <w:color w:val="000000" w:themeColor="text1"/>
        </w:rPr>
        <w:t xml:space="preserve"> и повторение процедуры формирования бюджета.</w:t>
      </w:r>
      <w:r w:rsidR="00A670AE">
        <w:rPr>
          <w:rFonts w:ascii="Arial" w:hAnsi="Arial" w:cs="Arial"/>
          <w:color w:val="000000" w:themeColor="text1"/>
        </w:rPr>
        <w:t xml:space="preserve"> Для внесения изменений в заказы ТОРО и сетевые графики требуется разблокировка годового плана воздействий.</w:t>
      </w:r>
    </w:p>
    <w:p w14:paraId="7CD90834" w14:textId="1FD9FA3C" w:rsidR="00D7362B" w:rsidRDefault="00D7362B">
      <w:pPr>
        <w:spacing w:after="240" w:line="276" w:lineRule="auto"/>
        <w:ind w:firstLine="567"/>
        <w:rPr>
          <w:rFonts w:ascii="Arial" w:hAnsi="Arial" w:cs="Arial"/>
          <w:color w:val="000000" w:themeColor="text1"/>
        </w:rPr>
      </w:pPr>
      <w:ins w:id="1097" w:author="Попова Дарья Николаевна (Подрядчик. ООО БерингПойнт)" w:date="2021-09-15T16:34:00Z">
        <w:r>
          <w:rPr>
            <w:rFonts w:ascii="Arial" w:hAnsi="Arial" w:cs="Arial"/>
            <w:color w:val="000000" w:themeColor="text1"/>
          </w:rPr>
          <w:t xml:space="preserve">Отклонение или утверждение плана и бюджета воздействий на ПА вносится </w:t>
        </w:r>
        <w:r w:rsidRPr="00AC52DE">
          <w:rPr>
            <w:rFonts w:ascii="Arial" w:hAnsi="Arial" w:cs="Arial"/>
            <w:color w:val="000000" w:themeColor="text1"/>
          </w:rPr>
          <w:t>Согласующим Технического комитета</w:t>
        </w:r>
        <w:r>
          <w:rPr>
            <w:rFonts w:ascii="Arial" w:hAnsi="Arial" w:cs="Arial"/>
            <w:color w:val="000000" w:themeColor="text1"/>
          </w:rPr>
          <w:t xml:space="preserve"> УК.</w:t>
        </w:r>
      </w:ins>
    </w:p>
    <w:p w14:paraId="7D3339D9" w14:textId="6C8B620D" w:rsidR="00BB2F71" w:rsidRDefault="00C92D85" w:rsidP="00BB2F71">
      <w:pPr>
        <w:spacing w:after="240" w:line="276" w:lineRule="auto"/>
        <w:ind w:firstLine="567"/>
        <w:rPr>
          <w:rFonts w:ascii="Arial" w:hAnsi="Arial" w:cs="Arial"/>
          <w:color w:val="000000" w:themeColor="text1"/>
        </w:rPr>
      </w:pPr>
      <w:r>
        <w:rPr>
          <w:rFonts w:ascii="Arial" w:hAnsi="Arial" w:cs="Arial"/>
          <w:color w:val="000000" w:themeColor="text1"/>
        </w:rPr>
        <w:t xml:space="preserve">В процессе рассмотрения бюджета </w:t>
      </w:r>
      <w:r w:rsidR="00921BB2">
        <w:rPr>
          <w:rFonts w:ascii="Arial" w:hAnsi="Arial" w:cs="Arial"/>
          <w:color w:val="000000" w:themeColor="text1"/>
        </w:rPr>
        <w:t xml:space="preserve">воздействий на ПА </w:t>
      </w:r>
      <w:r w:rsidR="009E1B0C">
        <w:rPr>
          <w:rFonts w:ascii="Arial" w:hAnsi="Arial" w:cs="Arial"/>
          <w:color w:val="000000" w:themeColor="text1"/>
        </w:rPr>
        <w:t xml:space="preserve">Технический </w:t>
      </w:r>
      <w:r>
        <w:rPr>
          <w:rFonts w:ascii="Arial" w:hAnsi="Arial" w:cs="Arial"/>
          <w:color w:val="000000" w:themeColor="text1"/>
        </w:rPr>
        <w:t>комитет</w:t>
      </w:r>
      <w:r w:rsidR="00A132BB">
        <w:rPr>
          <w:rFonts w:ascii="Arial" w:hAnsi="Arial" w:cs="Arial"/>
          <w:color w:val="000000" w:themeColor="text1"/>
        </w:rPr>
        <w:t xml:space="preserve"> УК используют </w:t>
      </w:r>
      <w:r w:rsidR="00BB2F71">
        <w:rPr>
          <w:rFonts w:ascii="Arial" w:hAnsi="Arial" w:cs="Arial"/>
          <w:color w:val="000000" w:themeColor="text1"/>
        </w:rPr>
        <w:t>в том числе и «бумажные» документы, подготовленные на предыдущих шагах процесса. К ним относятся: «</w:t>
      </w:r>
      <w:r w:rsidR="00921BB2">
        <w:rPr>
          <w:rFonts w:ascii="Arial" w:hAnsi="Arial" w:cs="Arial"/>
          <w:color w:val="000000" w:themeColor="text1"/>
        </w:rPr>
        <w:t>Экспертиза проектов, годового плана и бюджета воздействий на ПА</w:t>
      </w:r>
      <w:r w:rsidR="00BB2F71">
        <w:rPr>
          <w:rFonts w:ascii="Arial" w:hAnsi="Arial" w:cs="Arial"/>
          <w:color w:val="000000" w:themeColor="text1"/>
        </w:rPr>
        <w:t xml:space="preserve">», протоколы заседаний </w:t>
      </w:r>
      <w:r w:rsidR="009E1B0C">
        <w:rPr>
          <w:rFonts w:ascii="Arial" w:hAnsi="Arial" w:cs="Arial"/>
          <w:color w:val="000000" w:themeColor="text1"/>
        </w:rPr>
        <w:t xml:space="preserve">Технических </w:t>
      </w:r>
      <w:r w:rsidR="00BB2F71">
        <w:rPr>
          <w:rFonts w:ascii="Arial" w:hAnsi="Arial" w:cs="Arial"/>
          <w:color w:val="000000" w:themeColor="text1"/>
        </w:rPr>
        <w:t>комитетов бизнес-единиц.</w:t>
      </w:r>
    </w:p>
    <w:p w14:paraId="313F4340" w14:textId="7A22CA23" w:rsidR="00BB2F71" w:rsidRPr="00562D49" w:rsidRDefault="00BB2F71" w:rsidP="00BB2F71">
      <w:pPr>
        <w:spacing w:after="240" w:line="276" w:lineRule="auto"/>
        <w:ind w:firstLine="567"/>
        <w:rPr>
          <w:rFonts w:ascii="Arial" w:hAnsi="Arial" w:cs="Arial"/>
          <w:color w:val="000000" w:themeColor="text1"/>
        </w:rPr>
      </w:pPr>
      <w:r>
        <w:rPr>
          <w:rFonts w:ascii="Arial" w:hAnsi="Arial" w:cs="Arial"/>
          <w:color w:val="000000" w:themeColor="text1"/>
        </w:rPr>
        <w:t>Решение комитет</w:t>
      </w:r>
      <w:r w:rsidR="00C11CB3">
        <w:rPr>
          <w:rFonts w:ascii="Arial" w:hAnsi="Arial" w:cs="Arial"/>
          <w:color w:val="000000" w:themeColor="text1"/>
        </w:rPr>
        <w:t>а</w:t>
      </w:r>
      <w:r>
        <w:rPr>
          <w:rFonts w:ascii="Arial" w:hAnsi="Arial" w:cs="Arial"/>
          <w:color w:val="000000" w:themeColor="text1"/>
        </w:rPr>
        <w:t xml:space="preserve"> </w:t>
      </w:r>
      <w:r w:rsidR="00A132BB">
        <w:rPr>
          <w:rFonts w:ascii="Arial" w:hAnsi="Arial" w:cs="Arial"/>
          <w:color w:val="000000" w:themeColor="text1"/>
        </w:rPr>
        <w:t xml:space="preserve">УК </w:t>
      </w:r>
      <w:r>
        <w:rPr>
          <w:rFonts w:ascii="Arial" w:hAnsi="Arial" w:cs="Arial"/>
          <w:color w:val="000000" w:themeColor="text1"/>
        </w:rPr>
        <w:t xml:space="preserve">в отношении принятия или отклонения </w:t>
      </w:r>
      <w:r w:rsidR="00921BB2">
        <w:rPr>
          <w:rFonts w:ascii="Arial" w:hAnsi="Arial" w:cs="Arial"/>
          <w:color w:val="000000" w:themeColor="text1"/>
        </w:rPr>
        <w:t xml:space="preserve">планов и </w:t>
      </w:r>
      <w:r>
        <w:rPr>
          <w:rFonts w:ascii="Arial" w:hAnsi="Arial" w:cs="Arial"/>
          <w:color w:val="000000" w:themeColor="text1"/>
        </w:rPr>
        <w:t>бюджет</w:t>
      </w:r>
      <w:r w:rsidR="00921BB2">
        <w:rPr>
          <w:rFonts w:ascii="Arial" w:hAnsi="Arial" w:cs="Arial"/>
          <w:color w:val="000000" w:themeColor="text1"/>
        </w:rPr>
        <w:t>ов</w:t>
      </w:r>
      <w:r>
        <w:rPr>
          <w:rFonts w:ascii="Arial" w:hAnsi="Arial" w:cs="Arial"/>
          <w:color w:val="000000" w:themeColor="text1"/>
        </w:rPr>
        <w:t xml:space="preserve"> </w:t>
      </w:r>
      <w:r w:rsidR="00921BB2">
        <w:rPr>
          <w:rFonts w:ascii="Arial" w:hAnsi="Arial" w:cs="Arial"/>
          <w:color w:val="000000" w:themeColor="text1"/>
        </w:rPr>
        <w:t xml:space="preserve">воздействий на ПА </w:t>
      </w:r>
      <w:r>
        <w:rPr>
          <w:rFonts w:ascii="Arial" w:hAnsi="Arial" w:cs="Arial"/>
          <w:color w:val="000000" w:themeColor="text1"/>
        </w:rPr>
        <w:t xml:space="preserve">оформляется в виде протокола заседания согласующего органа. Если бюджет принимается, что готовится его бумажный вариант за подписью участников </w:t>
      </w:r>
      <w:r w:rsidR="00A132BB">
        <w:rPr>
          <w:rFonts w:ascii="Arial" w:hAnsi="Arial" w:cs="Arial"/>
          <w:color w:val="000000" w:themeColor="text1"/>
        </w:rPr>
        <w:t>процесса согласования</w:t>
      </w:r>
      <w:r>
        <w:rPr>
          <w:rFonts w:ascii="Arial" w:hAnsi="Arial" w:cs="Arial"/>
          <w:color w:val="000000" w:themeColor="text1"/>
        </w:rPr>
        <w:t>.</w:t>
      </w:r>
    </w:p>
    <w:p w14:paraId="6303CD2F" w14:textId="77777777" w:rsidR="002B35EB" w:rsidRPr="002B35EB" w:rsidRDefault="002B35EB" w:rsidP="002B35EB">
      <w:pPr>
        <w:spacing w:after="240" w:line="276" w:lineRule="auto"/>
        <w:ind w:firstLine="567"/>
        <w:rPr>
          <w:rFonts w:ascii="Arial" w:hAnsi="Arial" w:cs="Arial"/>
          <w:color w:val="000000" w:themeColor="text1"/>
        </w:rPr>
      </w:pPr>
    </w:p>
    <w:p w14:paraId="3C8D9CA6" w14:textId="554873C6" w:rsidR="00CA6900" w:rsidRDefault="00CA6900" w:rsidP="009936BB">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 xml:space="preserve">Шаг процесса 115 </w:t>
      </w:r>
      <w:r w:rsidR="003040C1">
        <w:rPr>
          <w:rFonts w:eastAsiaTheme="majorEastAsia" w:cstheme="majorBidi"/>
          <w:b/>
          <w:i w:val="0"/>
          <w:caps w:val="0"/>
          <w:sz w:val="24"/>
          <w:szCs w:val="24"/>
        </w:rPr>
        <w:t>–</w:t>
      </w:r>
      <w:r>
        <w:rPr>
          <w:rFonts w:eastAsiaTheme="majorEastAsia" w:cstheme="majorBidi"/>
          <w:b/>
          <w:i w:val="0"/>
          <w:caps w:val="0"/>
          <w:sz w:val="24"/>
          <w:szCs w:val="24"/>
        </w:rPr>
        <w:t xml:space="preserve"> </w:t>
      </w:r>
      <w:r w:rsidR="003040C1">
        <w:rPr>
          <w:rFonts w:eastAsiaTheme="majorEastAsia" w:cstheme="majorBidi"/>
          <w:b/>
          <w:i w:val="0"/>
          <w:caps w:val="0"/>
          <w:sz w:val="24"/>
          <w:szCs w:val="24"/>
        </w:rPr>
        <w:t>Инициация передачи бюджета в АСКБ и АСКИ</w:t>
      </w:r>
    </w:p>
    <w:p w14:paraId="0F02E9D3" w14:textId="2BC3E66D" w:rsidR="003040C1" w:rsidRDefault="003040C1" w:rsidP="003040C1">
      <w:pPr>
        <w:spacing w:after="240" w:line="276" w:lineRule="auto"/>
        <w:ind w:firstLine="567"/>
        <w:rPr>
          <w:rFonts w:ascii="Arial" w:hAnsi="Arial" w:cs="Arial"/>
          <w:color w:val="000000" w:themeColor="text1"/>
        </w:rPr>
      </w:pPr>
      <w:r w:rsidRPr="005D4506">
        <w:rPr>
          <w:rFonts w:ascii="Arial" w:hAnsi="Arial" w:cs="Arial"/>
          <w:color w:val="000000" w:themeColor="text1"/>
        </w:rPr>
        <w:t xml:space="preserve">Если </w:t>
      </w:r>
      <w:r>
        <w:rPr>
          <w:rFonts w:ascii="Arial" w:hAnsi="Arial" w:cs="Arial"/>
          <w:color w:val="000000" w:themeColor="text1"/>
        </w:rPr>
        <w:t>годовой план и бюджет утверждаются, то инициируются интеграционные потоки с внешними системами.</w:t>
      </w:r>
    </w:p>
    <w:p w14:paraId="3EFBA328" w14:textId="4E9D9243" w:rsidR="00A13450" w:rsidRDefault="00A13450" w:rsidP="009B4F4E">
      <w:pPr>
        <w:spacing w:after="240" w:line="276" w:lineRule="auto"/>
        <w:ind w:firstLine="567"/>
        <w:rPr>
          <w:rFonts w:ascii="Arial" w:hAnsi="Arial" w:cs="Arial"/>
          <w:color w:val="000000" w:themeColor="text1"/>
        </w:rPr>
      </w:pPr>
      <w:r w:rsidRPr="00A13450">
        <w:rPr>
          <w:rFonts w:ascii="Arial" w:hAnsi="Arial" w:cs="Arial"/>
          <w:color w:val="000000" w:themeColor="text1"/>
        </w:rPr>
        <w:t xml:space="preserve">Интеграция с Автоматизированной Системой Консолидации и Бюджетирования (АСКБ) в части передачи в неё </w:t>
      </w:r>
      <w:r w:rsidR="00611EA5">
        <w:rPr>
          <w:rFonts w:ascii="Arial" w:hAnsi="Arial" w:cs="Arial"/>
          <w:color w:val="000000" w:themeColor="text1"/>
        </w:rPr>
        <w:t>годового</w:t>
      </w:r>
      <w:r w:rsidRPr="00A13450">
        <w:rPr>
          <w:rFonts w:ascii="Arial" w:hAnsi="Arial" w:cs="Arial"/>
          <w:color w:val="000000" w:themeColor="text1"/>
        </w:rPr>
        <w:t xml:space="preserve"> бюджета воздействий на производственные активы бизнес-единиц. В результате обработки Автоматизированной Системой Консолидации и Бюджетирования (АСКБ), переданного бюджета воздействий, будет внесистемное информирование об утверждении либо отклонении данного бюджета. Данный интеграционный поток необходим в целях реализации рассмотрения и утверждения бюджета воздействии на ПА Бюджетным комитетом. Описание интеграционного потока приведено в документе ERP.</w:t>
      </w:r>
      <w:r w:rsidR="007C529E">
        <w:rPr>
          <w:rFonts w:ascii="Arial" w:hAnsi="Arial" w:cs="Arial"/>
          <w:color w:val="000000" w:themeColor="text1"/>
        </w:rPr>
        <w:t>13</w:t>
      </w:r>
      <w:r w:rsidRPr="00A13450">
        <w:rPr>
          <w:rFonts w:ascii="Arial" w:hAnsi="Arial" w:cs="Arial"/>
          <w:color w:val="000000" w:themeColor="text1"/>
        </w:rPr>
        <w:t>.6.7 «Соглашение об интеграции (межсистемная интеграция) АСКБ – S/4HANA». По результатам рассмотрения бюджета на Бюджетном комитете он может быть утвержден или возвращён на корректировку.</w:t>
      </w:r>
    </w:p>
    <w:p w14:paraId="578E5276" w14:textId="0E00F2D4" w:rsidR="003040C1" w:rsidRDefault="003040C1" w:rsidP="009B4F4E">
      <w:pPr>
        <w:spacing w:after="240" w:line="276" w:lineRule="auto"/>
        <w:ind w:firstLine="567"/>
        <w:rPr>
          <w:rFonts w:ascii="Arial" w:hAnsi="Arial" w:cs="Arial"/>
          <w:color w:val="000000" w:themeColor="text1"/>
        </w:rPr>
      </w:pPr>
      <w:r>
        <w:rPr>
          <w:rFonts w:ascii="Arial" w:hAnsi="Arial" w:cs="Arial"/>
          <w:color w:val="000000" w:themeColor="text1"/>
        </w:rPr>
        <w:t xml:space="preserve">Интеграция с </w:t>
      </w:r>
      <w:r w:rsidR="00B85A49" w:rsidRPr="00B85A49">
        <w:rPr>
          <w:rFonts w:ascii="Arial" w:hAnsi="Arial" w:cs="Arial"/>
          <w:color w:val="000000" w:themeColor="text1"/>
        </w:rPr>
        <w:t>Автоматизированн</w:t>
      </w:r>
      <w:r w:rsidR="004668F2">
        <w:rPr>
          <w:rFonts w:ascii="Arial" w:hAnsi="Arial" w:cs="Arial"/>
          <w:color w:val="000000" w:themeColor="text1"/>
        </w:rPr>
        <w:t>ой</w:t>
      </w:r>
      <w:r w:rsidR="00B85A49" w:rsidRPr="00B85A49">
        <w:rPr>
          <w:rFonts w:ascii="Arial" w:hAnsi="Arial" w:cs="Arial"/>
          <w:color w:val="000000" w:themeColor="text1"/>
        </w:rPr>
        <w:t xml:space="preserve"> </w:t>
      </w:r>
      <w:r w:rsidR="00B85A49">
        <w:rPr>
          <w:rFonts w:ascii="Arial" w:hAnsi="Arial" w:cs="Arial"/>
          <w:color w:val="000000" w:themeColor="text1"/>
        </w:rPr>
        <w:t>С</w:t>
      </w:r>
      <w:r w:rsidR="00B85A49" w:rsidRPr="00B85A49">
        <w:rPr>
          <w:rFonts w:ascii="Arial" w:hAnsi="Arial" w:cs="Arial"/>
          <w:color w:val="000000" w:themeColor="text1"/>
        </w:rPr>
        <w:t>ис</w:t>
      </w:r>
      <w:r w:rsidR="00B85A49">
        <w:rPr>
          <w:rFonts w:ascii="Arial" w:hAnsi="Arial" w:cs="Arial"/>
          <w:color w:val="000000" w:themeColor="text1"/>
        </w:rPr>
        <w:t>тем</w:t>
      </w:r>
      <w:r w:rsidR="004668F2">
        <w:rPr>
          <w:rFonts w:ascii="Arial" w:hAnsi="Arial" w:cs="Arial"/>
          <w:color w:val="000000" w:themeColor="text1"/>
        </w:rPr>
        <w:t>ой</w:t>
      </w:r>
      <w:r w:rsidR="00B85A49">
        <w:rPr>
          <w:rFonts w:ascii="Arial" w:hAnsi="Arial" w:cs="Arial"/>
          <w:color w:val="000000" w:themeColor="text1"/>
        </w:rPr>
        <w:t xml:space="preserve"> Контроля Инвестиций </w:t>
      </w:r>
      <w:r>
        <w:rPr>
          <w:rFonts w:ascii="Arial" w:hAnsi="Arial" w:cs="Arial"/>
          <w:color w:val="000000" w:themeColor="text1"/>
        </w:rPr>
        <w:t>(АСКИ) в части передачи в неё</w:t>
      </w:r>
      <w:r w:rsidR="00B85A49">
        <w:rPr>
          <w:rFonts w:ascii="Arial" w:hAnsi="Arial" w:cs="Arial"/>
          <w:color w:val="000000" w:themeColor="text1"/>
        </w:rPr>
        <w:t xml:space="preserve"> </w:t>
      </w:r>
      <w:r w:rsidR="00611EA5">
        <w:rPr>
          <w:rFonts w:ascii="Arial" w:hAnsi="Arial" w:cs="Arial"/>
          <w:color w:val="000000" w:themeColor="text1"/>
        </w:rPr>
        <w:t xml:space="preserve">плана/ </w:t>
      </w:r>
      <w:r w:rsidR="009F350B">
        <w:rPr>
          <w:rFonts w:ascii="Arial" w:hAnsi="Arial" w:cs="Arial"/>
          <w:color w:val="000000" w:themeColor="text1"/>
        </w:rPr>
        <w:t>прогноза</w:t>
      </w:r>
      <w:r w:rsidR="004668F2">
        <w:rPr>
          <w:rFonts w:ascii="Arial" w:hAnsi="Arial" w:cs="Arial"/>
          <w:color w:val="000000" w:themeColor="text1"/>
        </w:rPr>
        <w:t xml:space="preserve"> освоения и финансирования капитальных затрат/</w:t>
      </w:r>
      <w:r w:rsidR="009F350B">
        <w:rPr>
          <w:rFonts w:ascii="Arial" w:hAnsi="Arial" w:cs="Arial"/>
          <w:color w:val="000000" w:themeColor="text1"/>
        </w:rPr>
        <w:t xml:space="preserve"> </w:t>
      </w:r>
      <w:r w:rsidR="004668F2">
        <w:rPr>
          <w:rFonts w:ascii="Arial" w:hAnsi="Arial" w:cs="Arial"/>
          <w:color w:val="000000" w:themeColor="text1"/>
        </w:rPr>
        <w:t>вложений (</w:t>
      </w:r>
      <w:r w:rsidR="004668F2" w:rsidRPr="00494ECB">
        <w:rPr>
          <w:rFonts w:ascii="Arial" w:hAnsi="Arial" w:cs="Arial"/>
          <w:color w:val="000000" w:themeColor="text1"/>
        </w:rPr>
        <w:t>CAPEX</w:t>
      </w:r>
      <w:r w:rsidR="004668F2">
        <w:rPr>
          <w:rFonts w:ascii="Arial" w:hAnsi="Arial" w:cs="Arial"/>
          <w:color w:val="000000" w:themeColor="text1"/>
        </w:rPr>
        <w:t>) в разбив</w:t>
      </w:r>
      <w:r w:rsidR="001D0AD9">
        <w:rPr>
          <w:rFonts w:ascii="Arial" w:hAnsi="Arial" w:cs="Arial"/>
          <w:color w:val="000000" w:themeColor="text1"/>
        </w:rPr>
        <w:t xml:space="preserve">ке на капитализируемый ремонт, </w:t>
      </w:r>
      <w:r w:rsidR="004668F2">
        <w:rPr>
          <w:rFonts w:ascii="Arial" w:hAnsi="Arial" w:cs="Arial"/>
          <w:color w:val="000000" w:themeColor="text1"/>
        </w:rPr>
        <w:t xml:space="preserve">компонентый учет </w:t>
      </w:r>
      <w:r w:rsidR="001D0AD9">
        <w:rPr>
          <w:rFonts w:ascii="Arial" w:hAnsi="Arial" w:cs="Arial"/>
          <w:color w:val="000000" w:themeColor="text1"/>
        </w:rPr>
        <w:t>и ОВП</w:t>
      </w:r>
      <w:r w:rsidR="00611EA5">
        <w:rPr>
          <w:rFonts w:ascii="Arial" w:hAnsi="Arial" w:cs="Arial"/>
          <w:color w:val="000000" w:themeColor="text1"/>
        </w:rPr>
        <w:t xml:space="preserve"> (ОВИЗ)</w:t>
      </w:r>
      <w:r w:rsidR="004668F2">
        <w:rPr>
          <w:rFonts w:ascii="Arial" w:hAnsi="Arial" w:cs="Arial"/>
          <w:color w:val="000000" w:themeColor="text1"/>
        </w:rPr>
        <w:t xml:space="preserve"> по </w:t>
      </w:r>
      <w:r>
        <w:rPr>
          <w:rFonts w:ascii="Arial" w:hAnsi="Arial" w:cs="Arial"/>
          <w:color w:val="000000" w:themeColor="text1"/>
        </w:rPr>
        <w:t>бизнес-единиц</w:t>
      </w:r>
      <w:r w:rsidR="004668F2">
        <w:rPr>
          <w:rFonts w:ascii="Arial" w:hAnsi="Arial" w:cs="Arial"/>
          <w:color w:val="000000" w:themeColor="text1"/>
        </w:rPr>
        <w:t>е</w:t>
      </w:r>
      <w:r w:rsidR="009502CF">
        <w:rPr>
          <w:rFonts w:ascii="Arial" w:hAnsi="Arial" w:cs="Arial"/>
          <w:color w:val="000000" w:themeColor="text1"/>
        </w:rPr>
        <w:t xml:space="preserve"> согласно выбранному сценарию</w:t>
      </w:r>
      <w:r>
        <w:rPr>
          <w:rFonts w:ascii="Arial" w:hAnsi="Arial" w:cs="Arial"/>
          <w:color w:val="000000" w:themeColor="text1"/>
        </w:rPr>
        <w:t xml:space="preserve">. </w:t>
      </w:r>
      <w:r w:rsidR="004668F2">
        <w:rPr>
          <w:rFonts w:ascii="Arial" w:hAnsi="Arial" w:cs="Arial"/>
          <w:color w:val="000000" w:themeColor="text1"/>
        </w:rPr>
        <w:t xml:space="preserve">Передача данных осуществляется по требованию пользователя </w:t>
      </w:r>
      <w:r w:rsidR="009F350B">
        <w:rPr>
          <w:rFonts w:ascii="Arial" w:hAnsi="Arial" w:cs="Arial"/>
          <w:color w:val="000000" w:themeColor="text1"/>
        </w:rPr>
        <w:t xml:space="preserve">– </w:t>
      </w:r>
      <w:r w:rsidR="009F350B" w:rsidRPr="005D2B87">
        <w:rPr>
          <w:rFonts w:ascii="Arial" w:hAnsi="Arial" w:cs="Arial"/>
          <w:color w:val="000000" w:themeColor="text1"/>
        </w:rPr>
        <w:t>Планировщик</w:t>
      </w:r>
      <w:r w:rsidR="009F350B">
        <w:rPr>
          <w:rFonts w:ascii="Arial" w:hAnsi="Arial" w:cs="Arial"/>
          <w:color w:val="000000" w:themeColor="text1"/>
        </w:rPr>
        <w:t>а</w:t>
      </w:r>
      <w:r w:rsidR="009F350B" w:rsidRPr="005D2B87">
        <w:rPr>
          <w:rFonts w:ascii="Arial" w:hAnsi="Arial" w:cs="Arial"/>
          <w:color w:val="000000" w:themeColor="text1"/>
        </w:rPr>
        <w:t xml:space="preserve"> бюджета УА </w:t>
      </w:r>
      <w:r w:rsidR="00A204B1">
        <w:rPr>
          <w:rFonts w:ascii="Arial" w:hAnsi="Arial" w:cs="Arial"/>
          <w:color w:val="000000" w:themeColor="text1"/>
        </w:rPr>
        <w:t>УО</w:t>
      </w:r>
      <w:r w:rsidR="009F350B">
        <w:rPr>
          <w:rFonts w:ascii="Arial" w:hAnsi="Arial" w:cs="Arial"/>
          <w:color w:val="000000" w:themeColor="text1"/>
        </w:rPr>
        <w:t xml:space="preserve"> </w:t>
      </w:r>
      <w:r w:rsidR="004668F2">
        <w:rPr>
          <w:rFonts w:ascii="Arial" w:hAnsi="Arial" w:cs="Arial"/>
          <w:color w:val="000000" w:themeColor="text1"/>
        </w:rPr>
        <w:t>по СПП-элементам со статусом СДПА – Согласовано для передачи в АСКИ</w:t>
      </w:r>
      <w:r w:rsidR="00212DA2">
        <w:rPr>
          <w:rFonts w:ascii="Arial" w:hAnsi="Arial" w:cs="Arial"/>
          <w:color w:val="000000" w:themeColor="text1"/>
        </w:rPr>
        <w:t xml:space="preserve"> с</w:t>
      </w:r>
      <w:r w:rsidR="00212DA2" w:rsidRPr="00C15F73">
        <w:rPr>
          <w:rFonts w:ascii="Arial" w:hAnsi="Arial" w:cs="Arial"/>
          <w:color w:val="000000" w:themeColor="text1"/>
        </w:rPr>
        <w:t xml:space="preserve"> </w:t>
      </w:r>
      <w:r w:rsidR="00212DA2">
        <w:rPr>
          <w:rFonts w:ascii="Arial" w:hAnsi="Arial" w:cs="Arial"/>
          <w:color w:val="000000" w:themeColor="text1"/>
        </w:rPr>
        <w:t xml:space="preserve">помощью транзакции </w:t>
      </w:r>
      <w:r w:rsidR="00212DA2">
        <w:rPr>
          <w:rFonts w:ascii="Arial" w:hAnsi="Arial" w:cs="Arial"/>
          <w:color w:val="000000" w:themeColor="text1"/>
          <w:lang w:val="en-US"/>
        </w:rPr>
        <w:t>ZPM</w:t>
      </w:r>
      <w:r w:rsidR="00212DA2" w:rsidRPr="00C15F73">
        <w:rPr>
          <w:rFonts w:ascii="Arial" w:hAnsi="Arial" w:cs="Arial"/>
          <w:color w:val="000000" w:themeColor="text1"/>
        </w:rPr>
        <w:t>_</w:t>
      </w:r>
      <w:r w:rsidR="00212DA2">
        <w:rPr>
          <w:rFonts w:ascii="Arial" w:hAnsi="Arial" w:cs="Arial"/>
          <w:color w:val="000000" w:themeColor="text1"/>
          <w:lang w:val="en-US"/>
        </w:rPr>
        <w:t>ASKI</w:t>
      </w:r>
      <w:r w:rsidR="002E6C85">
        <w:rPr>
          <w:rFonts w:ascii="Arial" w:hAnsi="Arial" w:cs="Arial"/>
          <w:color w:val="000000" w:themeColor="text1"/>
        </w:rPr>
        <w:t xml:space="preserve"> (код </w:t>
      </w:r>
      <w:r w:rsidR="002E6C85">
        <w:rPr>
          <w:rFonts w:ascii="Arial" w:hAnsi="Arial" w:cs="Arial"/>
          <w:color w:val="000000" w:themeColor="text1"/>
          <w:lang w:val="en-US"/>
        </w:rPr>
        <w:t>PS</w:t>
      </w:r>
      <w:r w:rsidR="002E6C85" w:rsidRPr="00C15F73">
        <w:rPr>
          <w:rFonts w:ascii="Arial" w:hAnsi="Arial" w:cs="Arial"/>
          <w:color w:val="000000" w:themeColor="text1"/>
        </w:rPr>
        <w:t xml:space="preserve">02.01-01 </w:t>
      </w:r>
      <w:r w:rsidR="002E6C85" w:rsidRPr="00811EEA">
        <w:rPr>
          <w:rFonts w:ascii="Arial" w:hAnsi="Arial" w:cs="Arial"/>
          <w:color w:val="000000" w:themeColor="text1"/>
        </w:rPr>
        <w:t>в реестре разработок, описание в разделе 5.10 настоящего КД</w:t>
      </w:r>
      <w:r w:rsidR="002E6C85">
        <w:rPr>
          <w:rFonts w:ascii="Arial" w:hAnsi="Arial" w:cs="Arial"/>
          <w:color w:val="000000" w:themeColor="text1"/>
        </w:rPr>
        <w:t>)</w:t>
      </w:r>
      <w:r w:rsidR="004668F2">
        <w:rPr>
          <w:rFonts w:ascii="Arial" w:hAnsi="Arial" w:cs="Arial"/>
          <w:color w:val="000000" w:themeColor="text1"/>
        </w:rPr>
        <w:t>.</w:t>
      </w:r>
      <w:r w:rsidR="009F350B">
        <w:rPr>
          <w:rFonts w:ascii="Arial" w:hAnsi="Arial" w:cs="Arial"/>
          <w:color w:val="000000" w:themeColor="text1"/>
        </w:rPr>
        <w:t xml:space="preserve"> </w:t>
      </w:r>
      <w:r w:rsidR="009F350B" w:rsidRPr="00494ECB">
        <w:rPr>
          <w:rFonts w:ascii="Arial" w:hAnsi="Arial" w:cs="Arial"/>
          <w:color w:val="000000" w:themeColor="text1"/>
        </w:rPr>
        <w:t xml:space="preserve">При утверждении бюджета проекта </w:t>
      </w:r>
      <w:r w:rsidR="009F350B" w:rsidRPr="009B4F4E">
        <w:rPr>
          <w:rFonts w:ascii="Arial" w:hAnsi="Arial" w:cs="Arial"/>
          <w:color w:val="000000" w:themeColor="text1"/>
        </w:rPr>
        <w:t xml:space="preserve">в АСКИ в систему SAP передается </w:t>
      </w:r>
      <w:r w:rsidR="009F350B" w:rsidRPr="00494ECB">
        <w:rPr>
          <w:rFonts w:ascii="Arial" w:hAnsi="Arial" w:cs="Arial"/>
          <w:color w:val="000000" w:themeColor="text1"/>
        </w:rPr>
        <w:t>соответствующий статус</w:t>
      </w:r>
      <w:r w:rsidR="009F350B">
        <w:rPr>
          <w:rFonts w:ascii="Arial" w:hAnsi="Arial" w:cs="Arial"/>
          <w:color w:val="000000" w:themeColor="text1"/>
        </w:rPr>
        <w:t xml:space="preserve"> –</w:t>
      </w:r>
      <w:r w:rsidR="009F350B" w:rsidRPr="00494ECB">
        <w:rPr>
          <w:rFonts w:ascii="Arial" w:hAnsi="Arial" w:cs="Arial"/>
          <w:color w:val="000000" w:themeColor="text1"/>
        </w:rPr>
        <w:t xml:space="preserve"> </w:t>
      </w:r>
      <w:r w:rsidR="009F350B" w:rsidRPr="009B4F4E">
        <w:rPr>
          <w:rFonts w:ascii="Arial" w:hAnsi="Arial" w:cs="Arial"/>
          <w:color w:val="000000" w:themeColor="text1"/>
        </w:rPr>
        <w:t xml:space="preserve">на СПП-элементах устанавливается статус УТВА </w:t>
      </w:r>
      <w:r w:rsidR="009F350B">
        <w:rPr>
          <w:rFonts w:ascii="Arial" w:hAnsi="Arial" w:cs="Arial"/>
          <w:color w:val="000000" w:themeColor="text1"/>
        </w:rPr>
        <w:t>–</w:t>
      </w:r>
      <w:r w:rsidR="009F350B" w:rsidRPr="009B4F4E">
        <w:rPr>
          <w:rFonts w:ascii="Arial" w:hAnsi="Arial" w:cs="Arial"/>
          <w:color w:val="000000" w:themeColor="text1"/>
        </w:rPr>
        <w:t xml:space="preserve"> </w:t>
      </w:r>
      <w:r w:rsidR="009F350B" w:rsidRPr="00494ECB">
        <w:rPr>
          <w:rFonts w:ascii="Arial" w:hAnsi="Arial" w:cs="Arial"/>
          <w:color w:val="000000" w:themeColor="text1"/>
        </w:rPr>
        <w:t>Бюджет утвержден в АСКИ.</w:t>
      </w:r>
      <w:r w:rsidR="009F350B">
        <w:rPr>
          <w:rFonts w:ascii="Arial" w:hAnsi="Arial" w:cs="Arial"/>
          <w:color w:val="000000" w:themeColor="text1"/>
        </w:rPr>
        <w:t xml:space="preserve"> </w:t>
      </w:r>
      <w:r w:rsidR="009F350B" w:rsidRPr="00494ECB">
        <w:rPr>
          <w:rFonts w:ascii="Arial" w:hAnsi="Arial" w:cs="Arial"/>
          <w:color w:val="000000" w:themeColor="text1"/>
        </w:rPr>
        <w:t>При необходимости корректировки из АСКИ в систему SAP передается соответствующий</w:t>
      </w:r>
      <w:r w:rsidR="009F350B" w:rsidRPr="009B4F4E">
        <w:rPr>
          <w:rFonts w:ascii="Arial" w:hAnsi="Arial" w:cs="Arial"/>
          <w:color w:val="000000" w:themeColor="text1"/>
        </w:rPr>
        <w:t xml:space="preserve"> статус </w:t>
      </w:r>
      <w:r w:rsidR="009F350B">
        <w:rPr>
          <w:rFonts w:ascii="Arial" w:hAnsi="Arial" w:cs="Arial"/>
          <w:color w:val="000000" w:themeColor="text1"/>
        </w:rPr>
        <w:t>–</w:t>
      </w:r>
      <w:r w:rsidR="009F350B" w:rsidRPr="009B4F4E">
        <w:rPr>
          <w:rFonts w:ascii="Arial" w:hAnsi="Arial" w:cs="Arial"/>
          <w:color w:val="000000" w:themeColor="text1"/>
        </w:rPr>
        <w:t xml:space="preserve"> на СПП-элементах</w:t>
      </w:r>
      <w:r w:rsidR="009F350B" w:rsidRPr="004A6451">
        <w:rPr>
          <w:rFonts w:ascii="Arial" w:hAnsi="Arial" w:cs="Arial"/>
          <w:color w:val="000000" w:themeColor="text1"/>
        </w:rPr>
        <w:t xml:space="preserve"> устанавливается статус ТРКА </w:t>
      </w:r>
      <w:r w:rsidR="009F350B">
        <w:rPr>
          <w:rFonts w:ascii="Arial" w:hAnsi="Arial" w:cs="Arial"/>
          <w:color w:val="000000" w:themeColor="text1"/>
        </w:rPr>
        <w:t>–</w:t>
      </w:r>
      <w:r w:rsidR="009F350B" w:rsidRPr="009B4F4E">
        <w:rPr>
          <w:rFonts w:ascii="Arial" w:hAnsi="Arial" w:cs="Arial"/>
          <w:color w:val="000000" w:themeColor="text1"/>
        </w:rPr>
        <w:t xml:space="preserve"> </w:t>
      </w:r>
      <w:r w:rsidR="009F350B" w:rsidRPr="00494ECB">
        <w:rPr>
          <w:rFonts w:ascii="Arial" w:hAnsi="Arial" w:cs="Arial"/>
          <w:color w:val="000000" w:themeColor="text1"/>
        </w:rPr>
        <w:t>Требуется корректировка (из АСКИ)</w:t>
      </w:r>
      <w:r w:rsidR="002E6C85" w:rsidRPr="00C15F73">
        <w:rPr>
          <w:rFonts w:ascii="Arial" w:hAnsi="Arial" w:cs="Arial"/>
          <w:color w:val="000000" w:themeColor="text1"/>
        </w:rPr>
        <w:t xml:space="preserve"> (</w:t>
      </w:r>
      <w:r w:rsidR="002E6C85">
        <w:rPr>
          <w:rFonts w:ascii="Arial" w:hAnsi="Arial" w:cs="Arial"/>
          <w:color w:val="000000" w:themeColor="text1"/>
        </w:rPr>
        <w:t xml:space="preserve">код </w:t>
      </w:r>
      <w:r w:rsidR="002E6C85">
        <w:rPr>
          <w:rFonts w:ascii="Arial" w:hAnsi="Arial" w:cs="Arial"/>
          <w:color w:val="000000" w:themeColor="text1"/>
          <w:lang w:val="en-US"/>
        </w:rPr>
        <w:t>PS</w:t>
      </w:r>
      <w:r w:rsidR="002E6C85" w:rsidRPr="00C15F73">
        <w:rPr>
          <w:rFonts w:ascii="Arial" w:hAnsi="Arial" w:cs="Arial"/>
          <w:color w:val="000000" w:themeColor="text1"/>
        </w:rPr>
        <w:t xml:space="preserve">02.05 </w:t>
      </w:r>
      <w:r w:rsidR="002E6C85" w:rsidRPr="00811EEA">
        <w:rPr>
          <w:rFonts w:ascii="Arial" w:hAnsi="Arial" w:cs="Arial"/>
          <w:color w:val="000000" w:themeColor="text1"/>
        </w:rPr>
        <w:t>в реестре разработок, описание в разделе 5.10 настоящего КД</w:t>
      </w:r>
      <w:r w:rsidR="002E6C85" w:rsidRPr="00C15F73">
        <w:rPr>
          <w:rFonts w:ascii="Arial" w:hAnsi="Arial" w:cs="Arial"/>
          <w:color w:val="000000" w:themeColor="text1"/>
        </w:rPr>
        <w:t>)</w:t>
      </w:r>
      <w:r w:rsidR="009F350B" w:rsidRPr="00494ECB">
        <w:rPr>
          <w:rFonts w:ascii="Arial" w:hAnsi="Arial" w:cs="Arial"/>
          <w:color w:val="000000" w:themeColor="text1"/>
        </w:rPr>
        <w:t>.</w:t>
      </w:r>
      <w:r w:rsidR="009F350B">
        <w:rPr>
          <w:rFonts w:ascii="Arial" w:hAnsi="Arial" w:cs="Arial"/>
          <w:color w:val="000000" w:themeColor="text1"/>
        </w:rPr>
        <w:t xml:space="preserve"> </w:t>
      </w:r>
      <w:r>
        <w:rPr>
          <w:rFonts w:ascii="Arial" w:hAnsi="Arial" w:cs="Arial"/>
          <w:color w:val="000000" w:themeColor="text1"/>
        </w:rPr>
        <w:t xml:space="preserve">Описание интеграционного потока приведено в документе </w:t>
      </w:r>
      <w:r w:rsidRPr="00494ECB">
        <w:rPr>
          <w:rFonts w:ascii="Arial" w:hAnsi="Arial" w:cs="Arial"/>
          <w:color w:val="000000" w:themeColor="text1"/>
        </w:rPr>
        <w:t>ERP</w:t>
      </w:r>
      <w:r w:rsidRPr="009936BB">
        <w:rPr>
          <w:rFonts w:ascii="Arial" w:hAnsi="Arial" w:cs="Arial"/>
          <w:color w:val="000000" w:themeColor="text1"/>
        </w:rPr>
        <w:t>.</w:t>
      </w:r>
      <w:r w:rsidR="007C529E">
        <w:rPr>
          <w:rFonts w:ascii="Arial" w:hAnsi="Arial" w:cs="Arial"/>
          <w:color w:val="000000" w:themeColor="text1"/>
        </w:rPr>
        <w:t>13</w:t>
      </w:r>
      <w:r w:rsidRPr="009936BB">
        <w:rPr>
          <w:rFonts w:ascii="Arial" w:hAnsi="Arial" w:cs="Arial"/>
          <w:color w:val="000000" w:themeColor="text1"/>
        </w:rPr>
        <w:t xml:space="preserve">.6.2 </w:t>
      </w:r>
      <w:r>
        <w:rPr>
          <w:rFonts w:ascii="Arial" w:hAnsi="Arial" w:cs="Arial"/>
          <w:color w:val="000000" w:themeColor="text1"/>
        </w:rPr>
        <w:t>«</w:t>
      </w:r>
      <w:r w:rsidR="00B85A49">
        <w:rPr>
          <w:rFonts w:ascii="Arial" w:hAnsi="Arial" w:cs="Arial"/>
          <w:color w:val="000000" w:themeColor="text1"/>
        </w:rPr>
        <w:t xml:space="preserve">Соглашение об интеграции (межсистемная интеграция) АСКИ – </w:t>
      </w:r>
      <w:r w:rsidR="00B85A49" w:rsidRPr="00494ECB">
        <w:rPr>
          <w:rFonts w:ascii="Arial" w:hAnsi="Arial" w:cs="Arial"/>
          <w:color w:val="000000" w:themeColor="text1"/>
        </w:rPr>
        <w:t>S</w:t>
      </w:r>
      <w:r w:rsidR="00B85A49" w:rsidRPr="009936BB">
        <w:rPr>
          <w:rFonts w:ascii="Arial" w:hAnsi="Arial" w:cs="Arial"/>
          <w:color w:val="000000" w:themeColor="text1"/>
        </w:rPr>
        <w:t>/4</w:t>
      </w:r>
      <w:r w:rsidR="00B85A49" w:rsidRPr="00494ECB">
        <w:rPr>
          <w:rFonts w:ascii="Arial" w:hAnsi="Arial" w:cs="Arial"/>
          <w:color w:val="000000" w:themeColor="text1"/>
        </w:rPr>
        <w:t>HANA</w:t>
      </w:r>
      <w:r>
        <w:rPr>
          <w:rFonts w:ascii="Arial" w:hAnsi="Arial" w:cs="Arial"/>
          <w:color w:val="000000" w:themeColor="text1"/>
        </w:rPr>
        <w:t>»</w:t>
      </w:r>
      <w:r w:rsidR="00B85A49">
        <w:rPr>
          <w:rFonts w:ascii="Arial" w:hAnsi="Arial" w:cs="Arial"/>
          <w:color w:val="000000" w:themeColor="text1"/>
        </w:rPr>
        <w:t>.</w:t>
      </w:r>
    </w:p>
    <w:p w14:paraId="1ABDB09E" w14:textId="504365A1" w:rsidR="003A0A65" w:rsidRDefault="003A0A65" w:rsidP="009B4F4E">
      <w:pPr>
        <w:spacing w:after="240" w:line="276" w:lineRule="auto"/>
        <w:ind w:firstLine="567"/>
        <w:rPr>
          <w:rFonts w:ascii="Arial" w:hAnsi="Arial" w:cs="Arial"/>
          <w:color w:val="000000" w:themeColor="text1"/>
        </w:rPr>
      </w:pPr>
      <w:r>
        <w:rPr>
          <w:rFonts w:ascii="Arial" w:hAnsi="Arial" w:cs="Arial"/>
          <w:color w:val="000000" w:themeColor="text1"/>
        </w:rPr>
        <w:t xml:space="preserve">Передача прогноза освоения и финансирования в АСКИ осуществляется </w:t>
      </w:r>
      <w:r w:rsidRPr="005D2B87">
        <w:rPr>
          <w:rFonts w:ascii="Arial" w:hAnsi="Arial" w:cs="Arial"/>
          <w:color w:val="000000" w:themeColor="text1"/>
        </w:rPr>
        <w:t>Планировщик</w:t>
      </w:r>
      <w:r>
        <w:rPr>
          <w:rFonts w:ascii="Arial" w:hAnsi="Arial" w:cs="Arial"/>
          <w:color w:val="000000" w:themeColor="text1"/>
        </w:rPr>
        <w:t>ом</w:t>
      </w:r>
      <w:r w:rsidRPr="005D2B87">
        <w:rPr>
          <w:rFonts w:ascii="Arial" w:hAnsi="Arial" w:cs="Arial"/>
          <w:color w:val="000000" w:themeColor="text1"/>
        </w:rPr>
        <w:t xml:space="preserve"> бюджета УА </w:t>
      </w:r>
      <w:r>
        <w:rPr>
          <w:rFonts w:ascii="Arial" w:hAnsi="Arial" w:cs="Arial"/>
          <w:color w:val="000000" w:themeColor="text1"/>
        </w:rPr>
        <w:t>УО в течении года согласно графику, аналогично передаче при годовом бюджетировании, по выбранному сценарию:</w:t>
      </w:r>
    </w:p>
    <w:p w14:paraId="18B93933" w14:textId="710B65F6" w:rsidR="003A0A65" w:rsidRPr="00C15F73" w:rsidRDefault="003A0A65" w:rsidP="00C15F73">
      <w:pPr>
        <w:pStyle w:val="af9"/>
        <w:numPr>
          <w:ilvl w:val="0"/>
          <w:numId w:val="130"/>
        </w:numPr>
        <w:spacing w:line="276" w:lineRule="auto"/>
        <w:ind w:left="1281" w:hanging="357"/>
        <w:rPr>
          <w:rFonts w:ascii="Arial" w:hAnsi="Arial" w:cs="Arial"/>
          <w:color w:val="000000" w:themeColor="text1"/>
        </w:rPr>
      </w:pPr>
      <w:r>
        <w:rPr>
          <w:rFonts w:ascii="Arial" w:hAnsi="Arial" w:cs="Arial"/>
          <w:color w:val="000000" w:themeColor="text1"/>
        </w:rPr>
        <w:t>п</w:t>
      </w:r>
      <w:r w:rsidRPr="00C15F73">
        <w:rPr>
          <w:rFonts w:ascii="Arial" w:hAnsi="Arial" w:cs="Arial"/>
          <w:color w:val="000000" w:themeColor="text1"/>
        </w:rPr>
        <w:t>рогноз 3+9</w:t>
      </w:r>
      <w:r>
        <w:rPr>
          <w:rFonts w:ascii="Arial" w:hAnsi="Arial" w:cs="Arial"/>
          <w:color w:val="000000" w:themeColor="text1"/>
        </w:rPr>
        <w:t>;</w:t>
      </w:r>
    </w:p>
    <w:p w14:paraId="14D416D2" w14:textId="2B5A60C7" w:rsidR="003A0A65" w:rsidRPr="00C15F73" w:rsidRDefault="003A0A65" w:rsidP="00C15F73">
      <w:pPr>
        <w:pStyle w:val="af9"/>
        <w:numPr>
          <w:ilvl w:val="0"/>
          <w:numId w:val="130"/>
        </w:numPr>
        <w:spacing w:line="276" w:lineRule="auto"/>
        <w:ind w:left="1281" w:hanging="357"/>
        <w:rPr>
          <w:rFonts w:ascii="Arial" w:hAnsi="Arial" w:cs="Arial"/>
          <w:color w:val="000000" w:themeColor="text1"/>
        </w:rPr>
      </w:pPr>
      <w:r>
        <w:rPr>
          <w:rFonts w:ascii="Arial" w:hAnsi="Arial" w:cs="Arial"/>
          <w:color w:val="000000" w:themeColor="text1"/>
        </w:rPr>
        <w:t>п</w:t>
      </w:r>
      <w:r w:rsidRPr="00C15F73">
        <w:rPr>
          <w:rFonts w:ascii="Arial" w:hAnsi="Arial" w:cs="Arial"/>
          <w:color w:val="000000" w:themeColor="text1"/>
        </w:rPr>
        <w:t>рогноз 6+6</w:t>
      </w:r>
      <w:r>
        <w:rPr>
          <w:rFonts w:ascii="Arial" w:hAnsi="Arial" w:cs="Arial"/>
          <w:color w:val="000000" w:themeColor="text1"/>
        </w:rPr>
        <w:t>;</w:t>
      </w:r>
    </w:p>
    <w:p w14:paraId="277C4018" w14:textId="4C0C7412" w:rsidR="003A0A65" w:rsidRPr="00C15F73" w:rsidRDefault="003A0A65" w:rsidP="00C15F73">
      <w:pPr>
        <w:pStyle w:val="af9"/>
        <w:numPr>
          <w:ilvl w:val="0"/>
          <w:numId w:val="130"/>
        </w:numPr>
        <w:spacing w:line="276" w:lineRule="auto"/>
        <w:ind w:left="1281" w:hanging="357"/>
        <w:rPr>
          <w:rFonts w:ascii="Arial" w:hAnsi="Arial" w:cs="Arial"/>
          <w:color w:val="000000" w:themeColor="text1"/>
        </w:rPr>
      </w:pPr>
      <w:r>
        <w:rPr>
          <w:rFonts w:ascii="Arial" w:hAnsi="Arial" w:cs="Arial"/>
          <w:color w:val="000000" w:themeColor="text1"/>
        </w:rPr>
        <w:t>п</w:t>
      </w:r>
      <w:r w:rsidRPr="00C15F73">
        <w:rPr>
          <w:rFonts w:ascii="Arial" w:hAnsi="Arial" w:cs="Arial"/>
          <w:color w:val="000000" w:themeColor="text1"/>
        </w:rPr>
        <w:t>рогноз 8+4</w:t>
      </w:r>
      <w:r>
        <w:rPr>
          <w:rFonts w:ascii="Arial" w:hAnsi="Arial" w:cs="Arial"/>
          <w:color w:val="000000" w:themeColor="text1"/>
        </w:rPr>
        <w:t>;</w:t>
      </w:r>
    </w:p>
    <w:p w14:paraId="486171BC" w14:textId="52B19DD2" w:rsidR="003A0A65" w:rsidRPr="00C15F73" w:rsidRDefault="003A0A65" w:rsidP="00C15F73">
      <w:pPr>
        <w:pStyle w:val="af9"/>
        <w:numPr>
          <w:ilvl w:val="0"/>
          <w:numId w:val="130"/>
        </w:numPr>
        <w:spacing w:after="120" w:line="276" w:lineRule="auto"/>
        <w:ind w:left="1281" w:hanging="357"/>
        <w:rPr>
          <w:rFonts w:ascii="Arial" w:hAnsi="Arial" w:cs="Arial"/>
          <w:color w:val="000000" w:themeColor="text1"/>
        </w:rPr>
      </w:pPr>
      <w:r>
        <w:rPr>
          <w:rFonts w:ascii="Arial" w:hAnsi="Arial" w:cs="Arial"/>
          <w:color w:val="000000" w:themeColor="text1"/>
        </w:rPr>
        <w:t>п</w:t>
      </w:r>
      <w:r w:rsidRPr="00C15F73">
        <w:rPr>
          <w:rFonts w:ascii="Arial" w:hAnsi="Arial" w:cs="Arial"/>
          <w:color w:val="000000" w:themeColor="text1"/>
        </w:rPr>
        <w:t>рогноз 9+3</w:t>
      </w:r>
      <w:r>
        <w:rPr>
          <w:rFonts w:ascii="Arial" w:hAnsi="Arial" w:cs="Arial"/>
          <w:color w:val="000000" w:themeColor="text1"/>
        </w:rPr>
        <w:t>;</w:t>
      </w:r>
    </w:p>
    <w:p w14:paraId="68BD128D" w14:textId="5570645D" w:rsidR="00212DA2" w:rsidRDefault="00212DA2" w:rsidP="009B4F4E">
      <w:pPr>
        <w:spacing w:after="240" w:line="276" w:lineRule="auto"/>
        <w:ind w:firstLine="567"/>
        <w:rPr>
          <w:rFonts w:ascii="Arial" w:hAnsi="Arial" w:cs="Arial"/>
          <w:color w:val="000000" w:themeColor="text1"/>
        </w:rPr>
      </w:pPr>
      <w:r>
        <w:rPr>
          <w:rFonts w:ascii="Arial" w:hAnsi="Arial" w:cs="Arial"/>
          <w:color w:val="000000" w:themeColor="text1"/>
        </w:rPr>
        <w:t>В</w:t>
      </w:r>
      <w:r w:rsidRPr="00212DA2">
        <w:rPr>
          <w:rFonts w:ascii="Arial" w:hAnsi="Arial" w:cs="Arial"/>
          <w:color w:val="000000" w:themeColor="text1"/>
        </w:rPr>
        <w:t xml:space="preserve"> ночь после передачи</w:t>
      </w:r>
      <w:r w:rsidR="003A0A65">
        <w:rPr>
          <w:rFonts w:ascii="Arial" w:hAnsi="Arial" w:cs="Arial"/>
          <w:color w:val="000000" w:themeColor="text1"/>
        </w:rPr>
        <w:t xml:space="preserve"> плана/ </w:t>
      </w:r>
      <w:r w:rsidRPr="00212DA2">
        <w:rPr>
          <w:rFonts w:ascii="Arial" w:hAnsi="Arial" w:cs="Arial"/>
          <w:color w:val="000000" w:themeColor="text1"/>
        </w:rPr>
        <w:t>прогноза освоения и финансирования в АСКИ в BW передается и сохраняется версия по CAPEX. Сохраненная версия доступна для просмотра в отчете PM-M06</w:t>
      </w:r>
      <w:r>
        <w:rPr>
          <w:rFonts w:ascii="Arial" w:hAnsi="Arial" w:cs="Arial"/>
          <w:color w:val="000000" w:themeColor="text1"/>
        </w:rPr>
        <w:t>.</w:t>
      </w:r>
    </w:p>
    <w:p w14:paraId="37BC7540" w14:textId="77777777" w:rsidR="00150D02" w:rsidRPr="00494ECB" w:rsidRDefault="00150D02" w:rsidP="009B4F4E">
      <w:pPr>
        <w:spacing w:after="240" w:line="276" w:lineRule="auto"/>
        <w:ind w:firstLine="567"/>
        <w:rPr>
          <w:rFonts w:ascii="Arial" w:hAnsi="Arial" w:cs="Arial"/>
          <w:color w:val="000000" w:themeColor="text1"/>
        </w:rPr>
      </w:pPr>
    </w:p>
    <w:p w14:paraId="267ADEB5" w14:textId="78E849C3" w:rsidR="002411F9" w:rsidRDefault="002411F9" w:rsidP="002411F9">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Шаг процесса 116 – Анализ корректировки бюджета по результатам рассмотрения на Бюджетом комитете</w:t>
      </w:r>
    </w:p>
    <w:p w14:paraId="23EEFCE4" w14:textId="5BE764F4" w:rsidR="002411F9" w:rsidRPr="00C15F73" w:rsidRDefault="002411F9" w:rsidP="009936BB">
      <w:pPr>
        <w:spacing w:after="240" w:line="276" w:lineRule="auto"/>
        <w:ind w:firstLine="567"/>
        <w:rPr>
          <w:rFonts w:ascii="Arial" w:hAnsi="Arial" w:cs="Arial"/>
          <w:color w:val="000000" w:themeColor="text1"/>
        </w:rPr>
      </w:pPr>
      <w:r>
        <w:rPr>
          <w:rFonts w:ascii="Arial" w:hAnsi="Arial" w:cs="Arial"/>
          <w:color w:val="000000" w:themeColor="text1"/>
        </w:rPr>
        <w:t>В том случае, если в результате рассмотрения Бюджетным комитетом в системе АСКБ годовой бюджет воздействий на ПА не будет утверждён, то процесс будет развиваться в сторону корректировки.</w:t>
      </w:r>
    </w:p>
    <w:p w14:paraId="4F6CE91B" w14:textId="203CC10E" w:rsidR="002411F9" w:rsidRPr="00C15F73" w:rsidRDefault="005B7E2F" w:rsidP="009936BB">
      <w:pPr>
        <w:spacing w:after="240" w:line="276" w:lineRule="auto"/>
        <w:ind w:firstLine="567"/>
        <w:rPr>
          <w:rFonts w:ascii="Arial" w:hAnsi="Arial" w:cs="Arial"/>
          <w:color w:val="000000" w:themeColor="text1"/>
        </w:rPr>
      </w:pPr>
      <w:r>
        <w:rPr>
          <w:rFonts w:ascii="Arial" w:hAnsi="Arial" w:cs="Arial"/>
          <w:color w:val="000000" w:themeColor="text1"/>
        </w:rPr>
        <w:t>Для этого исполнителем шага в роли Главного специалиста ТОиР УК будет проведён анализ годового бюджета воздействий на ПА в полученных указаний от БК к корректировке бюджета.</w:t>
      </w:r>
    </w:p>
    <w:p w14:paraId="5F1A3A5E" w14:textId="53C72A36" w:rsidR="005B7E2F" w:rsidRPr="00494ECB" w:rsidRDefault="005B7E2F" w:rsidP="00EB32C6">
      <w:pPr>
        <w:spacing w:after="240" w:line="276" w:lineRule="auto"/>
        <w:ind w:firstLine="567"/>
        <w:rPr>
          <w:rFonts w:ascii="Arial" w:hAnsi="Arial" w:cs="Arial"/>
          <w:color w:val="000000" w:themeColor="text1"/>
        </w:rPr>
      </w:pPr>
      <w:r>
        <w:rPr>
          <w:rFonts w:ascii="Arial" w:hAnsi="Arial" w:cs="Arial"/>
          <w:color w:val="000000" w:themeColor="text1"/>
        </w:rPr>
        <w:t xml:space="preserve">Шаг будет выполняться в системе </w:t>
      </w:r>
      <w:r>
        <w:rPr>
          <w:rFonts w:ascii="Arial" w:hAnsi="Arial" w:cs="Arial"/>
          <w:color w:val="000000" w:themeColor="text1"/>
          <w:lang w:val="en-US"/>
        </w:rPr>
        <w:t>SAP</w:t>
      </w:r>
      <w:r w:rsidRPr="009936BB">
        <w:rPr>
          <w:rFonts w:ascii="Arial" w:hAnsi="Arial" w:cs="Arial"/>
          <w:color w:val="000000" w:themeColor="text1"/>
        </w:rPr>
        <w:t xml:space="preserve"> </w:t>
      </w:r>
      <w:r>
        <w:rPr>
          <w:rFonts w:ascii="Arial" w:hAnsi="Arial" w:cs="Arial"/>
          <w:color w:val="000000" w:themeColor="text1"/>
          <w:lang w:val="en-US"/>
        </w:rPr>
        <w:t>MCB</w:t>
      </w:r>
      <w:r w:rsidRPr="009936BB">
        <w:rPr>
          <w:rFonts w:ascii="Arial" w:hAnsi="Arial" w:cs="Arial"/>
          <w:color w:val="000000" w:themeColor="text1"/>
        </w:rPr>
        <w:t xml:space="preserve">. </w:t>
      </w:r>
      <w:r>
        <w:rPr>
          <w:rFonts w:ascii="Arial" w:hAnsi="Arial" w:cs="Arial"/>
          <w:color w:val="000000" w:themeColor="text1"/>
        </w:rPr>
        <w:t xml:space="preserve">Будет реализован аналитический отчёт в приложении </w:t>
      </w:r>
      <w:r w:rsidR="00084866">
        <w:rPr>
          <w:rFonts w:ascii="Arial" w:hAnsi="Arial" w:cs="Arial"/>
          <w:color w:val="000000" w:themeColor="text1"/>
          <w:lang w:val="en-US"/>
        </w:rPr>
        <w:t>SAP</w:t>
      </w:r>
      <w:r w:rsidR="00084866" w:rsidRPr="00494ECB">
        <w:rPr>
          <w:rFonts w:ascii="Arial" w:hAnsi="Arial" w:cs="Arial"/>
          <w:color w:val="000000" w:themeColor="text1"/>
        </w:rPr>
        <w:t xml:space="preserve"> </w:t>
      </w:r>
      <w:r w:rsidRPr="000D62E7">
        <w:rPr>
          <w:rFonts w:ascii="Arial" w:hAnsi="Arial" w:cs="Arial"/>
          <w:color w:val="000000" w:themeColor="text1"/>
        </w:rPr>
        <w:t>Analysis for Excel</w:t>
      </w:r>
      <w:r>
        <w:rPr>
          <w:rFonts w:ascii="Arial" w:hAnsi="Arial" w:cs="Arial"/>
          <w:color w:val="000000" w:themeColor="text1"/>
        </w:rPr>
        <w:t xml:space="preserve"> (код </w:t>
      </w:r>
      <w:r w:rsidRPr="00B04EF5">
        <w:rPr>
          <w:rFonts w:ascii="Arial" w:hAnsi="Arial" w:cs="Arial"/>
          <w:color w:val="000000" w:themeColor="text1"/>
        </w:rPr>
        <w:t>MCB0</w:t>
      </w:r>
      <w:r w:rsidR="00B03E69">
        <w:rPr>
          <w:rFonts w:ascii="Arial" w:hAnsi="Arial" w:cs="Arial"/>
          <w:color w:val="000000" w:themeColor="text1"/>
        </w:rPr>
        <w:t>8-01</w:t>
      </w:r>
      <w:r w:rsidRPr="0002482D">
        <w:rPr>
          <w:rFonts w:ascii="Arial" w:hAnsi="Arial" w:cs="Arial"/>
          <w:color w:val="000000" w:themeColor="text1"/>
        </w:rPr>
        <w:t xml:space="preserve"> </w:t>
      </w:r>
      <w:r>
        <w:rPr>
          <w:rFonts w:ascii="Arial" w:hAnsi="Arial" w:cs="Arial"/>
          <w:color w:val="000000" w:themeColor="text1"/>
        </w:rPr>
        <w:t>в реестре разработок, описание в разделе 5.10 настоящего КД), в котором будет выведен бюджет воздействий на ПА в разрезе бизнес-единиц</w:t>
      </w:r>
      <w:r w:rsidR="00B03E69">
        <w:rPr>
          <w:rFonts w:ascii="Arial" w:hAnsi="Arial" w:cs="Arial"/>
          <w:color w:val="000000" w:themeColor="text1"/>
        </w:rPr>
        <w:t>ы</w:t>
      </w:r>
      <w:r>
        <w:rPr>
          <w:rFonts w:ascii="Arial" w:hAnsi="Arial" w:cs="Arial"/>
          <w:color w:val="000000" w:themeColor="text1"/>
        </w:rPr>
        <w:t>, структуры СПП-элементов</w:t>
      </w:r>
      <w:r w:rsidR="00B03E69">
        <w:rPr>
          <w:rFonts w:ascii="Arial" w:hAnsi="Arial" w:cs="Arial"/>
          <w:color w:val="000000" w:themeColor="text1"/>
        </w:rPr>
        <w:t>, типов затрат</w:t>
      </w:r>
      <w:r>
        <w:rPr>
          <w:rFonts w:ascii="Arial" w:hAnsi="Arial" w:cs="Arial"/>
          <w:color w:val="000000" w:themeColor="text1"/>
        </w:rPr>
        <w:t>. Указания БК к корректировке, как и Протокол БК используются при анализе вне системы.</w:t>
      </w:r>
    </w:p>
    <w:p w14:paraId="0DB066A8" w14:textId="6C4FCA69" w:rsidR="009874AF" w:rsidRDefault="005B7E2F" w:rsidP="009874AF">
      <w:pPr>
        <w:spacing w:after="240" w:line="276" w:lineRule="auto"/>
        <w:ind w:firstLine="567"/>
        <w:rPr>
          <w:rFonts w:ascii="Arial" w:hAnsi="Arial" w:cs="Arial"/>
          <w:color w:val="000000" w:themeColor="text1"/>
        </w:rPr>
      </w:pPr>
      <w:r>
        <w:rPr>
          <w:rFonts w:ascii="Arial" w:hAnsi="Arial" w:cs="Arial"/>
          <w:color w:val="000000" w:themeColor="text1"/>
        </w:rPr>
        <w:t xml:space="preserve">По результатам анализа </w:t>
      </w:r>
      <w:r w:rsidR="00914B54">
        <w:rPr>
          <w:rFonts w:ascii="Arial" w:hAnsi="Arial" w:cs="Arial"/>
          <w:color w:val="000000" w:themeColor="text1"/>
        </w:rPr>
        <w:t xml:space="preserve">корректировки </w:t>
      </w:r>
      <w:r>
        <w:rPr>
          <w:rFonts w:ascii="Arial" w:hAnsi="Arial" w:cs="Arial"/>
          <w:color w:val="000000" w:themeColor="text1"/>
        </w:rPr>
        <w:t xml:space="preserve">годового бюджета воздействий на ПА </w:t>
      </w:r>
      <w:r w:rsidR="00914B54">
        <w:rPr>
          <w:rFonts w:ascii="Arial" w:hAnsi="Arial" w:cs="Arial"/>
          <w:color w:val="000000" w:themeColor="text1"/>
          <w:lang w:val="en-US"/>
        </w:rPr>
        <w:t>SAP</w:t>
      </w:r>
      <w:r w:rsidR="00914B54" w:rsidRPr="00494ECB">
        <w:rPr>
          <w:rFonts w:ascii="Arial" w:hAnsi="Arial" w:cs="Arial"/>
          <w:color w:val="000000" w:themeColor="text1"/>
        </w:rPr>
        <w:t xml:space="preserve"> </w:t>
      </w:r>
      <w:r w:rsidR="00914B54">
        <w:rPr>
          <w:rFonts w:ascii="Arial" w:hAnsi="Arial" w:cs="Arial"/>
          <w:color w:val="000000" w:themeColor="text1"/>
        </w:rPr>
        <w:t xml:space="preserve">через приложение </w:t>
      </w:r>
      <w:r w:rsidR="00914B54" w:rsidRPr="007E0B33">
        <w:rPr>
          <w:rFonts w:ascii="Arial" w:hAnsi="Arial" w:cs="Arial"/>
          <w:color w:val="000000" w:themeColor="text1"/>
        </w:rPr>
        <w:t>Analysis for Excel</w:t>
      </w:r>
      <w:r w:rsidR="00914B54">
        <w:rPr>
          <w:rFonts w:ascii="Arial" w:hAnsi="Arial" w:cs="Arial"/>
          <w:color w:val="000000" w:themeColor="text1"/>
        </w:rPr>
        <w:t xml:space="preserve"> (код разработки </w:t>
      </w:r>
      <w:r w:rsidR="00914B54">
        <w:rPr>
          <w:rFonts w:ascii="Arial" w:hAnsi="Arial" w:cs="Arial"/>
          <w:color w:val="000000" w:themeColor="text1"/>
          <w:lang w:val="en-US"/>
        </w:rPr>
        <w:t>MCB</w:t>
      </w:r>
      <w:r w:rsidR="00914B54" w:rsidRPr="00494ECB">
        <w:rPr>
          <w:rFonts w:ascii="Arial" w:hAnsi="Arial" w:cs="Arial"/>
          <w:color w:val="000000" w:themeColor="text1"/>
        </w:rPr>
        <w:t>08-01</w:t>
      </w:r>
      <w:r w:rsidR="00914B54">
        <w:rPr>
          <w:rFonts w:ascii="Arial" w:hAnsi="Arial" w:cs="Arial"/>
          <w:color w:val="000000" w:themeColor="text1"/>
        </w:rPr>
        <w:t>)</w:t>
      </w:r>
      <w:r w:rsidR="00914B54" w:rsidRPr="00494ECB">
        <w:rPr>
          <w:rFonts w:ascii="Arial" w:hAnsi="Arial" w:cs="Arial"/>
          <w:color w:val="000000" w:themeColor="text1"/>
        </w:rPr>
        <w:t xml:space="preserve"> </w:t>
      </w:r>
      <w:r w:rsidR="00914B54">
        <w:rPr>
          <w:rFonts w:ascii="Arial" w:hAnsi="Arial" w:cs="Arial"/>
          <w:color w:val="000000" w:themeColor="text1"/>
        </w:rPr>
        <w:t>осуществ</w:t>
      </w:r>
      <w:r w:rsidR="00D71039">
        <w:rPr>
          <w:rFonts w:ascii="Arial" w:hAnsi="Arial" w:cs="Arial"/>
          <w:color w:val="000000" w:themeColor="text1"/>
        </w:rPr>
        <w:t>ляется отклонение планов и бюдж</w:t>
      </w:r>
      <w:r w:rsidR="00914B54">
        <w:rPr>
          <w:rFonts w:ascii="Arial" w:hAnsi="Arial" w:cs="Arial"/>
          <w:color w:val="000000" w:themeColor="text1"/>
        </w:rPr>
        <w:t xml:space="preserve">етов воздействий на ПА, что </w:t>
      </w:r>
      <w:r w:rsidR="009874AF">
        <w:rPr>
          <w:rFonts w:ascii="Arial" w:hAnsi="Arial" w:cs="Arial"/>
          <w:color w:val="000000" w:themeColor="text1"/>
        </w:rPr>
        <w:t xml:space="preserve">приведёт к возврату их на доработку. </w:t>
      </w:r>
      <w:r w:rsidR="009874AF" w:rsidRPr="005D4506">
        <w:rPr>
          <w:rFonts w:ascii="Arial" w:hAnsi="Arial" w:cs="Arial"/>
          <w:color w:val="000000" w:themeColor="text1"/>
        </w:rPr>
        <w:t xml:space="preserve">При этом в комментарии </w:t>
      </w:r>
      <w:r w:rsidR="009874AF">
        <w:rPr>
          <w:rFonts w:ascii="Arial" w:hAnsi="Arial" w:cs="Arial"/>
          <w:color w:val="000000" w:themeColor="text1"/>
        </w:rPr>
        <w:t>у</w:t>
      </w:r>
      <w:r w:rsidR="009874AF" w:rsidRPr="005D4506">
        <w:rPr>
          <w:rFonts w:ascii="Arial" w:hAnsi="Arial" w:cs="Arial"/>
          <w:color w:val="000000" w:themeColor="text1"/>
        </w:rPr>
        <w:t>казывается причина отклонения</w:t>
      </w:r>
      <w:r w:rsidR="009874AF">
        <w:rPr>
          <w:rFonts w:ascii="Arial" w:hAnsi="Arial" w:cs="Arial"/>
          <w:color w:val="000000" w:themeColor="text1"/>
        </w:rPr>
        <w:t xml:space="preserve">. Корректировка годового бюджета воздействий на ПА предполагает изменение </w:t>
      </w:r>
      <w:r w:rsidR="00F15FB9">
        <w:rPr>
          <w:rFonts w:ascii="Arial" w:hAnsi="Arial" w:cs="Arial"/>
          <w:color w:val="000000" w:themeColor="text1"/>
        </w:rPr>
        <w:t xml:space="preserve">пользователем </w:t>
      </w:r>
      <w:r w:rsidR="009874AF">
        <w:rPr>
          <w:rFonts w:ascii="Arial" w:hAnsi="Arial" w:cs="Arial"/>
          <w:color w:val="000000" w:themeColor="text1"/>
        </w:rPr>
        <w:t>статуса Заказов</w:t>
      </w:r>
      <w:r w:rsidR="009874AF" w:rsidRPr="009E1B0C">
        <w:rPr>
          <w:rFonts w:ascii="Arial" w:hAnsi="Arial" w:cs="Arial"/>
          <w:color w:val="000000" w:themeColor="text1"/>
        </w:rPr>
        <w:t xml:space="preserve"> ТОРО на ПЛАН, </w:t>
      </w:r>
      <w:r w:rsidR="009874AF">
        <w:rPr>
          <w:rFonts w:ascii="Arial" w:hAnsi="Arial" w:cs="Arial"/>
          <w:color w:val="000000" w:themeColor="text1"/>
        </w:rPr>
        <w:t>внесение изменений в Заказы ТОРО</w:t>
      </w:r>
      <w:r w:rsidR="00B03E69">
        <w:rPr>
          <w:rFonts w:ascii="Arial" w:hAnsi="Arial" w:cs="Arial"/>
          <w:color w:val="000000" w:themeColor="text1"/>
        </w:rPr>
        <w:t xml:space="preserve"> и сетевые графики</w:t>
      </w:r>
      <w:r w:rsidR="009874AF">
        <w:rPr>
          <w:rFonts w:ascii="Arial" w:hAnsi="Arial" w:cs="Arial"/>
          <w:color w:val="000000" w:themeColor="text1"/>
        </w:rPr>
        <w:t xml:space="preserve"> и повторение процедуры формирования бюджета.</w:t>
      </w:r>
      <w:r w:rsidR="00F15FB9">
        <w:rPr>
          <w:rFonts w:ascii="Arial" w:hAnsi="Arial" w:cs="Arial"/>
          <w:color w:val="000000" w:themeColor="text1"/>
        </w:rPr>
        <w:t xml:space="preserve"> Для внесения изменений в заказы ТОРО и сетевые графики требуется разблокировка годового плана воздействий.</w:t>
      </w:r>
    </w:p>
    <w:p w14:paraId="659D9ABF" w14:textId="77777777" w:rsidR="009874AF" w:rsidRPr="00494ECB" w:rsidRDefault="009874AF" w:rsidP="009936BB">
      <w:pPr>
        <w:spacing w:after="240" w:line="276" w:lineRule="auto"/>
        <w:ind w:firstLine="567"/>
        <w:rPr>
          <w:rFonts w:ascii="Arial" w:hAnsi="Arial" w:cs="Arial"/>
          <w:color w:val="000000" w:themeColor="text1"/>
        </w:rPr>
      </w:pPr>
    </w:p>
    <w:p w14:paraId="1277E0ED" w14:textId="2D10E40A" w:rsidR="001C2C87" w:rsidRPr="009936BB" w:rsidRDefault="001C2C8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Шаг процесса 1</w:t>
      </w:r>
      <w:r w:rsidR="00196EC8">
        <w:rPr>
          <w:rFonts w:eastAsiaTheme="majorEastAsia" w:cstheme="majorBidi"/>
          <w:b/>
          <w:i w:val="0"/>
          <w:caps w:val="0"/>
          <w:sz w:val="24"/>
          <w:szCs w:val="24"/>
        </w:rPr>
        <w:t>2</w:t>
      </w:r>
      <w:r w:rsidRPr="009936BB">
        <w:rPr>
          <w:rFonts w:eastAsiaTheme="majorEastAsia" w:cstheme="majorBidi"/>
          <w:b/>
          <w:i w:val="0"/>
          <w:caps w:val="0"/>
          <w:sz w:val="24"/>
          <w:szCs w:val="24"/>
        </w:rPr>
        <w:t xml:space="preserve">0 - </w:t>
      </w:r>
      <w:r w:rsidR="00954B79" w:rsidRPr="00954B79">
        <w:rPr>
          <w:rFonts w:eastAsiaTheme="majorEastAsia" w:cstheme="majorBidi"/>
          <w:b/>
          <w:i w:val="0"/>
          <w:caps w:val="0"/>
          <w:sz w:val="24"/>
          <w:szCs w:val="24"/>
        </w:rPr>
        <w:t>Формирование лимитов бюджета в разрезе СПП-элементов для контроля исполнения Бюджета ремонтов</w:t>
      </w:r>
    </w:p>
    <w:p w14:paraId="1BFCA0A4" w14:textId="4C1506D2" w:rsidR="002B35EB" w:rsidRDefault="00656246" w:rsidP="002B35EB">
      <w:pPr>
        <w:spacing w:after="240" w:line="276" w:lineRule="auto"/>
        <w:ind w:firstLine="567"/>
        <w:rPr>
          <w:rFonts w:ascii="Arial" w:hAnsi="Arial" w:cs="Arial"/>
          <w:color w:val="000000" w:themeColor="text1"/>
        </w:rPr>
      </w:pPr>
      <w:r>
        <w:rPr>
          <w:rFonts w:ascii="Arial" w:hAnsi="Arial" w:cs="Arial"/>
          <w:color w:val="000000" w:themeColor="text1"/>
        </w:rPr>
        <w:t>В результате прохождения всех шагов процесса</w:t>
      </w:r>
      <w:r w:rsidR="00084866">
        <w:rPr>
          <w:rFonts w:ascii="Arial" w:hAnsi="Arial" w:cs="Arial"/>
          <w:color w:val="000000" w:themeColor="text1"/>
        </w:rPr>
        <w:t>,</w:t>
      </w:r>
      <w:r>
        <w:rPr>
          <w:rFonts w:ascii="Arial" w:hAnsi="Arial" w:cs="Arial"/>
          <w:color w:val="000000" w:themeColor="text1"/>
        </w:rPr>
        <w:t xml:space="preserve"> связанных с формированием </w:t>
      </w:r>
      <w:r w:rsidR="00921BB2">
        <w:rPr>
          <w:rFonts w:ascii="Arial" w:hAnsi="Arial" w:cs="Arial"/>
          <w:color w:val="000000" w:themeColor="text1"/>
        </w:rPr>
        <w:t xml:space="preserve">годового </w:t>
      </w:r>
      <w:r>
        <w:rPr>
          <w:rFonts w:ascii="Arial" w:hAnsi="Arial" w:cs="Arial"/>
          <w:color w:val="000000" w:themeColor="text1"/>
        </w:rPr>
        <w:t xml:space="preserve">бюджета </w:t>
      </w:r>
      <w:r w:rsidR="00921BB2">
        <w:rPr>
          <w:rFonts w:ascii="Arial" w:hAnsi="Arial" w:cs="Arial"/>
          <w:color w:val="000000" w:themeColor="text1"/>
        </w:rPr>
        <w:t xml:space="preserve">воздействий на ПА </w:t>
      </w:r>
      <w:r w:rsidR="00921BB2" w:rsidRPr="00921BB2">
        <w:rPr>
          <w:rFonts w:ascii="Arial" w:hAnsi="Arial" w:cs="Arial"/>
          <w:color w:val="000000" w:themeColor="text1"/>
        </w:rPr>
        <w:t>Планировщик</w:t>
      </w:r>
      <w:r w:rsidR="00921BB2">
        <w:rPr>
          <w:rFonts w:ascii="Arial" w:hAnsi="Arial" w:cs="Arial"/>
          <w:color w:val="000000" w:themeColor="text1"/>
        </w:rPr>
        <w:t>ом</w:t>
      </w:r>
      <w:r w:rsidR="00921BB2" w:rsidRPr="00921BB2">
        <w:rPr>
          <w:rFonts w:ascii="Arial" w:hAnsi="Arial" w:cs="Arial"/>
          <w:color w:val="000000" w:themeColor="text1"/>
        </w:rPr>
        <w:t xml:space="preserve"> бюджета УА УК</w:t>
      </w:r>
      <w:r w:rsidR="00921BB2" w:rsidRPr="00921BB2" w:rsidDel="00DB0EA6">
        <w:rPr>
          <w:rFonts w:ascii="Arial" w:hAnsi="Arial" w:cs="Arial"/>
          <w:color w:val="000000" w:themeColor="text1"/>
        </w:rPr>
        <w:t xml:space="preserve"> </w:t>
      </w:r>
      <w:r>
        <w:rPr>
          <w:rFonts w:ascii="Arial" w:hAnsi="Arial" w:cs="Arial"/>
          <w:color w:val="000000" w:themeColor="text1"/>
        </w:rPr>
        <w:t xml:space="preserve">инициируется автоматическая операция формирования лимитов для контроля исполнения бюджета </w:t>
      </w:r>
      <w:r w:rsidR="00A84C14">
        <w:rPr>
          <w:rFonts w:ascii="Arial" w:hAnsi="Arial" w:cs="Arial"/>
          <w:color w:val="000000" w:themeColor="text1"/>
        </w:rPr>
        <w:t xml:space="preserve">в системе </w:t>
      </w:r>
      <w:r w:rsidR="00A84C14">
        <w:rPr>
          <w:rFonts w:ascii="Arial" w:hAnsi="Arial" w:cs="Arial"/>
          <w:color w:val="000000" w:themeColor="text1"/>
          <w:lang w:val="en-US"/>
        </w:rPr>
        <w:t>S</w:t>
      </w:r>
      <w:r w:rsidR="00A84C14" w:rsidRPr="00A84C14">
        <w:rPr>
          <w:rFonts w:ascii="Arial" w:hAnsi="Arial" w:cs="Arial"/>
          <w:color w:val="000000" w:themeColor="text1"/>
        </w:rPr>
        <w:t>/4</w:t>
      </w:r>
      <w:r w:rsidR="00A84C14">
        <w:rPr>
          <w:rFonts w:ascii="Arial" w:hAnsi="Arial" w:cs="Arial"/>
          <w:color w:val="000000" w:themeColor="text1"/>
          <w:lang w:val="en-US"/>
        </w:rPr>
        <w:t>HANA</w:t>
      </w:r>
      <w:r>
        <w:rPr>
          <w:rFonts w:ascii="Arial" w:hAnsi="Arial" w:cs="Arial"/>
          <w:color w:val="000000" w:themeColor="text1"/>
        </w:rPr>
        <w:t>. Лимиты формируются в разрезе структуры СПП-элементов, бизнес-единиц. Лимит определяется на годовом горизонте.</w:t>
      </w:r>
    </w:p>
    <w:p w14:paraId="45AB846D" w14:textId="0E0CF2F5" w:rsidR="00656246" w:rsidRPr="00C9437B" w:rsidRDefault="00656246" w:rsidP="002B35EB">
      <w:pPr>
        <w:spacing w:after="240" w:line="276" w:lineRule="auto"/>
        <w:ind w:firstLine="567"/>
        <w:rPr>
          <w:rFonts w:ascii="Arial" w:hAnsi="Arial" w:cs="Arial"/>
          <w:color w:val="000000" w:themeColor="text1"/>
        </w:rPr>
      </w:pPr>
      <w:r>
        <w:rPr>
          <w:rFonts w:ascii="Arial" w:hAnsi="Arial" w:cs="Arial"/>
          <w:color w:val="000000" w:themeColor="text1"/>
        </w:rPr>
        <w:t>Для выполнения данной операции будет реализована разработка</w:t>
      </w:r>
      <w:r w:rsidR="002942EA">
        <w:rPr>
          <w:rFonts w:ascii="Arial" w:hAnsi="Arial" w:cs="Arial"/>
          <w:color w:val="000000" w:themeColor="text1"/>
        </w:rPr>
        <w:t xml:space="preserve"> (код </w:t>
      </w:r>
      <w:r w:rsidR="002942EA">
        <w:rPr>
          <w:rFonts w:ascii="Arial" w:hAnsi="Arial" w:cs="Arial"/>
          <w:color w:val="000000" w:themeColor="text1"/>
          <w:lang w:val="en-US"/>
        </w:rPr>
        <w:t>MCB</w:t>
      </w:r>
      <w:r w:rsidR="002942EA" w:rsidRPr="002942EA">
        <w:rPr>
          <w:rFonts w:ascii="Arial" w:hAnsi="Arial" w:cs="Arial"/>
          <w:color w:val="000000" w:themeColor="text1"/>
        </w:rPr>
        <w:t xml:space="preserve">14 </w:t>
      </w:r>
      <w:r w:rsidR="002942EA">
        <w:rPr>
          <w:rFonts w:ascii="Arial" w:hAnsi="Arial" w:cs="Arial"/>
          <w:color w:val="000000" w:themeColor="text1"/>
        </w:rPr>
        <w:t>в реестре</w:t>
      </w:r>
      <w:r w:rsidR="00C97BC6">
        <w:rPr>
          <w:rFonts w:ascii="Arial" w:hAnsi="Arial" w:cs="Arial"/>
          <w:color w:val="000000" w:themeColor="text1"/>
        </w:rPr>
        <w:t>, описание в разделе 5.10 настоящего КД</w:t>
      </w:r>
      <w:r w:rsidR="002942EA">
        <w:rPr>
          <w:rFonts w:ascii="Arial" w:hAnsi="Arial" w:cs="Arial"/>
          <w:color w:val="000000" w:themeColor="text1"/>
        </w:rPr>
        <w:t>)</w:t>
      </w:r>
      <w:r>
        <w:rPr>
          <w:rFonts w:ascii="Arial" w:hAnsi="Arial" w:cs="Arial"/>
          <w:color w:val="000000" w:themeColor="text1"/>
        </w:rPr>
        <w:t xml:space="preserve">, позволяющая осуществить автоматический перенос сумм из объектов хранения </w:t>
      </w:r>
      <w:r w:rsidR="00C9437B">
        <w:rPr>
          <w:rFonts w:ascii="Arial" w:hAnsi="Arial" w:cs="Arial"/>
          <w:color w:val="000000" w:themeColor="text1"/>
        </w:rPr>
        <w:t xml:space="preserve">данных </w:t>
      </w:r>
      <w:r>
        <w:rPr>
          <w:rFonts w:ascii="Arial" w:hAnsi="Arial" w:cs="Arial"/>
          <w:color w:val="000000" w:themeColor="text1"/>
        </w:rPr>
        <w:t xml:space="preserve">бюджета </w:t>
      </w:r>
      <w:r w:rsidR="00DB0EA6">
        <w:rPr>
          <w:rFonts w:ascii="Arial" w:hAnsi="Arial" w:cs="Arial"/>
          <w:color w:val="000000" w:themeColor="text1"/>
        </w:rPr>
        <w:t xml:space="preserve">затрат </w:t>
      </w:r>
      <w:r>
        <w:rPr>
          <w:rFonts w:ascii="Arial" w:hAnsi="Arial" w:cs="Arial"/>
          <w:color w:val="000000" w:themeColor="text1"/>
        </w:rPr>
        <w:t xml:space="preserve">в </w:t>
      </w:r>
      <w:r w:rsidR="00C9437B">
        <w:rPr>
          <w:rFonts w:ascii="Arial" w:hAnsi="Arial" w:cs="Arial"/>
          <w:color w:val="000000" w:themeColor="text1"/>
        </w:rPr>
        <w:t xml:space="preserve">таблицы транзакции </w:t>
      </w:r>
      <w:r w:rsidR="00C9437B">
        <w:rPr>
          <w:rFonts w:ascii="Arial" w:hAnsi="Arial" w:cs="Arial"/>
          <w:color w:val="000000" w:themeColor="text1"/>
          <w:lang w:val="en-US"/>
        </w:rPr>
        <w:t>CJ</w:t>
      </w:r>
      <w:r w:rsidR="00C9437B" w:rsidRPr="00C9437B">
        <w:rPr>
          <w:rFonts w:ascii="Arial" w:hAnsi="Arial" w:cs="Arial"/>
          <w:color w:val="000000" w:themeColor="text1"/>
        </w:rPr>
        <w:t>30</w:t>
      </w:r>
      <w:r w:rsidR="00C9437B">
        <w:rPr>
          <w:rFonts w:ascii="Arial" w:hAnsi="Arial" w:cs="Arial"/>
          <w:color w:val="000000" w:themeColor="text1"/>
        </w:rPr>
        <w:t>. Данная транзакция позволяет вести бюджет в структуре СПП-элементов.</w:t>
      </w:r>
      <w:r w:rsidR="00FC4A21">
        <w:rPr>
          <w:rFonts w:ascii="Arial" w:hAnsi="Arial" w:cs="Arial"/>
          <w:color w:val="000000" w:themeColor="text1"/>
        </w:rPr>
        <w:t xml:space="preserve"> На СПП-эл</w:t>
      </w:r>
      <w:r w:rsidR="00120EEF">
        <w:rPr>
          <w:rFonts w:ascii="Arial" w:hAnsi="Arial" w:cs="Arial"/>
          <w:color w:val="000000" w:themeColor="text1"/>
        </w:rPr>
        <w:t xml:space="preserve">ементах </w:t>
      </w:r>
      <w:r w:rsidR="00FC4A21">
        <w:rPr>
          <w:rFonts w:ascii="Arial" w:hAnsi="Arial" w:cs="Arial"/>
          <w:color w:val="000000" w:themeColor="text1"/>
        </w:rPr>
        <w:t xml:space="preserve">устанавливается статус УТВП </w:t>
      </w:r>
      <w:r w:rsidR="00120EEF">
        <w:rPr>
          <w:rFonts w:ascii="Arial" w:hAnsi="Arial" w:cs="Arial"/>
          <w:color w:val="000000" w:themeColor="text1"/>
        </w:rPr>
        <w:t>–</w:t>
      </w:r>
      <w:r w:rsidR="00FC4A21">
        <w:rPr>
          <w:rFonts w:ascii="Arial" w:hAnsi="Arial" w:cs="Arial"/>
          <w:color w:val="000000" w:themeColor="text1"/>
        </w:rPr>
        <w:t xml:space="preserve"> </w:t>
      </w:r>
      <w:r w:rsidR="00120EEF">
        <w:rPr>
          <w:rFonts w:ascii="Arial" w:hAnsi="Arial" w:cs="Arial"/>
          <w:color w:val="000000" w:themeColor="text1"/>
        </w:rPr>
        <w:t xml:space="preserve">Бюджет утвержден, на заказах ТОРО </w:t>
      </w:r>
      <w:r w:rsidR="00F12E10">
        <w:rPr>
          <w:rFonts w:ascii="Arial" w:hAnsi="Arial" w:cs="Arial"/>
          <w:color w:val="000000" w:themeColor="text1"/>
        </w:rPr>
        <w:t xml:space="preserve">и сетевых графиках для ЗиС </w:t>
      </w:r>
      <w:r w:rsidR="00120EEF">
        <w:rPr>
          <w:rFonts w:ascii="Arial" w:hAnsi="Arial" w:cs="Arial"/>
          <w:color w:val="000000" w:themeColor="text1"/>
        </w:rPr>
        <w:t>устан</w:t>
      </w:r>
      <w:r w:rsidR="00F12E10">
        <w:rPr>
          <w:rFonts w:ascii="Arial" w:hAnsi="Arial" w:cs="Arial"/>
          <w:color w:val="000000" w:themeColor="text1"/>
        </w:rPr>
        <w:t>а</w:t>
      </w:r>
      <w:r w:rsidR="00120EEF">
        <w:rPr>
          <w:rFonts w:ascii="Arial" w:hAnsi="Arial" w:cs="Arial"/>
          <w:color w:val="000000" w:themeColor="text1"/>
        </w:rPr>
        <w:t>вливается статус УТВП – Утвержден в программе и бюджете.</w:t>
      </w:r>
    </w:p>
    <w:p w14:paraId="19C1F202" w14:textId="4F511BFA" w:rsidR="00743C11" w:rsidRDefault="00C9437B" w:rsidP="00D027B9">
      <w:pPr>
        <w:spacing w:after="240" w:line="276" w:lineRule="auto"/>
        <w:ind w:firstLine="567"/>
        <w:rPr>
          <w:rFonts w:ascii="Arial" w:hAnsi="Arial" w:cs="Arial"/>
          <w:color w:val="000000" w:themeColor="text1"/>
        </w:rPr>
      </w:pPr>
      <w:r>
        <w:rPr>
          <w:rFonts w:ascii="Arial" w:hAnsi="Arial" w:cs="Arial"/>
          <w:color w:val="000000" w:themeColor="text1"/>
        </w:rPr>
        <w:t xml:space="preserve">Исполнителем шага будет назначен </w:t>
      </w:r>
      <w:r w:rsidR="00921BB2" w:rsidRPr="00921BB2">
        <w:rPr>
          <w:rFonts w:ascii="Arial" w:hAnsi="Arial" w:cs="Arial"/>
          <w:color w:val="000000" w:themeColor="text1"/>
        </w:rPr>
        <w:t>Планировщик бюджета УА УК</w:t>
      </w:r>
      <w:r>
        <w:rPr>
          <w:rFonts w:ascii="Arial" w:hAnsi="Arial" w:cs="Arial"/>
          <w:color w:val="000000" w:themeColor="text1"/>
        </w:rPr>
        <w:t>.</w:t>
      </w:r>
    </w:p>
    <w:p w14:paraId="6C615983" w14:textId="1922D092" w:rsidR="00C74F9F" w:rsidRPr="00C74F9F" w:rsidRDefault="00C74F9F" w:rsidP="00D027B9">
      <w:pPr>
        <w:spacing w:after="240" w:line="276" w:lineRule="auto"/>
        <w:ind w:firstLine="567"/>
        <w:rPr>
          <w:rFonts w:ascii="Arial" w:hAnsi="Arial" w:cs="Arial"/>
          <w:color w:val="000000" w:themeColor="text1"/>
        </w:rPr>
      </w:pPr>
      <w:r>
        <w:rPr>
          <w:rFonts w:ascii="Arial" w:hAnsi="Arial" w:cs="Arial"/>
          <w:color w:val="000000" w:themeColor="text1"/>
        </w:rPr>
        <w:t>После утверждения лимита в разрезе СПП-элементов деблокир</w:t>
      </w:r>
      <w:r w:rsidR="00F12E10">
        <w:rPr>
          <w:rFonts w:ascii="Arial" w:hAnsi="Arial" w:cs="Arial"/>
          <w:color w:val="000000" w:themeColor="text1"/>
        </w:rPr>
        <w:t>уются</w:t>
      </w:r>
      <w:r>
        <w:rPr>
          <w:rFonts w:ascii="Arial" w:hAnsi="Arial" w:cs="Arial"/>
          <w:color w:val="000000" w:themeColor="text1"/>
        </w:rPr>
        <w:t xml:space="preserve"> сетевые графики</w:t>
      </w:r>
      <w:r w:rsidR="00F12E10">
        <w:rPr>
          <w:rFonts w:ascii="Arial" w:hAnsi="Arial" w:cs="Arial"/>
          <w:color w:val="000000" w:themeColor="text1"/>
        </w:rPr>
        <w:t xml:space="preserve"> по компонентному учету и по ЗиС.</w:t>
      </w:r>
    </w:p>
    <w:p w14:paraId="35E78C0C" w14:textId="73A0A342" w:rsidR="009502CF" w:rsidRDefault="000334EB" w:rsidP="00D71039">
      <w:pPr>
        <w:spacing w:after="240" w:line="276" w:lineRule="auto"/>
        <w:ind w:firstLine="567"/>
        <w:rPr>
          <w:rFonts w:ascii="Arial" w:hAnsi="Arial" w:cs="Arial"/>
          <w:color w:val="000000" w:themeColor="text1"/>
        </w:rPr>
      </w:pPr>
      <w:r>
        <w:rPr>
          <w:rFonts w:ascii="Arial" w:hAnsi="Arial" w:cs="Arial"/>
          <w:color w:val="000000" w:themeColor="text1"/>
        </w:rPr>
        <w:t xml:space="preserve">После того, как по СПП-элементам заведены лимиты </w:t>
      </w:r>
      <w:r w:rsidR="003B3A76">
        <w:rPr>
          <w:rFonts w:ascii="Arial" w:hAnsi="Arial" w:cs="Arial"/>
          <w:color w:val="000000" w:themeColor="text1"/>
        </w:rPr>
        <w:t xml:space="preserve">автоматически </w:t>
      </w:r>
      <w:r>
        <w:rPr>
          <w:rFonts w:ascii="Arial" w:hAnsi="Arial" w:cs="Arial"/>
          <w:color w:val="000000" w:themeColor="text1"/>
        </w:rPr>
        <w:t>активируется активный</w:t>
      </w:r>
      <w:r w:rsidR="003B3A76">
        <w:rPr>
          <w:rFonts w:ascii="Arial" w:hAnsi="Arial" w:cs="Arial"/>
          <w:color w:val="000000" w:themeColor="text1"/>
        </w:rPr>
        <w:t xml:space="preserve"> контроль наличия бюджета на проекте. </w:t>
      </w:r>
      <w:r w:rsidR="00891D31" w:rsidRPr="00494ECB">
        <w:rPr>
          <w:rFonts w:ascii="Arial" w:hAnsi="Arial" w:cs="Arial"/>
          <w:color w:val="000000" w:themeColor="text1"/>
        </w:rPr>
        <w:t>Если отдельный СПП-элемент необходимо исключить из АКН, то на СПП-элементе уставливает</w:t>
      </w:r>
      <w:r w:rsidR="003B3A76">
        <w:rPr>
          <w:rFonts w:ascii="Arial" w:hAnsi="Arial" w:cs="Arial"/>
          <w:color w:val="000000" w:themeColor="text1"/>
        </w:rPr>
        <w:t>ся</w:t>
      </w:r>
      <w:r w:rsidR="00891D31" w:rsidRPr="00494ECB">
        <w:rPr>
          <w:rFonts w:ascii="Arial" w:hAnsi="Arial" w:cs="Arial"/>
          <w:color w:val="000000" w:themeColor="text1"/>
        </w:rPr>
        <w:t xml:space="preserve"> статус ИСКБ – </w:t>
      </w:r>
      <w:r w:rsidR="00891D31">
        <w:rPr>
          <w:rFonts w:ascii="Arial" w:hAnsi="Arial" w:cs="Arial"/>
          <w:color w:val="000000" w:themeColor="text1"/>
        </w:rPr>
        <w:t>Исключение из контроля бюджета.</w:t>
      </w:r>
    </w:p>
    <w:p w14:paraId="448454E5" w14:textId="2DE34DDB" w:rsidR="00F12E10" w:rsidRPr="000C5F8F" w:rsidRDefault="00F12E10" w:rsidP="00D71039">
      <w:pPr>
        <w:spacing w:after="240" w:line="276" w:lineRule="auto"/>
        <w:ind w:firstLine="567"/>
        <w:rPr>
          <w:rFonts w:ascii="Arial" w:hAnsi="Arial" w:cs="Arial"/>
          <w:color w:val="000000" w:themeColor="text1"/>
        </w:rPr>
      </w:pPr>
      <w:r>
        <w:rPr>
          <w:rFonts w:ascii="Arial" w:hAnsi="Arial" w:cs="Arial"/>
          <w:color w:val="000000" w:themeColor="text1"/>
        </w:rPr>
        <w:t>Для дальнейшей работы с заказами ТОРО и сетевыми графиками требуется разблокировка годового плана воздействий.</w:t>
      </w:r>
    </w:p>
    <w:p w14:paraId="5F4201F6" w14:textId="77777777" w:rsidR="00921BB2" w:rsidRDefault="00921BB2" w:rsidP="00921BB2">
      <w:pPr>
        <w:spacing w:after="240" w:line="276" w:lineRule="auto"/>
        <w:ind w:firstLine="567"/>
        <w:rPr>
          <w:rFonts w:ascii="Arial" w:hAnsi="Arial" w:cs="Arial"/>
        </w:rPr>
      </w:pPr>
      <w:r>
        <w:rPr>
          <w:rFonts w:ascii="Arial" w:hAnsi="Arial" w:cs="Arial"/>
        </w:rPr>
        <w:t>О</w:t>
      </w:r>
      <w:r w:rsidRPr="0066125E">
        <w:rPr>
          <w:rFonts w:ascii="Arial" w:hAnsi="Arial" w:cs="Arial"/>
        </w:rPr>
        <w:t>писание шагов</w:t>
      </w:r>
      <w:r>
        <w:rPr>
          <w:rFonts w:ascii="Arial" w:hAnsi="Arial" w:cs="Arial"/>
        </w:rPr>
        <w:t xml:space="preserve"> в структуре модели </w:t>
      </w:r>
      <w:r w:rsidRPr="00821BA2">
        <w:rPr>
          <w:rFonts w:ascii="Arial" w:hAnsi="Arial" w:cs="Arial"/>
        </w:rPr>
        <w:t>ARIS</w:t>
      </w:r>
      <w:r w:rsidRPr="0066125E">
        <w:rPr>
          <w:rFonts w:ascii="Arial" w:hAnsi="Arial" w:cs="Arial"/>
        </w:rPr>
        <w:t xml:space="preserve"> приведено в Приложении № 3.</w:t>
      </w:r>
    </w:p>
    <w:p w14:paraId="406DFE5C" w14:textId="7D7B16B9" w:rsidR="001F1615" w:rsidRDefault="001F1615" w:rsidP="00821BA2">
      <w:pPr>
        <w:spacing w:after="240" w:line="276" w:lineRule="auto"/>
        <w:ind w:firstLine="567"/>
        <w:rPr>
          <w:rFonts w:ascii="Arial" w:hAnsi="Arial" w:cs="Arial"/>
        </w:rPr>
      </w:pPr>
    </w:p>
    <w:p w14:paraId="6757B528" w14:textId="651F594F" w:rsidR="0066125E" w:rsidRPr="000835FE" w:rsidRDefault="0066125E">
      <w:pPr>
        <w:pStyle w:val="3"/>
      </w:pPr>
      <w:bookmarkStart w:id="1098" w:name="_Toc523964098"/>
      <w:bookmarkStart w:id="1099" w:name="_Toc523964233"/>
      <w:bookmarkStart w:id="1100" w:name="_Toc524114693"/>
      <w:bookmarkStart w:id="1101" w:name="_Toc524115729"/>
      <w:bookmarkStart w:id="1102" w:name="_Toc524607418"/>
      <w:bookmarkStart w:id="1103" w:name="_Toc525235070"/>
      <w:bookmarkStart w:id="1104" w:name="_Toc525310631"/>
      <w:bookmarkStart w:id="1105" w:name="_Toc525675426"/>
      <w:bookmarkStart w:id="1106" w:name="_Toc525907653"/>
      <w:bookmarkStart w:id="1107" w:name="_Toc525925776"/>
      <w:bookmarkStart w:id="1108" w:name="_Toc525926589"/>
      <w:bookmarkStart w:id="1109" w:name="_Toc526414409"/>
      <w:bookmarkStart w:id="1110" w:name="_Toc527043339"/>
      <w:bookmarkStart w:id="1111" w:name="_Toc527043490"/>
      <w:bookmarkStart w:id="1112" w:name="_Toc523964099"/>
      <w:bookmarkStart w:id="1113" w:name="_Toc523964234"/>
      <w:bookmarkStart w:id="1114" w:name="_Toc524114694"/>
      <w:bookmarkStart w:id="1115" w:name="_Toc524115730"/>
      <w:bookmarkStart w:id="1116" w:name="_Toc524607419"/>
      <w:bookmarkStart w:id="1117" w:name="_Toc525235071"/>
      <w:bookmarkStart w:id="1118" w:name="_Toc525310632"/>
      <w:bookmarkStart w:id="1119" w:name="_Toc525675427"/>
      <w:bookmarkStart w:id="1120" w:name="_Toc525907654"/>
      <w:bookmarkStart w:id="1121" w:name="_Toc525925777"/>
      <w:bookmarkStart w:id="1122" w:name="_Toc525926590"/>
      <w:bookmarkStart w:id="1123" w:name="_Toc526414410"/>
      <w:bookmarkStart w:id="1124" w:name="_Toc527043340"/>
      <w:bookmarkStart w:id="1125" w:name="_Toc527043491"/>
      <w:bookmarkStart w:id="1126" w:name="_Toc523964100"/>
      <w:bookmarkStart w:id="1127" w:name="_Toc523964235"/>
      <w:bookmarkStart w:id="1128" w:name="_Toc524114695"/>
      <w:bookmarkStart w:id="1129" w:name="_Toc524115731"/>
      <w:bookmarkStart w:id="1130" w:name="_Toc524607420"/>
      <w:bookmarkStart w:id="1131" w:name="_Toc525235072"/>
      <w:bookmarkStart w:id="1132" w:name="_Toc525310633"/>
      <w:bookmarkStart w:id="1133" w:name="_Toc525675428"/>
      <w:bookmarkStart w:id="1134" w:name="_Toc525907655"/>
      <w:bookmarkStart w:id="1135" w:name="_Toc525925778"/>
      <w:bookmarkStart w:id="1136" w:name="_Toc525926591"/>
      <w:bookmarkStart w:id="1137" w:name="_Toc526414411"/>
      <w:bookmarkStart w:id="1138" w:name="_Toc527043341"/>
      <w:bookmarkStart w:id="1139" w:name="_Toc527043492"/>
      <w:bookmarkStart w:id="1140" w:name="_Toc77357545"/>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r w:rsidRPr="000835FE">
        <w:t xml:space="preserve">Описание </w:t>
      </w:r>
      <w:r>
        <w:t xml:space="preserve">шагов </w:t>
      </w:r>
      <w:r w:rsidRPr="000835FE">
        <w:t xml:space="preserve">бизнес-процесса </w:t>
      </w:r>
      <w:r w:rsidRPr="0066125E">
        <w:t xml:space="preserve">ПП-07.06.04-ERP </w:t>
      </w:r>
      <w:r>
        <w:t>«</w:t>
      </w:r>
      <w:r w:rsidRPr="0066125E">
        <w:t>Исполнение, корректировк</w:t>
      </w:r>
      <w:r w:rsidR="00C0666E">
        <w:t>а и контроль бюджета воздей</w:t>
      </w:r>
      <w:r w:rsidRPr="0066125E">
        <w:t>ствий на производственные активы</w:t>
      </w:r>
      <w:r>
        <w:t>»</w:t>
      </w:r>
      <w:bookmarkEnd w:id="1140"/>
    </w:p>
    <w:p w14:paraId="3FA05CE4" w14:textId="11908E05" w:rsidR="00954B79" w:rsidRDefault="00954B79"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10 </w:t>
      </w:r>
      <w:r w:rsidR="00477B83">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sidRPr="00954B79">
        <w:rPr>
          <w:rFonts w:eastAsiaTheme="majorEastAsia" w:cstheme="majorBidi"/>
          <w:b/>
          <w:i w:val="0"/>
          <w:caps w:val="0"/>
          <w:sz w:val="24"/>
          <w:szCs w:val="24"/>
        </w:rPr>
        <w:t xml:space="preserve">Формирование </w:t>
      </w:r>
      <w:r w:rsidR="009B4F4E">
        <w:rPr>
          <w:rFonts w:eastAsiaTheme="majorEastAsia" w:cstheme="majorBidi"/>
          <w:b/>
          <w:i w:val="0"/>
          <w:caps w:val="0"/>
          <w:sz w:val="24"/>
          <w:szCs w:val="24"/>
        </w:rPr>
        <w:t>запроса</w:t>
      </w:r>
      <w:r w:rsidR="009B4F4E" w:rsidRPr="00954B79">
        <w:rPr>
          <w:rFonts w:eastAsiaTheme="majorEastAsia" w:cstheme="majorBidi"/>
          <w:b/>
          <w:i w:val="0"/>
          <w:caps w:val="0"/>
          <w:sz w:val="24"/>
          <w:szCs w:val="24"/>
        </w:rPr>
        <w:t xml:space="preserve"> </w:t>
      </w:r>
      <w:r w:rsidRPr="00954B79">
        <w:rPr>
          <w:rFonts w:eastAsiaTheme="majorEastAsia" w:cstheme="majorBidi"/>
          <w:b/>
          <w:i w:val="0"/>
          <w:caps w:val="0"/>
          <w:sz w:val="24"/>
          <w:szCs w:val="24"/>
        </w:rPr>
        <w:t>на корректировку лимита</w:t>
      </w:r>
    </w:p>
    <w:p w14:paraId="1277DC5D" w14:textId="67A831A0" w:rsidR="00EE1E12" w:rsidRPr="003F25F8" w:rsidRDefault="00F832A9" w:rsidP="00EE1E12">
      <w:pPr>
        <w:spacing w:after="240" w:line="276" w:lineRule="auto"/>
        <w:ind w:firstLine="567"/>
        <w:rPr>
          <w:rFonts w:ascii="Arial" w:hAnsi="Arial" w:cs="Arial"/>
          <w:color w:val="000000" w:themeColor="text1"/>
        </w:rPr>
      </w:pPr>
      <w:r w:rsidRPr="00494ECB">
        <w:rPr>
          <w:rFonts w:ascii="Arial" w:hAnsi="Arial" w:cs="Arial"/>
          <w:color w:val="000000" w:themeColor="text1"/>
        </w:rPr>
        <w:t>В процессе исполнения годового бюджета воздействий на ПА проекты ППА и проекты ОВП пр</w:t>
      </w:r>
      <w:r>
        <w:rPr>
          <w:rFonts w:ascii="Arial" w:hAnsi="Arial" w:cs="Arial"/>
          <w:color w:val="000000" w:themeColor="text1"/>
        </w:rPr>
        <w:t xml:space="preserve">оверяются на наличие в бюджете </w:t>
      </w:r>
      <w:r w:rsidRPr="00494ECB">
        <w:rPr>
          <w:rFonts w:ascii="Arial" w:hAnsi="Arial" w:cs="Arial"/>
          <w:color w:val="000000" w:themeColor="text1"/>
        </w:rPr>
        <w:t>доступных средств. В случае исчерпания бюджетных лимитов на СПП-элементе система не позволит сохранить заказ ТОРО или передать компоненты сетевого графика в закупку</w:t>
      </w:r>
      <w:r w:rsidRPr="00F832A9">
        <w:rPr>
          <w:rFonts w:ascii="Arial" w:hAnsi="Arial" w:cs="Arial"/>
          <w:color w:val="000000" w:themeColor="text1"/>
        </w:rPr>
        <w:t>.</w:t>
      </w:r>
      <w:r w:rsidR="00EE1E12" w:rsidRPr="003F25F8">
        <w:rPr>
          <w:rFonts w:ascii="Arial" w:hAnsi="Arial" w:cs="Arial"/>
          <w:color w:val="000000" w:themeColor="text1"/>
        </w:rPr>
        <w:t xml:space="preserve"> В этом случае инициируется корректировка бюджетных лимитов. </w:t>
      </w:r>
      <w:r w:rsidR="00EE1E12">
        <w:rPr>
          <w:rFonts w:ascii="Arial" w:hAnsi="Arial" w:cs="Arial"/>
          <w:color w:val="000000" w:themeColor="text1"/>
        </w:rPr>
        <w:t>В соответствии с документом</w:t>
      </w:r>
      <w:r w:rsidR="00EE1E12" w:rsidRPr="006C257E">
        <w:t xml:space="preserve"> </w:t>
      </w:r>
      <w:r w:rsidR="002E6C85">
        <w:rPr>
          <w:rFonts w:ascii="Arial" w:hAnsi="Arial" w:cs="Arial"/>
          <w:color w:val="000000" w:themeColor="text1"/>
        </w:rPr>
        <w:t>ERP.13.9_10_101_PM</w:t>
      </w:r>
      <w:r w:rsidR="00EE1E12">
        <w:rPr>
          <w:rFonts w:ascii="Arial" w:hAnsi="Arial" w:cs="Arial"/>
          <w:color w:val="000000" w:themeColor="text1"/>
        </w:rPr>
        <w:t xml:space="preserve"> «</w:t>
      </w:r>
      <w:r w:rsidR="00EE1E12" w:rsidRPr="006C257E">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EE1E12">
        <w:rPr>
          <w:rFonts w:ascii="Arial" w:hAnsi="Arial" w:cs="Arial"/>
          <w:color w:val="000000" w:themeColor="text1"/>
        </w:rPr>
        <w:t>» в</w:t>
      </w:r>
      <w:r w:rsidR="00EE1E12" w:rsidRPr="003F25F8">
        <w:rPr>
          <w:rFonts w:ascii="Arial" w:hAnsi="Arial" w:cs="Arial"/>
          <w:color w:val="000000" w:themeColor="text1"/>
        </w:rPr>
        <w:t>озможны следующие сценарии корректировки</w:t>
      </w:r>
      <w:r w:rsidR="00EE1E12">
        <w:rPr>
          <w:rFonts w:ascii="Arial" w:hAnsi="Arial" w:cs="Arial"/>
          <w:color w:val="000000" w:themeColor="text1"/>
        </w:rPr>
        <w:t xml:space="preserve"> </w:t>
      </w:r>
      <w:r w:rsidR="00EE1E12" w:rsidRPr="006C257E">
        <w:rPr>
          <w:rFonts w:ascii="Arial" w:hAnsi="Arial" w:cs="Arial"/>
          <w:color w:val="000000" w:themeColor="text1"/>
        </w:rPr>
        <w:t>бюджетных лимитов</w:t>
      </w:r>
      <w:r w:rsidR="00EE1E12" w:rsidRPr="003F25F8">
        <w:rPr>
          <w:rFonts w:ascii="Arial" w:hAnsi="Arial" w:cs="Arial"/>
          <w:color w:val="000000" w:themeColor="text1"/>
        </w:rPr>
        <w:t>:</w:t>
      </w:r>
    </w:p>
    <w:p w14:paraId="1B4D963B" w14:textId="77777777" w:rsidR="00EE1E12" w:rsidRPr="005075EF" w:rsidRDefault="00EE1E12" w:rsidP="00EE1E12">
      <w:pPr>
        <w:pStyle w:val="af9"/>
        <w:numPr>
          <w:ilvl w:val="0"/>
          <w:numId w:val="47"/>
        </w:numPr>
        <w:spacing w:after="240" w:line="276" w:lineRule="auto"/>
        <w:rPr>
          <w:rFonts w:ascii="Arial" w:hAnsi="Arial" w:cs="Arial"/>
          <w:color w:val="000000" w:themeColor="text1"/>
        </w:rPr>
      </w:pPr>
      <w:r w:rsidRPr="005075EF">
        <w:rPr>
          <w:rFonts w:ascii="Arial" w:hAnsi="Arial" w:cs="Arial"/>
          <w:color w:val="000000" w:themeColor="text1"/>
        </w:rPr>
        <w:t>перераспределение лимитов без увеличения общего лимита на БЕ:</w:t>
      </w:r>
    </w:p>
    <w:p w14:paraId="0A8922FD" w14:textId="77777777" w:rsidR="00EE1E12" w:rsidRPr="005075EF" w:rsidRDefault="00EE1E12" w:rsidP="00EE1E12">
      <w:pPr>
        <w:pStyle w:val="af9"/>
        <w:numPr>
          <w:ilvl w:val="1"/>
          <w:numId w:val="47"/>
        </w:numPr>
        <w:spacing w:after="240" w:line="276" w:lineRule="auto"/>
        <w:rPr>
          <w:rFonts w:ascii="Arial" w:hAnsi="Arial" w:cs="Arial"/>
          <w:color w:val="000000" w:themeColor="text1"/>
        </w:rPr>
      </w:pPr>
      <w:r w:rsidRPr="005075EF">
        <w:rPr>
          <w:rFonts w:ascii="Arial" w:hAnsi="Arial" w:cs="Arial"/>
          <w:color w:val="000000" w:themeColor="text1"/>
        </w:rPr>
        <w:t>перенос лимитов с другого СПП-элемента в рамках одного направления;</w:t>
      </w:r>
    </w:p>
    <w:p w14:paraId="4A0FF750" w14:textId="77777777" w:rsidR="00EE1E12" w:rsidRPr="005075EF" w:rsidRDefault="00EE1E12" w:rsidP="00EE1E12">
      <w:pPr>
        <w:pStyle w:val="af9"/>
        <w:numPr>
          <w:ilvl w:val="1"/>
          <w:numId w:val="47"/>
        </w:numPr>
        <w:spacing w:after="240" w:line="276" w:lineRule="auto"/>
        <w:rPr>
          <w:rFonts w:ascii="Arial" w:hAnsi="Arial" w:cs="Arial"/>
          <w:color w:val="000000" w:themeColor="text1"/>
        </w:rPr>
      </w:pPr>
      <w:r w:rsidRPr="005075EF">
        <w:rPr>
          <w:rFonts w:ascii="Arial" w:hAnsi="Arial" w:cs="Arial"/>
          <w:color w:val="000000" w:themeColor="text1"/>
        </w:rPr>
        <w:t>запрос ресурсов из СПП-элемента «Резерв OPEX» или «Резерв CAPEX» на уровне БЕ (в случае наличия средств на СПП-элементе);</w:t>
      </w:r>
    </w:p>
    <w:p w14:paraId="618F82C4" w14:textId="77777777" w:rsidR="00EE1E12" w:rsidRDefault="00EE1E12" w:rsidP="00EE1E12">
      <w:pPr>
        <w:pStyle w:val="af9"/>
        <w:numPr>
          <w:ilvl w:val="0"/>
          <w:numId w:val="47"/>
        </w:numPr>
        <w:spacing w:after="240" w:line="276" w:lineRule="auto"/>
        <w:rPr>
          <w:rFonts w:ascii="Arial" w:hAnsi="Arial" w:cs="Arial"/>
          <w:color w:val="000000" w:themeColor="text1"/>
        </w:rPr>
      </w:pPr>
      <w:r w:rsidRPr="005075EF">
        <w:rPr>
          <w:rFonts w:ascii="Arial" w:hAnsi="Arial" w:cs="Arial"/>
          <w:color w:val="000000" w:themeColor="text1"/>
        </w:rPr>
        <w:t>увеличение бюджетных лимитов на БЕ:</w:t>
      </w:r>
    </w:p>
    <w:p w14:paraId="599876B6" w14:textId="77777777" w:rsidR="00EE1E12" w:rsidRPr="005075EF" w:rsidRDefault="00EE1E12" w:rsidP="00EE1E12">
      <w:pPr>
        <w:pStyle w:val="af9"/>
        <w:numPr>
          <w:ilvl w:val="1"/>
          <w:numId w:val="47"/>
        </w:numPr>
        <w:spacing w:after="240" w:line="276" w:lineRule="auto"/>
        <w:rPr>
          <w:rFonts w:ascii="Arial" w:hAnsi="Arial" w:cs="Arial"/>
          <w:color w:val="000000" w:themeColor="text1"/>
        </w:rPr>
      </w:pPr>
      <w:r w:rsidRPr="00841FE8">
        <w:rPr>
          <w:rFonts w:ascii="Arial" w:hAnsi="Arial" w:cs="Arial"/>
          <w:color w:val="000000" w:themeColor="text1"/>
        </w:rPr>
        <w:t>запрос ресурсов из СПП-элемента «Резерв OPEX» или «Резерв CAPEX» на уровне УК (в случае наличия средств на СПП-элементе)</w:t>
      </w:r>
      <w:r>
        <w:rPr>
          <w:rFonts w:ascii="Arial" w:hAnsi="Arial" w:cs="Arial"/>
          <w:color w:val="000000" w:themeColor="text1"/>
        </w:rPr>
        <w:t>.</w:t>
      </w:r>
    </w:p>
    <w:p w14:paraId="1B5B9877" w14:textId="4A015BA8" w:rsidR="00C70541" w:rsidRPr="009B4F4E" w:rsidRDefault="00C70541">
      <w:pPr>
        <w:spacing w:after="240" w:line="276" w:lineRule="auto"/>
        <w:ind w:firstLine="567"/>
        <w:rPr>
          <w:rFonts w:ascii="Arial" w:hAnsi="Arial" w:cs="Arial"/>
          <w:color w:val="000000" w:themeColor="text1"/>
        </w:rPr>
      </w:pPr>
      <w:r>
        <w:rPr>
          <w:rFonts w:ascii="Arial" w:hAnsi="Arial" w:cs="Arial"/>
          <w:color w:val="000000" w:themeColor="text1"/>
        </w:rPr>
        <w:t xml:space="preserve">При этом перераспределение средств осуществляется только в рамках бюджета </w:t>
      </w:r>
      <w:r>
        <w:rPr>
          <w:rFonts w:ascii="Arial" w:hAnsi="Arial" w:cs="Arial"/>
          <w:color w:val="000000" w:themeColor="text1"/>
          <w:lang w:val="en-US"/>
        </w:rPr>
        <w:t>OPEX</w:t>
      </w:r>
      <w:r w:rsidRPr="00494ECB">
        <w:rPr>
          <w:rFonts w:ascii="Arial" w:hAnsi="Arial" w:cs="Arial"/>
          <w:color w:val="000000" w:themeColor="text1"/>
        </w:rPr>
        <w:t xml:space="preserve"> </w:t>
      </w:r>
      <w:r>
        <w:rPr>
          <w:rFonts w:ascii="Arial" w:hAnsi="Arial" w:cs="Arial"/>
          <w:color w:val="000000" w:themeColor="text1"/>
        </w:rPr>
        <w:t xml:space="preserve">или бюджета </w:t>
      </w:r>
      <w:r>
        <w:rPr>
          <w:rFonts w:ascii="Arial" w:hAnsi="Arial" w:cs="Arial"/>
          <w:color w:val="000000" w:themeColor="text1"/>
          <w:lang w:val="en-US"/>
        </w:rPr>
        <w:t>CAPEX</w:t>
      </w:r>
      <w:r w:rsidRPr="00494ECB">
        <w:rPr>
          <w:rFonts w:ascii="Arial" w:hAnsi="Arial" w:cs="Arial"/>
          <w:color w:val="000000" w:themeColor="text1"/>
        </w:rPr>
        <w:t xml:space="preserve">, </w:t>
      </w:r>
      <w:r>
        <w:rPr>
          <w:rFonts w:ascii="Arial" w:hAnsi="Arial" w:cs="Arial"/>
          <w:color w:val="000000" w:themeColor="text1"/>
        </w:rPr>
        <w:t xml:space="preserve">перераспределение между бюджетами </w:t>
      </w:r>
      <w:r>
        <w:rPr>
          <w:rFonts w:ascii="Arial" w:hAnsi="Arial" w:cs="Arial"/>
          <w:color w:val="000000" w:themeColor="text1"/>
          <w:lang w:val="en-US"/>
        </w:rPr>
        <w:t>CAPEX</w:t>
      </w:r>
      <w:r w:rsidRPr="00494ECB">
        <w:rPr>
          <w:rFonts w:ascii="Arial" w:hAnsi="Arial" w:cs="Arial"/>
          <w:color w:val="000000" w:themeColor="text1"/>
        </w:rPr>
        <w:t xml:space="preserve"> </w:t>
      </w:r>
      <w:r>
        <w:rPr>
          <w:rFonts w:ascii="Arial" w:hAnsi="Arial" w:cs="Arial"/>
          <w:color w:val="000000" w:themeColor="text1"/>
        </w:rPr>
        <w:t xml:space="preserve">и </w:t>
      </w:r>
      <w:r>
        <w:rPr>
          <w:rFonts w:ascii="Arial" w:hAnsi="Arial" w:cs="Arial"/>
          <w:color w:val="000000" w:themeColor="text1"/>
          <w:lang w:val="en-US"/>
        </w:rPr>
        <w:t>OPEX</w:t>
      </w:r>
      <w:r w:rsidRPr="00494ECB">
        <w:rPr>
          <w:rFonts w:ascii="Arial" w:hAnsi="Arial" w:cs="Arial"/>
          <w:color w:val="000000" w:themeColor="text1"/>
        </w:rPr>
        <w:t xml:space="preserve"> </w:t>
      </w:r>
      <w:r>
        <w:rPr>
          <w:rFonts w:ascii="Arial" w:hAnsi="Arial" w:cs="Arial"/>
          <w:color w:val="000000" w:themeColor="text1"/>
        </w:rPr>
        <w:t>запрещены.</w:t>
      </w:r>
    </w:p>
    <w:p w14:paraId="5B9D5E06" w14:textId="65F8502D" w:rsidR="00EE1E12" w:rsidRDefault="00127A36" w:rsidP="0056713D">
      <w:pPr>
        <w:spacing w:after="240" w:line="276" w:lineRule="auto"/>
        <w:ind w:firstLine="567"/>
        <w:rPr>
          <w:rFonts w:ascii="Arial" w:hAnsi="Arial" w:cs="Arial"/>
          <w:color w:val="000000" w:themeColor="text1"/>
        </w:rPr>
      </w:pPr>
      <w:r>
        <w:rPr>
          <w:rFonts w:ascii="Arial" w:hAnsi="Arial" w:cs="Arial"/>
          <w:color w:val="000000" w:themeColor="text1"/>
        </w:rPr>
        <w:t>Специалист в рол</w:t>
      </w:r>
      <w:r w:rsidR="00771E8B">
        <w:rPr>
          <w:rFonts w:ascii="Arial" w:hAnsi="Arial" w:cs="Arial"/>
          <w:color w:val="000000" w:themeColor="text1"/>
        </w:rPr>
        <w:t>е</w:t>
      </w:r>
      <w:r>
        <w:rPr>
          <w:rFonts w:ascii="Arial" w:hAnsi="Arial" w:cs="Arial"/>
          <w:color w:val="000000" w:themeColor="text1"/>
        </w:rPr>
        <w:t xml:space="preserve"> Планировщик</w:t>
      </w:r>
      <w:r w:rsidR="00550350">
        <w:rPr>
          <w:rFonts w:ascii="Arial" w:hAnsi="Arial" w:cs="Arial"/>
          <w:color w:val="000000" w:themeColor="text1"/>
        </w:rPr>
        <w:t>а</w:t>
      </w:r>
      <w:r>
        <w:rPr>
          <w:rFonts w:ascii="Arial" w:hAnsi="Arial" w:cs="Arial"/>
          <w:color w:val="000000" w:themeColor="text1"/>
        </w:rPr>
        <w:t xml:space="preserve"> ТОиР </w:t>
      </w:r>
      <w:r w:rsidR="00A204B1">
        <w:rPr>
          <w:rFonts w:ascii="Arial" w:hAnsi="Arial" w:cs="Arial"/>
          <w:color w:val="000000" w:themeColor="text1"/>
        </w:rPr>
        <w:t>УО</w:t>
      </w:r>
      <w:r>
        <w:rPr>
          <w:rFonts w:ascii="Arial" w:hAnsi="Arial" w:cs="Arial"/>
          <w:color w:val="000000" w:themeColor="text1"/>
        </w:rPr>
        <w:t xml:space="preserve"> рассматрива</w:t>
      </w:r>
      <w:r w:rsidR="00771E8B">
        <w:rPr>
          <w:rFonts w:ascii="Arial" w:hAnsi="Arial" w:cs="Arial"/>
          <w:color w:val="000000" w:themeColor="text1"/>
        </w:rPr>
        <w:t>е</w:t>
      </w:r>
      <w:r w:rsidR="00EE1E12">
        <w:rPr>
          <w:rFonts w:ascii="Arial" w:hAnsi="Arial" w:cs="Arial"/>
          <w:color w:val="000000" w:themeColor="text1"/>
        </w:rPr>
        <w:t xml:space="preserve">т заказы ТОРО со статусом </w:t>
      </w:r>
      <w:r w:rsidR="00550350">
        <w:rPr>
          <w:rFonts w:ascii="Arial" w:hAnsi="Arial" w:cs="Arial"/>
          <w:color w:val="000000" w:themeColor="text1"/>
        </w:rPr>
        <w:t xml:space="preserve">ПЛАН, </w:t>
      </w:r>
      <w:r w:rsidR="00EE1E12">
        <w:rPr>
          <w:rFonts w:ascii="Arial" w:hAnsi="Arial" w:cs="Arial"/>
          <w:color w:val="000000" w:themeColor="text1"/>
        </w:rPr>
        <w:t>ТРКБ</w:t>
      </w:r>
      <w:r w:rsidR="00550350">
        <w:rPr>
          <w:rFonts w:ascii="Arial" w:hAnsi="Arial" w:cs="Arial"/>
          <w:color w:val="000000" w:themeColor="text1"/>
        </w:rPr>
        <w:t xml:space="preserve"> через транзакцию </w:t>
      </w:r>
      <w:r w:rsidR="00550350">
        <w:rPr>
          <w:rFonts w:ascii="Arial" w:hAnsi="Arial" w:cs="Arial"/>
          <w:color w:val="000000" w:themeColor="text1"/>
          <w:lang w:val="en-US"/>
        </w:rPr>
        <w:t>IW</w:t>
      </w:r>
      <w:r w:rsidR="00550350" w:rsidRPr="00494ECB">
        <w:rPr>
          <w:rFonts w:ascii="Arial" w:hAnsi="Arial" w:cs="Arial"/>
          <w:color w:val="000000" w:themeColor="text1"/>
        </w:rPr>
        <w:t xml:space="preserve">38 </w:t>
      </w:r>
      <w:r w:rsidR="00550350">
        <w:rPr>
          <w:rFonts w:ascii="Arial" w:hAnsi="Arial" w:cs="Arial"/>
          <w:color w:val="000000" w:themeColor="text1"/>
        </w:rPr>
        <w:t xml:space="preserve">или </w:t>
      </w:r>
      <w:r w:rsidR="00550350">
        <w:rPr>
          <w:rFonts w:ascii="Arial" w:hAnsi="Arial" w:cs="Arial"/>
          <w:color w:val="000000" w:themeColor="text1"/>
          <w:lang w:val="en-US"/>
        </w:rPr>
        <w:t>IW</w:t>
      </w:r>
      <w:r w:rsidR="00550350" w:rsidRPr="00494ECB">
        <w:rPr>
          <w:rFonts w:ascii="Arial" w:hAnsi="Arial" w:cs="Arial"/>
          <w:color w:val="000000" w:themeColor="text1"/>
        </w:rPr>
        <w:t>32</w:t>
      </w:r>
      <w:r w:rsidR="00EE1E12">
        <w:rPr>
          <w:rFonts w:ascii="Arial" w:hAnsi="Arial" w:cs="Arial"/>
          <w:color w:val="000000" w:themeColor="text1"/>
        </w:rPr>
        <w:t>.</w:t>
      </w:r>
      <w:r w:rsidR="00550350" w:rsidRPr="00494ECB">
        <w:rPr>
          <w:rFonts w:ascii="Arial" w:hAnsi="Arial" w:cs="Arial"/>
          <w:color w:val="000000" w:themeColor="text1"/>
        </w:rPr>
        <w:t xml:space="preserve"> </w:t>
      </w:r>
      <w:r w:rsidR="00690F14">
        <w:rPr>
          <w:rFonts w:ascii="Arial" w:hAnsi="Arial" w:cs="Arial"/>
          <w:color w:val="000000" w:themeColor="text1"/>
        </w:rPr>
        <w:t xml:space="preserve">Планировщик ТОиР </w:t>
      </w:r>
      <w:r w:rsidR="00A204B1">
        <w:rPr>
          <w:rFonts w:ascii="Arial" w:hAnsi="Arial" w:cs="Arial"/>
          <w:color w:val="000000" w:themeColor="text1"/>
        </w:rPr>
        <w:t>УО</w:t>
      </w:r>
      <w:r w:rsidR="00690F14">
        <w:rPr>
          <w:rFonts w:ascii="Arial" w:hAnsi="Arial" w:cs="Arial"/>
          <w:color w:val="000000" w:themeColor="text1"/>
        </w:rPr>
        <w:t xml:space="preserve"> в</w:t>
      </w:r>
      <w:r w:rsidR="00550350">
        <w:rPr>
          <w:rFonts w:ascii="Arial" w:hAnsi="Arial" w:cs="Arial"/>
          <w:color w:val="000000" w:themeColor="text1"/>
        </w:rPr>
        <w:t xml:space="preserve"> заказе ТОРО проверяет данные по наполнению зак</w:t>
      </w:r>
      <w:r w:rsidR="00690F14">
        <w:rPr>
          <w:rFonts w:ascii="Arial" w:hAnsi="Arial" w:cs="Arial"/>
          <w:color w:val="000000" w:themeColor="text1"/>
        </w:rPr>
        <w:t>аза и по запросу на корректировку (закладка</w:t>
      </w:r>
      <w:r w:rsidR="00550350">
        <w:rPr>
          <w:rFonts w:ascii="Arial" w:hAnsi="Arial" w:cs="Arial"/>
          <w:color w:val="000000" w:themeColor="text1"/>
        </w:rPr>
        <w:t xml:space="preserve"> «Расширение клиента» - «Корректировка бюджета»</w:t>
      </w:r>
      <w:r w:rsidR="00690F14">
        <w:rPr>
          <w:rFonts w:ascii="Arial" w:hAnsi="Arial" w:cs="Arial"/>
          <w:color w:val="000000" w:themeColor="text1"/>
        </w:rPr>
        <w:t xml:space="preserve">): </w:t>
      </w:r>
      <w:r w:rsidR="0096289A">
        <w:rPr>
          <w:rFonts w:ascii="Arial" w:hAnsi="Arial" w:cs="Arial"/>
          <w:color w:val="000000" w:themeColor="text1"/>
        </w:rPr>
        <w:t>СПП-эле</w:t>
      </w:r>
      <w:r w:rsidR="00C0226C">
        <w:rPr>
          <w:rFonts w:ascii="Arial" w:hAnsi="Arial" w:cs="Arial"/>
          <w:color w:val="000000" w:themeColor="text1"/>
        </w:rPr>
        <w:t xml:space="preserve">мент (получатель), </w:t>
      </w:r>
      <w:r w:rsidR="0096289A">
        <w:rPr>
          <w:rFonts w:ascii="Arial" w:hAnsi="Arial" w:cs="Arial"/>
          <w:color w:val="000000" w:themeColor="text1"/>
        </w:rPr>
        <w:t>на котором возник дефицит, исходная и требуемая стоимости</w:t>
      </w:r>
      <w:r w:rsidR="00690F14">
        <w:rPr>
          <w:rFonts w:ascii="Arial" w:hAnsi="Arial" w:cs="Arial"/>
          <w:color w:val="000000" w:themeColor="text1"/>
        </w:rPr>
        <w:t xml:space="preserve">, на заказе ТОРО устанавливает статус СГПЛ </w:t>
      </w:r>
      <w:r w:rsidR="009B4F4E">
        <w:rPr>
          <w:rFonts w:ascii="Arial" w:hAnsi="Arial" w:cs="Arial"/>
          <w:color w:val="000000" w:themeColor="text1"/>
        </w:rPr>
        <w:t>–</w:t>
      </w:r>
      <w:r w:rsidR="00690F14">
        <w:rPr>
          <w:rFonts w:ascii="Arial" w:hAnsi="Arial" w:cs="Arial"/>
          <w:color w:val="000000" w:themeColor="text1"/>
        </w:rPr>
        <w:t xml:space="preserve"> </w:t>
      </w:r>
      <w:r w:rsidR="001D5C51">
        <w:rPr>
          <w:rFonts w:ascii="Arial" w:hAnsi="Arial" w:cs="Arial"/>
          <w:color w:val="000000" w:themeColor="text1"/>
        </w:rPr>
        <w:t>О</w:t>
      </w:r>
      <w:r w:rsidR="009B4F4E">
        <w:rPr>
          <w:rFonts w:ascii="Arial" w:hAnsi="Arial" w:cs="Arial"/>
          <w:color w:val="000000" w:themeColor="text1"/>
        </w:rPr>
        <w:t>тпра</w:t>
      </w:r>
      <w:r w:rsidR="00341B2E">
        <w:rPr>
          <w:rFonts w:ascii="Arial" w:hAnsi="Arial" w:cs="Arial"/>
          <w:color w:val="000000" w:themeColor="text1"/>
        </w:rPr>
        <w:t>в</w:t>
      </w:r>
      <w:r w:rsidR="009B4F4E">
        <w:rPr>
          <w:rFonts w:ascii="Arial" w:hAnsi="Arial" w:cs="Arial"/>
          <w:color w:val="000000" w:themeColor="text1"/>
        </w:rPr>
        <w:t xml:space="preserve">лено на согласование Планировщиком ТОиР </w:t>
      </w:r>
      <w:r w:rsidR="00A204B1">
        <w:rPr>
          <w:rFonts w:ascii="Arial" w:hAnsi="Arial" w:cs="Arial"/>
          <w:color w:val="000000" w:themeColor="text1"/>
        </w:rPr>
        <w:t>УО</w:t>
      </w:r>
      <w:r w:rsidR="009B4F4E">
        <w:rPr>
          <w:rFonts w:ascii="Arial" w:hAnsi="Arial" w:cs="Arial"/>
          <w:color w:val="000000" w:themeColor="text1"/>
        </w:rPr>
        <w:t>.</w:t>
      </w:r>
    </w:p>
    <w:p w14:paraId="2F59F38A" w14:textId="13C36692" w:rsidR="00130971" w:rsidRDefault="009B4F4E" w:rsidP="009936BB">
      <w:pPr>
        <w:spacing w:after="240" w:line="276" w:lineRule="auto"/>
        <w:ind w:firstLine="567"/>
        <w:rPr>
          <w:rFonts w:ascii="Arial" w:hAnsi="Arial" w:cs="Arial"/>
          <w:color w:val="000000" w:themeColor="text1"/>
        </w:rPr>
      </w:pPr>
      <w:r>
        <w:rPr>
          <w:rFonts w:ascii="Arial" w:hAnsi="Arial" w:cs="Arial"/>
          <w:color w:val="000000" w:themeColor="text1"/>
        </w:rPr>
        <w:t xml:space="preserve">Специалист в роли Планировщика </w:t>
      </w:r>
      <w:r w:rsidR="003B371B">
        <w:rPr>
          <w:rFonts w:ascii="Arial" w:hAnsi="Arial" w:cs="Arial"/>
          <w:color w:val="000000" w:themeColor="text1"/>
        </w:rPr>
        <w:t>проектов ТОиР УО</w:t>
      </w:r>
      <w:r>
        <w:rPr>
          <w:rFonts w:ascii="Arial" w:hAnsi="Arial" w:cs="Arial"/>
          <w:color w:val="000000" w:themeColor="text1"/>
        </w:rPr>
        <w:t xml:space="preserve"> создает но</w:t>
      </w:r>
      <w:r w:rsidR="001D5C51">
        <w:rPr>
          <w:rFonts w:ascii="Arial" w:hAnsi="Arial" w:cs="Arial"/>
          <w:color w:val="000000" w:themeColor="text1"/>
        </w:rPr>
        <w:t>вый сетевой график, наполняет его необходимыми компонентами, на СПП-элементе устанавливает статус ЗКОР – Запрос корректировки.</w:t>
      </w:r>
    </w:p>
    <w:p w14:paraId="002C0ACD" w14:textId="77777777" w:rsidR="001D5C51" w:rsidRPr="00494ECB" w:rsidRDefault="001D5C51" w:rsidP="009936BB">
      <w:pPr>
        <w:spacing w:after="240" w:line="276" w:lineRule="auto"/>
        <w:ind w:firstLine="567"/>
        <w:rPr>
          <w:rFonts w:ascii="Arial" w:hAnsi="Arial" w:cs="Arial"/>
          <w:color w:val="000000" w:themeColor="text1"/>
        </w:rPr>
      </w:pPr>
    </w:p>
    <w:p w14:paraId="6421D186" w14:textId="59BC5395" w:rsidR="006D0AB7" w:rsidRDefault="006D0AB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20 </w:t>
      </w:r>
      <w:r w:rsidR="00477B83">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sidRPr="006D0AB7">
        <w:rPr>
          <w:rFonts w:eastAsiaTheme="majorEastAsia" w:cstheme="majorBidi"/>
          <w:b/>
          <w:i w:val="0"/>
          <w:caps w:val="0"/>
          <w:sz w:val="24"/>
          <w:szCs w:val="24"/>
        </w:rPr>
        <w:t xml:space="preserve">Согласование </w:t>
      </w:r>
      <w:r w:rsidR="001D5C51">
        <w:rPr>
          <w:rFonts w:eastAsiaTheme="majorEastAsia" w:cstheme="majorBidi"/>
          <w:b/>
          <w:i w:val="0"/>
          <w:caps w:val="0"/>
          <w:sz w:val="24"/>
          <w:szCs w:val="24"/>
        </w:rPr>
        <w:t>запроса</w:t>
      </w:r>
      <w:r w:rsidR="001D5C51" w:rsidRPr="006D0AB7">
        <w:rPr>
          <w:rFonts w:eastAsiaTheme="majorEastAsia" w:cstheme="majorBidi"/>
          <w:b/>
          <w:i w:val="0"/>
          <w:caps w:val="0"/>
          <w:sz w:val="24"/>
          <w:szCs w:val="24"/>
        </w:rPr>
        <w:t xml:space="preserve"> </w:t>
      </w:r>
      <w:r w:rsidRPr="006D0AB7">
        <w:rPr>
          <w:rFonts w:eastAsiaTheme="majorEastAsia" w:cstheme="majorBidi"/>
          <w:b/>
          <w:i w:val="0"/>
          <w:caps w:val="0"/>
          <w:sz w:val="24"/>
          <w:szCs w:val="24"/>
        </w:rPr>
        <w:t>на корректировку лимита бюджета</w:t>
      </w:r>
      <w:r w:rsidR="002F796B">
        <w:rPr>
          <w:rFonts w:eastAsiaTheme="majorEastAsia" w:cstheme="majorBidi"/>
          <w:b/>
          <w:i w:val="0"/>
          <w:caps w:val="0"/>
          <w:sz w:val="24"/>
          <w:szCs w:val="24"/>
        </w:rPr>
        <w:t xml:space="preserve"> Старшим планировщиком</w:t>
      </w:r>
    </w:p>
    <w:p w14:paraId="082957F0" w14:textId="61D5D8E6" w:rsidR="004A6451" w:rsidRPr="009601B6" w:rsidRDefault="0096289A" w:rsidP="0096289A">
      <w:pPr>
        <w:spacing w:after="240" w:line="276" w:lineRule="auto"/>
        <w:ind w:firstLine="567"/>
        <w:rPr>
          <w:rFonts w:ascii="Arial" w:hAnsi="Arial" w:cs="Arial"/>
          <w:color w:val="000000" w:themeColor="text1"/>
        </w:rPr>
      </w:pPr>
      <w:r>
        <w:rPr>
          <w:rFonts w:ascii="Arial" w:hAnsi="Arial" w:cs="Arial"/>
          <w:color w:val="000000" w:themeColor="text1"/>
        </w:rPr>
        <w:t>Сформированн</w:t>
      </w:r>
      <w:r w:rsidR="001D5C51">
        <w:rPr>
          <w:rFonts w:ascii="Arial" w:hAnsi="Arial" w:cs="Arial"/>
          <w:color w:val="000000" w:themeColor="text1"/>
        </w:rPr>
        <w:t>ый запрос</w:t>
      </w:r>
      <w:r>
        <w:rPr>
          <w:rFonts w:ascii="Arial" w:hAnsi="Arial" w:cs="Arial"/>
          <w:color w:val="000000" w:themeColor="text1"/>
        </w:rPr>
        <w:t xml:space="preserve"> </w:t>
      </w:r>
      <w:r w:rsidR="001D5C51">
        <w:rPr>
          <w:rFonts w:ascii="Arial" w:hAnsi="Arial" w:cs="Arial"/>
          <w:color w:val="000000" w:themeColor="text1"/>
        </w:rPr>
        <w:t>(заказ ТОРО со статусами СГПЛ, ТРКБ)</w:t>
      </w:r>
      <w:r>
        <w:rPr>
          <w:rFonts w:ascii="Arial" w:hAnsi="Arial" w:cs="Arial"/>
          <w:color w:val="000000" w:themeColor="text1"/>
        </w:rPr>
        <w:t xml:space="preserve"> рассматривается Старшим</w:t>
      </w:r>
      <w:r w:rsidRPr="0096289A">
        <w:rPr>
          <w:rFonts w:ascii="Arial" w:hAnsi="Arial" w:cs="Arial"/>
          <w:color w:val="000000" w:themeColor="text1"/>
        </w:rPr>
        <w:t xml:space="preserve"> планировщик</w:t>
      </w:r>
      <w:r>
        <w:rPr>
          <w:rFonts w:ascii="Arial" w:hAnsi="Arial" w:cs="Arial"/>
          <w:color w:val="000000" w:themeColor="text1"/>
        </w:rPr>
        <w:t>ом</w:t>
      </w:r>
      <w:r w:rsidRPr="0096289A">
        <w:rPr>
          <w:rFonts w:ascii="Arial" w:hAnsi="Arial" w:cs="Arial"/>
          <w:color w:val="000000" w:themeColor="text1"/>
        </w:rPr>
        <w:t xml:space="preserve"> ТОиР </w:t>
      </w:r>
      <w:r w:rsidR="00A204B1">
        <w:rPr>
          <w:rFonts w:ascii="Arial" w:hAnsi="Arial" w:cs="Arial"/>
          <w:color w:val="000000" w:themeColor="text1"/>
        </w:rPr>
        <w:t>УО</w:t>
      </w:r>
      <w:r w:rsidR="001D5C51">
        <w:rPr>
          <w:rFonts w:ascii="Arial" w:hAnsi="Arial" w:cs="Arial"/>
          <w:color w:val="000000" w:themeColor="text1"/>
        </w:rPr>
        <w:t>,</w:t>
      </w:r>
      <w:r>
        <w:rPr>
          <w:rFonts w:ascii="Arial" w:hAnsi="Arial" w:cs="Arial"/>
          <w:color w:val="000000" w:themeColor="text1"/>
        </w:rPr>
        <w:t xml:space="preserve"> </w:t>
      </w:r>
      <w:r w:rsidR="001D5C51">
        <w:rPr>
          <w:rFonts w:ascii="Arial" w:hAnsi="Arial" w:cs="Arial"/>
          <w:color w:val="000000" w:themeColor="text1"/>
        </w:rPr>
        <w:t>д</w:t>
      </w:r>
      <w:r>
        <w:rPr>
          <w:rFonts w:ascii="Arial" w:hAnsi="Arial" w:cs="Arial"/>
          <w:color w:val="000000" w:themeColor="text1"/>
        </w:rPr>
        <w:t>ля этого используется</w:t>
      </w:r>
      <w:r w:rsidR="004A6451">
        <w:rPr>
          <w:rFonts w:ascii="Arial" w:hAnsi="Arial" w:cs="Arial"/>
          <w:color w:val="000000" w:themeColor="text1"/>
        </w:rPr>
        <w:t xml:space="preserve"> транзакции </w:t>
      </w:r>
      <w:r w:rsidR="004A6451">
        <w:rPr>
          <w:rFonts w:ascii="Arial" w:hAnsi="Arial" w:cs="Arial"/>
          <w:color w:val="000000" w:themeColor="text1"/>
          <w:lang w:val="en-US"/>
        </w:rPr>
        <w:t>IW</w:t>
      </w:r>
      <w:r w:rsidR="004A6451" w:rsidRPr="00494ECB">
        <w:rPr>
          <w:rFonts w:ascii="Arial" w:hAnsi="Arial" w:cs="Arial"/>
          <w:color w:val="000000" w:themeColor="text1"/>
        </w:rPr>
        <w:t xml:space="preserve">38 </w:t>
      </w:r>
      <w:r w:rsidR="004A6451">
        <w:rPr>
          <w:rFonts w:ascii="Arial" w:hAnsi="Arial" w:cs="Arial"/>
          <w:color w:val="000000" w:themeColor="text1"/>
        </w:rPr>
        <w:t xml:space="preserve">или </w:t>
      </w:r>
      <w:r w:rsidR="004A6451">
        <w:rPr>
          <w:rFonts w:ascii="Arial" w:hAnsi="Arial" w:cs="Arial"/>
          <w:color w:val="000000" w:themeColor="text1"/>
          <w:lang w:val="en-US"/>
        </w:rPr>
        <w:t>IW</w:t>
      </w:r>
      <w:r w:rsidR="004A6451" w:rsidRPr="00494ECB">
        <w:rPr>
          <w:rFonts w:ascii="Arial" w:hAnsi="Arial" w:cs="Arial"/>
          <w:color w:val="000000" w:themeColor="text1"/>
        </w:rPr>
        <w:t>32</w:t>
      </w:r>
      <w:r>
        <w:rPr>
          <w:rFonts w:ascii="Arial" w:hAnsi="Arial" w:cs="Arial"/>
          <w:color w:val="000000" w:themeColor="text1"/>
        </w:rPr>
        <w:t>.</w:t>
      </w:r>
      <w:r w:rsidR="004A6451">
        <w:rPr>
          <w:rFonts w:ascii="Arial" w:hAnsi="Arial" w:cs="Arial"/>
          <w:color w:val="000000" w:themeColor="text1"/>
        </w:rPr>
        <w:t xml:space="preserve"> Также анализ запросов на корректировку можно осуществить через </w:t>
      </w:r>
      <w:r w:rsidR="009411B2">
        <w:rPr>
          <w:rFonts w:ascii="Arial" w:hAnsi="Arial" w:cs="Arial"/>
          <w:color w:val="000000" w:themeColor="text1"/>
        </w:rPr>
        <w:t>разработанный отчет по запросу корректировок (</w:t>
      </w:r>
      <w:r w:rsidR="001C0DAC">
        <w:rPr>
          <w:rFonts w:ascii="Arial" w:hAnsi="Arial" w:cs="Arial"/>
          <w:color w:val="000000" w:themeColor="text1"/>
        </w:rPr>
        <w:t xml:space="preserve">код </w:t>
      </w:r>
      <w:r w:rsidR="001C0DAC">
        <w:rPr>
          <w:rFonts w:ascii="Arial" w:hAnsi="Arial" w:cs="Arial"/>
          <w:color w:val="000000" w:themeColor="text1"/>
          <w:lang w:val="en-US"/>
        </w:rPr>
        <w:t>PM</w:t>
      </w:r>
      <w:r w:rsidR="001C0DAC" w:rsidRPr="00494ECB">
        <w:rPr>
          <w:rFonts w:ascii="Arial" w:hAnsi="Arial" w:cs="Arial"/>
          <w:color w:val="000000" w:themeColor="text1"/>
        </w:rPr>
        <w:t>65</w:t>
      </w:r>
      <w:r w:rsidR="001C0DAC" w:rsidRPr="009936BB">
        <w:rPr>
          <w:rFonts w:ascii="Arial" w:hAnsi="Arial" w:cs="Arial"/>
          <w:color w:val="000000" w:themeColor="text1"/>
        </w:rPr>
        <w:t xml:space="preserve"> </w:t>
      </w:r>
      <w:r w:rsidR="001C0DAC">
        <w:rPr>
          <w:rFonts w:ascii="Arial" w:hAnsi="Arial" w:cs="Arial"/>
          <w:color w:val="000000" w:themeColor="text1"/>
        </w:rPr>
        <w:t>в реестре разработок, описание в разделе 5.10 настоящего КД</w:t>
      </w:r>
      <w:r w:rsidR="009411B2">
        <w:rPr>
          <w:rFonts w:ascii="Arial" w:hAnsi="Arial" w:cs="Arial"/>
          <w:color w:val="000000" w:themeColor="text1"/>
        </w:rPr>
        <w:t>)</w:t>
      </w:r>
      <w:r w:rsidR="009411B2" w:rsidRPr="00494ECB">
        <w:rPr>
          <w:rFonts w:ascii="Arial" w:hAnsi="Arial" w:cs="Arial"/>
          <w:color w:val="000000" w:themeColor="text1"/>
        </w:rPr>
        <w:t>.</w:t>
      </w:r>
    </w:p>
    <w:p w14:paraId="5D7266BF" w14:textId="351F3A0D" w:rsidR="0096289A" w:rsidRPr="0096289A" w:rsidRDefault="0096289A" w:rsidP="0096289A">
      <w:pPr>
        <w:spacing w:after="240" w:line="276" w:lineRule="auto"/>
        <w:ind w:firstLine="567"/>
        <w:rPr>
          <w:rFonts w:ascii="Arial" w:hAnsi="Arial" w:cs="Arial"/>
          <w:color w:val="000000" w:themeColor="text1"/>
        </w:rPr>
      </w:pPr>
      <w:r w:rsidRPr="0096289A">
        <w:rPr>
          <w:rFonts w:ascii="Arial" w:hAnsi="Arial" w:cs="Arial"/>
          <w:color w:val="000000" w:themeColor="text1"/>
        </w:rPr>
        <w:t>Основные поля отчёта:</w:t>
      </w:r>
    </w:p>
    <w:p w14:paraId="08DCA19B" w14:textId="26E0B08F" w:rsidR="0096289A" w:rsidRPr="009936BB" w:rsidRDefault="0096289A" w:rsidP="009936BB">
      <w:pPr>
        <w:pStyle w:val="af9"/>
        <w:numPr>
          <w:ilvl w:val="0"/>
          <w:numId w:val="101"/>
        </w:numPr>
        <w:spacing w:after="240" w:line="276" w:lineRule="auto"/>
        <w:rPr>
          <w:rFonts w:ascii="Arial" w:hAnsi="Arial" w:cs="Arial"/>
          <w:color w:val="000000" w:themeColor="text1"/>
        </w:rPr>
      </w:pPr>
      <w:r w:rsidRPr="009936BB">
        <w:rPr>
          <w:rFonts w:ascii="Arial" w:hAnsi="Arial" w:cs="Arial"/>
          <w:color w:val="000000" w:themeColor="text1"/>
        </w:rPr>
        <w:t>СПП-элемент</w:t>
      </w:r>
      <w:r w:rsidR="00C0226C">
        <w:rPr>
          <w:rFonts w:ascii="Arial" w:hAnsi="Arial" w:cs="Arial"/>
          <w:color w:val="000000" w:themeColor="text1"/>
        </w:rPr>
        <w:t xml:space="preserve"> (получатель)</w:t>
      </w:r>
      <w:r w:rsidR="009411B2">
        <w:rPr>
          <w:rFonts w:ascii="Arial" w:hAnsi="Arial" w:cs="Arial"/>
          <w:color w:val="000000" w:themeColor="text1"/>
        </w:rPr>
        <w:t>;</w:t>
      </w:r>
    </w:p>
    <w:p w14:paraId="65548602" w14:textId="14E236D1" w:rsidR="00E66260" w:rsidRDefault="00E66260" w:rsidP="009936BB">
      <w:pPr>
        <w:pStyle w:val="af9"/>
        <w:numPr>
          <w:ilvl w:val="0"/>
          <w:numId w:val="101"/>
        </w:numPr>
        <w:spacing w:after="240" w:line="276" w:lineRule="auto"/>
        <w:rPr>
          <w:rFonts w:ascii="Arial" w:hAnsi="Arial" w:cs="Arial"/>
          <w:color w:val="000000" w:themeColor="text1"/>
        </w:rPr>
      </w:pPr>
      <w:r>
        <w:rPr>
          <w:rFonts w:ascii="Arial" w:hAnsi="Arial" w:cs="Arial"/>
          <w:color w:val="000000" w:themeColor="text1"/>
        </w:rPr>
        <w:t>Проект</w:t>
      </w:r>
      <w:r w:rsidR="009411B2">
        <w:rPr>
          <w:rFonts w:ascii="Arial" w:hAnsi="Arial" w:cs="Arial"/>
          <w:color w:val="000000" w:themeColor="text1"/>
        </w:rPr>
        <w:t>;</w:t>
      </w:r>
    </w:p>
    <w:p w14:paraId="13C07463" w14:textId="455DB3BC" w:rsidR="009411B2" w:rsidRDefault="009411B2" w:rsidP="009936BB">
      <w:pPr>
        <w:pStyle w:val="af9"/>
        <w:numPr>
          <w:ilvl w:val="0"/>
          <w:numId w:val="101"/>
        </w:numPr>
        <w:spacing w:after="240" w:line="276" w:lineRule="auto"/>
        <w:rPr>
          <w:rFonts w:ascii="Arial" w:hAnsi="Arial" w:cs="Arial"/>
          <w:color w:val="000000" w:themeColor="text1"/>
        </w:rPr>
      </w:pPr>
      <w:r>
        <w:rPr>
          <w:rFonts w:ascii="Arial" w:hAnsi="Arial" w:cs="Arial"/>
          <w:color w:val="000000" w:themeColor="text1"/>
        </w:rPr>
        <w:t>Текущий бюджет;</w:t>
      </w:r>
    </w:p>
    <w:p w14:paraId="13306039" w14:textId="63EECF63" w:rsidR="0096289A" w:rsidRDefault="009411B2" w:rsidP="009936BB">
      <w:pPr>
        <w:pStyle w:val="af9"/>
        <w:numPr>
          <w:ilvl w:val="0"/>
          <w:numId w:val="101"/>
        </w:numPr>
        <w:spacing w:after="240" w:line="276" w:lineRule="auto"/>
        <w:rPr>
          <w:rFonts w:ascii="Arial" w:hAnsi="Arial" w:cs="Arial"/>
          <w:color w:val="000000" w:themeColor="text1"/>
        </w:rPr>
      </w:pPr>
      <w:r>
        <w:rPr>
          <w:rFonts w:ascii="Arial" w:hAnsi="Arial" w:cs="Arial"/>
          <w:color w:val="000000" w:themeColor="text1"/>
        </w:rPr>
        <w:t>Плановая стоимость з</w:t>
      </w:r>
      <w:r w:rsidR="0096289A" w:rsidRPr="009936BB">
        <w:rPr>
          <w:rFonts w:ascii="Arial" w:hAnsi="Arial" w:cs="Arial"/>
          <w:color w:val="000000" w:themeColor="text1"/>
        </w:rPr>
        <w:t>аказ</w:t>
      </w:r>
      <w:r>
        <w:rPr>
          <w:rFonts w:ascii="Arial" w:hAnsi="Arial" w:cs="Arial"/>
          <w:color w:val="000000" w:themeColor="text1"/>
        </w:rPr>
        <w:t>ов;</w:t>
      </w:r>
    </w:p>
    <w:p w14:paraId="41E824ED" w14:textId="5B96EF04" w:rsidR="0096289A" w:rsidRPr="009936BB" w:rsidRDefault="009411B2" w:rsidP="009936BB">
      <w:pPr>
        <w:pStyle w:val="af9"/>
        <w:numPr>
          <w:ilvl w:val="0"/>
          <w:numId w:val="101"/>
        </w:numPr>
        <w:spacing w:after="240" w:line="276" w:lineRule="auto"/>
        <w:rPr>
          <w:rFonts w:ascii="Arial" w:hAnsi="Arial" w:cs="Arial"/>
          <w:color w:val="000000" w:themeColor="text1"/>
        </w:rPr>
      </w:pPr>
      <w:r>
        <w:rPr>
          <w:rFonts w:ascii="Arial" w:hAnsi="Arial" w:cs="Arial"/>
          <w:color w:val="000000" w:themeColor="text1"/>
        </w:rPr>
        <w:t>С</w:t>
      </w:r>
      <w:r w:rsidR="0096289A" w:rsidRPr="009936BB">
        <w:rPr>
          <w:rFonts w:ascii="Arial" w:hAnsi="Arial" w:cs="Arial"/>
          <w:color w:val="000000" w:themeColor="text1"/>
        </w:rPr>
        <w:t>тоимость</w:t>
      </w:r>
      <w:r>
        <w:rPr>
          <w:rFonts w:ascii="Arial" w:hAnsi="Arial" w:cs="Arial"/>
          <w:color w:val="000000" w:themeColor="text1"/>
        </w:rPr>
        <w:t xml:space="preserve"> по корректировке;</w:t>
      </w:r>
    </w:p>
    <w:p w14:paraId="40092B2E" w14:textId="298B30D1" w:rsidR="006D0AB7" w:rsidRPr="00494ECB" w:rsidRDefault="0096289A" w:rsidP="009936BB">
      <w:pPr>
        <w:pStyle w:val="af9"/>
        <w:numPr>
          <w:ilvl w:val="0"/>
          <w:numId w:val="101"/>
        </w:numPr>
        <w:spacing w:after="240" w:line="276" w:lineRule="auto"/>
        <w:rPr>
          <w:rFonts w:ascii="Arial" w:hAnsi="Arial" w:cs="Arial"/>
          <w:color w:val="000000" w:themeColor="text1"/>
        </w:rPr>
      </w:pPr>
      <w:r w:rsidRPr="009936BB">
        <w:rPr>
          <w:rFonts w:ascii="Arial" w:hAnsi="Arial" w:cs="Arial"/>
          <w:color w:val="000000" w:themeColor="text1"/>
        </w:rPr>
        <w:t>Дефицит</w:t>
      </w:r>
      <w:r w:rsidR="009411B2">
        <w:rPr>
          <w:rFonts w:ascii="Arial" w:hAnsi="Arial" w:cs="Arial"/>
          <w:color w:val="000000" w:themeColor="text1"/>
        </w:rPr>
        <w:t>/ Профицит.</w:t>
      </w:r>
    </w:p>
    <w:p w14:paraId="3FAF0090" w14:textId="1112E78B" w:rsidR="0096289A" w:rsidRPr="00494ECB" w:rsidRDefault="0096289A" w:rsidP="009936BB">
      <w:pPr>
        <w:spacing w:after="240" w:line="276" w:lineRule="auto"/>
        <w:ind w:firstLine="567"/>
        <w:rPr>
          <w:rFonts w:ascii="Arial" w:hAnsi="Arial" w:cs="Arial"/>
          <w:color w:val="000000" w:themeColor="text1"/>
        </w:rPr>
      </w:pPr>
      <w:r>
        <w:rPr>
          <w:rFonts w:ascii="Arial" w:hAnsi="Arial" w:cs="Arial"/>
          <w:color w:val="000000" w:themeColor="text1"/>
        </w:rPr>
        <w:t xml:space="preserve">В результате рассмотрения </w:t>
      </w:r>
      <w:r w:rsidR="000D6CD3">
        <w:rPr>
          <w:rFonts w:ascii="Arial" w:hAnsi="Arial" w:cs="Arial"/>
          <w:color w:val="000000" w:themeColor="text1"/>
        </w:rPr>
        <w:t xml:space="preserve">запрос </w:t>
      </w:r>
      <w:r>
        <w:rPr>
          <w:rFonts w:ascii="Arial" w:hAnsi="Arial" w:cs="Arial"/>
          <w:color w:val="000000" w:themeColor="text1"/>
        </w:rPr>
        <w:t>может быть отклонен</w:t>
      </w:r>
      <w:r w:rsidR="002F796B">
        <w:rPr>
          <w:rFonts w:ascii="Arial" w:hAnsi="Arial" w:cs="Arial"/>
          <w:color w:val="000000" w:themeColor="text1"/>
        </w:rPr>
        <w:t xml:space="preserve"> и</w:t>
      </w:r>
      <w:r>
        <w:rPr>
          <w:rFonts w:ascii="Arial" w:hAnsi="Arial" w:cs="Arial"/>
          <w:color w:val="000000" w:themeColor="text1"/>
        </w:rPr>
        <w:t xml:space="preserve"> отправлен на корректировку</w:t>
      </w:r>
      <w:r w:rsidR="000D6CD3">
        <w:rPr>
          <w:rFonts w:ascii="Arial" w:hAnsi="Arial" w:cs="Arial"/>
          <w:color w:val="000000" w:themeColor="text1"/>
        </w:rPr>
        <w:t xml:space="preserve"> (заказ со статусом </w:t>
      </w:r>
      <w:r w:rsidR="002F796B">
        <w:rPr>
          <w:rFonts w:ascii="Arial" w:hAnsi="Arial" w:cs="Arial"/>
          <w:color w:val="000000" w:themeColor="text1"/>
        </w:rPr>
        <w:t xml:space="preserve">ПЛАН, </w:t>
      </w:r>
      <w:r w:rsidR="00F832A9">
        <w:rPr>
          <w:rFonts w:ascii="Arial" w:hAnsi="Arial" w:cs="Arial"/>
          <w:color w:val="000000" w:themeColor="text1"/>
        </w:rPr>
        <w:t>ТРКБ</w:t>
      </w:r>
      <w:r w:rsidR="000D6CD3">
        <w:rPr>
          <w:rFonts w:ascii="Arial" w:hAnsi="Arial" w:cs="Arial"/>
          <w:color w:val="000000" w:themeColor="text1"/>
        </w:rPr>
        <w:t>)</w:t>
      </w:r>
      <w:r>
        <w:rPr>
          <w:rFonts w:ascii="Arial" w:hAnsi="Arial" w:cs="Arial"/>
          <w:color w:val="000000" w:themeColor="text1"/>
        </w:rPr>
        <w:t xml:space="preserve"> или согласован</w:t>
      </w:r>
      <w:r w:rsidR="002F796B">
        <w:rPr>
          <w:rFonts w:ascii="Arial" w:hAnsi="Arial" w:cs="Arial"/>
          <w:color w:val="000000" w:themeColor="text1"/>
        </w:rPr>
        <w:t xml:space="preserve"> (заказ со статусом ССПЛ, ТРКБ)</w:t>
      </w:r>
      <w:r>
        <w:rPr>
          <w:rFonts w:ascii="Arial" w:hAnsi="Arial" w:cs="Arial"/>
          <w:color w:val="000000" w:themeColor="text1"/>
        </w:rPr>
        <w:t>.</w:t>
      </w:r>
    </w:p>
    <w:p w14:paraId="56A3997B" w14:textId="77777777" w:rsidR="0096289A" w:rsidRPr="00494ECB" w:rsidRDefault="0096289A" w:rsidP="009936BB">
      <w:pPr>
        <w:spacing w:after="240" w:line="276" w:lineRule="auto"/>
        <w:ind w:firstLine="567"/>
        <w:rPr>
          <w:rFonts w:ascii="Arial" w:hAnsi="Arial" w:cs="Arial"/>
          <w:color w:val="000000" w:themeColor="text1"/>
        </w:rPr>
      </w:pPr>
    </w:p>
    <w:p w14:paraId="58A5CCE2" w14:textId="078E261E" w:rsidR="006D0AB7" w:rsidRDefault="006D0AB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w:t>
      </w:r>
      <w:r w:rsidR="00652DFA">
        <w:rPr>
          <w:rFonts w:eastAsiaTheme="majorEastAsia" w:cstheme="majorBidi"/>
          <w:b/>
          <w:i w:val="0"/>
          <w:caps w:val="0"/>
          <w:sz w:val="24"/>
          <w:szCs w:val="24"/>
        </w:rPr>
        <w:t>40</w:t>
      </w:r>
      <w:r w:rsidRPr="009936BB">
        <w:rPr>
          <w:rFonts w:eastAsiaTheme="majorEastAsia" w:cstheme="majorBidi"/>
          <w:b/>
          <w:i w:val="0"/>
          <w:caps w:val="0"/>
          <w:sz w:val="24"/>
          <w:szCs w:val="24"/>
        </w:rPr>
        <w:t xml:space="preserve"> </w:t>
      </w:r>
      <w:r w:rsidR="008B6798">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sidRPr="006D0AB7">
        <w:rPr>
          <w:rFonts w:eastAsiaTheme="majorEastAsia" w:cstheme="majorBidi"/>
          <w:b/>
          <w:i w:val="0"/>
          <w:caps w:val="0"/>
          <w:sz w:val="24"/>
          <w:szCs w:val="24"/>
        </w:rPr>
        <w:t>Рассмотрение возможности перераспределения в рамках одного Направления</w:t>
      </w:r>
    </w:p>
    <w:p w14:paraId="708E91DF" w14:textId="3A84B6FE" w:rsidR="0029677F" w:rsidRDefault="00C0226C" w:rsidP="009936BB">
      <w:pPr>
        <w:spacing w:after="240" w:line="276" w:lineRule="auto"/>
        <w:ind w:firstLine="567"/>
        <w:rPr>
          <w:rFonts w:ascii="Arial" w:hAnsi="Arial" w:cs="Arial"/>
          <w:color w:val="000000" w:themeColor="text1"/>
        </w:rPr>
      </w:pPr>
      <w:r>
        <w:rPr>
          <w:rFonts w:ascii="Arial" w:hAnsi="Arial" w:cs="Arial"/>
          <w:color w:val="000000" w:themeColor="text1"/>
        </w:rPr>
        <w:t xml:space="preserve">В процессе анализа </w:t>
      </w:r>
      <w:r w:rsidR="00C548C8">
        <w:rPr>
          <w:rFonts w:ascii="Arial" w:hAnsi="Arial" w:cs="Arial"/>
          <w:color w:val="000000" w:themeColor="text1"/>
        </w:rPr>
        <w:t xml:space="preserve">запроса </w:t>
      </w:r>
      <w:r w:rsidR="00023EE2">
        <w:rPr>
          <w:rFonts w:ascii="Arial" w:hAnsi="Arial" w:cs="Arial"/>
          <w:color w:val="000000" w:themeColor="text1"/>
        </w:rPr>
        <w:t>корректировки</w:t>
      </w:r>
      <w:r w:rsidR="00C548C8">
        <w:rPr>
          <w:rFonts w:ascii="Arial" w:hAnsi="Arial" w:cs="Arial"/>
          <w:color w:val="000000" w:themeColor="text1"/>
        </w:rPr>
        <w:t xml:space="preserve"> (заказ ТОРО со статусами ССПЛ, ТРКБ)</w:t>
      </w:r>
      <w:r w:rsidR="0029677F">
        <w:rPr>
          <w:rFonts w:ascii="Arial" w:hAnsi="Arial" w:cs="Arial"/>
          <w:color w:val="000000" w:themeColor="text1"/>
        </w:rPr>
        <w:t xml:space="preserve">, согласованного Старшим пларовщиком ТОиР </w:t>
      </w:r>
      <w:r w:rsidR="00A204B1">
        <w:rPr>
          <w:rFonts w:ascii="Arial" w:hAnsi="Arial" w:cs="Arial"/>
          <w:color w:val="000000" w:themeColor="text1"/>
        </w:rPr>
        <w:t>УО</w:t>
      </w:r>
      <w:r w:rsidR="0029677F">
        <w:rPr>
          <w:rFonts w:ascii="Arial" w:hAnsi="Arial" w:cs="Arial"/>
          <w:color w:val="000000" w:themeColor="text1"/>
        </w:rPr>
        <w:t>,</w:t>
      </w:r>
      <w:r w:rsidR="00BE2AB4">
        <w:rPr>
          <w:rFonts w:ascii="Arial" w:hAnsi="Arial" w:cs="Arial"/>
          <w:color w:val="000000" w:themeColor="text1"/>
        </w:rPr>
        <w:t xml:space="preserve"> </w:t>
      </w:r>
      <w:r w:rsidR="0029677F">
        <w:rPr>
          <w:rFonts w:ascii="Arial" w:hAnsi="Arial" w:cs="Arial"/>
          <w:color w:val="000000" w:themeColor="text1"/>
        </w:rPr>
        <w:t xml:space="preserve">через транзакции </w:t>
      </w:r>
      <w:r w:rsidR="0029677F">
        <w:rPr>
          <w:rFonts w:ascii="Arial" w:hAnsi="Arial" w:cs="Arial"/>
          <w:color w:val="000000" w:themeColor="text1"/>
          <w:lang w:val="en-US"/>
        </w:rPr>
        <w:t>IW</w:t>
      </w:r>
      <w:r w:rsidR="0029677F" w:rsidRPr="00494ECB">
        <w:rPr>
          <w:rFonts w:ascii="Arial" w:hAnsi="Arial" w:cs="Arial"/>
          <w:color w:val="000000" w:themeColor="text1"/>
        </w:rPr>
        <w:t xml:space="preserve">38 </w:t>
      </w:r>
      <w:r w:rsidR="0029677F">
        <w:rPr>
          <w:rFonts w:ascii="Arial" w:hAnsi="Arial" w:cs="Arial"/>
          <w:color w:val="000000" w:themeColor="text1"/>
        </w:rPr>
        <w:t xml:space="preserve">или </w:t>
      </w:r>
      <w:r w:rsidR="0029677F">
        <w:rPr>
          <w:rFonts w:ascii="Arial" w:hAnsi="Arial" w:cs="Arial"/>
          <w:color w:val="000000" w:themeColor="text1"/>
          <w:lang w:val="en-US"/>
        </w:rPr>
        <w:t>IW</w:t>
      </w:r>
      <w:r w:rsidR="0029677F" w:rsidRPr="00494ECB">
        <w:rPr>
          <w:rFonts w:ascii="Arial" w:hAnsi="Arial" w:cs="Arial"/>
          <w:color w:val="000000" w:themeColor="text1"/>
        </w:rPr>
        <w:t xml:space="preserve">32, </w:t>
      </w:r>
      <w:r w:rsidR="0029677F">
        <w:rPr>
          <w:rFonts w:ascii="Arial" w:hAnsi="Arial" w:cs="Arial"/>
          <w:color w:val="000000" w:themeColor="text1"/>
        </w:rPr>
        <w:t>а также через</w:t>
      </w:r>
      <w:r w:rsidR="0029677F" w:rsidRPr="00494ECB">
        <w:rPr>
          <w:rFonts w:ascii="Arial" w:hAnsi="Arial" w:cs="Arial"/>
          <w:color w:val="000000" w:themeColor="text1"/>
        </w:rPr>
        <w:t xml:space="preserve"> </w:t>
      </w:r>
      <w:r w:rsidR="0029677F">
        <w:rPr>
          <w:rFonts w:ascii="Arial" w:hAnsi="Arial" w:cs="Arial"/>
          <w:color w:val="000000" w:themeColor="text1"/>
        </w:rPr>
        <w:t xml:space="preserve">разработанный отчет по запросу корректировок </w:t>
      </w:r>
      <w:r w:rsidR="00BE2AB4">
        <w:rPr>
          <w:rFonts w:ascii="Arial" w:hAnsi="Arial" w:cs="Arial"/>
          <w:color w:val="000000" w:themeColor="text1"/>
        </w:rPr>
        <w:t xml:space="preserve">(код </w:t>
      </w:r>
      <w:r w:rsidR="00BE2AB4">
        <w:rPr>
          <w:rFonts w:ascii="Arial" w:hAnsi="Arial" w:cs="Arial"/>
          <w:color w:val="000000" w:themeColor="text1"/>
          <w:lang w:val="en-US"/>
        </w:rPr>
        <w:t>PM</w:t>
      </w:r>
      <w:r w:rsidR="00BE2AB4" w:rsidRPr="00494ECB">
        <w:rPr>
          <w:rFonts w:ascii="Arial" w:hAnsi="Arial" w:cs="Arial"/>
          <w:color w:val="000000" w:themeColor="text1"/>
        </w:rPr>
        <w:t>65</w:t>
      </w:r>
      <w:r w:rsidR="00BE2AB4" w:rsidRPr="009936BB">
        <w:rPr>
          <w:rFonts w:ascii="Arial" w:hAnsi="Arial" w:cs="Arial"/>
          <w:color w:val="000000" w:themeColor="text1"/>
        </w:rPr>
        <w:t xml:space="preserve"> </w:t>
      </w:r>
      <w:r w:rsidR="00BE2AB4">
        <w:rPr>
          <w:rFonts w:ascii="Arial" w:hAnsi="Arial" w:cs="Arial"/>
          <w:color w:val="000000" w:themeColor="text1"/>
        </w:rPr>
        <w:t>в реестре разработок, описание в разделе 5.10 настоящего КД)</w:t>
      </w:r>
      <w:r w:rsidR="00023EE2" w:rsidRPr="00131A3D">
        <w:rPr>
          <w:rFonts w:ascii="Arial" w:hAnsi="Arial" w:cs="Arial"/>
          <w:color w:val="000000" w:themeColor="text1"/>
        </w:rPr>
        <w:t xml:space="preserve"> </w:t>
      </w:r>
      <w:r>
        <w:rPr>
          <w:rFonts w:ascii="Arial" w:hAnsi="Arial" w:cs="Arial"/>
          <w:color w:val="000000" w:themeColor="text1"/>
        </w:rPr>
        <w:t xml:space="preserve">и в соответствии с документом </w:t>
      </w:r>
      <w:r w:rsidR="002E6C85">
        <w:rPr>
          <w:rFonts w:ascii="Arial" w:hAnsi="Arial" w:cs="Arial"/>
          <w:color w:val="000000" w:themeColor="text1"/>
        </w:rPr>
        <w:t>ERP.13.9_10_101_PM</w:t>
      </w:r>
      <w:r>
        <w:rPr>
          <w:rFonts w:ascii="Arial" w:hAnsi="Arial" w:cs="Arial"/>
          <w:color w:val="000000" w:themeColor="text1"/>
        </w:rPr>
        <w:t xml:space="preserve"> «</w:t>
      </w:r>
      <w:r w:rsidRPr="001E1911">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Pr>
          <w:rFonts w:ascii="Arial" w:hAnsi="Arial" w:cs="Arial"/>
          <w:color w:val="000000" w:themeColor="text1"/>
        </w:rPr>
        <w:t xml:space="preserve">» </w:t>
      </w:r>
      <w:r w:rsidRPr="00C0226C">
        <w:rPr>
          <w:rFonts w:ascii="Arial" w:hAnsi="Arial" w:cs="Arial"/>
          <w:color w:val="000000" w:themeColor="text1"/>
        </w:rPr>
        <w:t xml:space="preserve">Главный специалист ТОиР </w:t>
      </w:r>
      <w:r w:rsidR="00A204B1">
        <w:rPr>
          <w:rFonts w:ascii="Arial" w:hAnsi="Arial" w:cs="Arial"/>
          <w:color w:val="000000" w:themeColor="text1"/>
        </w:rPr>
        <w:t>УО</w:t>
      </w:r>
      <w:r w:rsidRPr="00C0226C">
        <w:rPr>
          <w:rFonts w:ascii="Arial" w:hAnsi="Arial" w:cs="Arial"/>
          <w:color w:val="000000" w:themeColor="text1"/>
        </w:rPr>
        <w:t xml:space="preserve"> в первую очередь рассматривает возможность перераспределения бюджетных лимитов в рамках своего направления.</w:t>
      </w:r>
    </w:p>
    <w:p w14:paraId="41A014EF" w14:textId="07575BE6" w:rsidR="0096289A" w:rsidRDefault="00C0226C" w:rsidP="009936BB">
      <w:pPr>
        <w:spacing w:after="240" w:line="276" w:lineRule="auto"/>
        <w:ind w:firstLine="567"/>
        <w:rPr>
          <w:rFonts w:ascii="Arial" w:hAnsi="Arial" w:cs="Arial"/>
          <w:color w:val="000000" w:themeColor="text1"/>
        </w:rPr>
      </w:pPr>
      <w:r>
        <w:rPr>
          <w:rFonts w:ascii="Arial" w:hAnsi="Arial" w:cs="Arial"/>
          <w:color w:val="000000" w:themeColor="text1"/>
        </w:rPr>
        <w:t>В</w:t>
      </w:r>
      <w:r w:rsidRPr="00C0226C">
        <w:rPr>
          <w:rFonts w:ascii="Arial" w:hAnsi="Arial" w:cs="Arial"/>
          <w:color w:val="000000" w:themeColor="text1"/>
        </w:rPr>
        <w:t xml:space="preserve"> случае отсутствия возможности перераспределения бюджетных лимитов в рамках одного направления Главный специалист ТОиР </w:t>
      </w:r>
      <w:r w:rsidR="00A204B1">
        <w:rPr>
          <w:rFonts w:ascii="Arial" w:hAnsi="Arial" w:cs="Arial"/>
          <w:color w:val="000000" w:themeColor="text1"/>
        </w:rPr>
        <w:t>УО</w:t>
      </w:r>
      <w:r w:rsidRPr="00C0226C">
        <w:rPr>
          <w:rFonts w:ascii="Arial" w:hAnsi="Arial" w:cs="Arial"/>
          <w:color w:val="000000" w:themeColor="text1"/>
        </w:rPr>
        <w:t xml:space="preserve"> </w:t>
      </w:r>
      <w:r w:rsidR="00575040">
        <w:rPr>
          <w:rFonts w:ascii="Arial" w:hAnsi="Arial" w:cs="Arial"/>
          <w:color w:val="000000" w:themeColor="text1"/>
        </w:rPr>
        <w:t xml:space="preserve">через почту </w:t>
      </w:r>
      <w:r w:rsidRPr="00C0226C">
        <w:rPr>
          <w:rFonts w:ascii="Arial" w:hAnsi="Arial" w:cs="Arial"/>
          <w:color w:val="000000" w:themeColor="text1"/>
        </w:rPr>
        <w:t xml:space="preserve">направляет </w:t>
      </w:r>
      <w:r w:rsidR="0029677F">
        <w:rPr>
          <w:rFonts w:ascii="Arial" w:hAnsi="Arial" w:cs="Arial"/>
          <w:color w:val="000000" w:themeColor="text1"/>
        </w:rPr>
        <w:t>запрос</w:t>
      </w:r>
      <w:r w:rsidR="0029677F" w:rsidRPr="00C0226C">
        <w:rPr>
          <w:rFonts w:ascii="Arial" w:hAnsi="Arial" w:cs="Arial"/>
          <w:color w:val="000000" w:themeColor="text1"/>
        </w:rPr>
        <w:t xml:space="preserve"> </w:t>
      </w:r>
      <w:r w:rsidRPr="00C0226C">
        <w:rPr>
          <w:rFonts w:ascii="Arial" w:hAnsi="Arial" w:cs="Arial"/>
          <w:color w:val="000000" w:themeColor="text1"/>
        </w:rPr>
        <w:t xml:space="preserve">на корректировку </w:t>
      </w:r>
      <w:r w:rsidR="006A74EB">
        <w:rPr>
          <w:rFonts w:ascii="Arial" w:hAnsi="Arial" w:cs="Arial"/>
          <w:color w:val="000000" w:themeColor="text1"/>
        </w:rPr>
        <w:t>на рассмотрение Техническому комитету</w:t>
      </w:r>
      <w:r w:rsidRPr="00C0226C">
        <w:rPr>
          <w:rFonts w:ascii="Arial" w:hAnsi="Arial" w:cs="Arial"/>
          <w:color w:val="000000" w:themeColor="text1"/>
        </w:rPr>
        <w:t xml:space="preserve"> </w:t>
      </w:r>
      <w:r w:rsidR="0029677F">
        <w:rPr>
          <w:rFonts w:ascii="Arial" w:hAnsi="Arial" w:cs="Arial"/>
          <w:color w:val="000000" w:themeColor="text1"/>
        </w:rPr>
        <w:t xml:space="preserve">БЕ </w:t>
      </w:r>
      <w:r w:rsidRPr="00C0226C">
        <w:rPr>
          <w:rFonts w:ascii="Arial" w:hAnsi="Arial" w:cs="Arial"/>
          <w:color w:val="000000" w:themeColor="text1"/>
        </w:rPr>
        <w:t>с прикреплением пояснительной записки о необходимости увеличения лимита на данном СПП-элементе</w:t>
      </w:r>
      <w:r>
        <w:rPr>
          <w:rFonts w:ascii="Arial" w:hAnsi="Arial" w:cs="Arial"/>
          <w:color w:val="000000" w:themeColor="text1"/>
        </w:rPr>
        <w:t>.</w:t>
      </w:r>
    </w:p>
    <w:p w14:paraId="016ED3F4" w14:textId="117DF546" w:rsidR="0029677F" w:rsidRDefault="0029677F" w:rsidP="0029677F">
      <w:pPr>
        <w:spacing w:after="240" w:line="276" w:lineRule="auto"/>
        <w:ind w:firstLine="567"/>
        <w:rPr>
          <w:rFonts w:ascii="Arial" w:hAnsi="Arial" w:cs="Arial"/>
          <w:color w:val="000000" w:themeColor="text1"/>
        </w:rPr>
      </w:pPr>
      <w:r>
        <w:rPr>
          <w:rFonts w:ascii="Arial" w:hAnsi="Arial" w:cs="Arial"/>
          <w:color w:val="000000" w:themeColor="text1"/>
        </w:rPr>
        <w:t xml:space="preserve">В результате рассмотрения </w:t>
      </w:r>
      <w:r w:rsidR="006102ED">
        <w:rPr>
          <w:rFonts w:ascii="Arial" w:hAnsi="Arial" w:cs="Arial"/>
          <w:color w:val="000000" w:themeColor="text1"/>
        </w:rPr>
        <w:t xml:space="preserve">Главным специалистом </w:t>
      </w:r>
      <w:r w:rsidR="006102ED" w:rsidRPr="00C0226C">
        <w:rPr>
          <w:rFonts w:ascii="Arial" w:hAnsi="Arial" w:cs="Arial"/>
          <w:color w:val="000000" w:themeColor="text1"/>
        </w:rPr>
        <w:t xml:space="preserve">ТОиР </w:t>
      </w:r>
      <w:r w:rsidR="00A204B1">
        <w:rPr>
          <w:rFonts w:ascii="Arial" w:hAnsi="Arial" w:cs="Arial"/>
          <w:color w:val="000000" w:themeColor="text1"/>
        </w:rPr>
        <w:t>УО</w:t>
      </w:r>
      <w:r w:rsidR="006102ED">
        <w:rPr>
          <w:rFonts w:ascii="Arial" w:hAnsi="Arial" w:cs="Arial"/>
          <w:color w:val="000000" w:themeColor="text1"/>
        </w:rPr>
        <w:t xml:space="preserve"> </w:t>
      </w:r>
      <w:r>
        <w:rPr>
          <w:rFonts w:ascii="Arial" w:hAnsi="Arial" w:cs="Arial"/>
          <w:color w:val="000000" w:themeColor="text1"/>
        </w:rPr>
        <w:t xml:space="preserve">запрос может быть отклонен и отправлен на корректировку (заказ со статусом ПЛАН, </w:t>
      </w:r>
      <w:r w:rsidR="00F832A9">
        <w:rPr>
          <w:rFonts w:ascii="Arial" w:hAnsi="Arial" w:cs="Arial"/>
          <w:color w:val="000000" w:themeColor="text1"/>
        </w:rPr>
        <w:t>ТРКБ</w:t>
      </w:r>
      <w:r>
        <w:rPr>
          <w:rFonts w:ascii="Arial" w:hAnsi="Arial" w:cs="Arial"/>
          <w:color w:val="000000" w:themeColor="text1"/>
        </w:rPr>
        <w:t>) или согласован (заказ со статусом СГГС, ТРКБ).</w:t>
      </w:r>
    </w:p>
    <w:p w14:paraId="213B77C7" w14:textId="77777777" w:rsidR="0029677F" w:rsidRPr="00494ECB" w:rsidRDefault="0029677F" w:rsidP="009936BB">
      <w:pPr>
        <w:spacing w:after="240" w:line="276" w:lineRule="auto"/>
        <w:ind w:firstLine="567"/>
        <w:rPr>
          <w:rFonts w:ascii="Arial" w:hAnsi="Arial" w:cs="Arial"/>
          <w:color w:val="000000" w:themeColor="text1"/>
        </w:rPr>
      </w:pPr>
    </w:p>
    <w:p w14:paraId="1785B91D" w14:textId="3D6D30AA" w:rsidR="006D0AB7" w:rsidRDefault="006D0AB7" w:rsidP="009936BB">
      <w:pPr>
        <w:pStyle w:val="4"/>
        <w:spacing w:after="120"/>
        <w:ind w:left="862" w:hanging="862"/>
        <w:rPr>
          <w:rFonts w:eastAsiaTheme="majorEastAsia" w:cstheme="majorBidi"/>
          <w:b/>
          <w:i w:val="0"/>
          <w:caps w:val="0"/>
          <w:sz w:val="24"/>
          <w:szCs w:val="24"/>
        </w:rPr>
      </w:pPr>
      <w:r w:rsidRPr="009936BB">
        <w:rPr>
          <w:rFonts w:eastAsiaTheme="majorEastAsia" w:cstheme="majorBidi"/>
          <w:b/>
          <w:i w:val="0"/>
          <w:caps w:val="0"/>
          <w:sz w:val="24"/>
          <w:szCs w:val="24"/>
        </w:rPr>
        <w:t xml:space="preserve">Шаг процесса 50 </w:t>
      </w:r>
      <w:r w:rsidR="00477B83">
        <w:rPr>
          <w:rFonts w:eastAsiaTheme="majorEastAsia" w:cstheme="majorBidi"/>
          <w:b/>
          <w:i w:val="0"/>
          <w:caps w:val="0"/>
          <w:sz w:val="24"/>
          <w:szCs w:val="24"/>
        </w:rPr>
        <w:t>–</w:t>
      </w:r>
      <w:r w:rsidRPr="009936BB">
        <w:rPr>
          <w:rFonts w:eastAsiaTheme="majorEastAsia" w:cstheme="majorBidi"/>
          <w:b/>
          <w:i w:val="0"/>
          <w:caps w:val="0"/>
          <w:sz w:val="24"/>
          <w:szCs w:val="24"/>
        </w:rPr>
        <w:t xml:space="preserve"> </w:t>
      </w:r>
      <w:r w:rsidRPr="006D0AB7">
        <w:rPr>
          <w:rFonts w:eastAsiaTheme="majorEastAsia" w:cstheme="majorBidi"/>
          <w:b/>
          <w:i w:val="0"/>
          <w:caps w:val="0"/>
          <w:sz w:val="24"/>
          <w:szCs w:val="24"/>
        </w:rPr>
        <w:t xml:space="preserve">Согласование </w:t>
      </w:r>
      <w:r w:rsidR="006A69DC">
        <w:rPr>
          <w:rFonts w:eastAsiaTheme="majorEastAsia" w:cstheme="majorBidi"/>
          <w:b/>
          <w:i w:val="0"/>
          <w:caps w:val="0"/>
          <w:sz w:val="24"/>
          <w:szCs w:val="24"/>
        </w:rPr>
        <w:t>корректировки</w:t>
      </w:r>
      <w:r w:rsidRPr="006D0AB7">
        <w:rPr>
          <w:rFonts w:eastAsiaTheme="majorEastAsia" w:cstheme="majorBidi"/>
          <w:b/>
          <w:i w:val="0"/>
          <w:caps w:val="0"/>
          <w:sz w:val="24"/>
          <w:szCs w:val="24"/>
        </w:rPr>
        <w:t xml:space="preserve"> лимита за счёт резерва БЕ</w:t>
      </w:r>
    </w:p>
    <w:p w14:paraId="4DD4AB8F" w14:textId="106D0F62" w:rsidR="00477B83" w:rsidRDefault="00311CC8" w:rsidP="009936BB">
      <w:pPr>
        <w:spacing w:after="240" w:line="276" w:lineRule="auto"/>
        <w:ind w:firstLine="567"/>
        <w:rPr>
          <w:rFonts w:ascii="Arial" w:hAnsi="Arial" w:cs="Arial"/>
          <w:color w:val="000000" w:themeColor="text1"/>
        </w:rPr>
      </w:pPr>
      <w:r>
        <w:rPr>
          <w:rFonts w:ascii="Arial" w:hAnsi="Arial" w:cs="Arial"/>
          <w:color w:val="000000" w:themeColor="text1"/>
        </w:rPr>
        <w:t xml:space="preserve">В процессе анализа </w:t>
      </w:r>
      <w:r w:rsidR="00BD0CF3">
        <w:rPr>
          <w:rFonts w:ascii="Arial" w:hAnsi="Arial" w:cs="Arial"/>
          <w:color w:val="000000" w:themeColor="text1"/>
        </w:rPr>
        <w:t xml:space="preserve">запроса </w:t>
      </w:r>
      <w:r w:rsidR="00477B83">
        <w:rPr>
          <w:rFonts w:ascii="Arial" w:hAnsi="Arial" w:cs="Arial"/>
          <w:color w:val="000000" w:themeColor="text1"/>
        </w:rPr>
        <w:t>корректировки</w:t>
      </w:r>
      <w:r w:rsidR="00477B83" w:rsidRPr="00131A3D">
        <w:rPr>
          <w:rFonts w:ascii="Arial" w:hAnsi="Arial" w:cs="Arial"/>
          <w:color w:val="000000" w:themeColor="text1"/>
        </w:rPr>
        <w:t xml:space="preserve"> </w:t>
      </w:r>
      <w:r>
        <w:rPr>
          <w:rFonts w:ascii="Arial" w:hAnsi="Arial" w:cs="Arial"/>
          <w:color w:val="000000" w:themeColor="text1"/>
        </w:rPr>
        <w:t xml:space="preserve">и </w:t>
      </w:r>
      <w:r w:rsidR="00E03680">
        <w:rPr>
          <w:rFonts w:ascii="Arial" w:hAnsi="Arial" w:cs="Arial"/>
          <w:color w:val="000000" w:themeColor="text1"/>
        </w:rPr>
        <w:t>СПП-элемента</w:t>
      </w:r>
      <w:r w:rsidR="00E03680" w:rsidRPr="00494ECB">
        <w:rPr>
          <w:rFonts w:ascii="Arial" w:hAnsi="Arial" w:cs="Arial"/>
          <w:color w:val="000000" w:themeColor="text1"/>
        </w:rPr>
        <w:t xml:space="preserve"> </w:t>
      </w:r>
      <w:r w:rsidR="00BD0CF3">
        <w:rPr>
          <w:rFonts w:ascii="Arial" w:hAnsi="Arial" w:cs="Arial"/>
          <w:color w:val="000000" w:themeColor="text1"/>
        </w:rPr>
        <w:t xml:space="preserve">(заказ со статусом СГГС, ТРКБ и СПП-элемент со статусом ЗКОР с сетевым графиком со статусом ОТКР) через разработанный отчет </w:t>
      </w:r>
      <w:r w:rsidR="00BE2AB4" w:rsidRPr="00494ECB">
        <w:rPr>
          <w:rFonts w:ascii="Arial" w:hAnsi="Arial" w:cs="Arial"/>
          <w:color w:val="000000" w:themeColor="text1"/>
        </w:rPr>
        <w:t>(</w:t>
      </w:r>
      <w:r w:rsidR="00BE2AB4">
        <w:rPr>
          <w:rFonts w:ascii="Arial" w:hAnsi="Arial" w:cs="Arial"/>
          <w:color w:val="000000" w:themeColor="text1"/>
        </w:rPr>
        <w:t xml:space="preserve">код </w:t>
      </w:r>
      <w:r w:rsidR="00BE2AB4">
        <w:rPr>
          <w:rFonts w:ascii="Arial" w:hAnsi="Arial" w:cs="Arial"/>
          <w:color w:val="000000" w:themeColor="text1"/>
          <w:lang w:val="en-US"/>
        </w:rPr>
        <w:t>PM</w:t>
      </w:r>
      <w:r w:rsidR="00BE2AB4" w:rsidRPr="00494ECB">
        <w:rPr>
          <w:rFonts w:ascii="Arial" w:hAnsi="Arial" w:cs="Arial"/>
          <w:color w:val="000000" w:themeColor="text1"/>
        </w:rPr>
        <w:t>65</w:t>
      </w:r>
      <w:r w:rsidR="00BE2AB4" w:rsidRPr="009936BB">
        <w:rPr>
          <w:rFonts w:ascii="Arial" w:hAnsi="Arial" w:cs="Arial"/>
          <w:color w:val="000000" w:themeColor="text1"/>
        </w:rPr>
        <w:t xml:space="preserve"> </w:t>
      </w:r>
      <w:r w:rsidR="00BE2AB4">
        <w:rPr>
          <w:rFonts w:ascii="Arial" w:hAnsi="Arial" w:cs="Arial"/>
          <w:color w:val="000000" w:themeColor="text1"/>
        </w:rPr>
        <w:t>в реестре разработок, описание в разделе 5.10 настоящего КД</w:t>
      </w:r>
      <w:r w:rsidR="00BE2AB4" w:rsidRPr="00494ECB">
        <w:rPr>
          <w:rFonts w:ascii="Arial" w:hAnsi="Arial" w:cs="Arial"/>
          <w:color w:val="000000" w:themeColor="text1"/>
        </w:rPr>
        <w:t>)</w:t>
      </w:r>
      <w:r w:rsidR="006A74EB">
        <w:rPr>
          <w:rFonts w:ascii="Arial" w:hAnsi="Arial" w:cs="Arial"/>
          <w:color w:val="000000" w:themeColor="text1"/>
        </w:rPr>
        <w:t xml:space="preserve">, а также </w:t>
      </w:r>
      <w:r>
        <w:rPr>
          <w:rFonts w:ascii="Arial" w:hAnsi="Arial" w:cs="Arial"/>
          <w:color w:val="000000" w:themeColor="text1"/>
        </w:rPr>
        <w:t xml:space="preserve">в соответствии с документом </w:t>
      </w:r>
      <w:r w:rsidR="002E6C85">
        <w:rPr>
          <w:rFonts w:ascii="Arial" w:hAnsi="Arial" w:cs="Arial"/>
          <w:color w:val="000000" w:themeColor="text1"/>
        </w:rPr>
        <w:t>ERP.13.9_10_101_PM</w:t>
      </w:r>
      <w:r>
        <w:rPr>
          <w:rFonts w:ascii="Arial" w:hAnsi="Arial" w:cs="Arial"/>
          <w:color w:val="000000" w:themeColor="text1"/>
        </w:rPr>
        <w:t xml:space="preserve"> «</w:t>
      </w:r>
      <w:r w:rsidRPr="001E1911">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Pr>
          <w:rFonts w:ascii="Arial" w:hAnsi="Arial" w:cs="Arial"/>
          <w:color w:val="000000" w:themeColor="text1"/>
        </w:rPr>
        <w:t xml:space="preserve">» </w:t>
      </w:r>
      <w:r w:rsidR="006A74EB">
        <w:rPr>
          <w:rFonts w:ascii="Arial" w:hAnsi="Arial" w:cs="Arial"/>
          <w:color w:val="000000" w:themeColor="text1"/>
        </w:rPr>
        <w:t xml:space="preserve">Технический комитет </w:t>
      </w:r>
      <w:r w:rsidR="00E91639">
        <w:rPr>
          <w:rFonts w:ascii="Arial" w:hAnsi="Arial" w:cs="Arial"/>
          <w:color w:val="000000" w:themeColor="text1"/>
        </w:rPr>
        <w:t>УО</w:t>
      </w:r>
      <w:r w:rsidR="006A74EB">
        <w:rPr>
          <w:rFonts w:ascii="Arial" w:hAnsi="Arial" w:cs="Arial"/>
          <w:color w:val="000000" w:themeColor="text1"/>
        </w:rPr>
        <w:t xml:space="preserve"> </w:t>
      </w:r>
      <w:r w:rsidR="00276DCB">
        <w:rPr>
          <w:rFonts w:ascii="Arial" w:hAnsi="Arial" w:cs="Arial"/>
          <w:color w:val="000000" w:themeColor="text1"/>
        </w:rPr>
        <w:t xml:space="preserve">согласовывает и </w:t>
      </w:r>
      <w:r>
        <w:rPr>
          <w:rFonts w:ascii="Arial" w:hAnsi="Arial" w:cs="Arial"/>
          <w:color w:val="000000" w:themeColor="text1"/>
        </w:rPr>
        <w:t xml:space="preserve">определяет возможность </w:t>
      </w:r>
      <w:r w:rsidR="00F832A9">
        <w:rPr>
          <w:rFonts w:ascii="Arial" w:hAnsi="Arial" w:cs="Arial"/>
          <w:color w:val="000000" w:themeColor="text1"/>
        </w:rPr>
        <w:t xml:space="preserve">корректировки лимита </w:t>
      </w:r>
      <w:r w:rsidR="00BE2AB4">
        <w:rPr>
          <w:rFonts w:ascii="Arial" w:hAnsi="Arial" w:cs="Arial"/>
          <w:color w:val="000000" w:themeColor="text1"/>
        </w:rPr>
        <w:t>за счет средств в резерве БЕ.</w:t>
      </w:r>
    </w:p>
    <w:p w14:paraId="619841A7" w14:textId="6831990B" w:rsidR="00311CC8" w:rsidRPr="00494ECB" w:rsidRDefault="00311CC8" w:rsidP="0056713D">
      <w:pPr>
        <w:spacing w:after="240" w:line="276" w:lineRule="auto"/>
        <w:ind w:firstLine="567"/>
        <w:rPr>
          <w:rFonts w:ascii="Arial" w:hAnsi="Arial" w:cs="Arial"/>
          <w:color w:val="000000" w:themeColor="text1"/>
        </w:rPr>
      </w:pPr>
      <w:r>
        <w:rPr>
          <w:rFonts w:ascii="Arial" w:hAnsi="Arial" w:cs="Arial"/>
          <w:color w:val="000000" w:themeColor="text1"/>
        </w:rPr>
        <w:t xml:space="preserve">В случае </w:t>
      </w:r>
      <w:r w:rsidR="00BD0CF3">
        <w:rPr>
          <w:rFonts w:ascii="Arial" w:hAnsi="Arial" w:cs="Arial"/>
          <w:color w:val="000000" w:themeColor="text1"/>
        </w:rPr>
        <w:t xml:space="preserve">возможности корректировки лимита </w:t>
      </w:r>
      <w:r w:rsidR="0056713D">
        <w:rPr>
          <w:rFonts w:ascii="Arial" w:hAnsi="Arial" w:cs="Arial"/>
          <w:color w:val="000000" w:themeColor="text1"/>
        </w:rPr>
        <w:t xml:space="preserve">за счет </w:t>
      </w:r>
      <w:r>
        <w:rPr>
          <w:rFonts w:ascii="Arial" w:hAnsi="Arial" w:cs="Arial"/>
          <w:color w:val="000000" w:themeColor="text1"/>
        </w:rPr>
        <w:t>средств</w:t>
      </w:r>
      <w:r w:rsidR="006A74EB">
        <w:rPr>
          <w:rFonts w:ascii="Arial" w:hAnsi="Arial" w:cs="Arial"/>
          <w:color w:val="000000" w:themeColor="text1"/>
        </w:rPr>
        <w:t xml:space="preserve"> резерва БЕ Технический комитет </w:t>
      </w:r>
      <w:r w:rsidR="00E91639">
        <w:rPr>
          <w:rFonts w:ascii="Arial" w:hAnsi="Arial" w:cs="Arial"/>
          <w:color w:val="000000" w:themeColor="text1"/>
        </w:rPr>
        <w:t>УО</w:t>
      </w:r>
      <w:r w:rsidR="006A74EB">
        <w:rPr>
          <w:rFonts w:ascii="Arial" w:hAnsi="Arial" w:cs="Arial"/>
          <w:color w:val="000000" w:themeColor="text1"/>
        </w:rPr>
        <w:t xml:space="preserve"> согласует корректировку и её источник</w:t>
      </w:r>
      <w:r w:rsidR="005906CF">
        <w:rPr>
          <w:rFonts w:ascii="Arial" w:hAnsi="Arial" w:cs="Arial"/>
          <w:color w:val="000000" w:themeColor="text1"/>
        </w:rPr>
        <w:t>.</w:t>
      </w:r>
    </w:p>
    <w:p w14:paraId="50360238" w14:textId="1019DB32" w:rsidR="007B3B7E" w:rsidRDefault="007B3B7E">
      <w:pPr>
        <w:spacing w:after="240" w:line="276" w:lineRule="auto"/>
        <w:ind w:firstLine="567"/>
        <w:rPr>
          <w:rFonts w:ascii="Arial" w:hAnsi="Arial" w:cs="Arial"/>
          <w:color w:val="000000" w:themeColor="text1"/>
        </w:rPr>
      </w:pPr>
      <w:r>
        <w:rPr>
          <w:rFonts w:ascii="Arial" w:hAnsi="Arial" w:cs="Arial"/>
          <w:color w:val="000000" w:themeColor="text1"/>
        </w:rPr>
        <w:t xml:space="preserve">Если резерва БЕ для покрытия дефицита проекта недостаточно, то требуется резерв УК для корректировки бюджета БЕ. Запрос такой корректировки Техническим </w:t>
      </w:r>
      <w:r w:rsidR="00E91639">
        <w:rPr>
          <w:rFonts w:ascii="Arial" w:hAnsi="Arial" w:cs="Arial"/>
          <w:color w:val="000000" w:themeColor="text1"/>
        </w:rPr>
        <w:t>комитетом УО</w:t>
      </w:r>
      <w:r>
        <w:rPr>
          <w:rFonts w:ascii="Arial" w:hAnsi="Arial" w:cs="Arial"/>
          <w:color w:val="000000" w:themeColor="text1"/>
        </w:rPr>
        <w:t xml:space="preserve"> </w:t>
      </w:r>
      <w:r w:rsidR="007C3E04">
        <w:rPr>
          <w:rFonts w:ascii="Arial" w:hAnsi="Arial" w:cs="Arial"/>
          <w:color w:val="000000" w:themeColor="text1"/>
        </w:rPr>
        <w:t>оформляется через</w:t>
      </w:r>
      <w:r>
        <w:rPr>
          <w:rFonts w:ascii="Arial" w:hAnsi="Arial" w:cs="Arial"/>
          <w:color w:val="000000" w:themeColor="text1"/>
        </w:rPr>
        <w:t xml:space="preserve"> служебн</w:t>
      </w:r>
      <w:r w:rsidR="00BE2AB4">
        <w:rPr>
          <w:rFonts w:ascii="Arial" w:hAnsi="Arial" w:cs="Arial"/>
          <w:color w:val="000000" w:themeColor="text1"/>
        </w:rPr>
        <w:t>ую</w:t>
      </w:r>
      <w:r>
        <w:rPr>
          <w:rFonts w:ascii="Arial" w:hAnsi="Arial" w:cs="Arial"/>
          <w:color w:val="000000" w:themeColor="text1"/>
        </w:rPr>
        <w:t xml:space="preserve"> записк</w:t>
      </w:r>
      <w:r w:rsidR="00BE2AB4">
        <w:rPr>
          <w:rFonts w:ascii="Arial" w:hAnsi="Arial" w:cs="Arial"/>
          <w:color w:val="000000" w:themeColor="text1"/>
        </w:rPr>
        <w:t>у</w:t>
      </w:r>
      <w:r>
        <w:rPr>
          <w:rFonts w:ascii="Arial" w:hAnsi="Arial" w:cs="Arial"/>
          <w:color w:val="000000" w:themeColor="text1"/>
        </w:rPr>
        <w:t xml:space="preserve"> на корректировку, которая направляется на рассмотрени</w:t>
      </w:r>
      <w:r w:rsidR="00BE2AB4">
        <w:rPr>
          <w:rFonts w:ascii="Arial" w:hAnsi="Arial" w:cs="Arial"/>
          <w:color w:val="000000" w:themeColor="text1"/>
        </w:rPr>
        <w:t>е</w:t>
      </w:r>
      <w:r>
        <w:rPr>
          <w:rFonts w:ascii="Arial" w:hAnsi="Arial" w:cs="Arial"/>
          <w:color w:val="000000" w:themeColor="text1"/>
        </w:rPr>
        <w:t xml:space="preserve"> на уровень УК.</w:t>
      </w:r>
      <w:r w:rsidR="007C3E04">
        <w:rPr>
          <w:rFonts w:ascii="Arial" w:hAnsi="Arial" w:cs="Arial"/>
          <w:color w:val="000000" w:themeColor="text1"/>
        </w:rPr>
        <w:t xml:space="preserve"> </w:t>
      </w:r>
    </w:p>
    <w:p w14:paraId="4AFAD7F1" w14:textId="4110E777" w:rsidR="003A0A65" w:rsidRPr="00494ECB" w:rsidRDefault="00C669DA">
      <w:pPr>
        <w:spacing w:after="240" w:line="276" w:lineRule="auto"/>
        <w:ind w:firstLine="567"/>
        <w:rPr>
          <w:rFonts w:ascii="Arial" w:hAnsi="Arial" w:cs="Arial"/>
          <w:color w:val="000000" w:themeColor="text1"/>
        </w:rPr>
      </w:pPr>
      <w:r>
        <w:rPr>
          <w:rFonts w:ascii="Arial" w:hAnsi="Arial" w:cs="Arial"/>
          <w:color w:val="000000" w:themeColor="text1"/>
        </w:rPr>
        <w:t xml:space="preserve">В этом случае, если запрос корректировки относится к </w:t>
      </w:r>
      <w:r>
        <w:rPr>
          <w:rFonts w:ascii="Arial" w:hAnsi="Arial" w:cs="Arial"/>
          <w:color w:val="000000" w:themeColor="text1"/>
          <w:lang w:val="en-US"/>
        </w:rPr>
        <w:t>CAPEX</w:t>
      </w:r>
      <w:r>
        <w:rPr>
          <w:rFonts w:ascii="Arial" w:hAnsi="Arial" w:cs="Arial"/>
          <w:color w:val="000000" w:themeColor="text1"/>
        </w:rPr>
        <w:t>, то Планировщиком бюджета УА УО осуществляется передача прогноза освоения и финансирования по запросу в АСКИ через транзакцию</w:t>
      </w:r>
      <w:r w:rsidRPr="00C15F73">
        <w:rPr>
          <w:rFonts w:ascii="Arial" w:hAnsi="Arial" w:cs="Arial"/>
          <w:color w:val="000000" w:themeColor="text1"/>
        </w:rPr>
        <w:t xml:space="preserve"> </w:t>
      </w:r>
      <w:r>
        <w:rPr>
          <w:rFonts w:ascii="Arial" w:hAnsi="Arial" w:cs="Arial"/>
          <w:color w:val="000000" w:themeColor="text1"/>
          <w:lang w:val="en-US"/>
        </w:rPr>
        <w:t>ZPM</w:t>
      </w:r>
      <w:r w:rsidRPr="00C15F73">
        <w:rPr>
          <w:rFonts w:ascii="Arial" w:hAnsi="Arial" w:cs="Arial"/>
          <w:color w:val="000000" w:themeColor="text1"/>
        </w:rPr>
        <w:t>_</w:t>
      </w:r>
      <w:r>
        <w:rPr>
          <w:rFonts w:ascii="Arial" w:hAnsi="Arial" w:cs="Arial"/>
          <w:color w:val="000000" w:themeColor="text1"/>
          <w:lang w:val="en-US"/>
        </w:rPr>
        <w:t>ASKI</w:t>
      </w:r>
      <w:r w:rsidRPr="00C15F73">
        <w:rPr>
          <w:rFonts w:ascii="Arial" w:hAnsi="Arial" w:cs="Arial"/>
          <w:color w:val="000000" w:themeColor="text1"/>
        </w:rPr>
        <w:t xml:space="preserve"> </w:t>
      </w:r>
      <w:r>
        <w:rPr>
          <w:rFonts w:ascii="Arial" w:hAnsi="Arial" w:cs="Arial"/>
          <w:color w:val="000000" w:themeColor="text1"/>
        </w:rPr>
        <w:t xml:space="preserve">(код </w:t>
      </w:r>
      <w:r>
        <w:rPr>
          <w:rFonts w:ascii="Arial" w:hAnsi="Arial" w:cs="Arial"/>
          <w:color w:val="000000" w:themeColor="text1"/>
          <w:lang w:val="en-US"/>
        </w:rPr>
        <w:t>PS</w:t>
      </w:r>
      <w:r w:rsidRPr="001C1C74">
        <w:rPr>
          <w:rFonts w:ascii="Arial" w:hAnsi="Arial" w:cs="Arial"/>
          <w:color w:val="000000" w:themeColor="text1"/>
        </w:rPr>
        <w:t xml:space="preserve">02.01-01 </w:t>
      </w:r>
      <w:r w:rsidRPr="00811EEA">
        <w:rPr>
          <w:rFonts w:ascii="Arial" w:hAnsi="Arial" w:cs="Arial"/>
          <w:color w:val="000000" w:themeColor="text1"/>
        </w:rPr>
        <w:t>в реестре разработок, описание в разделе 5.10 настоящего КД</w:t>
      </w:r>
      <w:r>
        <w:rPr>
          <w:rFonts w:ascii="Arial" w:hAnsi="Arial" w:cs="Arial"/>
          <w:color w:val="000000" w:themeColor="text1"/>
        </w:rPr>
        <w:t>)</w:t>
      </w:r>
      <w:r w:rsidR="001A1A3F">
        <w:rPr>
          <w:rFonts w:ascii="Arial" w:hAnsi="Arial" w:cs="Arial"/>
          <w:color w:val="000000" w:themeColor="text1"/>
        </w:rPr>
        <w:t xml:space="preserve"> по СПП-элементам со статусами СДПА – Согласовано для передачи в АСКИ.</w:t>
      </w:r>
    </w:p>
    <w:p w14:paraId="7149B1A8" w14:textId="42F3E5AA" w:rsidR="007B3B7E" w:rsidRDefault="007C3E04" w:rsidP="009936BB">
      <w:pPr>
        <w:spacing w:after="240" w:line="276" w:lineRule="auto"/>
        <w:ind w:firstLine="567"/>
        <w:rPr>
          <w:rFonts w:ascii="Arial" w:hAnsi="Arial" w:cs="Arial"/>
          <w:color w:val="000000" w:themeColor="text1"/>
        </w:rPr>
      </w:pPr>
      <w:r>
        <w:rPr>
          <w:rFonts w:ascii="Arial" w:hAnsi="Arial" w:cs="Arial"/>
          <w:color w:val="000000" w:themeColor="text1"/>
        </w:rPr>
        <w:t>И в том</w:t>
      </w:r>
      <w:r w:rsidR="00E03680">
        <w:rPr>
          <w:rFonts w:ascii="Arial" w:hAnsi="Arial" w:cs="Arial"/>
          <w:color w:val="000000" w:themeColor="text1"/>
        </w:rPr>
        <w:t>,</w:t>
      </w:r>
      <w:r>
        <w:rPr>
          <w:rFonts w:ascii="Arial" w:hAnsi="Arial" w:cs="Arial"/>
          <w:color w:val="000000" w:themeColor="text1"/>
        </w:rPr>
        <w:t xml:space="preserve"> и в другом случае р</w:t>
      </w:r>
      <w:r w:rsidR="007B3B7E">
        <w:rPr>
          <w:rFonts w:ascii="Arial" w:hAnsi="Arial" w:cs="Arial"/>
          <w:color w:val="000000" w:themeColor="text1"/>
        </w:rPr>
        <w:t xml:space="preserve">ешение Технического </w:t>
      </w:r>
      <w:r w:rsidR="00E91639">
        <w:rPr>
          <w:rFonts w:ascii="Arial" w:hAnsi="Arial" w:cs="Arial"/>
          <w:color w:val="000000" w:themeColor="text1"/>
        </w:rPr>
        <w:t>комитета УО</w:t>
      </w:r>
      <w:r w:rsidR="007B3B7E">
        <w:rPr>
          <w:rFonts w:ascii="Arial" w:hAnsi="Arial" w:cs="Arial"/>
          <w:color w:val="000000" w:themeColor="text1"/>
        </w:rPr>
        <w:t xml:space="preserve"> оформляется в виде протокола заседания, который подписывается всеми членами ТК </w:t>
      </w:r>
      <w:r w:rsidR="00D83D2D">
        <w:rPr>
          <w:rFonts w:ascii="Arial" w:hAnsi="Arial" w:cs="Arial"/>
          <w:color w:val="000000" w:themeColor="text1"/>
        </w:rPr>
        <w:t>УО</w:t>
      </w:r>
      <w:r w:rsidR="007B3B7E">
        <w:rPr>
          <w:rFonts w:ascii="Arial" w:hAnsi="Arial" w:cs="Arial"/>
          <w:color w:val="000000" w:themeColor="text1"/>
        </w:rPr>
        <w:t>.</w:t>
      </w:r>
    </w:p>
    <w:p w14:paraId="70DA6969" w14:textId="0C0051CA" w:rsidR="00311CC8" w:rsidRPr="00276DCB" w:rsidRDefault="00276DCB" w:rsidP="009936BB">
      <w:pPr>
        <w:spacing w:after="240" w:line="276" w:lineRule="auto"/>
        <w:ind w:firstLine="567"/>
        <w:rPr>
          <w:rFonts w:ascii="Arial" w:hAnsi="Arial" w:cs="Arial"/>
          <w:color w:val="000000" w:themeColor="text1"/>
        </w:rPr>
      </w:pPr>
      <w:r w:rsidRPr="00494ECB">
        <w:rPr>
          <w:rFonts w:ascii="Arial" w:hAnsi="Arial" w:cs="Arial"/>
          <w:color w:val="000000" w:themeColor="text1"/>
        </w:rPr>
        <w:t xml:space="preserve">Если </w:t>
      </w:r>
      <w:r>
        <w:rPr>
          <w:rFonts w:ascii="Arial" w:hAnsi="Arial" w:cs="Arial"/>
          <w:color w:val="000000" w:themeColor="text1"/>
        </w:rPr>
        <w:t>корректировка лимита отклоняется Техническим комитетом УО, то запрос на корректировку возвращается на Пл</w:t>
      </w:r>
      <w:r w:rsidR="00D83D2D">
        <w:rPr>
          <w:rFonts w:ascii="Arial" w:hAnsi="Arial" w:cs="Arial"/>
          <w:color w:val="000000" w:themeColor="text1"/>
        </w:rPr>
        <w:t>а</w:t>
      </w:r>
      <w:r>
        <w:rPr>
          <w:rFonts w:ascii="Arial" w:hAnsi="Arial" w:cs="Arial"/>
          <w:color w:val="000000" w:themeColor="text1"/>
        </w:rPr>
        <w:t>нировщика ТОиР УО (заказ ТОРО со статусом ПЛАН, ОТКБ – Корректировка бюджета отклонена).</w:t>
      </w:r>
    </w:p>
    <w:p w14:paraId="4254C0A2" w14:textId="77777777" w:rsidR="00276DCB" w:rsidRPr="00494ECB" w:rsidRDefault="00276DCB" w:rsidP="009936BB">
      <w:pPr>
        <w:spacing w:after="240" w:line="276" w:lineRule="auto"/>
        <w:ind w:firstLine="567"/>
        <w:rPr>
          <w:rFonts w:ascii="Arial" w:hAnsi="Arial" w:cs="Arial"/>
          <w:color w:val="000000" w:themeColor="text1"/>
        </w:rPr>
      </w:pPr>
    </w:p>
    <w:p w14:paraId="010C046C" w14:textId="23514730" w:rsidR="0069017C" w:rsidRDefault="0069017C" w:rsidP="009936BB">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Шаг процесса 6</w:t>
      </w:r>
      <w:r w:rsidR="00652DFA">
        <w:rPr>
          <w:rFonts w:eastAsiaTheme="majorEastAsia" w:cstheme="majorBidi"/>
          <w:b/>
          <w:i w:val="0"/>
          <w:caps w:val="0"/>
          <w:sz w:val="24"/>
          <w:szCs w:val="24"/>
        </w:rPr>
        <w:t>0</w:t>
      </w:r>
      <w:r>
        <w:rPr>
          <w:rFonts w:eastAsiaTheme="majorEastAsia" w:cstheme="majorBidi"/>
          <w:b/>
          <w:i w:val="0"/>
          <w:caps w:val="0"/>
          <w:sz w:val="24"/>
          <w:szCs w:val="24"/>
        </w:rPr>
        <w:t xml:space="preserve"> – Установка статуса корректировки </w:t>
      </w:r>
      <w:r w:rsidR="00E03680">
        <w:rPr>
          <w:rFonts w:eastAsiaTheme="majorEastAsia" w:cstheme="majorBidi"/>
          <w:b/>
          <w:i w:val="0"/>
          <w:caps w:val="0"/>
          <w:sz w:val="24"/>
          <w:szCs w:val="24"/>
        </w:rPr>
        <w:t>в рамках БЕ</w:t>
      </w:r>
    </w:p>
    <w:p w14:paraId="55D35FD3" w14:textId="1C960D9D" w:rsidR="00E26D5A" w:rsidRDefault="007C3E04" w:rsidP="00A11976">
      <w:pPr>
        <w:spacing w:after="240" w:line="276" w:lineRule="auto"/>
        <w:ind w:firstLine="567"/>
        <w:rPr>
          <w:rFonts w:ascii="Arial" w:hAnsi="Arial" w:cs="Arial"/>
          <w:color w:val="000000" w:themeColor="text1"/>
        </w:rPr>
      </w:pPr>
      <w:r>
        <w:rPr>
          <w:rFonts w:ascii="Arial" w:hAnsi="Arial" w:cs="Arial"/>
          <w:color w:val="000000" w:themeColor="text1"/>
        </w:rPr>
        <w:t xml:space="preserve">В том случае если лимит </w:t>
      </w:r>
      <w:r w:rsidR="00E03680">
        <w:rPr>
          <w:rFonts w:ascii="Arial" w:hAnsi="Arial" w:cs="Arial"/>
          <w:color w:val="000000" w:themeColor="text1"/>
        </w:rPr>
        <w:t>СПП-элемента</w:t>
      </w:r>
      <w:r>
        <w:rPr>
          <w:rFonts w:ascii="Arial" w:hAnsi="Arial" w:cs="Arial"/>
          <w:color w:val="000000" w:themeColor="text1"/>
        </w:rPr>
        <w:t>, требующего корректировки, может быть увеличен за счёт перераспределен</w:t>
      </w:r>
      <w:r w:rsidR="00E03680">
        <w:rPr>
          <w:rFonts w:ascii="Arial" w:hAnsi="Arial" w:cs="Arial"/>
          <w:color w:val="000000" w:themeColor="text1"/>
        </w:rPr>
        <w:t>ия</w:t>
      </w:r>
      <w:r>
        <w:rPr>
          <w:rFonts w:ascii="Arial" w:hAnsi="Arial" w:cs="Arial"/>
          <w:color w:val="000000" w:themeColor="text1"/>
        </w:rPr>
        <w:t xml:space="preserve"> бюджета между СПП-элементами одного направления или если в качестве источника корректировки может выступать «Резерв» БЕ, то </w:t>
      </w:r>
      <w:r w:rsidR="00A11976">
        <w:rPr>
          <w:rFonts w:ascii="Arial" w:hAnsi="Arial" w:cs="Arial"/>
          <w:color w:val="000000" w:themeColor="text1"/>
        </w:rPr>
        <w:t xml:space="preserve">на СПП-элементе </w:t>
      </w:r>
      <w:r w:rsidR="00E26D5A">
        <w:rPr>
          <w:rFonts w:ascii="Arial" w:hAnsi="Arial" w:cs="Arial"/>
          <w:color w:val="000000" w:themeColor="text1"/>
        </w:rPr>
        <w:t xml:space="preserve">должен быть установлен статус корректировки </w:t>
      </w:r>
      <w:r w:rsidR="00E03680">
        <w:rPr>
          <w:rFonts w:ascii="Arial" w:hAnsi="Arial" w:cs="Arial"/>
          <w:color w:val="000000" w:themeColor="text1"/>
        </w:rPr>
        <w:t xml:space="preserve">ТРКБ – Требуется корректировка БЕ. </w:t>
      </w:r>
      <w:r w:rsidR="00E26D5A">
        <w:rPr>
          <w:rFonts w:ascii="Arial" w:hAnsi="Arial" w:cs="Arial"/>
          <w:color w:val="000000" w:themeColor="text1"/>
        </w:rPr>
        <w:t xml:space="preserve">Исполнителем данного шага является Планировщик бюджета УА </w:t>
      </w:r>
      <w:r w:rsidR="00A204B1">
        <w:rPr>
          <w:rFonts w:ascii="Arial" w:hAnsi="Arial" w:cs="Arial"/>
          <w:color w:val="000000" w:themeColor="text1"/>
        </w:rPr>
        <w:t>УО</w:t>
      </w:r>
      <w:r w:rsidR="00E26D5A">
        <w:rPr>
          <w:rFonts w:ascii="Arial" w:hAnsi="Arial" w:cs="Arial"/>
          <w:color w:val="000000" w:themeColor="text1"/>
        </w:rPr>
        <w:t>.</w:t>
      </w:r>
    </w:p>
    <w:p w14:paraId="637D8A29" w14:textId="77777777" w:rsidR="00654C20" w:rsidRPr="00494ECB" w:rsidRDefault="00654C20" w:rsidP="00A11976">
      <w:pPr>
        <w:spacing w:after="240" w:line="276" w:lineRule="auto"/>
        <w:ind w:firstLine="567"/>
        <w:rPr>
          <w:rFonts w:ascii="Arial" w:hAnsi="Arial" w:cs="Arial"/>
          <w:color w:val="000000" w:themeColor="text1"/>
        </w:rPr>
      </w:pPr>
    </w:p>
    <w:p w14:paraId="2E807034" w14:textId="6E89C51F" w:rsidR="00654C20" w:rsidRDefault="00654C20" w:rsidP="00654C20">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Шаг процесса 6</w:t>
      </w:r>
      <w:r w:rsidR="00A11976">
        <w:rPr>
          <w:rFonts w:eastAsiaTheme="majorEastAsia" w:cstheme="majorBidi"/>
          <w:b/>
          <w:i w:val="0"/>
          <w:caps w:val="0"/>
          <w:sz w:val="24"/>
          <w:szCs w:val="24"/>
        </w:rPr>
        <w:t>3</w:t>
      </w:r>
      <w:r>
        <w:rPr>
          <w:rFonts w:eastAsiaTheme="majorEastAsia" w:cstheme="majorBidi"/>
          <w:b/>
          <w:i w:val="0"/>
          <w:caps w:val="0"/>
          <w:sz w:val="24"/>
          <w:szCs w:val="24"/>
        </w:rPr>
        <w:t xml:space="preserve"> – Установка статуса корректировки </w:t>
      </w:r>
      <w:r w:rsidR="00C85C7B">
        <w:rPr>
          <w:rFonts w:eastAsiaTheme="majorEastAsia" w:cstheme="majorBidi"/>
          <w:b/>
          <w:i w:val="0"/>
          <w:caps w:val="0"/>
          <w:sz w:val="24"/>
          <w:szCs w:val="24"/>
        </w:rPr>
        <w:t>в рамках резерв</w:t>
      </w:r>
      <w:r>
        <w:rPr>
          <w:rFonts w:eastAsiaTheme="majorEastAsia" w:cstheme="majorBidi"/>
          <w:b/>
          <w:i w:val="0"/>
          <w:caps w:val="0"/>
          <w:sz w:val="24"/>
          <w:szCs w:val="24"/>
        </w:rPr>
        <w:t>а УК</w:t>
      </w:r>
    </w:p>
    <w:p w14:paraId="105D39C2" w14:textId="13EF0589" w:rsidR="00654C20" w:rsidRDefault="00654C20" w:rsidP="00654C20">
      <w:pPr>
        <w:spacing w:after="240" w:line="276" w:lineRule="auto"/>
        <w:ind w:firstLine="567"/>
        <w:rPr>
          <w:rFonts w:ascii="Arial" w:hAnsi="Arial" w:cs="Arial"/>
          <w:color w:val="000000" w:themeColor="text1"/>
        </w:rPr>
      </w:pPr>
      <w:r>
        <w:rPr>
          <w:rFonts w:ascii="Arial" w:hAnsi="Arial" w:cs="Arial"/>
          <w:color w:val="000000" w:themeColor="text1"/>
        </w:rPr>
        <w:t xml:space="preserve">В том случае если лимит СПП-элемента, требующего корректировки, может быть увеличен только за счёт «Резерва» УК, то должен быть установлен на СПП-элементе статус корректировки ТРУК – Требуется корректировка УК. Исполнителем данного шага является Планировщик бюджета УА </w:t>
      </w:r>
      <w:r w:rsidR="00A204B1">
        <w:rPr>
          <w:rFonts w:ascii="Arial" w:hAnsi="Arial" w:cs="Arial"/>
          <w:color w:val="000000" w:themeColor="text1"/>
        </w:rPr>
        <w:t>УО</w:t>
      </w:r>
      <w:r>
        <w:rPr>
          <w:rFonts w:ascii="Arial" w:hAnsi="Arial" w:cs="Arial"/>
          <w:color w:val="000000" w:themeColor="text1"/>
        </w:rPr>
        <w:t>.</w:t>
      </w:r>
    </w:p>
    <w:p w14:paraId="1D5AB99E" w14:textId="77777777" w:rsidR="00A11976" w:rsidRDefault="00A11976" w:rsidP="00654C20">
      <w:pPr>
        <w:spacing w:after="240" w:line="276" w:lineRule="auto"/>
        <w:ind w:firstLine="567"/>
        <w:rPr>
          <w:rFonts w:ascii="Arial" w:hAnsi="Arial" w:cs="Arial"/>
          <w:color w:val="000000" w:themeColor="text1"/>
        </w:rPr>
      </w:pPr>
    </w:p>
    <w:p w14:paraId="4633BFAE" w14:textId="1FF66608" w:rsidR="00593EDA" w:rsidRDefault="00593EDA" w:rsidP="00593EDA">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 xml:space="preserve">Шаг процесса 67 – Установка статуса </w:t>
      </w:r>
      <w:r w:rsidR="008838B7">
        <w:rPr>
          <w:rFonts w:eastAsiaTheme="majorEastAsia" w:cstheme="majorBidi"/>
          <w:b/>
          <w:i w:val="0"/>
          <w:caps w:val="0"/>
          <w:sz w:val="24"/>
          <w:szCs w:val="24"/>
        </w:rPr>
        <w:t>выделения</w:t>
      </w:r>
      <w:r w:rsidR="006F3A02">
        <w:rPr>
          <w:rFonts w:eastAsiaTheme="majorEastAsia" w:cstheme="majorBidi"/>
          <w:b/>
          <w:i w:val="0"/>
          <w:caps w:val="0"/>
          <w:sz w:val="24"/>
          <w:szCs w:val="24"/>
        </w:rPr>
        <w:t xml:space="preserve"> средств согласовано</w:t>
      </w:r>
      <w:r>
        <w:rPr>
          <w:rFonts w:eastAsiaTheme="majorEastAsia" w:cstheme="majorBidi"/>
          <w:b/>
          <w:i w:val="0"/>
          <w:caps w:val="0"/>
          <w:sz w:val="24"/>
          <w:szCs w:val="24"/>
        </w:rPr>
        <w:t xml:space="preserve"> в рамках БЕ</w:t>
      </w:r>
    </w:p>
    <w:p w14:paraId="578F73B8" w14:textId="35578F9D" w:rsidR="006F3A02" w:rsidRDefault="006F3A02" w:rsidP="00593EDA">
      <w:pPr>
        <w:spacing w:after="240" w:line="276" w:lineRule="auto"/>
        <w:ind w:firstLine="567"/>
        <w:rPr>
          <w:rFonts w:ascii="Arial" w:hAnsi="Arial" w:cs="Arial"/>
          <w:color w:val="000000" w:themeColor="text1"/>
        </w:rPr>
      </w:pPr>
      <w:r>
        <w:rPr>
          <w:rFonts w:ascii="Arial" w:hAnsi="Arial" w:cs="Arial"/>
          <w:color w:val="000000" w:themeColor="text1"/>
        </w:rPr>
        <w:t>После согласования выделения средств в рамках БЕ специалистом в рол</w:t>
      </w:r>
      <w:r w:rsidR="00E91639">
        <w:rPr>
          <w:rFonts w:ascii="Arial" w:hAnsi="Arial" w:cs="Arial"/>
          <w:color w:val="000000" w:themeColor="text1"/>
        </w:rPr>
        <w:t>и Утверждающий бюджет проекта УО</w:t>
      </w:r>
      <w:r w:rsidR="00582152">
        <w:rPr>
          <w:rFonts w:ascii="Arial" w:hAnsi="Arial" w:cs="Arial"/>
          <w:color w:val="000000" w:themeColor="text1"/>
        </w:rPr>
        <w:t xml:space="preserve"> статус СПП-элемента меняет</w:t>
      </w:r>
      <w:r w:rsidR="008462D4">
        <w:rPr>
          <w:rFonts w:ascii="Arial" w:hAnsi="Arial" w:cs="Arial"/>
          <w:color w:val="000000" w:themeColor="text1"/>
        </w:rPr>
        <w:t>ся</w:t>
      </w:r>
      <w:r>
        <w:rPr>
          <w:rFonts w:ascii="Arial" w:hAnsi="Arial" w:cs="Arial"/>
          <w:color w:val="000000" w:themeColor="text1"/>
        </w:rPr>
        <w:t xml:space="preserve"> с ТРКБ на КОРБ – Выделение средств согласовано.</w:t>
      </w:r>
    </w:p>
    <w:p w14:paraId="289576A8" w14:textId="77777777" w:rsidR="0069017C" w:rsidRPr="00494ECB" w:rsidRDefault="0069017C" w:rsidP="009936BB">
      <w:pPr>
        <w:spacing w:after="240" w:line="276" w:lineRule="auto"/>
        <w:ind w:firstLine="567"/>
        <w:rPr>
          <w:rFonts w:ascii="Arial" w:hAnsi="Arial" w:cs="Arial"/>
          <w:caps/>
          <w:color w:val="000000" w:themeColor="text1"/>
        </w:rPr>
      </w:pPr>
    </w:p>
    <w:p w14:paraId="5BB7B03F" w14:textId="7E7299AE" w:rsidR="0069017C" w:rsidRDefault="0069017C" w:rsidP="0069017C">
      <w:pPr>
        <w:pStyle w:val="4"/>
        <w:spacing w:after="120"/>
        <w:ind w:left="862" w:hanging="862"/>
        <w:rPr>
          <w:rFonts w:eastAsiaTheme="majorEastAsia" w:cstheme="majorBidi"/>
          <w:b/>
          <w:i w:val="0"/>
          <w:caps w:val="0"/>
          <w:sz w:val="24"/>
          <w:szCs w:val="24"/>
        </w:rPr>
      </w:pPr>
      <w:r w:rsidRPr="00CF6879">
        <w:rPr>
          <w:rFonts w:eastAsiaTheme="majorEastAsia" w:cstheme="majorBidi"/>
          <w:b/>
          <w:i w:val="0"/>
          <w:caps w:val="0"/>
          <w:sz w:val="24"/>
          <w:szCs w:val="24"/>
        </w:rPr>
        <w:t xml:space="preserve">Шаг процесса 70 - </w:t>
      </w:r>
      <w:r>
        <w:rPr>
          <w:rFonts w:eastAsiaTheme="majorEastAsia" w:cstheme="majorBidi"/>
          <w:b/>
          <w:i w:val="0"/>
          <w:caps w:val="0"/>
          <w:sz w:val="24"/>
          <w:szCs w:val="24"/>
        </w:rPr>
        <w:t>Перенос лимита</w:t>
      </w:r>
      <w:r w:rsidR="00652DFA">
        <w:rPr>
          <w:rFonts w:eastAsiaTheme="majorEastAsia" w:cstheme="majorBidi"/>
          <w:b/>
          <w:i w:val="0"/>
          <w:caps w:val="0"/>
          <w:sz w:val="24"/>
          <w:szCs w:val="24"/>
        </w:rPr>
        <w:t xml:space="preserve"> в рамках БЕ</w:t>
      </w:r>
    </w:p>
    <w:p w14:paraId="30F1370E" w14:textId="2C33DEF0" w:rsidR="0069017C" w:rsidRDefault="0069017C" w:rsidP="0069017C">
      <w:pPr>
        <w:spacing w:after="240" w:line="276" w:lineRule="auto"/>
        <w:ind w:firstLine="567"/>
        <w:rPr>
          <w:rFonts w:ascii="Arial" w:hAnsi="Arial" w:cs="Arial"/>
          <w:color w:val="000000" w:themeColor="text1"/>
        </w:rPr>
      </w:pPr>
      <w:r w:rsidRPr="008E6E96">
        <w:rPr>
          <w:rFonts w:ascii="Arial" w:hAnsi="Arial" w:cs="Arial"/>
          <w:color w:val="000000" w:themeColor="text1"/>
        </w:rPr>
        <w:t xml:space="preserve">После </w:t>
      </w:r>
      <w:r w:rsidR="00E26D5A">
        <w:rPr>
          <w:rFonts w:ascii="Arial" w:hAnsi="Arial" w:cs="Arial"/>
          <w:color w:val="000000" w:themeColor="text1"/>
        </w:rPr>
        <w:t xml:space="preserve">согласования </w:t>
      </w:r>
      <w:r w:rsidR="00582152">
        <w:rPr>
          <w:rFonts w:ascii="Arial" w:hAnsi="Arial" w:cs="Arial"/>
          <w:color w:val="000000" w:themeColor="text1"/>
        </w:rPr>
        <w:t>выделения средств в рамках</w:t>
      </w:r>
      <w:r w:rsidR="00E26D5A">
        <w:rPr>
          <w:rFonts w:ascii="Arial" w:hAnsi="Arial" w:cs="Arial"/>
          <w:color w:val="000000" w:themeColor="text1"/>
        </w:rPr>
        <w:t xml:space="preserve"> БЕ </w:t>
      </w:r>
      <w:r w:rsidR="00DC4ED4">
        <w:rPr>
          <w:rFonts w:ascii="Arial" w:hAnsi="Arial" w:cs="Arial"/>
          <w:color w:val="000000" w:themeColor="text1"/>
        </w:rPr>
        <w:t>и установки на СПП-элементе статуса КОРБ</w:t>
      </w:r>
      <w:r w:rsidR="00E26D5A" w:rsidRPr="009936BB">
        <w:rPr>
          <w:rFonts w:ascii="Arial" w:hAnsi="Arial" w:cs="Arial"/>
          <w:color w:val="000000" w:themeColor="text1"/>
        </w:rPr>
        <w:t xml:space="preserve">, </w:t>
      </w:r>
      <w:r w:rsidR="00DC4ED4">
        <w:rPr>
          <w:rFonts w:ascii="Arial" w:hAnsi="Arial" w:cs="Arial"/>
          <w:color w:val="000000" w:themeColor="text1"/>
        </w:rPr>
        <w:t>через</w:t>
      </w:r>
      <w:r w:rsidR="00DC4ED4" w:rsidRPr="00494ECB">
        <w:rPr>
          <w:rFonts w:ascii="Arial" w:hAnsi="Arial" w:cs="Arial"/>
          <w:color w:val="000000" w:themeColor="text1"/>
        </w:rPr>
        <w:t xml:space="preserve"> </w:t>
      </w:r>
      <w:r w:rsidR="00DC4ED4">
        <w:rPr>
          <w:rFonts w:ascii="Arial" w:hAnsi="Arial" w:cs="Arial"/>
          <w:color w:val="000000" w:themeColor="text1"/>
        </w:rPr>
        <w:t xml:space="preserve">разработанный отчет по запросу корректировок </w:t>
      </w:r>
      <w:r w:rsidR="00DC4ED4" w:rsidRPr="00494ECB">
        <w:rPr>
          <w:rFonts w:ascii="Arial" w:hAnsi="Arial" w:cs="Arial"/>
          <w:color w:val="000000" w:themeColor="text1"/>
        </w:rPr>
        <w:t>(</w:t>
      </w:r>
      <w:r w:rsidR="00DC4ED4">
        <w:rPr>
          <w:rFonts w:ascii="Arial" w:hAnsi="Arial" w:cs="Arial"/>
          <w:color w:val="000000" w:themeColor="text1"/>
        </w:rPr>
        <w:t xml:space="preserve">код </w:t>
      </w:r>
      <w:r w:rsidR="00DC4ED4">
        <w:rPr>
          <w:rFonts w:ascii="Arial" w:hAnsi="Arial" w:cs="Arial"/>
          <w:color w:val="000000" w:themeColor="text1"/>
          <w:lang w:val="en-US"/>
        </w:rPr>
        <w:t>PM</w:t>
      </w:r>
      <w:r w:rsidR="00DC4ED4" w:rsidRPr="00494ECB">
        <w:rPr>
          <w:rFonts w:ascii="Arial" w:hAnsi="Arial" w:cs="Arial"/>
          <w:color w:val="000000" w:themeColor="text1"/>
        </w:rPr>
        <w:t>65</w:t>
      </w:r>
      <w:r w:rsidR="00DC4ED4" w:rsidRPr="009936BB">
        <w:rPr>
          <w:rFonts w:ascii="Arial" w:hAnsi="Arial" w:cs="Arial"/>
          <w:color w:val="000000" w:themeColor="text1"/>
        </w:rPr>
        <w:t xml:space="preserve"> </w:t>
      </w:r>
      <w:r w:rsidR="00DC4ED4">
        <w:rPr>
          <w:rFonts w:ascii="Arial" w:hAnsi="Arial" w:cs="Arial"/>
          <w:color w:val="000000" w:themeColor="text1"/>
        </w:rPr>
        <w:t>в реестре разработок)</w:t>
      </w:r>
      <w:r w:rsidR="001069E9">
        <w:rPr>
          <w:rFonts w:ascii="Arial" w:hAnsi="Arial" w:cs="Arial"/>
          <w:color w:val="000000" w:themeColor="text1"/>
        </w:rPr>
        <w:t xml:space="preserve"> </w:t>
      </w:r>
      <w:r w:rsidR="00DC4ED4">
        <w:rPr>
          <w:rFonts w:ascii="Arial" w:hAnsi="Arial" w:cs="Arial"/>
          <w:color w:val="000000" w:themeColor="text1"/>
        </w:rPr>
        <w:t>специалистом в роли Ут</w:t>
      </w:r>
      <w:r w:rsidR="00E91639">
        <w:rPr>
          <w:rFonts w:ascii="Arial" w:hAnsi="Arial" w:cs="Arial"/>
          <w:color w:val="000000" w:themeColor="text1"/>
        </w:rPr>
        <w:t>верждающий бюджет проекта УО</w:t>
      </w:r>
      <w:r w:rsidRPr="008E6E96">
        <w:rPr>
          <w:rFonts w:ascii="Arial" w:hAnsi="Arial" w:cs="Arial"/>
          <w:color w:val="000000" w:themeColor="text1"/>
        </w:rPr>
        <w:t xml:space="preserve"> проводит</w:t>
      </w:r>
      <w:r w:rsidR="00DC4ED4">
        <w:rPr>
          <w:rFonts w:ascii="Arial" w:hAnsi="Arial" w:cs="Arial"/>
          <w:color w:val="000000" w:themeColor="text1"/>
        </w:rPr>
        <w:t>ся</w:t>
      </w:r>
      <w:r w:rsidRPr="008E6E96">
        <w:rPr>
          <w:rFonts w:ascii="Arial" w:hAnsi="Arial" w:cs="Arial"/>
          <w:color w:val="000000" w:themeColor="text1"/>
        </w:rPr>
        <w:t xml:space="preserve"> перераспределение лимитов между СПП-элементами</w:t>
      </w:r>
      <w:r>
        <w:rPr>
          <w:rFonts w:ascii="Arial" w:hAnsi="Arial" w:cs="Arial"/>
          <w:color w:val="000000" w:themeColor="text1"/>
        </w:rPr>
        <w:t xml:space="preserve"> –</w:t>
      </w:r>
      <w:r w:rsidR="00DC4ED4">
        <w:rPr>
          <w:rFonts w:ascii="Arial" w:hAnsi="Arial" w:cs="Arial"/>
          <w:color w:val="000000" w:themeColor="text1"/>
        </w:rPr>
        <w:t xml:space="preserve"> </w:t>
      </w:r>
      <w:r w:rsidR="001069E9">
        <w:rPr>
          <w:rFonts w:ascii="Arial" w:hAnsi="Arial" w:cs="Arial"/>
          <w:color w:val="000000" w:themeColor="text1"/>
        </w:rPr>
        <w:t xml:space="preserve">отправителем </w:t>
      </w:r>
      <w:r>
        <w:rPr>
          <w:rFonts w:ascii="Arial" w:hAnsi="Arial" w:cs="Arial"/>
          <w:color w:val="000000" w:themeColor="text1"/>
        </w:rPr>
        <w:t>и</w:t>
      </w:r>
      <w:r w:rsidR="00E26D5A">
        <w:rPr>
          <w:rFonts w:ascii="Arial" w:hAnsi="Arial" w:cs="Arial"/>
          <w:color w:val="000000" w:themeColor="text1"/>
        </w:rPr>
        <w:t xml:space="preserve"> получателе</w:t>
      </w:r>
      <w:r w:rsidR="00DC4ED4">
        <w:rPr>
          <w:rFonts w:ascii="Arial" w:hAnsi="Arial" w:cs="Arial"/>
          <w:color w:val="000000" w:themeColor="text1"/>
        </w:rPr>
        <w:t>м</w:t>
      </w:r>
      <w:r>
        <w:rPr>
          <w:rFonts w:ascii="Arial" w:hAnsi="Arial" w:cs="Arial"/>
          <w:color w:val="000000" w:themeColor="text1"/>
        </w:rPr>
        <w:t>.</w:t>
      </w:r>
    </w:p>
    <w:p w14:paraId="0994B211" w14:textId="77777777" w:rsidR="001069E9" w:rsidRDefault="00DC4ED4" w:rsidP="0069017C">
      <w:pPr>
        <w:spacing w:after="240" w:line="276" w:lineRule="auto"/>
        <w:ind w:firstLine="567"/>
        <w:rPr>
          <w:rFonts w:ascii="Arial" w:hAnsi="Arial" w:cs="Arial"/>
          <w:color w:val="000000" w:themeColor="text1"/>
        </w:rPr>
      </w:pPr>
      <w:r>
        <w:rPr>
          <w:rFonts w:ascii="Arial" w:hAnsi="Arial" w:cs="Arial"/>
          <w:color w:val="000000" w:themeColor="text1"/>
        </w:rPr>
        <w:t>При этом осуще</w:t>
      </w:r>
      <w:r w:rsidR="001069E9">
        <w:rPr>
          <w:rFonts w:ascii="Arial" w:hAnsi="Arial" w:cs="Arial"/>
          <w:color w:val="000000" w:themeColor="text1"/>
        </w:rPr>
        <w:t>ствляю</w:t>
      </w:r>
      <w:r>
        <w:rPr>
          <w:rFonts w:ascii="Arial" w:hAnsi="Arial" w:cs="Arial"/>
          <w:color w:val="000000" w:themeColor="text1"/>
        </w:rPr>
        <w:t xml:space="preserve">тся </w:t>
      </w:r>
      <w:r w:rsidR="001069E9">
        <w:rPr>
          <w:rFonts w:ascii="Arial" w:hAnsi="Arial" w:cs="Arial"/>
          <w:color w:val="000000" w:themeColor="text1"/>
        </w:rPr>
        <w:t xml:space="preserve">следующие </w:t>
      </w:r>
      <w:r>
        <w:rPr>
          <w:rFonts w:ascii="Arial" w:hAnsi="Arial" w:cs="Arial"/>
          <w:color w:val="000000" w:themeColor="text1"/>
        </w:rPr>
        <w:t>пров</w:t>
      </w:r>
      <w:r w:rsidR="001069E9">
        <w:rPr>
          <w:rFonts w:ascii="Arial" w:hAnsi="Arial" w:cs="Arial"/>
          <w:color w:val="000000" w:themeColor="text1"/>
        </w:rPr>
        <w:t>ерки:</w:t>
      </w:r>
    </w:p>
    <w:p w14:paraId="43D2DDA2" w14:textId="4D78A5BF" w:rsidR="00DC4ED4" w:rsidRDefault="001069E9" w:rsidP="0069017C">
      <w:pPr>
        <w:spacing w:after="240" w:line="276" w:lineRule="auto"/>
        <w:ind w:firstLine="567"/>
        <w:rPr>
          <w:rFonts w:ascii="Arial" w:hAnsi="Arial" w:cs="Arial"/>
          <w:color w:val="000000" w:themeColor="text1"/>
        </w:rPr>
      </w:pPr>
      <w:r>
        <w:rPr>
          <w:rFonts w:ascii="Arial" w:hAnsi="Arial" w:cs="Arial"/>
          <w:color w:val="000000" w:themeColor="text1"/>
        </w:rPr>
        <w:t>- проверка</w:t>
      </w:r>
      <w:r w:rsidR="00DC4ED4">
        <w:rPr>
          <w:rFonts w:ascii="Arial" w:hAnsi="Arial" w:cs="Arial"/>
          <w:color w:val="000000" w:themeColor="text1"/>
        </w:rPr>
        <w:t xml:space="preserve"> по перераспределению средств только в рамках бюджета </w:t>
      </w:r>
      <w:r w:rsidR="00DC4ED4">
        <w:rPr>
          <w:rFonts w:ascii="Arial" w:hAnsi="Arial" w:cs="Arial"/>
          <w:color w:val="000000" w:themeColor="text1"/>
          <w:lang w:val="en-US"/>
        </w:rPr>
        <w:t>OPEX</w:t>
      </w:r>
      <w:r w:rsidR="00DC4ED4" w:rsidRPr="00494ECB">
        <w:rPr>
          <w:rFonts w:ascii="Arial" w:hAnsi="Arial" w:cs="Arial"/>
          <w:color w:val="000000" w:themeColor="text1"/>
        </w:rPr>
        <w:t xml:space="preserve"> </w:t>
      </w:r>
      <w:r w:rsidR="00DC4ED4">
        <w:rPr>
          <w:rFonts w:ascii="Arial" w:hAnsi="Arial" w:cs="Arial"/>
          <w:color w:val="000000" w:themeColor="text1"/>
        </w:rPr>
        <w:t xml:space="preserve">или бюджета </w:t>
      </w:r>
      <w:r w:rsidR="00DC4ED4">
        <w:rPr>
          <w:rFonts w:ascii="Arial" w:hAnsi="Arial" w:cs="Arial"/>
          <w:color w:val="000000" w:themeColor="text1"/>
          <w:lang w:val="en-US"/>
        </w:rPr>
        <w:t>CAPEX</w:t>
      </w:r>
      <w:r w:rsidR="00DC4ED4" w:rsidRPr="00494ECB">
        <w:rPr>
          <w:rFonts w:ascii="Arial" w:hAnsi="Arial" w:cs="Arial"/>
          <w:color w:val="000000" w:themeColor="text1"/>
        </w:rPr>
        <w:t xml:space="preserve">, </w:t>
      </w:r>
      <w:r w:rsidR="00DC4ED4">
        <w:rPr>
          <w:rFonts w:ascii="Arial" w:hAnsi="Arial" w:cs="Arial"/>
          <w:color w:val="000000" w:themeColor="text1"/>
        </w:rPr>
        <w:t xml:space="preserve">перераспределение между бюджетами </w:t>
      </w:r>
      <w:r w:rsidR="00DC4ED4">
        <w:rPr>
          <w:rFonts w:ascii="Arial" w:hAnsi="Arial" w:cs="Arial"/>
          <w:color w:val="000000" w:themeColor="text1"/>
          <w:lang w:val="en-US"/>
        </w:rPr>
        <w:t>CAPEX</w:t>
      </w:r>
      <w:r w:rsidR="00DC4ED4" w:rsidRPr="00494ECB">
        <w:rPr>
          <w:rFonts w:ascii="Arial" w:hAnsi="Arial" w:cs="Arial"/>
          <w:color w:val="000000" w:themeColor="text1"/>
        </w:rPr>
        <w:t xml:space="preserve"> </w:t>
      </w:r>
      <w:r w:rsidR="00DC4ED4">
        <w:rPr>
          <w:rFonts w:ascii="Arial" w:hAnsi="Arial" w:cs="Arial"/>
          <w:color w:val="000000" w:themeColor="text1"/>
        </w:rPr>
        <w:t xml:space="preserve">и </w:t>
      </w:r>
      <w:r w:rsidR="00DC4ED4">
        <w:rPr>
          <w:rFonts w:ascii="Arial" w:hAnsi="Arial" w:cs="Arial"/>
          <w:color w:val="000000" w:themeColor="text1"/>
          <w:lang w:val="en-US"/>
        </w:rPr>
        <w:t>OPEX</w:t>
      </w:r>
      <w:r w:rsidR="00DC4ED4" w:rsidRPr="00494ECB">
        <w:rPr>
          <w:rFonts w:ascii="Arial" w:hAnsi="Arial" w:cs="Arial"/>
          <w:color w:val="000000" w:themeColor="text1"/>
        </w:rPr>
        <w:t xml:space="preserve"> </w:t>
      </w:r>
      <w:r w:rsidR="00DC4ED4">
        <w:rPr>
          <w:rFonts w:ascii="Arial" w:hAnsi="Arial" w:cs="Arial"/>
          <w:color w:val="000000" w:themeColor="text1"/>
        </w:rPr>
        <w:t>запрещены.</w:t>
      </w:r>
    </w:p>
    <w:p w14:paraId="4590A7DD" w14:textId="142DB64B" w:rsidR="001069E9" w:rsidRDefault="001069E9">
      <w:pPr>
        <w:spacing w:after="240" w:line="276" w:lineRule="auto"/>
        <w:ind w:firstLine="567"/>
        <w:rPr>
          <w:rFonts w:ascii="Arial" w:hAnsi="Arial" w:cs="Arial"/>
          <w:color w:val="000000" w:themeColor="text1"/>
        </w:rPr>
      </w:pPr>
      <w:r>
        <w:rPr>
          <w:rFonts w:ascii="Arial" w:hAnsi="Arial" w:cs="Arial"/>
          <w:color w:val="000000" w:themeColor="text1"/>
        </w:rPr>
        <w:t>- проверка по сумме переноса неменьше дефицита на СПП-элементе.</w:t>
      </w:r>
    </w:p>
    <w:p w14:paraId="30D9E995" w14:textId="671913C6" w:rsidR="0069017C" w:rsidRDefault="001069E9" w:rsidP="0069017C">
      <w:pPr>
        <w:spacing w:after="240" w:line="276" w:lineRule="auto"/>
        <w:ind w:firstLine="567"/>
        <w:rPr>
          <w:rFonts w:ascii="Arial" w:hAnsi="Arial" w:cs="Arial"/>
          <w:color w:val="000000" w:themeColor="text1"/>
        </w:rPr>
      </w:pPr>
      <w:r>
        <w:rPr>
          <w:rFonts w:ascii="Arial" w:hAnsi="Arial" w:cs="Arial"/>
          <w:color w:val="000000" w:themeColor="text1"/>
        </w:rPr>
        <w:t>После успешного переноса средств между СПП-элементами автоматически:</w:t>
      </w:r>
    </w:p>
    <w:p w14:paraId="0A5E83C0" w14:textId="594E8409" w:rsidR="001069E9" w:rsidRDefault="00D60DD6" w:rsidP="0069017C">
      <w:pPr>
        <w:spacing w:after="240" w:line="276" w:lineRule="auto"/>
        <w:ind w:firstLine="567"/>
        <w:rPr>
          <w:rFonts w:ascii="Arial" w:hAnsi="Arial" w:cs="Arial"/>
          <w:color w:val="000000" w:themeColor="text1"/>
        </w:rPr>
      </w:pPr>
      <w:r>
        <w:rPr>
          <w:rFonts w:ascii="Arial" w:hAnsi="Arial" w:cs="Arial"/>
          <w:color w:val="000000" w:themeColor="text1"/>
        </w:rPr>
        <w:t>- на СПП-</w:t>
      </w:r>
      <w:r w:rsidR="001069E9">
        <w:rPr>
          <w:rFonts w:ascii="Arial" w:hAnsi="Arial" w:cs="Arial"/>
          <w:color w:val="000000" w:themeColor="text1"/>
        </w:rPr>
        <w:t>получателе устанавливается статус УТВК – Скорректированный бюджет утвержден;</w:t>
      </w:r>
    </w:p>
    <w:p w14:paraId="2A8BBFA2" w14:textId="405F2110" w:rsidR="001069E9" w:rsidRDefault="001069E9" w:rsidP="0069017C">
      <w:pPr>
        <w:spacing w:after="240" w:line="276" w:lineRule="auto"/>
        <w:ind w:firstLine="567"/>
        <w:rPr>
          <w:rFonts w:ascii="Arial" w:hAnsi="Arial" w:cs="Arial"/>
          <w:color w:val="000000" w:themeColor="text1"/>
        </w:rPr>
      </w:pPr>
      <w:r>
        <w:rPr>
          <w:rFonts w:ascii="Arial" w:hAnsi="Arial" w:cs="Arial"/>
          <w:color w:val="000000" w:themeColor="text1"/>
        </w:rPr>
        <w:t xml:space="preserve">- </w:t>
      </w:r>
      <w:r w:rsidR="00D60DD6">
        <w:rPr>
          <w:rFonts w:ascii="Arial" w:hAnsi="Arial" w:cs="Arial"/>
          <w:color w:val="000000" w:themeColor="text1"/>
        </w:rPr>
        <w:t>у заказа ТОРО снимается статус ТРКБ, устанавливается статус КОРБ – Бюджет выделен и скорректирован, на закладке «Доп. данные» проставляется СПП-элемент.</w:t>
      </w:r>
    </w:p>
    <w:p w14:paraId="07C6C930" w14:textId="1C8429B2" w:rsidR="00AB3814" w:rsidRDefault="00AB3814" w:rsidP="0069017C">
      <w:pPr>
        <w:spacing w:after="240" w:line="276" w:lineRule="auto"/>
        <w:ind w:firstLine="567"/>
        <w:rPr>
          <w:rFonts w:ascii="Arial" w:hAnsi="Arial" w:cs="Arial"/>
          <w:color w:val="000000" w:themeColor="text1"/>
        </w:rPr>
      </w:pPr>
      <w:r>
        <w:rPr>
          <w:rFonts w:ascii="Arial" w:hAnsi="Arial" w:cs="Arial"/>
          <w:color w:val="000000" w:themeColor="text1"/>
        </w:rPr>
        <w:t>- сетевой график деблокируется</w:t>
      </w:r>
      <w:r w:rsidR="00D60DD6">
        <w:rPr>
          <w:rFonts w:ascii="Arial" w:hAnsi="Arial" w:cs="Arial"/>
          <w:color w:val="000000" w:themeColor="text1"/>
        </w:rPr>
        <w:t>.</w:t>
      </w:r>
    </w:p>
    <w:p w14:paraId="32E2B646" w14:textId="77777777" w:rsidR="0069017C" w:rsidRPr="009936BB" w:rsidRDefault="0069017C" w:rsidP="0069017C">
      <w:pPr>
        <w:spacing w:after="240" w:line="276" w:lineRule="auto"/>
        <w:ind w:firstLine="567"/>
        <w:rPr>
          <w:rFonts w:ascii="Arial" w:hAnsi="Arial" w:cs="Arial"/>
          <w:color w:val="000000" w:themeColor="text1"/>
        </w:rPr>
      </w:pPr>
    </w:p>
    <w:p w14:paraId="32A54DCA" w14:textId="219ACE88" w:rsidR="00652DFA" w:rsidRDefault="00652DFA" w:rsidP="00652DFA">
      <w:pPr>
        <w:pStyle w:val="4"/>
        <w:spacing w:after="120"/>
        <w:ind w:left="862" w:hanging="862"/>
        <w:rPr>
          <w:rFonts w:eastAsiaTheme="majorEastAsia" w:cstheme="majorBidi"/>
          <w:b/>
          <w:i w:val="0"/>
          <w:caps w:val="0"/>
          <w:sz w:val="24"/>
          <w:szCs w:val="24"/>
        </w:rPr>
      </w:pPr>
      <w:r w:rsidRPr="00882409">
        <w:rPr>
          <w:rFonts w:eastAsiaTheme="majorEastAsia" w:cstheme="majorBidi"/>
          <w:b/>
          <w:i w:val="0"/>
          <w:caps w:val="0"/>
          <w:sz w:val="24"/>
          <w:szCs w:val="24"/>
        </w:rPr>
        <w:t xml:space="preserve">Шаг </w:t>
      </w:r>
      <w:r>
        <w:rPr>
          <w:rFonts w:eastAsiaTheme="majorEastAsia" w:cstheme="majorBidi"/>
          <w:b/>
          <w:i w:val="0"/>
          <w:caps w:val="0"/>
          <w:sz w:val="24"/>
          <w:szCs w:val="24"/>
        </w:rPr>
        <w:t xml:space="preserve">процесса </w:t>
      </w:r>
      <w:r w:rsidRPr="00882409">
        <w:rPr>
          <w:rFonts w:eastAsiaTheme="majorEastAsia" w:cstheme="majorBidi"/>
          <w:b/>
          <w:i w:val="0"/>
          <w:caps w:val="0"/>
          <w:sz w:val="24"/>
          <w:szCs w:val="24"/>
        </w:rPr>
        <w:t>8</w:t>
      </w:r>
      <w:r>
        <w:rPr>
          <w:rFonts w:eastAsiaTheme="majorEastAsia" w:cstheme="majorBidi"/>
          <w:b/>
          <w:i w:val="0"/>
          <w:caps w:val="0"/>
          <w:sz w:val="24"/>
          <w:szCs w:val="24"/>
        </w:rPr>
        <w:t>0</w:t>
      </w:r>
      <w:r w:rsidRPr="00882409">
        <w:rPr>
          <w:rFonts w:eastAsiaTheme="majorEastAsia" w:cstheme="majorBidi"/>
          <w:b/>
          <w:i w:val="0"/>
          <w:caps w:val="0"/>
          <w:sz w:val="24"/>
          <w:szCs w:val="24"/>
        </w:rPr>
        <w:t xml:space="preserve"> - Проработка технического заключения по Проекту, требующему корректировку бюджета</w:t>
      </w:r>
    </w:p>
    <w:p w14:paraId="0AA61A06" w14:textId="6C848E10" w:rsidR="00652DFA" w:rsidRDefault="00A60C32" w:rsidP="00652DFA">
      <w:pPr>
        <w:spacing w:after="240" w:line="276" w:lineRule="auto"/>
        <w:ind w:firstLine="567"/>
        <w:rPr>
          <w:rFonts w:ascii="Arial" w:hAnsi="Arial" w:cs="Arial"/>
          <w:color w:val="000000" w:themeColor="text1"/>
        </w:rPr>
      </w:pPr>
      <w:r>
        <w:rPr>
          <w:rFonts w:ascii="Arial" w:hAnsi="Arial" w:cs="Arial"/>
          <w:color w:val="000000" w:themeColor="text1"/>
        </w:rPr>
        <w:t xml:space="preserve">В том случае, если Техническим </w:t>
      </w:r>
      <w:r w:rsidR="00E91639">
        <w:rPr>
          <w:rFonts w:ascii="Arial" w:hAnsi="Arial" w:cs="Arial"/>
          <w:color w:val="000000" w:themeColor="text1"/>
        </w:rPr>
        <w:t>комитетом УО</w:t>
      </w:r>
      <w:r>
        <w:rPr>
          <w:rFonts w:ascii="Arial" w:hAnsi="Arial" w:cs="Arial"/>
          <w:color w:val="000000" w:themeColor="text1"/>
        </w:rPr>
        <w:t xml:space="preserve"> было установлено, что возможностей БЕ для корректировки лимита проекта недостаточно, соответствующая позиция была отражена в протоколе заседания ТК БЕ и направлена служебная записка на корректировку в адрес УК, то на уровне УК начинается проработка технического заключения по </w:t>
      </w:r>
      <w:r w:rsidR="00D60DD6">
        <w:rPr>
          <w:rFonts w:ascii="Arial" w:hAnsi="Arial" w:cs="Arial"/>
          <w:color w:val="000000" w:themeColor="text1"/>
        </w:rPr>
        <w:t>СПП-элементу</w:t>
      </w:r>
      <w:r>
        <w:rPr>
          <w:rFonts w:ascii="Arial" w:hAnsi="Arial" w:cs="Arial"/>
          <w:color w:val="000000" w:themeColor="text1"/>
        </w:rPr>
        <w:t>, тр</w:t>
      </w:r>
      <w:r w:rsidR="00EF12B7">
        <w:rPr>
          <w:rFonts w:ascii="Arial" w:hAnsi="Arial" w:cs="Arial"/>
          <w:color w:val="000000" w:themeColor="text1"/>
        </w:rPr>
        <w:t>ебующему корректировку бюджета.</w:t>
      </w:r>
    </w:p>
    <w:p w14:paraId="3BF5F977" w14:textId="21BE740A" w:rsidR="00EF12B7" w:rsidRDefault="00EF12B7" w:rsidP="00652DFA">
      <w:pPr>
        <w:spacing w:after="240" w:line="276" w:lineRule="auto"/>
        <w:ind w:firstLine="567"/>
        <w:rPr>
          <w:rFonts w:ascii="Arial" w:hAnsi="Arial" w:cs="Arial"/>
          <w:color w:val="000000" w:themeColor="text1"/>
        </w:rPr>
      </w:pPr>
      <w:r>
        <w:rPr>
          <w:rFonts w:ascii="Arial" w:hAnsi="Arial" w:cs="Arial"/>
          <w:color w:val="000000" w:themeColor="text1"/>
        </w:rPr>
        <w:t xml:space="preserve">Исполнителем в роли </w:t>
      </w:r>
      <w:r w:rsidR="00F7476B">
        <w:rPr>
          <w:rFonts w:ascii="Arial" w:hAnsi="Arial" w:cs="Arial"/>
          <w:color w:val="000000" w:themeColor="text1"/>
        </w:rPr>
        <w:t>Планировщик бюджета</w:t>
      </w:r>
      <w:r>
        <w:rPr>
          <w:rFonts w:ascii="Arial" w:hAnsi="Arial" w:cs="Arial"/>
          <w:color w:val="000000" w:themeColor="text1"/>
        </w:rPr>
        <w:t xml:space="preserve"> УА УК анализируются материалы Технического </w:t>
      </w:r>
      <w:r w:rsidR="00E91639">
        <w:rPr>
          <w:rFonts w:ascii="Arial" w:hAnsi="Arial" w:cs="Arial"/>
          <w:color w:val="000000" w:themeColor="text1"/>
        </w:rPr>
        <w:t>комитета УО</w:t>
      </w:r>
      <w:r>
        <w:rPr>
          <w:rFonts w:ascii="Arial" w:hAnsi="Arial" w:cs="Arial"/>
          <w:color w:val="000000" w:themeColor="text1"/>
        </w:rPr>
        <w:t xml:space="preserve"> (протокол и служебная записка), а также </w:t>
      </w:r>
      <w:r w:rsidR="00E47B0F">
        <w:rPr>
          <w:rFonts w:ascii="Arial" w:hAnsi="Arial" w:cs="Arial"/>
          <w:color w:val="000000" w:themeColor="text1"/>
        </w:rPr>
        <w:t>СПП-элемент</w:t>
      </w:r>
      <w:r>
        <w:rPr>
          <w:rFonts w:ascii="Arial" w:hAnsi="Arial" w:cs="Arial"/>
          <w:color w:val="000000" w:themeColor="text1"/>
        </w:rPr>
        <w:t>, требующей корректировки в статусе ТРУК.</w:t>
      </w:r>
    </w:p>
    <w:p w14:paraId="21411147" w14:textId="3D003188" w:rsidR="00652DFA" w:rsidRPr="00882409" w:rsidRDefault="00EF12B7" w:rsidP="00652DFA">
      <w:pPr>
        <w:spacing w:after="240" w:line="276" w:lineRule="auto"/>
        <w:ind w:firstLine="567"/>
        <w:rPr>
          <w:rFonts w:ascii="Arial" w:hAnsi="Arial" w:cs="Arial"/>
          <w:color w:val="000000" w:themeColor="text1"/>
        </w:rPr>
      </w:pPr>
      <w:r>
        <w:rPr>
          <w:rFonts w:ascii="Arial" w:hAnsi="Arial" w:cs="Arial"/>
          <w:color w:val="000000" w:themeColor="text1"/>
        </w:rPr>
        <w:t xml:space="preserve">По результатам анализа </w:t>
      </w:r>
      <w:r w:rsidR="00E47B0F">
        <w:rPr>
          <w:rFonts w:ascii="Arial" w:hAnsi="Arial" w:cs="Arial"/>
          <w:color w:val="000000" w:themeColor="text1"/>
        </w:rPr>
        <w:t>П</w:t>
      </w:r>
      <w:r>
        <w:rPr>
          <w:rFonts w:ascii="Arial" w:hAnsi="Arial" w:cs="Arial"/>
          <w:color w:val="000000" w:themeColor="text1"/>
        </w:rPr>
        <w:t>ланировщиком</w:t>
      </w:r>
      <w:r w:rsidR="00E47B0F">
        <w:rPr>
          <w:rFonts w:ascii="Arial" w:hAnsi="Arial" w:cs="Arial"/>
          <w:color w:val="000000" w:themeColor="text1"/>
        </w:rPr>
        <w:t xml:space="preserve"> бюджета</w:t>
      </w:r>
      <w:r>
        <w:rPr>
          <w:rFonts w:ascii="Arial" w:hAnsi="Arial" w:cs="Arial"/>
          <w:color w:val="000000" w:themeColor="text1"/>
        </w:rPr>
        <w:t xml:space="preserve"> УА УК готовится внесистемный документ – Техническое заключение по проекту.</w:t>
      </w:r>
    </w:p>
    <w:p w14:paraId="58409401" w14:textId="77777777" w:rsidR="00652DFA" w:rsidRPr="00882409" w:rsidRDefault="00652DFA" w:rsidP="00652DFA">
      <w:pPr>
        <w:spacing w:after="240" w:line="276" w:lineRule="auto"/>
        <w:ind w:firstLine="567"/>
        <w:rPr>
          <w:rFonts w:ascii="Arial" w:hAnsi="Arial" w:cs="Arial"/>
          <w:color w:val="000000" w:themeColor="text1"/>
        </w:rPr>
      </w:pPr>
    </w:p>
    <w:p w14:paraId="161EFE6D" w14:textId="41E022D4" w:rsidR="00652DFA" w:rsidRDefault="00652DFA" w:rsidP="00652DFA">
      <w:pPr>
        <w:pStyle w:val="4"/>
        <w:spacing w:after="120"/>
        <w:ind w:left="862" w:hanging="862"/>
        <w:rPr>
          <w:rFonts w:eastAsiaTheme="majorEastAsia" w:cstheme="majorBidi"/>
          <w:b/>
          <w:i w:val="0"/>
          <w:caps w:val="0"/>
          <w:sz w:val="24"/>
          <w:szCs w:val="24"/>
        </w:rPr>
      </w:pPr>
      <w:r w:rsidRPr="00082691">
        <w:rPr>
          <w:rFonts w:eastAsiaTheme="majorEastAsia" w:cstheme="majorBidi"/>
          <w:b/>
          <w:i w:val="0"/>
          <w:caps w:val="0"/>
          <w:sz w:val="24"/>
          <w:szCs w:val="24"/>
        </w:rPr>
        <w:t xml:space="preserve">Шаг процесса </w:t>
      </w:r>
      <w:r>
        <w:rPr>
          <w:rFonts w:eastAsiaTheme="majorEastAsia" w:cstheme="majorBidi"/>
          <w:b/>
          <w:i w:val="0"/>
          <w:caps w:val="0"/>
          <w:sz w:val="24"/>
          <w:szCs w:val="24"/>
        </w:rPr>
        <w:t>9</w:t>
      </w:r>
      <w:r w:rsidRPr="00082691">
        <w:rPr>
          <w:rFonts w:eastAsiaTheme="majorEastAsia" w:cstheme="majorBidi"/>
          <w:b/>
          <w:i w:val="0"/>
          <w:caps w:val="0"/>
          <w:sz w:val="24"/>
          <w:szCs w:val="24"/>
        </w:rPr>
        <w:t xml:space="preserve">0 - </w:t>
      </w:r>
      <w:r w:rsidRPr="006D0AB7">
        <w:rPr>
          <w:rFonts w:eastAsiaTheme="majorEastAsia" w:cstheme="majorBidi"/>
          <w:b/>
          <w:i w:val="0"/>
          <w:caps w:val="0"/>
          <w:sz w:val="24"/>
          <w:szCs w:val="24"/>
        </w:rPr>
        <w:t xml:space="preserve">Рассмотрение </w:t>
      </w:r>
      <w:r>
        <w:rPr>
          <w:rFonts w:eastAsiaTheme="majorEastAsia" w:cstheme="majorBidi"/>
          <w:b/>
          <w:i w:val="0"/>
          <w:caps w:val="0"/>
          <w:sz w:val="24"/>
          <w:szCs w:val="24"/>
        </w:rPr>
        <w:t>Проекта</w:t>
      </w:r>
      <w:r w:rsidRPr="006D0AB7">
        <w:rPr>
          <w:rFonts w:eastAsiaTheme="majorEastAsia" w:cstheme="majorBidi"/>
          <w:b/>
          <w:i w:val="0"/>
          <w:caps w:val="0"/>
          <w:sz w:val="24"/>
          <w:szCs w:val="24"/>
        </w:rPr>
        <w:t xml:space="preserve"> на необходимость выполнения воздействий и корректировки </w:t>
      </w:r>
      <w:r>
        <w:rPr>
          <w:rFonts w:eastAsiaTheme="majorEastAsia" w:cstheme="majorBidi"/>
          <w:b/>
          <w:i w:val="0"/>
          <w:caps w:val="0"/>
          <w:sz w:val="24"/>
          <w:szCs w:val="24"/>
        </w:rPr>
        <w:t>бюджета</w:t>
      </w:r>
    </w:p>
    <w:p w14:paraId="5312E5EE" w14:textId="23948F24" w:rsidR="00EF12B7" w:rsidRDefault="00EF12B7" w:rsidP="00652DFA">
      <w:pPr>
        <w:spacing w:after="240" w:line="276" w:lineRule="auto"/>
        <w:ind w:firstLine="567"/>
        <w:rPr>
          <w:rFonts w:ascii="Arial" w:hAnsi="Arial" w:cs="Arial"/>
          <w:color w:val="000000" w:themeColor="text1"/>
        </w:rPr>
      </w:pPr>
      <w:r>
        <w:rPr>
          <w:rFonts w:ascii="Arial" w:hAnsi="Arial" w:cs="Arial"/>
          <w:color w:val="000000" w:themeColor="text1"/>
        </w:rPr>
        <w:t>Направленное</w:t>
      </w:r>
      <w:r w:rsidR="00652DFA">
        <w:rPr>
          <w:rFonts w:ascii="Arial" w:hAnsi="Arial" w:cs="Arial"/>
          <w:color w:val="000000" w:themeColor="text1"/>
        </w:rPr>
        <w:t xml:space="preserve"> </w:t>
      </w:r>
      <w:r w:rsidR="00E47B0F">
        <w:rPr>
          <w:rFonts w:ascii="Arial" w:hAnsi="Arial" w:cs="Arial"/>
          <w:color w:val="000000" w:themeColor="text1"/>
        </w:rPr>
        <w:t>П</w:t>
      </w:r>
      <w:r>
        <w:rPr>
          <w:rFonts w:ascii="Arial" w:hAnsi="Arial" w:cs="Arial"/>
          <w:color w:val="000000" w:themeColor="text1"/>
        </w:rPr>
        <w:t xml:space="preserve">ланировщиком </w:t>
      </w:r>
      <w:r w:rsidR="00E47B0F">
        <w:rPr>
          <w:rFonts w:ascii="Arial" w:hAnsi="Arial" w:cs="Arial"/>
          <w:color w:val="000000" w:themeColor="text1"/>
        </w:rPr>
        <w:t xml:space="preserve">бюджета </w:t>
      </w:r>
      <w:r>
        <w:rPr>
          <w:rFonts w:ascii="Arial" w:hAnsi="Arial" w:cs="Arial"/>
          <w:color w:val="000000" w:themeColor="text1"/>
        </w:rPr>
        <w:t xml:space="preserve">УА УК техническое заключение по проекту вместе с материалами, подготовленными в результате заседания Технического </w:t>
      </w:r>
      <w:r w:rsidR="00E91639">
        <w:rPr>
          <w:rFonts w:ascii="Arial" w:hAnsi="Arial" w:cs="Arial"/>
          <w:color w:val="000000" w:themeColor="text1"/>
        </w:rPr>
        <w:t>комитета УО</w:t>
      </w:r>
      <w:r>
        <w:rPr>
          <w:rFonts w:ascii="Arial" w:hAnsi="Arial" w:cs="Arial"/>
          <w:color w:val="000000" w:themeColor="text1"/>
        </w:rPr>
        <w:t>, рассматривается Техническим директором УК</w:t>
      </w:r>
      <w:r w:rsidR="00E47B0F">
        <w:rPr>
          <w:rFonts w:ascii="Arial" w:hAnsi="Arial" w:cs="Arial"/>
          <w:color w:val="000000" w:themeColor="text1"/>
        </w:rPr>
        <w:t>.</w:t>
      </w:r>
    </w:p>
    <w:p w14:paraId="3E1354C5" w14:textId="0CDFA61D" w:rsidR="00652DFA" w:rsidRDefault="00652DFA" w:rsidP="00652DFA">
      <w:pPr>
        <w:spacing w:after="240" w:line="276" w:lineRule="auto"/>
        <w:ind w:firstLine="567"/>
        <w:rPr>
          <w:rFonts w:ascii="Arial" w:hAnsi="Arial" w:cs="Arial"/>
          <w:color w:val="000000" w:themeColor="text1"/>
        </w:rPr>
      </w:pPr>
      <w:r w:rsidRPr="008E6E96">
        <w:rPr>
          <w:rFonts w:ascii="Arial" w:hAnsi="Arial" w:cs="Arial"/>
          <w:color w:val="000000" w:themeColor="text1"/>
        </w:rPr>
        <w:t xml:space="preserve">Технический директор УК рассматривает </w:t>
      </w:r>
      <w:r w:rsidR="00EF12B7">
        <w:rPr>
          <w:rFonts w:ascii="Arial" w:hAnsi="Arial" w:cs="Arial"/>
          <w:color w:val="000000" w:themeColor="text1"/>
        </w:rPr>
        <w:t xml:space="preserve">проект и сопровождающие материалы </w:t>
      </w:r>
      <w:r w:rsidRPr="008E6E96">
        <w:rPr>
          <w:rFonts w:ascii="Arial" w:hAnsi="Arial" w:cs="Arial"/>
          <w:color w:val="000000" w:themeColor="text1"/>
        </w:rPr>
        <w:t>на необходимость проведения воздействия в текущем году либо на возможность пере</w:t>
      </w:r>
      <w:r>
        <w:rPr>
          <w:rFonts w:ascii="Arial" w:hAnsi="Arial" w:cs="Arial"/>
          <w:color w:val="000000" w:themeColor="text1"/>
        </w:rPr>
        <w:t>носа на следующий плановый год с учё</w:t>
      </w:r>
      <w:r w:rsidRPr="008E6E96">
        <w:rPr>
          <w:rFonts w:ascii="Arial" w:hAnsi="Arial" w:cs="Arial"/>
          <w:color w:val="000000" w:themeColor="text1"/>
        </w:rPr>
        <w:t>то</w:t>
      </w:r>
      <w:r>
        <w:rPr>
          <w:rFonts w:ascii="Arial" w:hAnsi="Arial" w:cs="Arial"/>
          <w:color w:val="000000" w:themeColor="text1"/>
        </w:rPr>
        <w:t xml:space="preserve">м планов мероприятий ППА и даёт </w:t>
      </w:r>
      <w:r w:rsidR="00EF12B7">
        <w:rPr>
          <w:rFonts w:ascii="Arial" w:hAnsi="Arial" w:cs="Arial"/>
          <w:color w:val="000000" w:themeColor="text1"/>
        </w:rPr>
        <w:t xml:space="preserve">свою резолюцию </w:t>
      </w:r>
      <w:r w:rsidRPr="008E6E96">
        <w:rPr>
          <w:rFonts w:ascii="Arial" w:hAnsi="Arial" w:cs="Arial"/>
          <w:color w:val="000000" w:themeColor="text1"/>
        </w:rPr>
        <w:t>на корректировку бюджета.</w:t>
      </w:r>
    </w:p>
    <w:p w14:paraId="7AF465C5" w14:textId="15441C0B" w:rsidR="00DC4504" w:rsidRDefault="00DC4504" w:rsidP="00652DFA">
      <w:pPr>
        <w:spacing w:after="240" w:line="276" w:lineRule="auto"/>
        <w:ind w:firstLine="567"/>
        <w:rPr>
          <w:rFonts w:cs="Arial"/>
          <w:color w:val="000000" w:themeColor="text1"/>
        </w:rPr>
      </w:pPr>
      <w:r>
        <w:rPr>
          <w:rFonts w:ascii="Arial" w:hAnsi="Arial" w:cs="Arial"/>
          <w:color w:val="000000" w:themeColor="text1"/>
        </w:rPr>
        <w:t xml:space="preserve">При согласовании служебной записки на корректировку, проект, требующей корректировку, и сопровождающие материалы отправляются на утверждение Вице-президенту Блока производства и технической политики. В случае отклонения – проект отправляется на Технический комитет </w:t>
      </w:r>
      <w:r w:rsidR="00E91639">
        <w:rPr>
          <w:rFonts w:ascii="Arial" w:hAnsi="Arial" w:cs="Arial"/>
          <w:color w:val="000000" w:themeColor="text1"/>
        </w:rPr>
        <w:t>УО</w:t>
      </w:r>
      <w:r>
        <w:rPr>
          <w:rFonts w:ascii="Arial" w:hAnsi="Arial" w:cs="Arial"/>
          <w:color w:val="000000" w:themeColor="text1"/>
        </w:rPr>
        <w:t xml:space="preserve"> для пересмотра его параметров или корректировки.</w:t>
      </w:r>
    </w:p>
    <w:p w14:paraId="06A7D3C0" w14:textId="77777777" w:rsidR="00652DFA" w:rsidRDefault="00652DFA" w:rsidP="00652DFA">
      <w:pPr>
        <w:spacing w:after="240" w:line="276" w:lineRule="auto"/>
        <w:ind w:firstLine="567"/>
        <w:rPr>
          <w:rFonts w:ascii="Arial" w:hAnsi="Arial" w:cs="Arial"/>
          <w:color w:val="000000" w:themeColor="text1"/>
        </w:rPr>
      </w:pPr>
    </w:p>
    <w:p w14:paraId="00C198E7" w14:textId="77777777" w:rsidR="000D4052" w:rsidRPr="00140281" w:rsidRDefault="000D4052" w:rsidP="000D4052">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 xml:space="preserve">Шаг процесса </w:t>
      </w:r>
      <w:r w:rsidRPr="00140281">
        <w:rPr>
          <w:rFonts w:eastAsiaTheme="majorEastAsia" w:cstheme="majorBidi"/>
          <w:b/>
          <w:i w:val="0"/>
          <w:caps w:val="0"/>
          <w:sz w:val="24"/>
          <w:szCs w:val="24"/>
        </w:rPr>
        <w:t>1</w:t>
      </w:r>
      <w:r>
        <w:rPr>
          <w:rFonts w:eastAsiaTheme="majorEastAsia" w:cstheme="majorBidi"/>
          <w:b/>
          <w:i w:val="0"/>
          <w:caps w:val="0"/>
          <w:sz w:val="24"/>
          <w:szCs w:val="24"/>
        </w:rPr>
        <w:t>10</w:t>
      </w:r>
      <w:r w:rsidRPr="00140281">
        <w:rPr>
          <w:rFonts w:eastAsiaTheme="majorEastAsia" w:cstheme="majorBidi"/>
          <w:b/>
          <w:i w:val="0"/>
          <w:caps w:val="0"/>
          <w:sz w:val="24"/>
          <w:szCs w:val="24"/>
        </w:rPr>
        <w:t xml:space="preserve"> – </w:t>
      </w:r>
      <w:r w:rsidRPr="00ED5B70">
        <w:rPr>
          <w:rFonts w:eastAsiaTheme="majorEastAsia" w:cstheme="majorBidi"/>
          <w:b/>
          <w:i w:val="0"/>
          <w:caps w:val="0"/>
          <w:sz w:val="24"/>
          <w:szCs w:val="24"/>
        </w:rPr>
        <w:t>Проверка достаточности бюджета в Резерве УК</w:t>
      </w:r>
    </w:p>
    <w:p w14:paraId="6F179306" w14:textId="77777777" w:rsidR="000D4052" w:rsidRDefault="000D4052" w:rsidP="000D4052">
      <w:pPr>
        <w:spacing w:after="240" w:line="276" w:lineRule="auto"/>
        <w:ind w:firstLine="567"/>
        <w:rPr>
          <w:rFonts w:ascii="Arial" w:hAnsi="Arial" w:cs="Arial"/>
          <w:color w:val="000000" w:themeColor="text1"/>
        </w:rPr>
      </w:pPr>
      <w:r>
        <w:rPr>
          <w:rFonts w:ascii="Arial" w:hAnsi="Arial" w:cs="Arial"/>
          <w:color w:val="000000" w:themeColor="text1"/>
        </w:rPr>
        <w:t xml:space="preserve">Исполнителем шага в роли Планировщика бюджета УА УК на основании служебной записки на корректировку бюджета через разработанный отчет (код разработки </w:t>
      </w:r>
      <w:r>
        <w:rPr>
          <w:rFonts w:ascii="Arial" w:hAnsi="Arial" w:cs="Arial"/>
          <w:color w:val="000000" w:themeColor="text1"/>
          <w:lang w:val="en-US"/>
        </w:rPr>
        <w:t>PM</w:t>
      </w:r>
      <w:r w:rsidRPr="00966646">
        <w:rPr>
          <w:rFonts w:ascii="Arial" w:hAnsi="Arial" w:cs="Arial"/>
          <w:color w:val="000000" w:themeColor="text1"/>
        </w:rPr>
        <w:t>65</w:t>
      </w:r>
      <w:r>
        <w:rPr>
          <w:rFonts w:ascii="Arial" w:hAnsi="Arial" w:cs="Arial"/>
          <w:color w:val="000000" w:themeColor="text1"/>
        </w:rPr>
        <w:t>) устанавливается на СПП-элементе статус КРУК – Корректировка УК и проводится анализ величины резерва УК. Для этого проверяется сумма по соответствующему СПП-элементу «Резерв».</w:t>
      </w:r>
    </w:p>
    <w:p w14:paraId="5BFC7FD9" w14:textId="77777777" w:rsidR="000D4052" w:rsidRPr="00DE284F" w:rsidRDefault="000D4052" w:rsidP="00652DFA">
      <w:pPr>
        <w:spacing w:after="240" w:line="276" w:lineRule="auto"/>
        <w:ind w:firstLine="567"/>
        <w:rPr>
          <w:rFonts w:ascii="Arial" w:hAnsi="Arial" w:cs="Arial"/>
          <w:color w:val="000000" w:themeColor="text1"/>
        </w:rPr>
      </w:pPr>
    </w:p>
    <w:p w14:paraId="106EEA11" w14:textId="08A76228" w:rsidR="00652DFA" w:rsidRDefault="00652DFA" w:rsidP="00652DFA">
      <w:pPr>
        <w:pStyle w:val="4"/>
        <w:spacing w:after="120"/>
        <w:ind w:left="862" w:hanging="862"/>
        <w:rPr>
          <w:rFonts w:eastAsiaTheme="majorEastAsia" w:cstheme="majorBidi"/>
          <w:b/>
          <w:i w:val="0"/>
          <w:caps w:val="0"/>
          <w:sz w:val="24"/>
          <w:szCs w:val="24"/>
        </w:rPr>
      </w:pPr>
      <w:r w:rsidRPr="005924BA">
        <w:rPr>
          <w:rFonts w:eastAsiaTheme="majorEastAsia" w:cstheme="majorBidi"/>
          <w:b/>
          <w:i w:val="0"/>
          <w:caps w:val="0"/>
          <w:sz w:val="24"/>
          <w:szCs w:val="24"/>
        </w:rPr>
        <w:t xml:space="preserve">Шаг процесса </w:t>
      </w:r>
      <w:r>
        <w:rPr>
          <w:rFonts w:eastAsiaTheme="majorEastAsia" w:cstheme="majorBidi"/>
          <w:b/>
          <w:i w:val="0"/>
          <w:caps w:val="0"/>
          <w:sz w:val="24"/>
          <w:szCs w:val="24"/>
        </w:rPr>
        <w:t>10</w:t>
      </w:r>
      <w:r w:rsidRPr="005924BA">
        <w:rPr>
          <w:rFonts w:eastAsiaTheme="majorEastAsia" w:cstheme="majorBidi"/>
          <w:b/>
          <w:i w:val="0"/>
          <w:caps w:val="0"/>
          <w:sz w:val="24"/>
          <w:szCs w:val="24"/>
        </w:rPr>
        <w:t xml:space="preserve">0 </w:t>
      </w:r>
      <w:r>
        <w:rPr>
          <w:rFonts w:eastAsiaTheme="majorEastAsia" w:cstheme="majorBidi"/>
          <w:b/>
          <w:i w:val="0"/>
          <w:caps w:val="0"/>
          <w:sz w:val="24"/>
          <w:szCs w:val="24"/>
        </w:rPr>
        <w:t>–</w:t>
      </w:r>
      <w:r w:rsidRPr="005924BA">
        <w:rPr>
          <w:rFonts w:eastAsiaTheme="majorEastAsia" w:cstheme="majorBidi"/>
          <w:b/>
          <w:i w:val="0"/>
          <w:caps w:val="0"/>
          <w:sz w:val="24"/>
          <w:szCs w:val="24"/>
        </w:rPr>
        <w:t xml:space="preserve"> </w:t>
      </w:r>
      <w:r>
        <w:rPr>
          <w:rFonts w:eastAsiaTheme="majorEastAsia" w:cstheme="majorBidi"/>
          <w:b/>
          <w:i w:val="0"/>
          <w:caps w:val="0"/>
          <w:sz w:val="24"/>
          <w:szCs w:val="24"/>
        </w:rPr>
        <w:t>Утверждение Проекта, требующего корректировку бюджета</w:t>
      </w:r>
    </w:p>
    <w:p w14:paraId="0A165968" w14:textId="00A7E551" w:rsidR="00652DFA" w:rsidRDefault="00652DFA" w:rsidP="00652DFA">
      <w:pPr>
        <w:spacing w:after="240" w:line="276" w:lineRule="auto"/>
        <w:ind w:firstLine="567"/>
        <w:rPr>
          <w:rFonts w:cs="Arial"/>
          <w:color w:val="000000" w:themeColor="text1"/>
        </w:rPr>
      </w:pPr>
      <w:r w:rsidRPr="008E6E96">
        <w:rPr>
          <w:rFonts w:ascii="Arial" w:hAnsi="Arial" w:cs="Arial"/>
          <w:color w:val="000000" w:themeColor="text1"/>
        </w:rPr>
        <w:t>Окончательное решение о</w:t>
      </w:r>
      <w:r w:rsidR="002D1A4A" w:rsidRPr="009936BB">
        <w:rPr>
          <w:rFonts w:ascii="Arial" w:hAnsi="Arial" w:cs="Arial"/>
          <w:color w:val="000000" w:themeColor="text1"/>
        </w:rPr>
        <w:t xml:space="preserve"> </w:t>
      </w:r>
      <w:r w:rsidR="002D1A4A">
        <w:rPr>
          <w:rFonts w:ascii="Arial" w:hAnsi="Arial" w:cs="Arial"/>
          <w:color w:val="000000" w:themeColor="text1"/>
        </w:rPr>
        <w:t>необходимости выделения</w:t>
      </w:r>
      <w:r w:rsidRPr="008E6E96">
        <w:rPr>
          <w:rFonts w:ascii="Arial" w:hAnsi="Arial" w:cs="Arial"/>
          <w:color w:val="000000" w:themeColor="text1"/>
        </w:rPr>
        <w:t xml:space="preserve"> средств </w:t>
      </w:r>
      <w:r w:rsidR="00BD55E0">
        <w:rPr>
          <w:rFonts w:ascii="Arial" w:hAnsi="Arial" w:cs="Arial"/>
          <w:color w:val="000000" w:themeColor="text1"/>
        </w:rPr>
        <w:t xml:space="preserve">на корректировку лимита проекта </w:t>
      </w:r>
      <w:r w:rsidRPr="008E6E96">
        <w:rPr>
          <w:rFonts w:ascii="Arial" w:hAnsi="Arial" w:cs="Arial"/>
          <w:color w:val="000000" w:themeColor="text1"/>
        </w:rPr>
        <w:t>из резерва УК принимает Вице-президент БП и ТП УК на основании технического заключения</w:t>
      </w:r>
      <w:r>
        <w:rPr>
          <w:rFonts w:ascii="Arial" w:hAnsi="Arial" w:cs="Arial"/>
          <w:color w:val="000000" w:themeColor="text1"/>
        </w:rPr>
        <w:t xml:space="preserve"> </w:t>
      </w:r>
      <w:r w:rsidR="00BD55E0">
        <w:rPr>
          <w:rFonts w:ascii="Arial" w:hAnsi="Arial" w:cs="Arial"/>
          <w:color w:val="000000" w:themeColor="text1"/>
        </w:rPr>
        <w:t xml:space="preserve">и резолюции по нему </w:t>
      </w:r>
      <w:r>
        <w:rPr>
          <w:rFonts w:ascii="Arial" w:hAnsi="Arial" w:cs="Arial"/>
          <w:color w:val="000000" w:themeColor="text1"/>
        </w:rPr>
        <w:t>Технического директора УК.</w:t>
      </w:r>
    </w:p>
    <w:p w14:paraId="40E03E95" w14:textId="70F47BCE" w:rsidR="000D4052" w:rsidRPr="00BD55E0" w:rsidRDefault="00652DFA" w:rsidP="000D4052">
      <w:pPr>
        <w:spacing w:after="240" w:line="276" w:lineRule="auto"/>
        <w:ind w:firstLine="567"/>
        <w:rPr>
          <w:rFonts w:ascii="Arial" w:hAnsi="Arial" w:cs="Arial"/>
          <w:color w:val="000000" w:themeColor="text1"/>
        </w:rPr>
      </w:pPr>
      <w:r>
        <w:rPr>
          <w:rFonts w:ascii="Arial" w:hAnsi="Arial" w:cs="Arial"/>
          <w:color w:val="000000" w:themeColor="text1"/>
        </w:rPr>
        <w:t xml:space="preserve">В случае </w:t>
      </w:r>
      <w:r w:rsidR="00BD55E0">
        <w:rPr>
          <w:rFonts w:ascii="Arial" w:hAnsi="Arial" w:cs="Arial"/>
          <w:color w:val="000000" w:themeColor="text1"/>
        </w:rPr>
        <w:t>утверждения технического заключения по проекту, требующему корректировку</w:t>
      </w:r>
      <w:r w:rsidR="000D4052">
        <w:rPr>
          <w:rFonts w:ascii="Arial" w:hAnsi="Arial" w:cs="Arial"/>
          <w:color w:val="000000" w:themeColor="text1"/>
        </w:rPr>
        <w:t xml:space="preserve"> и если резерва УК достаточно для покрытия дефицита Проекта, то выполняется шаг 155 настоящего процесса. Если же резерва УК недостаточно, то определяются пути его пополнения для покрытия дефицита проекта.</w:t>
      </w:r>
    </w:p>
    <w:p w14:paraId="5AC0243E" w14:textId="645D1B8C" w:rsidR="00BD55E0" w:rsidRDefault="00652DFA" w:rsidP="00652DFA">
      <w:pPr>
        <w:spacing w:after="240" w:line="276" w:lineRule="auto"/>
        <w:ind w:firstLine="567"/>
        <w:rPr>
          <w:rFonts w:ascii="Arial" w:hAnsi="Arial" w:cs="Arial"/>
          <w:color w:val="000000" w:themeColor="text1"/>
        </w:rPr>
      </w:pPr>
      <w:r w:rsidRPr="00F01D8A">
        <w:rPr>
          <w:rFonts w:ascii="Arial" w:hAnsi="Arial" w:cs="Arial"/>
          <w:color w:val="000000" w:themeColor="text1"/>
        </w:rPr>
        <w:t xml:space="preserve">В случае </w:t>
      </w:r>
      <w:r w:rsidR="00BD55E0">
        <w:rPr>
          <w:rFonts w:ascii="Arial" w:hAnsi="Arial" w:cs="Arial"/>
          <w:color w:val="000000" w:themeColor="text1"/>
        </w:rPr>
        <w:t xml:space="preserve">отклонения корректировки лимита проект возвращается в Технический комитет </w:t>
      </w:r>
      <w:r w:rsidR="00E91639">
        <w:rPr>
          <w:rFonts w:ascii="Arial" w:hAnsi="Arial" w:cs="Arial"/>
          <w:color w:val="000000" w:themeColor="text1"/>
        </w:rPr>
        <w:t xml:space="preserve">УО </w:t>
      </w:r>
      <w:r w:rsidR="00BD55E0">
        <w:rPr>
          <w:rFonts w:ascii="Arial" w:hAnsi="Arial" w:cs="Arial"/>
          <w:color w:val="000000" w:themeColor="text1"/>
        </w:rPr>
        <w:t>для пересмотра</w:t>
      </w:r>
      <w:r w:rsidR="000D4052">
        <w:rPr>
          <w:rFonts w:ascii="Arial" w:hAnsi="Arial" w:cs="Arial"/>
          <w:color w:val="000000" w:themeColor="text1"/>
        </w:rPr>
        <w:t xml:space="preserve">, специалистом в роли Планировщика бюджета УА УК устанавливается на СПП-элементе статус </w:t>
      </w:r>
      <w:r w:rsidR="00945398">
        <w:rPr>
          <w:rFonts w:ascii="Arial" w:hAnsi="Arial" w:cs="Arial"/>
          <w:color w:val="000000" w:themeColor="text1"/>
        </w:rPr>
        <w:t>ТРКБ.</w:t>
      </w:r>
    </w:p>
    <w:p w14:paraId="3A007D86" w14:textId="77777777" w:rsidR="00652DFA" w:rsidRDefault="00652DFA" w:rsidP="00652DFA">
      <w:pPr>
        <w:spacing w:after="240" w:line="276" w:lineRule="auto"/>
        <w:ind w:firstLine="567"/>
        <w:rPr>
          <w:rFonts w:ascii="Arial" w:hAnsi="Arial" w:cs="Arial"/>
          <w:color w:val="000000" w:themeColor="text1"/>
        </w:rPr>
      </w:pPr>
    </w:p>
    <w:p w14:paraId="22E3401A" w14:textId="38A022D2" w:rsidR="00652DFA" w:rsidRPr="004F4399" w:rsidRDefault="00652DFA" w:rsidP="00652DFA">
      <w:pPr>
        <w:pStyle w:val="4"/>
        <w:spacing w:after="120"/>
        <w:ind w:left="862" w:hanging="862"/>
        <w:rPr>
          <w:rFonts w:eastAsiaTheme="majorEastAsia" w:cstheme="majorBidi"/>
          <w:b/>
          <w:i w:val="0"/>
          <w:caps w:val="0"/>
          <w:sz w:val="24"/>
          <w:szCs w:val="24"/>
        </w:rPr>
      </w:pPr>
      <w:r w:rsidRPr="004F4399">
        <w:rPr>
          <w:rFonts w:eastAsiaTheme="majorEastAsia" w:cstheme="majorBidi"/>
          <w:b/>
          <w:i w:val="0"/>
          <w:caps w:val="0"/>
          <w:sz w:val="24"/>
          <w:szCs w:val="24"/>
        </w:rPr>
        <w:t xml:space="preserve">Шаг </w:t>
      </w:r>
      <w:r>
        <w:rPr>
          <w:rFonts w:eastAsiaTheme="majorEastAsia" w:cstheme="majorBidi"/>
          <w:b/>
          <w:i w:val="0"/>
          <w:caps w:val="0"/>
          <w:sz w:val="24"/>
          <w:szCs w:val="24"/>
        </w:rPr>
        <w:t>процесса 1</w:t>
      </w:r>
      <w:r w:rsidRPr="004F4399">
        <w:rPr>
          <w:rFonts w:eastAsiaTheme="majorEastAsia" w:cstheme="majorBidi"/>
          <w:b/>
          <w:i w:val="0"/>
          <w:caps w:val="0"/>
          <w:sz w:val="24"/>
          <w:szCs w:val="24"/>
        </w:rPr>
        <w:t>4</w:t>
      </w:r>
      <w:r>
        <w:rPr>
          <w:rFonts w:eastAsiaTheme="majorEastAsia" w:cstheme="majorBidi"/>
          <w:b/>
          <w:i w:val="0"/>
          <w:caps w:val="0"/>
          <w:sz w:val="24"/>
          <w:szCs w:val="24"/>
        </w:rPr>
        <w:t>0</w:t>
      </w:r>
      <w:r w:rsidRPr="004F4399">
        <w:rPr>
          <w:rFonts w:eastAsiaTheme="majorEastAsia" w:cstheme="majorBidi"/>
          <w:b/>
          <w:i w:val="0"/>
          <w:caps w:val="0"/>
          <w:sz w:val="24"/>
          <w:szCs w:val="24"/>
        </w:rPr>
        <w:t xml:space="preserve"> - Формирование служебной записки на расширение Резерва УК без источника</w:t>
      </w:r>
    </w:p>
    <w:p w14:paraId="031EF985" w14:textId="6E593CF2" w:rsidR="00652DFA" w:rsidRDefault="004A2D9A" w:rsidP="00652DFA">
      <w:pPr>
        <w:spacing w:after="240" w:line="276" w:lineRule="auto"/>
        <w:ind w:firstLine="567"/>
        <w:rPr>
          <w:rFonts w:ascii="Arial" w:hAnsi="Arial" w:cs="Arial"/>
          <w:color w:val="000000" w:themeColor="text1"/>
        </w:rPr>
      </w:pPr>
      <w:r>
        <w:rPr>
          <w:rFonts w:ascii="Arial" w:hAnsi="Arial" w:cs="Arial"/>
          <w:color w:val="000000" w:themeColor="text1"/>
        </w:rPr>
        <w:t xml:space="preserve">Если резерва УК </w:t>
      </w:r>
      <w:r w:rsidR="008838B7">
        <w:rPr>
          <w:rFonts w:ascii="Arial" w:hAnsi="Arial" w:cs="Arial"/>
          <w:color w:val="000000" w:themeColor="text1"/>
        </w:rPr>
        <w:t>недостат</w:t>
      </w:r>
      <w:ins w:id="1141" w:author="Попова Дарья Николаевна (Подрядчик. ООО БерингПойнт)" w:date="2021-09-15T15:07:00Z">
        <w:r w:rsidR="0039551F">
          <w:rPr>
            <w:rFonts w:ascii="Arial" w:hAnsi="Arial" w:cs="Arial"/>
            <w:color w:val="000000" w:themeColor="text1"/>
          </w:rPr>
          <w:t>о</w:t>
        </w:r>
      </w:ins>
      <w:r w:rsidR="008838B7">
        <w:rPr>
          <w:rFonts w:ascii="Arial" w:hAnsi="Arial" w:cs="Arial"/>
          <w:color w:val="000000" w:themeColor="text1"/>
        </w:rPr>
        <w:t>чно для покрытия дефицита СПП-элемента</w:t>
      </w:r>
      <w:r>
        <w:rPr>
          <w:rFonts w:ascii="Arial" w:hAnsi="Arial" w:cs="Arial"/>
          <w:color w:val="000000" w:themeColor="text1"/>
        </w:rPr>
        <w:t>, то формируется служебная записка на расширение резерва УК.</w:t>
      </w:r>
    </w:p>
    <w:p w14:paraId="497E9052" w14:textId="1A29B00F" w:rsidR="004A2D9A" w:rsidRDefault="004A2D9A" w:rsidP="00652DFA">
      <w:pPr>
        <w:spacing w:after="240" w:line="276" w:lineRule="auto"/>
        <w:ind w:firstLine="567"/>
        <w:rPr>
          <w:rFonts w:ascii="Arial" w:hAnsi="Arial" w:cs="Arial"/>
          <w:color w:val="000000" w:themeColor="text1"/>
        </w:rPr>
      </w:pPr>
      <w:r>
        <w:rPr>
          <w:rFonts w:ascii="Arial" w:hAnsi="Arial" w:cs="Arial"/>
          <w:color w:val="000000" w:themeColor="text1"/>
        </w:rPr>
        <w:t>Необходимость пополнения резерва УК обосновывается утверждённым техническим заключением по проекту, требующему корректировку лимита. Служебная записка готовится в адрес Старшего вице-президента по операционной деятельности УК.</w:t>
      </w:r>
    </w:p>
    <w:p w14:paraId="2D009330" w14:textId="77777777" w:rsidR="00652DFA" w:rsidRPr="004F4399" w:rsidRDefault="00652DFA" w:rsidP="00652DFA">
      <w:pPr>
        <w:spacing w:after="240" w:line="276" w:lineRule="auto"/>
        <w:ind w:firstLine="567"/>
        <w:rPr>
          <w:rFonts w:ascii="Arial" w:hAnsi="Arial" w:cs="Arial"/>
          <w:color w:val="000000" w:themeColor="text1"/>
        </w:rPr>
      </w:pPr>
    </w:p>
    <w:p w14:paraId="4701A994" w14:textId="14EBB916" w:rsidR="00652DFA" w:rsidRPr="000A08D4" w:rsidRDefault="00652DFA" w:rsidP="00652DFA">
      <w:pPr>
        <w:pStyle w:val="4"/>
        <w:spacing w:after="120"/>
        <w:ind w:left="862" w:hanging="862"/>
        <w:rPr>
          <w:rFonts w:eastAsiaTheme="majorEastAsia" w:cstheme="majorBidi"/>
          <w:b/>
          <w:i w:val="0"/>
          <w:caps w:val="0"/>
          <w:sz w:val="24"/>
          <w:szCs w:val="24"/>
        </w:rPr>
      </w:pPr>
      <w:r w:rsidRPr="000A08D4">
        <w:rPr>
          <w:rFonts w:eastAsiaTheme="majorEastAsia" w:cstheme="majorBidi"/>
          <w:b/>
          <w:i w:val="0"/>
          <w:caps w:val="0"/>
          <w:sz w:val="24"/>
          <w:szCs w:val="24"/>
        </w:rPr>
        <w:t>Шаг процесса 1</w:t>
      </w:r>
      <w:r>
        <w:rPr>
          <w:rFonts w:eastAsiaTheme="majorEastAsia" w:cstheme="majorBidi"/>
          <w:b/>
          <w:i w:val="0"/>
          <w:caps w:val="0"/>
          <w:sz w:val="24"/>
          <w:szCs w:val="24"/>
        </w:rPr>
        <w:t>5</w:t>
      </w:r>
      <w:r w:rsidRPr="000A08D4">
        <w:rPr>
          <w:rFonts w:eastAsiaTheme="majorEastAsia" w:cstheme="majorBidi"/>
          <w:b/>
          <w:i w:val="0"/>
          <w:caps w:val="0"/>
          <w:sz w:val="24"/>
          <w:szCs w:val="24"/>
        </w:rPr>
        <w:t xml:space="preserve">0 - Согласование </w:t>
      </w:r>
      <w:r w:rsidR="008838B7">
        <w:rPr>
          <w:rFonts w:eastAsiaTheme="majorEastAsia" w:cstheme="majorBidi"/>
          <w:b/>
          <w:i w:val="0"/>
          <w:caps w:val="0"/>
          <w:sz w:val="24"/>
          <w:szCs w:val="24"/>
        </w:rPr>
        <w:t>расширения</w:t>
      </w:r>
      <w:r w:rsidR="008838B7" w:rsidRPr="000A08D4">
        <w:rPr>
          <w:rFonts w:eastAsiaTheme="majorEastAsia" w:cstheme="majorBidi"/>
          <w:b/>
          <w:i w:val="0"/>
          <w:caps w:val="0"/>
          <w:sz w:val="24"/>
          <w:szCs w:val="24"/>
        </w:rPr>
        <w:t xml:space="preserve"> </w:t>
      </w:r>
      <w:r>
        <w:rPr>
          <w:rFonts w:eastAsiaTheme="majorEastAsia" w:cstheme="majorBidi"/>
          <w:b/>
          <w:i w:val="0"/>
          <w:caps w:val="0"/>
          <w:sz w:val="24"/>
          <w:szCs w:val="24"/>
        </w:rPr>
        <w:t>Резерва УК</w:t>
      </w:r>
      <w:r w:rsidRPr="000A08D4">
        <w:rPr>
          <w:rFonts w:eastAsiaTheme="majorEastAsia" w:cstheme="majorBidi"/>
          <w:b/>
          <w:i w:val="0"/>
          <w:caps w:val="0"/>
          <w:sz w:val="24"/>
          <w:szCs w:val="24"/>
        </w:rPr>
        <w:t xml:space="preserve"> (на уровне </w:t>
      </w:r>
      <w:r w:rsidRPr="006D0AB7">
        <w:rPr>
          <w:rFonts w:eastAsiaTheme="majorEastAsia" w:cstheme="majorBidi"/>
          <w:b/>
          <w:i w:val="0"/>
          <w:caps w:val="0"/>
          <w:sz w:val="24"/>
          <w:szCs w:val="24"/>
        </w:rPr>
        <w:t>Старш</w:t>
      </w:r>
      <w:r>
        <w:rPr>
          <w:rFonts w:eastAsiaTheme="majorEastAsia" w:cstheme="majorBidi"/>
          <w:b/>
          <w:i w:val="0"/>
          <w:caps w:val="0"/>
          <w:sz w:val="24"/>
          <w:szCs w:val="24"/>
        </w:rPr>
        <w:t>его</w:t>
      </w:r>
      <w:r w:rsidRPr="006D0AB7">
        <w:rPr>
          <w:rFonts w:eastAsiaTheme="majorEastAsia" w:cstheme="majorBidi"/>
          <w:b/>
          <w:i w:val="0"/>
          <w:caps w:val="0"/>
          <w:sz w:val="24"/>
          <w:szCs w:val="24"/>
        </w:rPr>
        <w:t xml:space="preserve"> Вице-президент</w:t>
      </w:r>
      <w:r>
        <w:rPr>
          <w:rFonts w:eastAsiaTheme="majorEastAsia" w:cstheme="majorBidi"/>
          <w:b/>
          <w:i w:val="0"/>
          <w:caps w:val="0"/>
          <w:sz w:val="24"/>
          <w:szCs w:val="24"/>
        </w:rPr>
        <w:t>а</w:t>
      </w:r>
      <w:r w:rsidRPr="006D0AB7">
        <w:rPr>
          <w:rFonts w:eastAsiaTheme="majorEastAsia" w:cstheme="majorBidi"/>
          <w:b/>
          <w:i w:val="0"/>
          <w:caps w:val="0"/>
          <w:sz w:val="24"/>
          <w:szCs w:val="24"/>
        </w:rPr>
        <w:t xml:space="preserve"> по операционной деятельности УК</w:t>
      </w:r>
      <w:r>
        <w:rPr>
          <w:rFonts w:eastAsiaTheme="majorEastAsia" w:cstheme="majorBidi"/>
          <w:b/>
          <w:i w:val="0"/>
          <w:caps w:val="0"/>
          <w:sz w:val="24"/>
          <w:szCs w:val="24"/>
        </w:rPr>
        <w:t>)</w:t>
      </w:r>
    </w:p>
    <w:p w14:paraId="25D37633" w14:textId="467E6877" w:rsidR="00652DFA" w:rsidRPr="000A08D4" w:rsidRDefault="00652DFA" w:rsidP="00652DFA">
      <w:pPr>
        <w:spacing w:after="240" w:line="276" w:lineRule="auto"/>
        <w:ind w:firstLine="567"/>
        <w:rPr>
          <w:rFonts w:cs="Arial"/>
        </w:rPr>
      </w:pPr>
      <w:r w:rsidRPr="000A08D4">
        <w:rPr>
          <w:rFonts w:ascii="Arial" w:hAnsi="Arial" w:cs="Arial"/>
        </w:rPr>
        <w:t xml:space="preserve">Старший Вице-президент по операционной деятельности УК рассматривает </w:t>
      </w:r>
      <w:r w:rsidR="004A2D9A">
        <w:rPr>
          <w:rFonts w:ascii="Arial" w:hAnsi="Arial" w:cs="Arial"/>
        </w:rPr>
        <w:t xml:space="preserve">служебную записку </w:t>
      </w:r>
      <w:r w:rsidRPr="000A08D4">
        <w:rPr>
          <w:rFonts w:ascii="Arial" w:hAnsi="Arial" w:cs="Arial"/>
        </w:rPr>
        <w:t xml:space="preserve">на корректировку лимита </w:t>
      </w:r>
      <w:r w:rsidR="004A2D9A">
        <w:rPr>
          <w:rFonts w:ascii="Arial" w:hAnsi="Arial" w:cs="Arial"/>
        </w:rPr>
        <w:t>и сопровождающие её материалы</w:t>
      </w:r>
      <w:r w:rsidR="00891D31">
        <w:rPr>
          <w:rFonts w:ascii="Arial" w:hAnsi="Arial" w:cs="Arial"/>
        </w:rPr>
        <w:t>.</w:t>
      </w:r>
    </w:p>
    <w:p w14:paraId="3C6A376D" w14:textId="4C23E93F" w:rsidR="00652DFA" w:rsidRDefault="00652DFA" w:rsidP="00652DFA">
      <w:pPr>
        <w:spacing w:after="240" w:line="276" w:lineRule="auto"/>
        <w:ind w:firstLine="567"/>
        <w:rPr>
          <w:rFonts w:ascii="Arial" w:hAnsi="Arial" w:cs="Arial"/>
        </w:rPr>
      </w:pPr>
      <w:r w:rsidRPr="000A08D4">
        <w:rPr>
          <w:rFonts w:ascii="Arial" w:hAnsi="Arial" w:cs="Arial"/>
        </w:rPr>
        <w:t xml:space="preserve">Если </w:t>
      </w:r>
      <w:r w:rsidR="008838B7">
        <w:rPr>
          <w:rFonts w:ascii="Arial" w:hAnsi="Arial" w:cs="Arial"/>
        </w:rPr>
        <w:t>расширение</w:t>
      </w:r>
      <w:r w:rsidR="008838B7" w:rsidRPr="000A08D4">
        <w:rPr>
          <w:rFonts w:ascii="Arial" w:hAnsi="Arial" w:cs="Arial"/>
        </w:rPr>
        <w:t xml:space="preserve"> </w:t>
      </w:r>
      <w:r w:rsidR="004A2D9A">
        <w:rPr>
          <w:rFonts w:ascii="Arial" w:hAnsi="Arial" w:cs="Arial"/>
        </w:rPr>
        <w:t>резерва УК</w:t>
      </w:r>
      <w:r w:rsidRPr="000A08D4">
        <w:rPr>
          <w:rFonts w:ascii="Arial" w:hAnsi="Arial" w:cs="Arial"/>
        </w:rPr>
        <w:t xml:space="preserve"> возможно, то </w:t>
      </w:r>
      <w:r w:rsidR="004A2D9A">
        <w:rPr>
          <w:rFonts w:ascii="Arial" w:hAnsi="Arial" w:cs="Arial"/>
        </w:rPr>
        <w:t>служебная записка утверждается</w:t>
      </w:r>
      <w:r w:rsidRPr="000A08D4">
        <w:rPr>
          <w:rFonts w:ascii="Arial" w:hAnsi="Arial" w:cs="Arial"/>
        </w:rPr>
        <w:t>, если нет, то отклоняется.</w:t>
      </w:r>
      <w:r w:rsidR="00945398">
        <w:rPr>
          <w:rFonts w:ascii="Arial" w:hAnsi="Arial" w:cs="Arial"/>
        </w:rPr>
        <w:t xml:space="preserve"> </w:t>
      </w:r>
    </w:p>
    <w:p w14:paraId="2F75F25F" w14:textId="65576E83" w:rsidR="00945398" w:rsidRDefault="004A2D9A" w:rsidP="004A2D9A">
      <w:pPr>
        <w:spacing w:after="240" w:line="276" w:lineRule="auto"/>
        <w:ind w:firstLine="567"/>
        <w:rPr>
          <w:rFonts w:ascii="Arial" w:hAnsi="Arial" w:cs="Arial"/>
        </w:rPr>
      </w:pPr>
      <w:r>
        <w:rPr>
          <w:rFonts w:ascii="Arial" w:hAnsi="Arial" w:cs="Arial"/>
        </w:rPr>
        <w:t xml:space="preserve">При отклонении служебной записки корректировка лимита </w:t>
      </w:r>
      <w:r w:rsidR="0093340E">
        <w:rPr>
          <w:rFonts w:ascii="Arial" w:hAnsi="Arial" w:cs="Arial"/>
        </w:rPr>
        <w:t>проекта</w:t>
      </w:r>
      <w:r>
        <w:rPr>
          <w:rFonts w:ascii="Arial" w:hAnsi="Arial" w:cs="Arial"/>
        </w:rPr>
        <w:t xml:space="preserve"> возвращается на ТК БЕ</w:t>
      </w:r>
      <w:r w:rsidR="00945398">
        <w:rPr>
          <w:rFonts w:ascii="Arial" w:hAnsi="Arial" w:cs="Arial"/>
        </w:rPr>
        <w:t xml:space="preserve">, </w:t>
      </w:r>
      <w:r w:rsidR="00945398">
        <w:rPr>
          <w:rFonts w:ascii="Arial" w:hAnsi="Arial" w:cs="Arial"/>
          <w:color w:val="000000" w:themeColor="text1"/>
        </w:rPr>
        <w:t>специалистом в роли Планировщика бюджета УА УК устанавливается на СПП-элементе статус ТРКБ.</w:t>
      </w:r>
    </w:p>
    <w:p w14:paraId="0DD152BA" w14:textId="11D38B4F" w:rsidR="004A2D9A" w:rsidRDefault="004A2D9A" w:rsidP="004A2D9A">
      <w:pPr>
        <w:spacing w:after="240" w:line="276" w:lineRule="auto"/>
        <w:ind w:firstLine="567"/>
        <w:rPr>
          <w:rFonts w:ascii="Arial" w:hAnsi="Arial" w:cs="Arial"/>
        </w:rPr>
      </w:pPr>
      <w:r>
        <w:rPr>
          <w:rFonts w:ascii="Arial" w:hAnsi="Arial" w:cs="Arial"/>
        </w:rPr>
        <w:t xml:space="preserve">Если </w:t>
      </w:r>
      <w:r w:rsidR="00891D31">
        <w:rPr>
          <w:rFonts w:ascii="Arial" w:hAnsi="Arial" w:cs="Arial"/>
        </w:rPr>
        <w:t xml:space="preserve">расширение </w:t>
      </w:r>
      <w:r>
        <w:rPr>
          <w:rFonts w:ascii="Arial" w:hAnsi="Arial" w:cs="Arial"/>
        </w:rPr>
        <w:t xml:space="preserve">резерва </w:t>
      </w:r>
      <w:r w:rsidR="00891D31">
        <w:rPr>
          <w:rFonts w:ascii="Arial" w:hAnsi="Arial" w:cs="Arial"/>
        </w:rPr>
        <w:t xml:space="preserve">УК </w:t>
      </w:r>
      <w:r>
        <w:rPr>
          <w:rFonts w:ascii="Arial" w:hAnsi="Arial" w:cs="Arial"/>
        </w:rPr>
        <w:t xml:space="preserve">возможно, то процесс выполняется в соответствии с </w:t>
      </w:r>
      <w:r w:rsidR="0093340E">
        <w:rPr>
          <w:rFonts w:ascii="Arial" w:hAnsi="Arial" w:cs="Arial"/>
        </w:rPr>
        <w:t>регламентами</w:t>
      </w:r>
      <w:r>
        <w:rPr>
          <w:rFonts w:ascii="Arial" w:hAnsi="Arial" w:cs="Arial"/>
        </w:rPr>
        <w:t xml:space="preserve"> </w:t>
      </w:r>
      <w:r w:rsidR="0093340E">
        <w:rPr>
          <w:rFonts w:ascii="Arial" w:hAnsi="Arial" w:cs="Arial"/>
        </w:rPr>
        <w:t>корректировок</w:t>
      </w:r>
      <w:r w:rsidR="00891D31">
        <w:rPr>
          <w:rFonts w:ascii="Arial" w:hAnsi="Arial" w:cs="Arial"/>
        </w:rPr>
        <w:t xml:space="preserve"> (разработка </w:t>
      </w:r>
      <w:r w:rsidR="00891D31">
        <w:rPr>
          <w:rFonts w:ascii="Arial" w:hAnsi="Arial" w:cs="Arial"/>
          <w:lang w:val="en-US"/>
        </w:rPr>
        <w:t>FM</w:t>
      </w:r>
      <w:r w:rsidR="00891D31">
        <w:rPr>
          <w:rFonts w:ascii="Arial" w:hAnsi="Arial" w:cs="Arial"/>
        </w:rPr>
        <w:t>201_</w:t>
      </w:r>
      <w:r w:rsidR="00891D31" w:rsidRPr="00494ECB">
        <w:rPr>
          <w:rFonts w:ascii="Arial" w:hAnsi="Arial" w:cs="Arial"/>
        </w:rPr>
        <w:t xml:space="preserve">02 </w:t>
      </w:r>
      <w:r w:rsidR="00891D31">
        <w:rPr>
          <w:rFonts w:ascii="Arial" w:hAnsi="Arial" w:cs="Arial"/>
        </w:rPr>
        <w:t xml:space="preserve">«Интеграция </w:t>
      </w:r>
      <w:r w:rsidR="00891D31">
        <w:rPr>
          <w:rFonts w:ascii="Arial" w:hAnsi="Arial" w:cs="Arial"/>
          <w:lang w:val="en-US"/>
        </w:rPr>
        <w:t>FM</w:t>
      </w:r>
      <w:r w:rsidR="00891D31" w:rsidRPr="00494ECB">
        <w:rPr>
          <w:rFonts w:ascii="Arial" w:hAnsi="Arial" w:cs="Arial"/>
        </w:rPr>
        <w:t xml:space="preserve"> </w:t>
      </w:r>
      <w:r w:rsidR="00891D31">
        <w:rPr>
          <w:rFonts w:ascii="Arial" w:hAnsi="Arial" w:cs="Arial"/>
        </w:rPr>
        <w:t>со смежными модулями»).</w:t>
      </w:r>
    </w:p>
    <w:p w14:paraId="09EBCD0B" w14:textId="77777777" w:rsidR="008838B7" w:rsidRPr="009936BB" w:rsidRDefault="008838B7" w:rsidP="004A2D9A">
      <w:pPr>
        <w:spacing w:after="240" w:line="276" w:lineRule="auto"/>
        <w:ind w:firstLine="567"/>
        <w:rPr>
          <w:rFonts w:ascii="Arial" w:hAnsi="Arial" w:cs="Arial"/>
        </w:rPr>
      </w:pPr>
    </w:p>
    <w:p w14:paraId="42B9F0BB" w14:textId="1BA59E8D" w:rsidR="008838B7" w:rsidRDefault="008838B7" w:rsidP="008838B7">
      <w:pPr>
        <w:pStyle w:val="4"/>
        <w:spacing w:after="120"/>
        <w:ind w:left="862" w:hanging="862"/>
        <w:rPr>
          <w:rFonts w:eastAsiaTheme="majorEastAsia" w:cstheme="majorBidi"/>
          <w:b/>
          <w:i w:val="0"/>
          <w:caps w:val="0"/>
          <w:sz w:val="24"/>
          <w:szCs w:val="24"/>
        </w:rPr>
      </w:pPr>
      <w:r>
        <w:rPr>
          <w:rFonts w:eastAsiaTheme="majorEastAsia" w:cstheme="majorBidi"/>
          <w:b/>
          <w:i w:val="0"/>
          <w:caps w:val="0"/>
          <w:sz w:val="24"/>
          <w:szCs w:val="24"/>
        </w:rPr>
        <w:t>Шаг процесса 155 – Установка статуса выделения средств согласовано в рамках УК</w:t>
      </w:r>
    </w:p>
    <w:p w14:paraId="72550461" w14:textId="41DEBCD1" w:rsidR="008838B7" w:rsidRDefault="008838B7" w:rsidP="008838B7">
      <w:pPr>
        <w:spacing w:after="240" w:line="276" w:lineRule="auto"/>
        <w:ind w:firstLine="567"/>
        <w:rPr>
          <w:rFonts w:ascii="Arial" w:hAnsi="Arial" w:cs="Arial"/>
          <w:color w:val="000000" w:themeColor="text1"/>
        </w:rPr>
      </w:pPr>
      <w:r>
        <w:rPr>
          <w:rFonts w:ascii="Arial" w:hAnsi="Arial" w:cs="Arial"/>
          <w:color w:val="000000" w:themeColor="text1"/>
        </w:rPr>
        <w:t>После согласования выделения средств в рамках УК специалистом в роли Утверждающий бюджет проекта УК статус СПП-элемента меняет</w:t>
      </w:r>
      <w:r w:rsidR="008462D4">
        <w:rPr>
          <w:rFonts w:ascii="Arial" w:hAnsi="Arial" w:cs="Arial"/>
          <w:color w:val="000000" w:themeColor="text1"/>
        </w:rPr>
        <w:t>ся с КРУК</w:t>
      </w:r>
      <w:r>
        <w:rPr>
          <w:rFonts w:ascii="Arial" w:hAnsi="Arial" w:cs="Arial"/>
          <w:color w:val="000000" w:themeColor="text1"/>
        </w:rPr>
        <w:t xml:space="preserve"> на КОРБ – Выделение средств согласовано.</w:t>
      </w:r>
    </w:p>
    <w:p w14:paraId="51DD3394" w14:textId="77777777" w:rsidR="00652DFA" w:rsidRPr="009936BB" w:rsidRDefault="00652DFA" w:rsidP="00652DFA">
      <w:pPr>
        <w:spacing w:after="240" w:line="276" w:lineRule="auto"/>
        <w:ind w:firstLine="567"/>
        <w:rPr>
          <w:rFonts w:ascii="Arial" w:hAnsi="Arial" w:cs="Arial"/>
          <w:color w:val="000000" w:themeColor="text1"/>
        </w:rPr>
      </w:pPr>
    </w:p>
    <w:p w14:paraId="23E9ACED" w14:textId="114DAE97" w:rsidR="00652DFA" w:rsidRDefault="00652DFA" w:rsidP="00652DFA">
      <w:pPr>
        <w:pStyle w:val="4"/>
        <w:spacing w:after="120"/>
        <w:ind w:left="862" w:hanging="862"/>
        <w:rPr>
          <w:rFonts w:eastAsiaTheme="majorEastAsia" w:cstheme="majorBidi"/>
          <w:b/>
          <w:i w:val="0"/>
          <w:caps w:val="0"/>
          <w:sz w:val="24"/>
          <w:szCs w:val="24"/>
        </w:rPr>
      </w:pPr>
      <w:r w:rsidRPr="00D26858">
        <w:rPr>
          <w:rFonts w:eastAsiaTheme="majorEastAsia" w:cstheme="majorBidi"/>
          <w:b/>
          <w:i w:val="0"/>
          <w:caps w:val="0"/>
          <w:sz w:val="24"/>
          <w:szCs w:val="24"/>
        </w:rPr>
        <w:t>Шаг процесса 1</w:t>
      </w:r>
      <w:r>
        <w:rPr>
          <w:rFonts w:eastAsiaTheme="majorEastAsia" w:cstheme="majorBidi"/>
          <w:b/>
          <w:i w:val="0"/>
          <w:caps w:val="0"/>
          <w:sz w:val="24"/>
          <w:szCs w:val="24"/>
        </w:rPr>
        <w:t>6</w:t>
      </w:r>
      <w:r w:rsidRPr="00D26858">
        <w:rPr>
          <w:rFonts w:eastAsiaTheme="majorEastAsia" w:cstheme="majorBidi"/>
          <w:b/>
          <w:i w:val="0"/>
          <w:caps w:val="0"/>
          <w:sz w:val="24"/>
          <w:szCs w:val="24"/>
        </w:rPr>
        <w:t xml:space="preserve">0 - </w:t>
      </w:r>
      <w:r w:rsidRPr="006D0AB7">
        <w:rPr>
          <w:rFonts w:eastAsiaTheme="majorEastAsia" w:cstheme="majorBidi"/>
          <w:b/>
          <w:i w:val="0"/>
          <w:caps w:val="0"/>
          <w:sz w:val="24"/>
          <w:szCs w:val="24"/>
        </w:rPr>
        <w:t>Перенос лимита с Резерва УК</w:t>
      </w:r>
      <w:r>
        <w:rPr>
          <w:rFonts w:eastAsiaTheme="majorEastAsia" w:cstheme="majorBidi"/>
          <w:b/>
          <w:i w:val="0"/>
          <w:caps w:val="0"/>
          <w:sz w:val="24"/>
          <w:szCs w:val="24"/>
        </w:rPr>
        <w:t xml:space="preserve"> на корректируемый Проект</w:t>
      </w:r>
    </w:p>
    <w:p w14:paraId="15130F12" w14:textId="78310C07" w:rsidR="003B4B41" w:rsidRDefault="00945398" w:rsidP="00652DFA">
      <w:pPr>
        <w:spacing w:after="240" w:line="276" w:lineRule="auto"/>
        <w:ind w:firstLine="567"/>
        <w:rPr>
          <w:rFonts w:ascii="Arial" w:hAnsi="Arial" w:cs="Arial"/>
          <w:color w:val="000000" w:themeColor="text1"/>
        </w:rPr>
      </w:pPr>
      <w:r>
        <w:rPr>
          <w:rFonts w:ascii="Arial" w:hAnsi="Arial" w:cs="Arial"/>
          <w:color w:val="000000" w:themeColor="text1"/>
        </w:rPr>
        <w:t>После того, как</w:t>
      </w:r>
      <w:r w:rsidR="003B4B41">
        <w:rPr>
          <w:rFonts w:ascii="Arial" w:hAnsi="Arial" w:cs="Arial"/>
          <w:color w:val="000000" w:themeColor="text1"/>
        </w:rPr>
        <w:t xml:space="preserve"> резерва УК достаточно для покрыт</w:t>
      </w:r>
      <w:r w:rsidR="003C3F5B">
        <w:rPr>
          <w:rFonts w:ascii="Arial" w:hAnsi="Arial" w:cs="Arial"/>
          <w:color w:val="000000" w:themeColor="text1"/>
        </w:rPr>
        <w:t>ия дефицита проекта, выполняется перенос лимита.</w:t>
      </w:r>
    </w:p>
    <w:p w14:paraId="19C4317B" w14:textId="26D84254" w:rsidR="008462D4" w:rsidRDefault="003C3F5B" w:rsidP="008462D4">
      <w:pPr>
        <w:spacing w:after="240" w:line="276" w:lineRule="auto"/>
        <w:ind w:firstLine="567"/>
        <w:rPr>
          <w:rFonts w:ascii="Arial" w:hAnsi="Arial" w:cs="Arial"/>
          <w:color w:val="000000" w:themeColor="text1"/>
        </w:rPr>
      </w:pPr>
      <w:r>
        <w:rPr>
          <w:rFonts w:ascii="Arial" w:hAnsi="Arial" w:cs="Arial"/>
          <w:color w:val="000000" w:themeColor="text1"/>
        </w:rPr>
        <w:t xml:space="preserve">Перенос выполняется исполнителем в роли </w:t>
      </w:r>
      <w:r w:rsidR="008462D4">
        <w:rPr>
          <w:rFonts w:ascii="Arial" w:hAnsi="Arial" w:cs="Arial"/>
          <w:color w:val="000000" w:themeColor="text1"/>
        </w:rPr>
        <w:t>Утверждающий бюджет проекта УК</w:t>
      </w:r>
      <w:r w:rsidR="008462D4" w:rsidRPr="008E6E96" w:rsidDel="008462D4">
        <w:rPr>
          <w:rFonts w:ascii="Arial" w:hAnsi="Arial" w:cs="Arial"/>
          <w:color w:val="000000" w:themeColor="text1"/>
        </w:rPr>
        <w:t xml:space="preserve"> </w:t>
      </w:r>
      <w:r w:rsidR="008462D4">
        <w:rPr>
          <w:rFonts w:ascii="Arial" w:hAnsi="Arial" w:cs="Arial"/>
          <w:color w:val="000000" w:themeColor="text1"/>
        </w:rPr>
        <w:t xml:space="preserve">через разработанный отчет (код разработки </w:t>
      </w:r>
      <w:r w:rsidR="008462D4">
        <w:rPr>
          <w:rFonts w:ascii="Arial" w:hAnsi="Arial" w:cs="Arial"/>
          <w:color w:val="000000" w:themeColor="text1"/>
          <w:lang w:val="en-US"/>
        </w:rPr>
        <w:t>PM</w:t>
      </w:r>
      <w:r w:rsidR="008462D4" w:rsidRPr="00494ECB">
        <w:rPr>
          <w:rFonts w:ascii="Arial" w:hAnsi="Arial" w:cs="Arial"/>
          <w:color w:val="000000" w:themeColor="text1"/>
        </w:rPr>
        <w:t>65</w:t>
      </w:r>
      <w:r w:rsidR="008462D4">
        <w:rPr>
          <w:rFonts w:ascii="Arial" w:hAnsi="Arial" w:cs="Arial"/>
          <w:color w:val="000000" w:themeColor="text1"/>
        </w:rPr>
        <w:t>)</w:t>
      </w:r>
      <w:r>
        <w:rPr>
          <w:rFonts w:ascii="Arial" w:hAnsi="Arial" w:cs="Arial"/>
          <w:color w:val="000000" w:themeColor="text1"/>
        </w:rPr>
        <w:t>.</w:t>
      </w:r>
    </w:p>
    <w:p w14:paraId="16AAF754" w14:textId="77777777" w:rsidR="008462D4" w:rsidRDefault="008462D4" w:rsidP="008462D4">
      <w:pPr>
        <w:spacing w:after="240" w:line="276" w:lineRule="auto"/>
        <w:ind w:firstLine="567"/>
        <w:rPr>
          <w:rFonts w:ascii="Arial" w:hAnsi="Arial" w:cs="Arial"/>
          <w:color w:val="000000" w:themeColor="text1"/>
        </w:rPr>
      </w:pPr>
      <w:r>
        <w:rPr>
          <w:rFonts w:ascii="Arial" w:hAnsi="Arial" w:cs="Arial"/>
          <w:color w:val="000000" w:themeColor="text1"/>
        </w:rPr>
        <w:t>При этом осуществляются следующие проверки:</w:t>
      </w:r>
    </w:p>
    <w:p w14:paraId="37DF1B78" w14:textId="193EE5A7" w:rsidR="008462D4" w:rsidRDefault="008462D4" w:rsidP="008462D4">
      <w:pPr>
        <w:spacing w:after="240" w:line="276" w:lineRule="auto"/>
        <w:ind w:firstLine="567"/>
        <w:rPr>
          <w:rFonts w:ascii="Arial" w:hAnsi="Arial" w:cs="Arial"/>
          <w:color w:val="000000" w:themeColor="text1"/>
        </w:rPr>
      </w:pPr>
      <w:r>
        <w:rPr>
          <w:rFonts w:ascii="Arial" w:hAnsi="Arial" w:cs="Arial"/>
          <w:color w:val="000000" w:themeColor="text1"/>
        </w:rPr>
        <w:t xml:space="preserve">- проверка по переносу средств только в рамках бюджета </w:t>
      </w:r>
      <w:r>
        <w:rPr>
          <w:rFonts w:ascii="Arial" w:hAnsi="Arial" w:cs="Arial"/>
          <w:color w:val="000000" w:themeColor="text1"/>
          <w:lang w:val="en-US"/>
        </w:rPr>
        <w:t>OPEX</w:t>
      </w:r>
      <w:r w:rsidRPr="00494ECB">
        <w:rPr>
          <w:rFonts w:ascii="Arial" w:hAnsi="Arial" w:cs="Arial"/>
          <w:color w:val="000000" w:themeColor="text1"/>
        </w:rPr>
        <w:t xml:space="preserve"> </w:t>
      </w:r>
      <w:r>
        <w:rPr>
          <w:rFonts w:ascii="Arial" w:hAnsi="Arial" w:cs="Arial"/>
          <w:color w:val="000000" w:themeColor="text1"/>
        </w:rPr>
        <w:t xml:space="preserve">или бюджета </w:t>
      </w:r>
      <w:r>
        <w:rPr>
          <w:rFonts w:ascii="Arial" w:hAnsi="Arial" w:cs="Arial"/>
          <w:color w:val="000000" w:themeColor="text1"/>
          <w:lang w:val="en-US"/>
        </w:rPr>
        <w:t>CAPEX</w:t>
      </w:r>
      <w:r w:rsidRPr="00494ECB">
        <w:rPr>
          <w:rFonts w:ascii="Arial" w:hAnsi="Arial" w:cs="Arial"/>
          <w:color w:val="000000" w:themeColor="text1"/>
        </w:rPr>
        <w:t xml:space="preserve">, </w:t>
      </w:r>
      <w:r>
        <w:rPr>
          <w:rFonts w:ascii="Arial" w:hAnsi="Arial" w:cs="Arial"/>
          <w:color w:val="000000" w:themeColor="text1"/>
        </w:rPr>
        <w:t xml:space="preserve">перераспределение между бюджетами </w:t>
      </w:r>
      <w:r>
        <w:rPr>
          <w:rFonts w:ascii="Arial" w:hAnsi="Arial" w:cs="Arial"/>
          <w:color w:val="000000" w:themeColor="text1"/>
          <w:lang w:val="en-US"/>
        </w:rPr>
        <w:t>CAPEX</w:t>
      </w:r>
      <w:r w:rsidRPr="00494ECB">
        <w:rPr>
          <w:rFonts w:ascii="Arial" w:hAnsi="Arial" w:cs="Arial"/>
          <w:color w:val="000000" w:themeColor="text1"/>
        </w:rPr>
        <w:t xml:space="preserve"> </w:t>
      </w:r>
      <w:r>
        <w:rPr>
          <w:rFonts w:ascii="Arial" w:hAnsi="Arial" w:cs="Arial"/>
          <w:color w:val="000000" w:themeColor="text1"/>
        </w:rPr>
        <w:t xml:space="preserve">и </w:t>
      </w:r>
      <w:r>
        <w:rPr>
          <w:rFonts w:ascii="Arial" w:hAnsi="Arial" w:cs="Arial"/>
          <w:color w:val="000000" w:themeColor="text1"/>
          <w:lang w:val="en-US"/>
        </w:rPr>
        <w:t>OPEX</w:t>
      </w:r>
      <w:r w:rsidRPr="00494ECB">
        <w:rPr>
          <w:rFonts w:ascii="Arial" w:hAnsi="Arial" w:cs="Arial"/>
          <w:color w:val="000000" w:themeColor="text1"/>
        </w:rPr>
        <w:t xml:space="preserve"> </w:t>
      </w:r>
      <w:r>
        <w:rPr>
          <w:rFonts w:ascii="Arial" w:hAnsi="Arial" w:cs="Arial"/>
          <w:color w:val="000000" w:themeColor="text1"/>
        </w:rPr>
        <w:t>запрещены.</w:t>
      </w:r>
    </w:p>
    <w:p w14:paraId="052DAF27" w14:textId="77777777" w:rsidR="008462D4" w:rsidRDefault="008462D4" w:rsidP="008462D4">
      <w:pPr>
        <w:spacing w:after="240" w:line="276" w:lineRule="auto"/>
        <w:ind w:firstLine="567"/>
        <w:rPr>
          <w:rFonts w:ascii="Arial" w:hAnsi="Arial" w:cs="Arial"/>
          <w:color w:val="000000" w:themeColor="text1"/>
        </w:rPr>
      </w:pPr>
      <w:r>
        <w:rPr>
          <w:rFonts w:ascii="Arial" w:hAnsi="Arial" w:cs="Arial"/>
          <w:color w:val="000000" w:themeColor="text1"/>
        </w:rPr>
        <w:t>- проверка по сумме переноса неменьше дефицита на СПП-элементе.</w:t>
      </w:r>
    </w:p>
    <w:p w14:paraId="44A51581" w14:textId="77777777" w:rsidR="008462D4" w:rsidRDefault="008462D4" w:rsidP="008462D4">
      <w:pPr>
        <w:spacing w:after="240" w:line="276" w:lineRule="auto"/>
        <w:ind w:firstLine="567"/>
        <w:rPr>
          <w:rFonts w:ascii="Arial" w:hAnsi="Arial" w:cs="Arial"/>
          <w:color w:val="000000" w:themeColor="text1"/>
        </w:rPr>
      </w:pPr>
      <w:r>
        <w:rPr>
          <w:rFonts w:ascii="Arial" w:hAnsi="Arial" w:cs="Arial"/>
          <w:color w:val="000000" w:themeColor="text1"/>
        </w:rPr>
        <w:t>После успешного переноса средств между СПП-элементами автоматически:</w:t>
      </w:r>
    </w:p>
    <w:p w14:paraId="0C36C165" w14:textId="77777777" w:rsidR="008462D4" w:rsidRDefault="008462D4" w:rsidP="008462D4">
      <w:pPr>
        <w:spacing w:after="240" w:line="276" w:lineRule="auto"/>
        <w:ind w:firstLine="567"/>
        <w:rPr>
          <w:rFonts w:ascii="Arial" w:hAnsi="Arial" w:cs="Arial"/>
          <w:color w:val="000000" w:themeColor="text1"/>
        </w:rPr>
      </w:pPr>
      <w:r>
        <w:rPr>
          <w:rFonts w:ascii="Arial" w:hAnsi="Arial" w:cs="Arial"/>
          <w:color w:val="000000" w:themeColor="text1"/>
        </w:rPr>
        <w:t>- на СПП-получателе устанавливается статус УТВК – Скорректированный бюджет утвержден;</w:t>
      </w:r>
    </w:p>
    <w:p w14:paraId="2BA5F6C4" w14:textId="77777777" w:rsidR="008462D4" w:rsidRDefault="008462D4" w:rsidP="008462D4">
      <w:pPr>
        <w:spacing w:after="240" w:line="276" w:lineRule="auto"/>
        <w:ind w:firstLine="567"/>
        <w:rPr>
          <w:rFonts w:ascii="Arial" w:hAnsi="Arial" w:cs="Arial"/>
          <w:color w:val="000000" w:themeColor="text1"/>
        </w:rPr>
      </w:pPr>
      <w:r>
        <w:rPr>
          <w:rFonts w:ascii="Arial" w:hAnsi="Arial" w:cs="Arial"/>
          <w:color w:val="000000" w:themeColor="text1"/>
        </w:rPr>
        <w:t>- у заказа ТОРО снимается статус ТРКБ, устанавливается статус КОРБ – Бюджет выделен и скорректирован, на закладке «Доп. данные» проставляется СПП-элемент.</w:t>
      </w:r>
    </w:p>
    <w:p w14:paraId="18F88417" w14:textId="77777777" w:rsidR="008462D4" w:rsidRDefault="008462D4" w:rsidP="008462D4">
      <w:pPr>
        <w:spacing w:after="240" w:line="276" w:lineRule="auto"/>
        <w:ind w:firstLine="567"/>
        <w:rPr>
          <w:rFonts w:ascii="Arial" w:hAnsi="Arial" w:cs="Arial"/>
          <w:color w:val="000000" w:themeColor="text1"/>
        </w:rPr>
      </w:pPr>
      <w:r>
        <w:rPr>
          <w:rFonts w:ascii="Arial" w:hAnsi="Arial" w:cs="Arial"/>
          <w:color w:val="000000" w:themeColor="text1"/>
        </w:rPr>
        <w:t>- сетевой график деблокируется.</w:t>
      </w:r>
    </w:p>
    <w:p w14:paraId="0DE03C38" w14:textId="77777777" w:rsidR="00C55E5E" w:rsidRDefault="00C55E5E" w:rsidP="00652DFA">
      <w:pPr>
        <w:spacing w:after="240" w:line="276" w:lineRule="auto"/>
        <w:ind w:firstLine="567"/>
        <w:rPr>
          <w:rFonts w:ascii="Arial" w:hAnsi="Arial" w:cs="Arial"/>
          <w:color w:val="000000" w:themeColor="text1"/>
        </w:rPr>
      </w:pPr>
    </w:p>
    <w:p w14:paraId="0935788C" w14:textId="58FEF127" w:rsidR="00C55E5E" w:rsidRDefault="00C55E5E" w:rsidP="00C55E5E">
      <w:pPr>
        <w:pStyle w:val="4"/>
        <w:spacing w:after="120"/>
        <w:ind w:left="862" w:hanging="862"/>
        <w:rPr>
          <w:rFonts w:eastAsiaTheme="majorEastAsia" w:cstheme="majorBidi"/>
          <w:b/>
          <w:i w:val="0"/>
          <w:caps w:val="0"/>
          <w:sz w:val="24"/>
          <w:szCs w:val="24"/>
        </w:rPr>
      </w:pPr>
      <w:r w:rsidRPr="00D26858">
        <w:rPr>
          <w:rFonts w:eastAsiaTheme="majorEastAsia" w:cstheme="majorBidi"/>
          <w:b/>
          <w:i w:val="0"/>
          <w:caps w:val="0"/>
          <w:sz w:val="24"/>
          <w:szCs w:val="24"/>
        </w:rPr>
        <w:t>Шаг процесса 1</w:t>
      </w:r>
      <w:r>
        <w:rPr>
          <w:rFonts w:eastAsiaTheme="majorEastAsia" w:cstheme="majorBidi"/>
          <w:b/>
          <w:i w:val="0"/>
          <w:caps w:val="0"/>
          <w:sz w:val="24"/>
          <w:szCs w:val="24"/>
        </w:rPr>
        <w:t>7</w:t>
      </w:r>
      <w:r w:rsidRPr="00D26858">
        <w:rPr>
          <w:rFonts w:eastAsiaTheme="majorEastAsia" w:cstheme="majorBidi"/>
          <w:b/>
          <w:i w:val="0"/>
          <w:caps w:val="0"/>
          <w:sz w:val="24"/>
          <w:szCs w:val="24"/>
        </w:rPr>
        <w:t xml:space="preserve">0 </w:t>
      </w:r>
      <w:r>
        <w:rPr>
          <w:rFonts w:eastAsiaTheme="majorEastAsia" w:cstheme="majorBidi"/>
          <w:b/>
          <w:i w:val="0"/>
          <w:caps w:val="0"/>
          <w:sz w:val="24"/>
          <w:szCs w:val="24"/>
        </w:rPr>
        <w:t>–</w:t>
      </w:r>
      <w:r w:rsidRPr="00D26858">
        <w:rPr>
          <w:rFonts w:eastAsiaTheme="majorEastAsia" w:cstheme="majorBidi"/>
          <w:b/>
          <w:i w:val="0"/>
          <w:caps w:val="0"/>
          <w:sz w:val="24"/>
          <w:szCs w:val="24"/>
        </w:rPr>
        <w:t xml:space="preserve"> </w:t>
      </w:r>
      <w:r>
        <w:rPr>
          <w:rFonts w:eastAsiaTheme="majorEastAsia" w:cstheme="majorBidi"/>
          <w:b/>
          <w:i w:val="0"/>
          <w:caps w:val="0"/>
          <w:sz w:val="24"/>
          <w:szCs w:val="24"/>
        </w:rPr>
        <w:t xml:space="preserve">Формирование </w:t>
      </w:r>
      <w:r w:rsidR="002B5846">
        <w:rPr>
          <w:rFonts w:eastAsiaTheme="majorEastAsia" w:cstheme="majorBidi"/>
          <w:b/>
          <w:i w:val="0"/>
          <w:caps w:val="0"/>
          <w:sz w:val="24"/>
          <w:szCs w:val="24"/>
        </w:rPr>
        <w:t xml:space="preserve">и согласование </w:t>
      </w:r>
      <w:r>
        <w:rPr>
          <w:rFonts w:eastAsiaTheme="majorEastAsia" w:cstheme="majorBidi"/>
          <w:b/>
          <w:i w:val="0"/>
          <w:caps w:val="0"/>
          <w:sz w:val="24"/>
          <w:szCs w:val="24"/>
        </w:rPr>
        <w:t>ежемесячной и ежеквартальной отчетности</w:t>
      </w:r>
      <w:r w:rsidR="002B5846">
        <w:rPr>
          <w:rFonts w:eastAsiaTheme="majorEastAsia" w:cstheme="majorBidi"/>
          <w:b/>
          <w:i w:val="0"/>
          <w:caps w:val="0"/>
          <w:sz w:val="24"/>
          <w:szCs w:val="24"/>
        </w:rPr>
        <w:t xml:space="preserve"> на БЕ</w:t>
      </w:r>
    </w:p>
    <w:p w14:paraId="1E6A1668" w14:textId="25FA219A" w:rsidR="00C55E5E" w:rsidRDefault="00665CCD" w:rsidP="00652DFA">
      <w:pPr>
        <w:spacing w:after="240" w:line="276" w:lineRule="auto"/>
        <w:ind w:firstLine="567"/>
        <w:rPr>
          <w:rFonts w:ascii="Arial" w:hAnsi="Arial" w:cs="Arial"/>
          <w:color w:val="000000" w:themeColor="text1"/>
        </w:rPr>
      </w:pPr>
      <w:r w:rsidRPr="00494ECB">
        <w:rPr>
          <w:rFonts w:ascii="Arial" w:hAnsi="Arial" w:cs="Arial"/>
          <w:color w:val="000000" w:themeColor="text1"/>
        </w:rPr>
        <w:t>С целью ана</w:t>
      </w:r>
      <w:r w:rsidR="002B5846">
        <w:rPr>
          <w:rFonts w:ascii="Arial" w:hAnsi="Arial" w:cs="Arial"/>
          <w:color w:val="000000" w:themeColor="text1"/>
        </w:rPr>
        <w:t>лиза исполнения бюджета на ТК БЕ</w:t>
      </w:r>
      <w:r w:rsidRPr="00494ECB">
        <w:rPr>
          <w:rFonts w:ascii="Arial" w:hAnsi="Arial" w:cs="Arial"/>
          <w:color w:val="000000" w:themeColor="text1"/>
        </w:rPr>
        <w:t xml:space="preserve"> ежемесячно и ежеквартально в срок до 10 числа месяца, следующего за отчетным, </w:t>
      </w:r>
      <w:r>
        <w:rPr>
          <w:rFonts w:ascii="Arial" w:hAnsi="Arial" w:cs="Arial"/>
          <w:color w:val="000000" w:themeColor="text1"/>
        </w:rPr>
        <w:t xml:space="preserve">специалистом в роли </w:t>
      </w:r>
      <w:r w:rsidR="00E2300F">
        <w:rPr>
          <w:rFonts w:ascii="Arial" w:hAnsi="Arial" w:cs="Arial"/>
          <w:color w:val="000000" w:themeColor="text1"/>
        </w:rPr>
        <w:t xml:space="preserve">Планировщик бюджета УА </w:t>
      </w:r>
      <w:r w:rsidR="00A204B1">
        <w:rPr>
          <w:rFonts w:ascii="Arial" w:hAnsi="Arial" w:cs="Arial"/>
          <w:color w:val="000000" w:themeColor="text1"/>
        </w:rPr>
        <w:t>УО</w:t>
      </w:r>
      <w:r>
        <w:rPr>
          <w:rFonts w:ascii="Arial" w:hAnsi="Arial" w:cs="Arial"/>
          <w:color w:val="000000" w:themeColor="text1"/>
        </w:rPr>
        <w:t xml:space="preserve"> </w:t>
      </w:r>
      <w:r w:rsidR="00EE40BB">
        <w:rPr>
          <w:rFonts w:ascii="Arial" w:hAnsi="Arial" w:cs="Arial"/>
          <w:color w:val="000000" w:themeColor="text1"/>
        </w:rPr>
        <w:t xml:space="preserve">через приложение </w:t>
      </w:r>
      <w:r w:rsidR="00EE40BB" w:rsidRPr="000D01DD">
        <w:rPr>
          <w:rFonts w:ascii="Arial" w:hAnsi="Arial" w:cs="Arial"/>
          <w:color w:val="000000" w:themeColor="text1"/>
        </w:rPr>
        <w:t>SAP Analysis for Excel</w:t>
      </w:r>
      <w:r w:rsidR="00EE40BB" w:rsidRPr="00D71039">
        <w:rPr>
          <w:rFonts w:ascii="Arial" w:hAnsi="Arial" w:cs="Arial"/>
          <w:color w:val="000000" w:themeColor="text1"/>
        </w:rPr>
        <w:t xml:space="preserve"> </w:t>
      </w:r>
      <w:r w:rsidR="00EE40BB">
        <w:rPr>
          <w:rFonts w:ascii="Arial" w:hAnsi="Arial" w:cs="Arial"/>
          <w:color w:val="000000" w:themeColor="text1"/>
        </w:rPr>
        <w:t>подготавливае</w:t>
      </w:r>
      <w:r w:rsidRPr="00494ECB">
        <w:rPr>
          <w:rFonts w:ascii="Arial" w:hAnsi="Arial" w:cs="Arial"/>
          <w:color w:val="000000" w:themeColor="text1"/>
        </w:rPr>
        <w:t>тся</w:t>
      </w:r>
      <w:r w:rsidR="00E2300F">
        <w:rPr>
          <w:rFonts w:ascii="Arial" w:hAnsi="Arial" w:cs="Arial"/>
          <w:color w:val="000000" w:themeColor="text1"/>
        </w:rPr>
        <w:t xml:space="preserve"> отчет</w:t>
      </w:r>
      <w:r w:rsidR="00EE40BB">
        <w:rPr>
          <w:rFonts w:ascii="Arial" w:hAnsi="Arial" w:cs="Arial"/>
          <w:color w:val="000000" w:themeColor="text1"/>
        </w:rPr>
        <w:t xml:space="preserve"> «</w:t>
      </w:r>
      <w:r w:rsidR="00C55E5E" w:rsidRPr="00494ECB">
        <w:rPr>
          <w:rFonts w:ascii="Arial" w:hAnsi="Arial" w:cs="Arial"/>
          <w:color w:val="000000" w:themeColor="text1"/>
        </w:rPr>
        <w:t>План/факт исполнения бюджета ППА</w:t>
      </w:r>
      <w:r w:rsidR="00EE40BB">
        <w:rPr>
          <w:rFonts w:ascii="Arial" w:hAnsi="Arial" w:cs="Arial"/>
          <w:color w:val="000000" w:themeColor="text1"/>
        </w:rPr>
        <w:t xml:space="preserve">» (код разработки </w:t>
      </w:r>
      <w:r w:rsidR="00EE40BB">
        <w:rPr>
          <w:rFonts w:ascii="Arial" w:hAnsi="Arial" w:cs="Arial"/>
          <w:color w:val="000000" w:themeColor="text1"/>
          <w:lang w:val="en-US"/>
        </w:rPr>
        <w:t>PM</w:t>
      </w:r>
      <w:r w:rsidR="00EE40BB" w:rsidRPr="00494ECB">
        <w:rPr>
          <w:rFonts w:ascii="Arial" w:hAnsi="Arial" w:cs="Arial"/>
          <w:color w:val="000000" w:themeColor="text1"/>
        </w:rPr>
        <w:t>73</w:t>
      </w:r>
      <w:r w:rsidR="00E2300F">
        <w:rPr>
          <w:rFonts w:ascii="Arial" w:hAnsi="Arial" w:cs="Arial"/>
          <w:color w:val="000000" w:themeColor="text1"/>
        </w:rPr>
        <w:t xml:space="preserve">, </w:t>
      </w:r>
      <w:r w:rsidR="00E2300F">
        <w:rPr>
          <w:rFonts w:ascii="Arial" w:hAnsi="Arial" w:cs="Arial"/>
          <w:color w:val="000000" w:themeColor="text1"/>
          <w:lang w:val="en-US"/>
        </w:rPr>
        <w:t>PM</w:t>
      </w:r>
      <w:r w:rsidR="00E2300F" w:rsidRPr="00494ECB">
        <w:rPr>
          <w:rFonts w:ascii="Arial" w:hAnsi="Arial" w:cs="Arial"/>
          <w:color w:val="000000" w:themeColor="text1"/>
        </w:rPr>
        <w:t>74</w:t>
      </w:r>
      <w:r w:rsidR="00B3543B" w:rsidRPr="00494ECB">
        <w:rPr>
          <w:rFonts w:ascii="Arial" w:hAnsi="Arial" w:cs="Arial"/>
          <w:color w:val="000000" w:themeColor="text1"/>
        </w:rPr>
        <w:t xml:space="preserve">) </w:t>
      </w:r>
      <w:r w:rsidR="00B3543B">
        <w:rPr>
          <w:rFonts w:ascii="Arial" w:hAnsi="Arial" w:cs="Arial"/>
          <w:color w:val="000000" w:themeColor="text1"/>
        </w:rPr>
        <w:t>и «</w:t>
      </w:r>
      <w:r w:rsidR="00B3543B" w:rsidRPr="00B3543B">
        <w:rPr>
          <w:rFonts w:ascii="Arial" w:hAnsi="Arial" w:cs="Arial"/>
          <w:color w:val="000000" w:themeColor="text1"/>
        </w:rPr>
        <w:t>Отчёт по корректировкам бюджета ППА</w:t>
      </w:r>
      <w:r w:rsidR="00B3543B">
        <w:rPr>
          <w:rFonts w:ascii="Arial" w:hAnsi="Arial" w:cs="Arial"/>
          <w:color w:val="000000" w:themeColor="text1"/>
        </w:rPr>
        <w:t>» (код разработки</w:t>
      </w:r>
      <w:r w:rsidR="00B3543B" w:rsidRPr="00494ECB">
        <w:rPr>
          <w:rFonts w:ascii="Arial" w:hAnsi="Arial" w:cs="Arial"/>
          <w:color w:val="000000" w:themeColor="text1"/>
        </w:rPr>
        <w:t xml:space="preserve"> </w:t>
      </w:r>
      <w:r w:rsidR="00B3543B">
        <w:rPr>
          <w:rFonts w:ascii="Arial" w:hAnsi="Arial" w:cs="Arial"/>
          <w:color w:val="000000" w:themeColor="text1"/>
          <w:lang w:val="en-US"/>
        </w:rPr>
        <w:t>PM</w:t>
      </w:r>
      <w:r w:rsidR="00B3543B" w:rsidRPr="00494ECB">
        <w:rPr>
          <w:rFonts w:ascii="Arial" w:hAnsi="Arial" w:cs="Arial"/>
          <w:color w:val="000000" w:themeColor="text1"/>
        </w:rPr>
        <w:t>79</w:t>
      </w:r>
      <w:r w:rsidR="00EE40BB">
        <w:rPr>
          <w:rFonts w:ascii="Arial" w:hAnsi="Arial" w:cs="Arial"/>
          <w:color w:val="000000" w:themeColor="text1"/>
        </w:rPr>
        <w:t>).</w:t>
      </w:r>
    </w:p>
    <w:p w14:paraId="3180247E" w14:textId="357C45FA" w:rsidR="002B5846" w:rsidRDefault="00E91639" w:rsidP="00652DFA">
      <w:pPr>
        <w:spacing w:after="240" w:line="276" w:lineRule="auto"/>
        <w:ind w:firstLine="567"/>
        <w:rPr>
          <w:rFonts w:ascii="Arial" w:hAnsi="Arial" w:cs="Arial"/>
          <w:color w:val="000000" w:themeColor="text1"/>
        </w:rPr>
      </w:pPr>
      <w:r>
        <w:rPr>
          <w:rFonts w:ascii="Arial" w:hAnsi="Arial" w:cs="Arial"/>
          <w:color w:val="000000" w:themeColor="text1"/>
        </w:rPr>
        <w:t>Технический комитет УО</w:t>
      </w:r>
      <w:r w:rsidR="002B5846" w:rsidRPr="00494ECB">
        <w:rPr>
          <w:rFonts w:ascii="Arial" w:hAnsi="Arial" w:cs="Arial"/>
          <w:color w:val="000000" w:themeColor="text1"/>
        </w:rPr>
        <w:t xml:space="preserve"> в срок не более 3 рабочих дней рассматривает предоставленную ежемесячную/ ежеквартальную отчетность и согласовывает либо отклоняет рассмотренные документы. При согласовании отчетность направляется на рассмотрение ТК УК. При отклонении отчетность направляется исполнителю на корректировку. Срок внесения корректировок – не более 1 рабочего дня</w:t>
      </w:r>
      <w:r w:rsidR="002B5846">
        <w:rPr>
          <w:rFonts w:ascii="Arial" w:hAnsi="Arial" w:cs="Arial"/>
          <w:color w:val="000000" w:themeColor="text1"/>
        </w:rPr>
        <w:t>.</w:t>
      </w:r>
    </w:p>
    <w:p w14:paraId="488BAB0A" w14:textId="77777777" w:rsidR="002B5846" w:rsidRDefault="002B5846" w:rsidP="00652DFA">
      <w:pPr>
        <w:spacing w:after="240" w:line="276" w:lineRule="auto"/>
        <w:ind w:firstLine="567"/>
        <w:rPr>
          <w:rFonts w:ascii="Arial" w:hAnsi="Arial" w:cs="Arial"/>
          <w:color w:val="000000" w:themeColor="text1"/>
        </w:rPr>
      </w:pPr>
    </w:p>
    <w:p w14:paraId="3357DF54" w14:textId="6310EF11" w:rsidR="002B5846" w:rsidRDefault="002B5846" w:rsidP="002B5846">
      <w:pPr>
        <w:pStyle w:val="4"/>
        <w:spacing w:after="120"/>
        <w:ind w:left="862" w:hanging="862"/>
        <w:rPr>
          <w:rFonts w:eastAsiaTheme="majorEastAsia" w:cstheme="majorBidi"/>
          <w:b/>
          <w:i w:val="0"/>
          <w:caps w:val="0"/>
          <w:sz w:val="24"/>
          <w:szCs w:val="24"/>
        </w:rPr>
      </w:pPr>
      <w:r w:rsidRPr="00D26858">
        <w:rPr>
          <w:rFonts w:eastAsiaTheme="majorEastAsia" w:cstheme="majorBidi"/>
          <w:b/>
          <w:i w:val="0"/>
          <w:caps w:val="0"/>
          <w:sz w:val="24"/>
          <w:szCs w:val="24"/>
        </w:rPr>
        <w:t>Шаг процесса 1</w:t>
      </w:r>
      <w:r>
        <w:rPr>
          <w:rFonts w:eastAsiaTheme="majorEastAsia" w:cstheme="majorBidi"/>
          <w:b/>
          <w:i w:val="0"/>
          <w:caps w:val="0"/>
          <w:sz w:val="24"/>
          <w:szCs w:val="24"/>
        </w:rPr>
        <w:t>8</w:t>
      </w:r>
      <w:r w:rsidRPr="00D26858">
        <w:rPr>
          <w:rFonts w:eastAsiaTheme="majorEastAsia" w:cstheme="majorBidi"/>
          <w:b/>
          <w:i w:val="0"/>
          <w:caps w:val="0"/>
          <w:sz w:val="24"/>
          <w:szCs w:val="24"/>
        </w:rPr>
        <w:t xml:space="preserve">0 </w:t>
      </w:r>
      <w:r>
        <w:rPr>
          <w:rFonts w:eastAsiaTheme="majorEastAsia" w:cstheme="majorBidi"/>
          <w:b/>
          <w:i w:val="0"/>
          <w:caps w:val="0"/>
          <w:sz w:val="24"/>
          <w:szCs w:val="24"/>
        </w:rPr>
        <w:t>–</w:t>
      </w:r>
      <w:r w:rsidRPr="00D26858">
        <w:rPr>
          <w:rFonts w:eastAsiaTheme="majorEastAsia" w:cstheme="majorBidi"/>
          <w:b/>
          <w:i w:val="0"/>
          <w:caps w:val="0"/>
          <w:sz w:val="24"/>
          <w:szCs w:val="24"/>
        </w:rPr>
        <w:t xml:space="preserve"> </w:t>
      </w:r>
      <w:r>
        <w:rPr>
          <w:rFonts w:eastAsiaTheme="majorEastAsia" w:cstheme="majorBidi"/>
          <w:b/>
          <w:i w:val="0"/>
          <w:caps w:val="0"/>
          <w:sz w:val="24"/>
          <w:szCs w:val="24"/>
        </w:rPr>
        <w:t>Формирование и согласование ежемесячной и ежеквартальной отчетности на УК</w:t>
      </w:r>
    </w:p>
    <w:p w14:paraId="223430BA" w14:textId="3B661E34" w:rsidR="002B5846" w:rsidRDefault="002B5846" w:rsidP="00652DFA">
      <w:pPr>
        <w:spacing w:after="240" w:line="276" w:lineRule="auto"/>
        <w:ind w:firstLine="567"/>
        <w:rPr>
          <w:rFonts w:ascii="Arial" w:hAnsi="Arial" w:cs="Arial"/>
          <w:color w:val="000000" w:themeColor="text1"/>
        </w:rPr>
      </w:pPr>
      <w:r w:rsidRPr="00494ECB">
        <w:rPr>
          <w:rFonts w:ascii="Arial" w:hAnsi="Arial" w:cs="Arial"/>
          <w:color w:val="000000" w:themeColor="text1"/>
        </w:rPr>
        <w:t xml:space="preserve">Документы на ТК УК готовятся Планировщиком бюджета УА УК отдельно по </w:t>
      </w:r>
      <w:r>
        <w:rPr>
          <w:rFonts w:ascii="Arial" w:hAnsi="Arial" w:cs="Arial"/>
          <w:color w:val="000000" w:themeColor="text1"/>
        </w:rPr>
        <w:t>каждой БЕ</w:t>
      </w:r>
      <w:r w:rsidRPr="00494ECB">
        <w:rPr>
          <w:rFonts w:ascii="Arial" w:hAnsi="Arial" w:cs="Arial"/>
          <w:color w:val="000000" w:themeColor="text1"/>
        </w:rPr>
        <w:t xml:space="preserve"> в срок не более 2 рабочих дней</w:t>
      </w:r>
      <w:r>
        <w:rPr>
          <w:rFonts w:ascii="Arial" w:hAnsi="Arial" w:cs="Arial"/>
          <w:color w:val="000000" w:themeColor="text1"/>
        </w:rPr>
        <w:t>.</w:t>
      </w:r>
    </w:p>
    <w:p w14:paraId="57A171A1" w14:textId="4176F753" w:rsidR="002B5846" w:rsidRDefault="002B5846" w:rsidP="00652DFA">
      <w:pPr>
        <w:spacing w:after="240" w:line="276" w:lineRule="auto"/>
        <w:ind w:firstLine="567"/>
        <w:rPr>
          <w:rFonts w:ascii="Arial" w:hAnsi="Arial" w:cs="Arial"/>
          <w:color w:val="000000" w:themeColor="text1"/>
        </w:rPr>
      </w:pPr>
      <w:r w:rsidRPr="00494ECB">
        <w:rPr>
          <w:rFonts w:ascii="Arial" w:hAnsi="Arial" w:cs="Arial"/>
          <w:color w:val="000000" w:themeColor="text1"/>
        </w:rPr>
        <w:t>Технический комитет УК в срок не более 3 рабочих дней рассматривает подготовленную отчетность по исполнению программы и бюджета ППА. По результатам рассмотрения формируется протокол ТК УК и направляется на БЕ для исполнения. При необходимости корректируется программа и бюджета ППА на год на основании протокола. Срок внесения корректировок – не более 2 рабочих дней.</w:t>
      </w:r>
    </w:p>
    <w:p w14:paraId="10FFEAA7" w14:textId="77777777" w:rsidR="00652DFA" w:rsidRPr="009936BB" w:rsidRDefault="00652DFA" w:rsidP="00652DFA">
      <w:pPr>
        <w:spacing w:after="240" w:line="276" w:lineRule="auto"/>
        <w:ind w:firstLine="567"/>
        <w:rPr>
          <w:rFonts w:ascii="Arial" w:hAnsi="Arial" w:cs="Arial"/>
          <w:color w:val="000000" w:themeColor="text1"/>
        </w:rPr>
      </w:pPr>
    </w:p>
    <w:p w14:paraId="1CD24509" w14:textId="41DC8554" w:rsidR="00022C33" w:rsidRPr="00BE014D" w:rsidRDefault="00022C33" w:rsidP="00652DFA">
      <w:pPr>
        <w:pStyle w:val="21"/>
        <w:keepNext/>
        <w:keepLines/>
        <w:numPr>
          <w:ilvl w:val="1"/>
          <w:numId w:val="8"/>
        </w:numPr>
        <w:spacing w:before="160" w:after="120" w:line="276" w:lineRule="auto"/>
        <w:rPr>
          <w:rFonts w:eastAsiaTheme="majorEastAsia" w:cstheme="majorBidi"/>
          <w:bCs w:val="0"/>
          <w:iCs w:val="0"/>
          <w:szCs w:val="26"/>
        </w:rPr>
      </w:pPr>
      <w:bookmarkStart w:id="1142" w:name="_Toc523964102"/>
      <w:bookmarkStart w:id="1143" w:name="_Toc523964237"/>
      <w:bookmarkStart w:id="1144" w:name="_Toc524114697"/>
      <w:bookmarkStart w:id="1145" w:name="_Toc524115733"/>
      <w:bookmarkStart w:id="1146" w:name="_Toc524607422"/>
      <w:bookmarkStart w:id="1147" w:name="_Toc525235074"/>
      <w:bookmarkStart w:id="1148" w:name="_Toc525310635"/>
      <w:bookmarkStart w:id="1149" w:name="_Toc525675430"/>
      <w:bookmarkStart w:id="1150" w:name="_Toc525907657"/>
      <w:bookmarkStart w:id="1151" w:name="_Toc525925780"/>
      <w:bookmarkStart w:id="1152" w:name="_Toc525926593"/>
      <w:bookmarkStart w:id="1153" w:name="_Toc526414413"/>
      <w:bookmarkStart w:id="1154" w:name="_Toc527043343"/>
      <w:bookmarkStart w:id="1155" w:name="_Toc527043494"/>
      <w:bookmarkStart w:id="1156" w:name="_Toc527452642"/>
      <w:bookmarkStart w:id="1157" w:name="_Toc527458710"/>
      <w:bookmarkStart w:id="1158" w:name="_Toc527552244"/>
      <w:bookmarkStart w:id="1159" w:name="_Toc527626149"/>
      <w:bookmarkStart w:id="1160" w:name="_Toc527628898"/>
      <w:bookmarkStart w:id="1161" w:name="_Toc523964103"/>
      <w:bookmarkStart w:id="1162" w:name="_Toc523964238"/>
      <w:bookmarkStart w:id="1163" w:name="_Toc524114698"/>
      <w:bookmarkStart w:id="1164" w:name="_Toc524115734"/>
      <w:bookmarkStart w:id="1165" w:name="_Toc524607423"/>
      <w:bookmarkStart w:id="1166" w:name="_Toc525235075"/>
      <w:bookmarkStart w:id="1167" w:name="_Toc525310636"/>
      <w:bookmarkStart w:id="1168" w:name="_Toc525675431"/>
      <w:bookmarkStart w:id="1169" w:name="_Toc525907658"/>
      <w:bookmarkStart w:id="1170" w:name="_Toc525925781"/>
      <w:bookmarkStart w:id="1171" w:name="_Toc525926594"/>
      <w:bookmarkStart w:id="1172" w:name="_Toc526414414"/>
      <w:bookmarkStart w:id="1173" w:name="_Toc527043344"/>
      <w:bookmarkStart w:id="1174" w:name="_Toc527043495"/>
      <w:bookmarkStart w:id="1175" w:name="_Toc527452643"/>
      <w:bookmarkStart w:id="1176" w:name="_Toc527458711"/>
      <w:bookmarkStart w:id="1177" w:name="_Toc527552245"/>
      <w:bookmarkStart w:id="1178" w:name="_Toc527626150"/>
      <w:bookmarkStart w:id="1179" w:name="_Toc527628899"/>
      <w:bookmarkStart w:id="1180" w:name="_Toc523964104"/>
      <w:bookmarkStart w:id="1181" w:name="_Toc523964239"/>
      <w:bookmarkStart w:id="1182" w:name="_Toc524114699"/>
      <w:bookmarkStart w:id="1183" w:name="_Toc524115735"/>
      <w:bookmarkStart w:id="1184" w:name="_Toc524607424"/>
      <w:bookmarkStart w:id="1185" w:name="_Toc525235076"/>
      <w:bookmarkStart w:id="1186" w:name="_Toc525310637"/>
      <w:bookmarkStart w:id="1187" w:name="_Toc525675432"/>
      <w:bookmarkStart w:id="1188" w:name="_Toc525907659"/>
      <w:bookmarkStart w:id="1189" w:name="_Toc525925782"/>
      <w:bookmarkStart w:id="1190" w:name="_Toc525926595"/>
      <w:bookmarkStart w:id="1191" w:name="_Toc526414415"/>
      <w:bookmarkStart w:id="1192" w:name="_Toc527043345"/>
      <w:bookmarkStart w:id="1193" w:name="_Toc527043496"/>
      <w:bookmarkStart w:id="1194" w:name="_Toc527452644"/>
      <w:bookmarkStart w:id="1195" w:name="_Toc527458712"/>
      <w:bookmarkStart w:id="1196" w:name="_Toc527552246"/>
      <w:bookmarkStart w:id="1197" w:name="_Toc527626151"/>
      <w:bookmarkStart w:id="1198" w:name="_Toc527628900"/>
      <w:bookmarkStart w:id="1199" w:name="_Toc523964105"/>
      <w:bookmarkStart w:id="1200" w:name="_Toc523964240"/>
      <w:bookmarkStart w:id="1201" w:name="_Toc524114700"/>
      <w:bookmarkStart w:id="1202" w:name="_Toc524115736"/>
      <w:bookmarkStart w:id="1203" w:name="_Toc524607425"/>
      <w:bookmarkStart w:id="1204" w:name="_Toc525235077"/>
      <w:bookmarkStart w:id="1205" w:name="_Toc525310638"/>
      <w:bookmarkStart w:id="1206" w:name="_Toc525675433"/>
      <w:bookmarkStart w:id="1207" w:name="_Toc525907660"/>
      <w:bookmarkStart w:id="1208" w:name="_Toc525925783"/>
      <w:bookmarkStart w:id="1209" w:name="_Toc525926596"/>
      <w:bookmarkStart w:id="1210" w:name="_Toc526414416"/>
      <w:bookmarkStart w:id="1211" w:name="_Toc527043346"/>
      <w:bookmarkStart w:id="1212" w:name="_Toc527043497"/>
      <w:bookmarkStart w:id="1213" w:name="_Toc527452645"/>
      <w:bookmarkStart w:id="1214" w:name="_Toc527458713"/>
      <w:bookmarkStart w:id="1215" w:name="_Toc527552247"/>
      <w:bookmarkStart w:id="1216" w:name="_Toc527626152"/>
      <w:bookmarkStart w:id="1217" w:name="_Toc527628901"/>
      <w:bookmarkStart w:id="1218" w:name="_Toc523964106"/>
      <w:bookmarkStart w:id="1219" w:name="_Toc523964241"/>
      <w:bookmarkStart w:id="1220" w:name="_Toc524114701"/>
      <w:bookmarkStart w:id="1221" w:name="_Toc524115737"/>
      <w:bookmarkStart w:id="1222" w:name="_Toc524607426"/>
      <w:bookmarkStart w:id="1223" w:name="_Toc525235078"/>
      <w:bookmarkStart w:id="1224" w:name="_Toc525310639"/>
      <w:bookmarkStart w:id="1225" w:name="_Toc525675434"/>
      <w:bookmarkStart w:id="1226" w:name="_Toc525907661"/>
      <w:bookmarkStart w:id="1227" w:name="_Toc525925784"/>
      <w:bookmarkStart w:id="1228" w:name="_Toc525926597"/>
      <w:bookmarkStart w:id="1229" w:name="_Toc526414417"/>
      <w:bookmarkStart w:id="1230" w:name="_Toc527043347"/>
      <w:bookmarkStart w:id="1231" w:name="_Toc527043498"/>
      <w:bookmarkStart w:id="1232" w:name="_Toc527452646"/>
      <w:bookmarkStart w:id="1233" w:name="_Toc527458714"/>
      <w:bookmarkStart w:id="1234" w:name="_Toc527552248"/>
      <w:bookmarkStart w:id="1235" w:name="_Toc527626153"/>
      <w:bookmarkStart w:id="1236" w:name="_Toc527628902"/>
      <w:bookmarkStart w:id="1237" w:name="_Toc523964107"/>
      <w:bookmarkStart w:id="1238" w:name="_Toc523964242"/>
      <w:bookmarkStart w:id="1239" w:name="_Toc524114702"/>
      <w:bookmarkStart w:id="1240" w:name="_Toc524115738"/>
      <w:bookmarkStart w:id="1241" w:name="_Toc524607427"/>
      <w:bookmarkStart w:id="1242" w:name="_Toc525235079"/>
      <w:bookmarkStart w:id="1243" w:name="_Toc525310640"/>
      <w:bookmarkStart w:id="1244" w:name="_Toc525675435"/>
      <w:bookmarkStart w:id="1245" w:name="_Toc525907662"/>
      <w:bookmarkStart w:id="1246" w:name="_Toc525925785"/>
      <w:bookmarkStart w:id="1247" w:name="_Toc525926598"/>
      <w:bookmarkStart w:id="1248" w:name="_Toc526414418"/>
      <w:bookmarkStart w:id="1249" w:name="_Toc527043348"/>
      <w:bookmarkStart w:id="1250" w:name="_Toc527043499"/>
      <w:bookmarkStart w:id="1251" w:name="_Toc527452647"/>
      <w:bookmarkStart w:id="1252" w:name="_Toc527458715"/>
      <w:bookmarkStart w:id="1253" w:name="_Toc527552249"/>
      <w:bookmarkStart w:id="1254" w:name="_Toc527626154"/>
      <w:bookmarkStart w:id="1255" w:name="_Toc527628903"/>
      <w:bookmarkStart w:id="1256" w:name="_Toc523964108"/>
      <w:bookmarkStart w:id="1257" w:name="_Toc523964243"/>
      <w:bookmarkStart w:id="1258" w:name="_Toc524114703"/>
      <w:bookmarkStart w:id="1259" w:name="_Toc524115739"/>
      <w:bookmarkStart w:id="1260" w:name="_Toc524607428"/>
      <w:bookmarkStart w:id="1261" w:name="_Toc525235080"/>
      <w:bookmarkStart w:id="1262" w:name="_Toc525310641"/>
      <w:bookmarkStart w:id="1263" w:name="_Toc525675436"/>
      <w:bookmarkStart w:id="1264" w:name="_Toc525907663"/>
      <w:bookmarkStart w:id="1265" w:name="_Toc525925786"/>
      <w:bookmarkStart w:id="1266" w:name="_Toc525926599"/>
      <w:bookmarkStart w:id="1267" w:name="_Toc526414419"/>
      <w:bookmarkStart w:id="1268" w:name="_Toc527043349"/>
      <w:bookmarkStart w:id="1269" w:name="_Toc527043500"/>
      <w:bookmarkStart w:id="1270" w:name="_Toc527452648"/>
      <w:bookmarkStart w:id="1271" w:name="_Toc527458716"/>
      <w:bookmarkStart w:id="1272" w:name="_Toc527552250"/>
      <w:bookmarkStart w:id="1273" w:name="_Toc527626155"/>
      <w:bookmarkStart w:id="1274" w:name="_Toc527628904"/>
      <w:bookmarkStart w:id="1275" w:name="_Toc523964109"/>
      <w:bookmarkStart w:id="1276" w:name="_Toc523964244"/>
      <w:bookmarkStart w:id="1277" w:name="_Toc524114704"/>
      <w:bookmarkStart w:id="1278" w:name="_Toc524115740"/>
      <w:bookmarkStart w:id="1279" w:name="_Toc524607429"/>
      <w:bookmarkStart w:id="1280" w:name="_Toc525235081"/>
      <w:bookmarkStart w:id="1281" w:name="_Toc525310642"/>
      <w:bookmarkStart w:id="1282" w:name="_Toc525675437"/>
      <w:bookmarkStart w:id="1283" w:name="_Toc525907664"/>
      <w:bookmarkStart w:id="1284" w:name="_Toc525925787"/>
      <w:bookmarkStart w:id="1285" w:name="_Toc525926600"/>
      <w:bookmarkStart w:id="1286" w:name="_Toc526414420"/>
      <w:bookmarkStart w:id="1287" w:name="_Toc527043350"/>
      <w:bookmarkStart w:id="1288" w:name="_Toc527043501"/>
      <w:bookmarkStart w:id="1289" w:name="_Toc527452649"/>
      <w:bookmarkStart w:id="1290" w:name="_Toc527458717"/>
      <w:bookmarkStart w:id="1291" w:name="_Toc527552251"/>
      <w:bookmarkStart w:id="1292" w:name="_Toc527626156"/>
      <w:bookmarkStart w:id="1293" w:name="_Toc527628905"/>
      <w:bookmarkStart w:id="1294" w:name="_Toc523964110"/>
      <w:bookmarkStart w:id="1295" w:name="_Toc523964245"/>
      <w:bookmarkStart w:id="1296" w:name="_Toc524114705"/>
      <w:bookmarkStart w:id="1297" w:name="_Toc524115741"/>
      <w:bookmarkStart w:id="1298" w:name="_Toc524607430"/>
      <w:bookmarkStart w:id="1299" w:name="_Toc525235082"/>
      <w:bookmarkStart w:id="1300" w:name="_Toc525310643"/>
      <w:bookmarkStart w:id="1301" w:name="_Toc525675438"/>
      <w:bookmarkStart w:id="1302" w:name="_Toc525907665"/>
      <w:bookmarkStart w:id="1303" w:name="_Toc525925788"/>
      <w:bookmarkStart w:id="1304" w:name="_Toc525926601"/>
      <w:bookmarkStart w:id="1305" w:name="_Toc526414421"/>
      <w:bookmarkStart w:id="1306" w:name="_Toc527043351"/>
      <w:bookmarkStart w:id="1307" w:name="_Toc527043502"/>
      <w:bookmarkStart w:id="1308" w:name="_Toc527452650"/>
      <w:bookmarkStart w:id="1309" w:name="_Toc527458718"/>
      <w:bookmarkStart w:id="1310" w:name="_Toc527552252"/>
      <w:bookmarkStart w:id="1311" w:name="_Toc527626157"/>
      <w:bookmarkStart w:id="1312" w:name="_Toc527628906"/>
      <w:bookmarkStart w:id="1313" w:name="_Toc523964111"/>
      <w:bookmarkStart w:id="1314" w:name="_Toc523964246"/>
      <w:bookmarkStart w:id="1315" w:name="_Toc524114706"/>
      <w:bookmarkStart w:id="1316" w:name="_Toc524115742"/>
      <w:bookmarkStart w:id="1317" w:name="_Toc524607431"/>
      <w:bookmarkStart w:id="1318" w:name="_Toc525235083"/>
      <w:bookmarkStart w:id="1319" w:name="_Toc525310644"/>
      <w:bookmarkStart w:id="1320" w:name="_Toc525675439"/>
      <w:bookmarkStart w:id="1321" w:name="_Toc525907666"/>
      <w:bookmarkStart w:id="1322" w:name="_Toc525925789"/>
      <w:bookmarkStart w:id="1323" w:name="_Toc525926602"/>
      <w:bookmarkStart w:id="1324" w:name="_Toc526414422"/>
      <w:bookmarkStart w:id="1325" w:name="_Toc527043352"/>
      <w:bookmarkStart w:id="1326" w:name="_Toc527043503"/>
      <w:bookmarkStart w:id="1327" w:name="_Toc527452651"/>
      <w:bookmarkStart w:id="1328" w:name="_Toc527458719"/>
      <w:bookmarkStart w:id="1329" w:name="_Toc527552253"/>
      <w:bookmarkStart w:id="1330" w:name="_Toc527626158"/>
      <w:bookmarkStart w:id="1331" w:name="_Toc527628907"/>
      <w:bookmarkStart w:id="1332" w:name="_Toc523964112"/>
      <w:bookmarkStart w:id="1333" w:name="_Toc523964247"/>
      <w:bookmarkStart w:id="1334" w:name="_Toc524114707"/>
      <w:bookmarkStart w:id="1335" w:name="_Toc524115743"/>
      <w:bookmarkStart w:id="1336" w:name="_Toc524607432"/>
      <w:bookmarkStart w:id="1337" w:name="_Toc525235084"/>
      <w:bookmarkStart w:id="1338" w:name="_Toc525310645"/>
      <w:bookmarkStart w:id="1339" w:name="_Toc525675440"/>
      <w:bookmarkStart w:id="1340" w:name="_Toc525907667"/>
      <w:bookmarkStart w:id="1341" w:name="_Toc525925790"/>
      <w:bookmarkStart w:id="1342" w:name="_Toc525926603"/>
      <w:bookmarkStart w:id="1343" w:name="_Toc526414423"/>
      <w:bookmarkStart w:id="1344" w:name="_Toc527043353"/>
      <w:bookmarkStart w:id="1345" w:name="_Toc527043504"/>
      <w:bookmarkStart w:id="1346" w:name="_Toc527452652"/>
      <w:bookmarkStart w:id="1347" w:name="_Toc527458720"/>
      <w:bookmarkStart w:id="1348" w:name="_Toc527552254"/>
      <w:bookmarkStart w:id="1349" w:name="_Toc527626159"/>
      <w:bookmarkStart w:id="1350" w:name="_Toc527628908"/>
      <w:bookmarkStart w:id="1351" w:name="_Toc523964113"/>
      <w:bookmarkStart w:id="1352" w:name="_Toc523964248"/>
      <w:bookmarkStart w:id="1353" w:name="_Toc524114708"/>
      <w:bookmarkStart w:id="1354" w:name="_Toc524115744"/>
      <w:bookmarkStart w:id="1355" w:name="_Toc524607433"/>
      <w:bookmarkStart w:id="1356" w:name="_Toc525235085"/>
      <w:bookmarkStart w:id="1357" w:name="_Toc525310646"/>
      <w:bookmarkStart w:id="1358" w:name="_Toc525675441"/>
      <w:bookmarkStart w:id="1359" w:name="_Toc525907668"/>
      <w:bookmarkStart w:id="1360" w:name="_Toc525925791"/>
      <w:bookmarkStart w:id="1361" w:name="_Toc525926604"/>
      <w:bookmarkStart w:id="1362" w:name="_Toc526414424"/>
      <w:bookmarkStart w:id="1363" w:name="_Toc527043354"/>
      <w:bookmarkStart w:id="1364" w:name="_Toc527043505"/>
      <w:bookmarkStart w:id="1365" w:name="_Toc527452653"/>
      <w:bookmarkStart w:id="1366" w:name="_Toc527458721"/>
      <w:bookmarkStart w:id="1367" w:name="_Toc527552255"/>
      <w:bookmarkStart w:id="1368" w:name="_Toc527626160"/>
      <w:bookmarkStart w:id="1369" w:name="_Toc527628909"/>
      <w:bookmarkStart w:id="1370" w:name="_Toc523964114"/>
      <w:bookmarkStart w:id="1371" w:name="_Toc523964249"/>
      <w:bookmarkStart w:id="1372" w:name="_Toc524114709"/>
      <w:bookmarkStart w:id="1373" w:name="_Toc524115745"/>
      <w:bookmarkStart w:id="1374" w:name="_Toc524607434"/>
      <w:bookmarkStart w:id="1375" w:name="_Toc525235086"/>
      <w:bookmarkStart w:id="1376" w:name="_Toc525310647"/>
      <w:bookmarkStart w:id="1377" w:name="_Toc525675442"/>
      <w:bookmarkStart w:id="1378" w:name="_Toc525907669"/>
      <w:bookmarkStart w:id="1379" w:name="_Toc525925792"/>
      <w:bookmarkStart w:id="1380" w:name="_Toc525926605"/>
      <w:bookmarkStart w:id="1381" w:name="_Toc526414425"/>
      <w:bookmarkStart w:id="1382" w:name="_Toc527043355"/>
      <w:bookmarkStart w:id="1383" w:name="_Toc527043506"/>
      <w:bookmarkStart w:id="1384" w:name="_Toc527452654"/>
      <w:bookmarkStart w:id="1385" w:name="_Toc527458722"/>
      <w:bookmarkStart w:id="1386" w:name="_Toc527552256"/>
      <w:bookmarkStart w:id="1387" w:name="_Toc527626161"/>
      <w:bookmarkStart w:id="1388" w:name="_Toc527628910"/>
      <w:bookmarkStart w:id="1389" w:name="_Toc523964115"/>
      <w:bookmarkStart w:id="1390" w:name="_Toc523964250"/>
      <w:bookmarkStart w:id="1391" w:name="_Toc524114710"/>
      <w:bookmarkStart w:id="1392" w:name="_Toc524115746"/>
      <w:bookmarkStart w:id="1393" w:name="_Toc524607435"/>
      <w:bookmarkStart w:id="1394" w:name="_Toc525235087"/>
      <w:bookmarkStart w:id="1395" w:name="_Toc525310648"/>
      <w:bookmarkStart w:id="1396" w:name="_Toc525675443"/>
      <w:bookmarkStart w:id="1397" w:name="_Toc525907670"/>
      <w:bookmarkStart w:id="1398" w:name="_Toc525925793"/>
      <w:bookmarkStart w:id="1399" w:name="_Toc525926606"/>
      <w:bookmarkStart w:id="1400" w:name="_Toc526414426"/>
      <w:bookmarkStart w:id="1401" w:name="_Toc527043356"/>
      <w:bookmarkStart w:id="1402" w:name="_Toc527043507"/>
      <w:bookmarkStart w:id="1403" w:name="_Toc527452655"/>
      <w:bookmarkStart w:id="1404" w:name="_Toc527458723"/>
      <w:bookmarkStart w:id="1405" w:name="_Toc527552257"/>
      <w:bookmarkStart w:id="1406" w:name="_Toc527626162"/>
      <w:bookmarkStart w:id="1407" w:name="_Toc527628911"/>
      <w:bookmarkStart w:id="1408" w:name="_Toc523964116"/>
      <w:bookmarkStart w:id="1409" w:name="_Toc523964251"/>
      <w:bookmarkStart w:id="1410" w:name="_Toc524114711"/>
      <w:bookmarkStart w:id="1411" w:name="_Toc524115747"/>
      <w:bookmarkStart w:id="1412" w:name="_Toc524607436"/>
      <w:bookmarkStart w:id="1413" w:name="_Toc525235088"/>
      <w:bookmarkStart w:id="1414" w:name="_Toc525310649"/>
      <w:bookmarkStart w:id="1415" w:name="_Toc525675444"/>
      <w:bookmarkStart w:id="1416" w:name="_Toc525907671"/>
      <w:bookmarkStart w:id="1417" w:name="_Toc525925794"/>
      <w:bookmarkStart w:id="1418" w:name="_Toc525926607"/>
      <w:bookmarkStart w:id="1419" w:name="_Toc526414427"/>
      <w:bookmarkStart w:id="1420" w:name="_Toc527043357"/>
      <w:bookmarkStart w:id="1421" w:name="_Toc527043508"/>
      <w:bookmarkStart w:id="1422" w:name="_Toc527452656"/>
      <w:bookmarkStart w:id="1423" w:name="_Toc527458724"/>
      <w:bookmarkStart w:id="1424" w:name="_Toc527552258"/>
      <w:bookmarkStart w:id="1425" w:name="_Toc527626163"/>
      <w:bookmarkStart w:id="1426" w:name="_Toc527628912"/>
      <w:bookmarkStart w:id="1427" w:name="_Toc523964117"/>
      <w:bookmarkStart w:id="1428" w:name="_Toc523964252"/>
      <w:bookmarkStart w:id="1429" w:name="_Toc524114712"/>
      <w:bookmarkStart w:id="1430" w:name="_Toc524115748"/>
      <w:bookmarkStart w:id="1431" w:name="_Toc524607437"/>
      <w:bookmarkStart w:id="1432" w:name="_Toc525235089"/>
      <w:bookmarkStart w:id="1433" w:name="_Toc525310650"/>
      <w:bookmarkStart w:id="1434" w:name="_Toc525675445"/>
      <w:bookmarkStart w:id="1435" w:name="_Toc525907672"/>
      <w:bookmarkStart w:id="1436" w:name="_Toc525925795"/>
      <w:bookmarkStart w:id="1437" w:name="_Toc525926608"/>
      <w:bookmarkStart w:id="1438" w:name="_Toc526414428"/>
      <w:bookmarkStart w:id="1439" w:name="_Toc527043358"/>
      <w:bookmarkStart w:id="1440" w:name="_Toc527043509"/>
      <w:bookmarkStart w:id="1441" w:name="_Toc527452657"/>
      <w:bookmarkStart w:id="1442" w:name="_Toc527458725"/>
      <w:bookmarkStart w:id="1443" w:name="_Toc527552259"/>
      <w:bookmarkStart w:id="1444" w:name="_Toc527626164"/>
      <w:bookmarkStart w:id="1445" w:name="_Toc527628913"/>
      <w:bookmarkStart w:id="1446" w:name="_Toc523964118"/>
      <w:bookmarkStart w:id="1447" w:name="_Toc523964253"/>
      <w:bookmarkStart w:id="1448" w:name="_Toc524114713"/>
      <w:bookmarkStart w:id="1449" w:name="_Toc524115749"/>
      <w:bookmarkStart w:id="1450" w:name="_Toc524607438"/>
      <w:bookmarkStart w:id="1451" w:name="_Toc525235090"/>
      <w:bookmarkStart w:id="1452" w:name="_Toc525310651"/>
      <w:bookmarkStart w:id="1453" w:name="_Toc525675446"/>
      <w:bookmarkStart w:id="1454" w:name="_Toc525907673"/>
      <w:bookmarkStart w:id="1455" w:name="_Toc525925796"/>
      <w:bookmarkStart w:id="1456" w:name="_Toc525926609"/>
      <w:bookmarkStart w:id="1457" w:name="_Toc526414429"/>
      <w:bookmarkStart w:id="1458" w:name="_Toc527043359"/>
      <w:bookmarkStart w:id="1459" w:name="_Toc527043510"/>
      <w:bookmarkStart w:id="1460" w:name="_Toc527452658"/>
      <w:bookmarkStart w:id="1461" w:name="_Toc527458726"/>
      <w:bookmarkStart w:id="1462" w:name="_Toc527552260"/>
      <w:bookmarkStart w:id="1463" w:name="_Toc527626165"/>
      <w:bookmarkStart w:id="1464" w:name="_Toc527628914"/>
      <w:bookmarkStart w:id="1465" w:name="_Toc523964119"/>
      <w:bookmarkStart w:id="1466" w:name="_Toc523964254"/>
      <w:bookmarkStart w:id="1467" w:name="_Toc524114714"/>
      <w:bookmarkStart w:id="1468" w:name="_Toc524115750"/>
      <w:bookmarkStart w:id="1469" w:name="_Toc524607439"/>
      <w:bookmarkStart w:id="1470" w:name="_Toc525235091"/>
      <w:bookmarkStart w:id="1471" w:name="_Toc525310652"/>
      <w:bookmarkStart w:id="1472" w:name="_Toc525675447"/>
      <w:bookmarkStart w:id="1473" w:name="_Toc525907674"/>
      <w:bookmarkStart w:id="1474" w:name="_Toc525925797"/>
      <w:bookmarkStart w:id="1475" w:name="_Toc525926610"/>
      <w:bookmarkStart w:id="1476" w:name="_Toc526414430"/>
      <w:bookmarkStart w:id="1477" w:name="_Toc527043360"/>
      <w:bookmarkStart w:id="1478" w:name="_Toc527043511"/>
      <w:bookmarkStart w:id="1479" w:name="_Toc527452659"/>
      <w:bookmarkStart w:id="1480" w:name="_Toc527458727"/>
      <w:bookmarkStart w:id="1481" w:name="_Toc527552261"/>
      <w:bookmarkStart w:id="1482" w:name="_Toc527626166"/>
      <w:bookmarkStart w:id="1483" w:name="_Toc527628915"/>
      <w:bookmarkStart w:id="1484" w:name="_Toc523964120"/>
      <w:bookmarkStart w:id="1485" w:name="_Toc523964255"/>
      <w:bookmarkStart w:id="1486" w:name="_Toc524114715"/>
      <w:bookmarkStart w:id="1487" w:name="_Toc524115751"/>
      <w:bookmarkStart w:id="1488" w:name="_Toc524607440"/>
      <w:bookmarkStart w:id="1489" w:name="_Toc525235092"/>
      <w:bookmarkStart w:id="1490" w:name="_Toc525310653"/>
      <w:bookmarkStart w:id="1491" w:name="_Toc525675448"/>
      <w:bookmarkStart w:id="1492" w:name="_Toc525907675"/>
      <w:bookmarkStart w:id="1493" w:name="_Toc525925798"/>
      <w:bookmarkStart w:id="1494" w:name="_Toc525926611"/>
      <w:bookmarkStart w:id="1495" w:name="_Toc526414431"/>
      <w:bookmarkStart w:id="1496" w:name="_Toc527043361"/>
      <w:bookmarkStart w:id="1497" w:name="_Toc527043512"/>
      <w:bookmarkStart w:id="1498" w:name="_Toc527452660"/>
      <w:bookmarkStart w:id="1499" w:name="_Toc527458728"/>
      <w:bookmarkStart w:id="1500" w:name="_Toc527552262"/>
      <w:bookmarkStart w:id="1501" w:name="_Toc527626167"/>
      <w:bookmarkStart w:id="1502" w:name="_Toc527628916"/>
      <w:bookmarkStart w:id="1503" w:name="_Toc523964121"/>
      <w:bookmarkStart w:id="1504" w:name="_Toc523964256"/>
      <w:bookmarkStart w:id="1505" w:name="_Toc524114716"/>
      <w:bookmarkStart w:id="1506" w:name="_Toc524115752"/>
      <w:bookmarkStart w:id="1507" w:name="_Toc524607441"/>
      <w:bookmarkStart w:id="1508" w:name="_Toc525235093"/>
      <w:bookmarkStart w:id="1509" w:name="_Toc525310654"/>
      <w:bookmarkStart w:id="1510" w:name="_Toc525675449"/>
      <w:bookmarkStart w:id="1511" w:name="_Toc525907676"/>
      <w:bookmarkStart w:id="1512" w:name="_Toc525925799"/>
      <w:bookmarkStart w:id="1513" w:name="_Toc525926612"/>
      <w:bookmarkStart w:id="1514" w:name="_Toc526414432"/>
      <w:bookmarkStart w:id="1515" w:name="_Toc527043362"/>
      <w:bookmarkStart w:id="1516" w:name="_Toc527043513"/>
      <w:bookmarkStart w:id="1517" w:name="_Toc527452661"/>
      <w:bookmarkStart w:id="1518" w:name="_Toc527458729"/>
      <w:bookmarkStart w:id="1519" w:name="_Toc527552263"/>
      <w:bookmarkStart w:id="1520" w:name="_Toc527626168"/>
      <w:bookmarkStart w:id="1521" w:name="_Toc527628917"/>
      <w:bookmarkStart w:id="1522" w:name="_Toc523964122"/>
      <w:bookmarkStart w:id="1523" w:name="_Toc523964257"/>
      <w:bookmarkStart w:id="1524" w:name="_Toc524114717"/>
      <w:bookmarkStart w:id="1525" w:name="_Toc524115753"/>
      <w:bookmarkStart w:id="1526" w:name="_Toc524607442"/>
      <w:bookmarkStart w:id="1527" w:name="_Toc525235094"/>
      <w:bookmarkStart w:id="1528" w:name="_Toc525310655"/>
      <w:bookmarkStart w:id="1529" w:name="_Toc525675450"/>
      <w:bookmarkStart w:id="1530" w:name="_Toc525907677"/>
      <w:bookmarkStart w:id="1531" w:name="_Toc525925800"/>
      <w:bookmarkStart w:id="1532" w:name="_Toc525926613"/>
      <w:bookmarkStart w:id="1533" w:name="_Toc526414433"/>
      <w:bookmarkStart w:id="1534" w:name="_Toc527043363"/>
      <w:bookmarkStart w:id="1535" w:name="_Toc527043514"/>
      <w:bookmarkStart w:id="1536" w:name="_Toc527452662"/>
      <w:bookmarkStart w:id="1537" w:name="_Toc527458730"/>
      <w:bookmarkStart w:id="1538" w:name="_Toc527552264"/>
      <w:bookmarkStart w:id="1539" w:name="_Toc527626169"/>
      <w:bookmarkStart w:id="1540" w:name="_Toc527628918"/>
      <w:bookmarkStart w:id="1541" w:name="_Toc523964123"/>
      <w:bookmarkStart w:id="1542" w:name="_Toc523964258"/>
      <w:bookmarkStart w:id="1543" w:name="_Toc524114718"/>
      <w:bookmarkStart w:id="1544" w:name="_Toc524115754"/>
      <w:bookmarkStart w:id="1545" w:name="_Toc524607443"/>
      <w:bookmarkStart w:id="1546" w:name="_Toc525235095"/>
      <w:bookmarkStart w:id="1547" w:name="_Toc525310656"/>
      <w:bookmarkStart w:id="1548" w:name="_Toc525675451"/>
      <w:bookmarkStart w:id="1549" w:name="_Toc525907678"/>
      <w:bookmarkStart w:id="1550" w:name="_Toc525925801"/>
      <w:bookmarkStart w:id="1551" w:name="_Toc525926614"/>
      <w:bookmarkStart w:id="1552" w:name="_Toc526414434"/>
      <w:bookmarkStart w:id="1553" w:name="_Toc527043364"/>
      <w:bookmarkStart w:id="1554" w:name="_Toc527043515"/>
      <w:bookmarkStart w:id="1555" w:name="_Toc527452663"/>
      <w:bookmarkStart w:id="1556" w:name="_Toc527458731"/>
      <w:bookmarkStart w:id="1557" w:name="_Toc527552265"/>
      <w:bookmarkStart w:id="1558" w:name="_Toc527626170"/>
      <w:bookmarkStart w:id="1559" w:name="_Toc527628919"/>
      <w:bookmarkStart w:id="1560" w:name="_Toc523964124"/>
      <w:bookmarkStart w:id="1561" w:name="_Toc523964259"/>
      <w:bookmarkStart w:id="1562" w:name="_Toc524114719"/>
      <w:bookmarkStart w:id="1563" w:name="_Toc524115755"/>
      <w:bookmarkStart w:id="1564" w:name="_Toc524607444"/>
      <w:bookmarkStart w:id="1565" w:name="_Toc525235096"/>
      <w:bookmarkStart w:id="1566" w:name="_Toc525310657"/>
      <w:bookmarkStart w:id="1567" w:name="_Toc525675452"/>
      <w:bookmarkStart w:id="1568" w:name="_Toc525907679"/>
      <w:bookmarkStart w:id="1569" w:name="_Toc525925802"/>
      <w:bookmarkStart w:id="1570" w:name="_Toc525926615"/>
      <w:bookmarkStart w:id="1571" w:name="_Toc526414435"/>
      <w:bookmarkStart w:id="1572" w:name="_Toc527043365"/>
      <w:bookmarkStart w:id="1573" w:name="_Toc527043516"/>
      <w:bookmarkStart w:id="1574" w:name="_Toc527452664"/>
      <w:bookmarkStart w:id="1575" w:name="_Toc527458732"/>
      <w:bookmarkStart w:id="1576" w:name="_Toc527552266"/>
      <w:bookmarkStart w:id="1577" w:name="_Toc527626171"/>
      <w:bookmarkStart w:id="1578" w:name="_Toc527628920"/>
      <w:bookmarkStart w:id="1579" w:name="_Toc523964125"/>
      <w:bookmarkStart w:id="1580" w:name="_Toc523964260"/>
      <w:bookmarkStart w:id="1581" w:name="_Toc524114720"/>
      <w:bookmarkStart w:id="1582" w:name="_Toc524115756"/>
      <w:bookmarkStart w:id="1583" w:name="_Toc524607445"/>
      <w:bookmarkStart w:id="1584" w:name="_Toc525235097"/>
      <w:bookmarkStart w:id="1585" w:name="_Toc525310658"/>
      <w:bookmarkStart w:id="1586" w:name="_Toc525675453"/>
      <w:bookmarkStart w:id="1587" w:name="_Toc525907680"/>
      <w:bookmarkStart w:id="1588" w:name="_Toc525925803"/>
      <w:bookmarkStart w:id="1589" w:name="_Toc525926616"/>
      <w:bookmarkStart w:id="1590" w:name="_Toc526414436"/>
      <w:bookmarkStart w:id="1591" w:name="_Toc527043366"/>
      <w:bookmarkStart w:id="1592" w:name="_Toc527043517"/>
      <w:bookmarkStart w:id="1593" w:name="_Toc527452665"/>
      <w:bookmarkStart w:id="1594" w:name="_Toc527458733"/>
      <w:bookmarkStart w:id="1595" w:name="_Toc527552267"/>
      <w:bookmarkStart w:id="1596" w:name="_Toc527626172"/>
      <w:bookmarkStart w:id="1597" w:name="_Toc527628921"/>
      <w:bookmarkStart w:id="1598" w:name="_Toc523964126"/>
      <w:bookmarkStart w:id="1599" w:name="_Toc523964261"/>
      <w:bookmarkStart w:id="1600" w:name="_Toc524114721"/>
      <w:bookmarkStart w:id="1601" w:name="_Toc524115757"/>
      <w:bookmarkStart w:id="1602" w:name="_Toc524607446"/>
      <w:bookmarkStart w:id="1603" w:name="_Toc525235098"/>
      <w:bookmarkStart w:id="1604" w:name="_Toc525310659"/>
      <w:bookmarkStart w:id="1605" w:name="_Toc525675454"/>
      <w:bookmarkStart w:id="1606" w:name="_Toc525907681"/>
      <w:bookmarkStart w:id="1607" w:name="_Toc525925804"/>
      <w:bookmarkStart w:id="1608" w:name="_Toc525926617"/>
      <w:bookmarkStart w:id="1609" w:name="_Toc526414437"/>
      <w:bookmarkStart w:id="1610" w:name="_Toc527043367"/>
      <w:bookmarkStart w:id="1611" w:name="_Toc527043518"/>
      <w:bookmarkStart w:id="1612" w:name="_Toc527452666"/>
      <w:bookmarkStart w:id="1613" w:name="_Toc527458734"/>
      <w:bookmarkStart w:id="1614" w:name="_Toc527552268"/>
      <w:bookmarkStart w:id="1615" w:name="_Toc527626173"/>
      <w:bookmarkStart w:id="1616" w:name="_Toc527628922"/>
      <w:bookmarkStart w:id="1617" w:name="_Toc523964127"/>
      <w:bookmarkStart w:id="1618" w:name="_Toc523964262"/>
      <w:bookmarkStart w:id="1619" w:name="_Toc524114722"/>
      <w:bookmarkStart w:id="1620" w:name="_Toc524115758"/>
      <w:bookmarkStart w:id="1621" w:name="_Toc524607447"/>
      <w:bookmarkStart w:id="1622" w:name="_Toc525235099"/>
      <w:bookmarkStart w:id="1623" w:name="_Toc525310660"/>
      <w:bookmarkStart w:id="1624" w:name="_Toc525675455"/>
      <w:bookmarkStart w:id="1625" w:name="_Toc525907682"/>
      <w:bookmarkStart w:id="1626" w:name="_Toc525925805"/>
      <w:bookmarkStart w:id="1627" w:name="_Toc525926618"/>
      <w:bookmarkStart w:id="1628" w:name="_Toc526414438"/>
      <w:bookmarkStart w:id="1629" w:name="_Toc527043368"/>
      <w:bookmarkStart w:id="1630" w:name="_Toc527043519"/>
      <w:bookmarkStart w:id="1631" w:name="_Toc527452667"/>
      <w:bookmarkStart w:id="1632" w:name="_Toc527458735"/>
      <w:bookmarkStart w:id="1633" w:name="_Toc527552269"/>
      <w:bookmarkStart w:id="1634" w:name="_Toc527626174"/>
      <w:bookmarkStart w:id="1635" w:name="_Toc527628923"/>
      <w:bookmarkStart w:id="1636" w:name="_Toc523964128"/>
      <w:bookmarkStart w:id="1637" w:name="_Toc523964263"/>
      <w:bookmarkStart w:id="1638" w:name="_Toc524114723"/>
      <w:bookmarkStart w:id="1639" w:name="_Toc524115759"/>
      <w:bookmarkStart w:id="1640" w:name="_Toc524607448"/>
      <w:bookmarkStart w:id="1641" w:name="_Toc525235100"/>
      <w:bookmarkStart w:id="1642" w:name="_Toc525310661"/>
      <w:bookmarkStart w:id="1643" w:name="_Toc525675456"/>
      <w:bookmarkStart w:id="1644" w:name="_Toc525907683"/>
      <w:bookmarkStart w:id="1645" w:name="_Toc525925806"/>
      <w:bookmarkStart w:id="1646" w:name="_Toc525926619"/>
      <w:bookmarkStart w:id="1647" w:name="_Toc526414439"/>
      <w:bookmarkStart w:id="1648" w:name="_Toc527043369"/>
      <w:bookmarkStart w:id="1649" w:name="_Toc527043520"/>
      <w:bookmarkStart w:id="1650" w:name="_Toc527452668"/>
      <w:bookmarkStart w:id="1651" w:name="_Toc527458736"/>
      <w:bookmarkStart w:id="1652" w:name="_Toc527552270"/>
      <w:bookmarkStart w:id="1653" w:name="_Toc527626175"/>
      <w:bookmarkStart w:id="1654" w:name="_Toc527628924"/>
      <w:bookmarkStart w:id="1655" w:name="_Toc523964129"/>
      <w:bookmarkStart w:id="1656" w:name="_Toc523964264"/>
      <w:bookmarkStart w:id="1657" w:name="_Toc524114724"/>
      <w:bookmarkStart w:id="1658" w:name="_Toc524115760"/>
      <w:bookmarkStart w:id="1659" w:name="_Toc524607449"/>
      <w:bookmarkStart w:id="1660" w:name="_Toc525235101"/>
      <w:bookmarkStart w:id="1661" w:name="_Toc525310662"/>
      <w:bookmarkStart w:id="1662" w:name="_Toc525675457"/>
      <w:bookmarkStart w:id="1663" w:name="_Toc525907684"/>
      <w:bookmarkStart w:id="1664" w:name="_Toc525925807"/>
      <w:bookmarkStart w:id="1665" w:name="_Toc525926620"/>
      <w:bookmarkStart w:id="1666" w:name="_Toc526414440"/>
      <w:bookmarkStart w:id="1667" w:name="_Toc527043370"/>
      <w:bookmarkStart w:id="1668" w:name="_Toc527043521"/>
      <w:bookmarkStart w:id="1669" w:name="_Toc527452669"/>
      <w:bookmarkStart w:id="1670" w:name="_Toc527458737"/>
      <w:bookmarkStart w:id="1671" w:name="_Toc527552271"/>
      <w:bookmarkStart w:id="1672" w:name="_Toc527626176"/>
      <w:bookmarkStart w:id="1673" w:name="_Toc527628925"/>
      <w:bookmarkStart w:id="1674" w:name="_Toc523964130"/>
      <w:bookmarkStart w:id="1675" w:name="_Toc523964265"/>
      <w:bookmarkStart w:id="1676" w:name="_Toc524114725"/>
      <w:bookmarkStart w:id="1677" w:name="_Toc524115761"/>
      <w:bookmarkStart w:id="1678" w:name="_Toc524607450"/>
      <w:bookmarkStart w:id="1679" w:name="_Toc525235102"/>
      <w:bookmarkStart w:id="1680" w:name="_Toc525310663"/>
      <w:bookmarkStart w:id="1681" w:name="_Toc525675458"/>
      <w:bookmarkStart w:id="1682" w:name="_Toc525907685"/>
      <w:bookmarkStart w:id="1683" w:name="_Toc525925808"/>
      <w:bookmarkStart w:id="1684" w:name="_Toc525926621"/>
      <w:bookmarkStart w:id="1685" w:name="_Toc526414441"/>
      <w:bookmarkStart w:id="1686" w:name="_Toc527043371"/>
      <w:bookmarkStart w:id="1687" w:name="_Toc527043522"/>
      <w:bookmarkStart w:id="1688" w:name="_Toc527452670"/>
      <w:bookmarkStart w:id="1689" w:name="_Toc527458738"/>
      <w:bookmarkStart w:id="1690" w:name="_Toc527552272"/>
      <w:bookmarkStart w:id="1691" w:name="_Toc527626177"/>
      <w:bookmarkStart w:id="1692" w:name="_Toc527628926"/>
      <w:bookmarkStart w:id="1693" w:name="_Toc523964131"/>
      <w:bookmarkStart w:id="1694" w:name="_Toc523964266"/>
      <w:bookmarkStart w:id="1695" w:name="_Toc524114726"/>
      <w:bookmarkStart w:id="1696" w:name="_Toc524115762"/>
      <w:bookmarkStart w:id="1697" w:name="_Toc524607451"/>
      <w:bookmarkStart w:id="1698" w:name="_Toc525235103"/>
      <w:bookmarkStart w:id="1699" w:name="_Toc525310664"/>
      <w:bookmarkStart w:id="1700" w:name="_Toc525675459"/>
      <w:bookmarkStart w:id="1701" w:name="_Toc525907686"/>
      <w:bookmarkStart w:id="1702" w:name="_Toc525925809"/>
      <w:bookmarkStart w:id="1703" w:name="_Toc525926622"/>
      <w:bookmarkStart w:id="1704" w:name="_Toc526414442"/>
      <w:bookmarkStart w:id="1705" w:name="_Toc527043372"/>
      <w:bookmarkStart w:id="1706" w:name="_Toc527043523"/>
      <w:bookmarkStart w:id="1707" w:name="_Toc527452671"/>
      <w:bookmarkStart w:id="1708" w:name="_Toc527458739"/>
      <w:bookmarkStart w:id="1709" w:name="_Toc527552273"/>
      <w:bookmarkStart w:id="1710" w:name="_Toc527626178"/>
      <w:bookmarkStart w:id="1711" w:name="_Toc527628927"/>
      <w:bookmarkStart w:id="1712" w:name="_Toc523964132"/>
      <w:bookmarkStart w:id="1713" w:name="_Toc523964267"/>
      <w:bookmarkStart w:id="1714" w:name="_Toc524114727"/>
      <w:bookmarkStart w:id="1715" w:name="_Toc524115763"/>
      <w:bookmarkStart w:id="1716" w:name="_Toc524607452"/>
      <w:bookmarkStart w:id="1717" w:name="_Toc525235104"/>
      <w:bookmarkStart w:id="1718" w:name="_Toc525310665"/>
      <w:bookmarkStart w:id="1719" w:name="_Toc525675460"/>
      <w:bookmarkStart w:id="1720" w:name="_Toc525907687"/>
      <w:bookmarkStart w:id="1721" w:name="_Toc525925810"/>
      <w:bookmarkStart w:id="1722" w:name="_Toc525926623"/>
      <w:bookmarkStart w:id="1723" w:name="_Toc526414443"/>
      <w:bookmarkStart w:id="1724" w:name="_Toc527043373"/>
      <w:bookmarkStart w:id="1725" w:name="_Toc527043524"/>
      <w:bookmarkStart w:id="1726" w:name="_Toc527452672"/>
      <w:bookmarkStart w:id="1727" w:name="_Toc527458740"/>
      <w:bookmarkStart w:id="1728" w:name="_Toc527552274"/>
      <w:bookmarkStart w:id="1729" w:name="_Toc527626179"/>
      <w:bookmarkStart w:id="1730" w:name="_Toc527628928"/>
      <w:bookmarkStart w:id="1731" w:name="_Toc523964133"/>
      <w:bookmarkStart w:id="1732" w:name="_Toc523964268"/>
      <w:bookmarkStart w:id="1733" w:name="_Toc524114728"/>
      <w:bookmarkStart w:id="1734" w:name="_Toc524115764"/>
      <w:bookmarkStart w:id="1735" w:name="_Toc524607453"/>
      <w:bookmarkStart w:id="1736" w:name="_Toc525235105"/>
      <w:bookmarkStart w:id="1737" w:name="_Toc525310666"/>
      <w:bookmarkStart w:id="1738" w:name="_Toc525675461"/>
      <w:bookmarkStart w:id="1739" w:name="_Toc525907688"/>
      <w:bookmarkStart w:id="1740" w:name="_Toc525925811"/>
      <w:bookmarkStart w:id="1741" w:name="_Toc525926624"/>
      <w:bookmarkStart w:id="1742" w:name="_Toc526414444"/>
      <w:bookmarkStart w:id="1743" w:name="_Toc527043374"/>
      <w:bookmarkStart w:id="1744" w:name="_Toc527043525"/>
      <w:bookmarkStart w:id="1745" w:name="_Toc527452673"/>
      <w:bookmarkStart w:id="1746" w:name="_Toc527458741"/>
      <w:bookmarkStart w:id="1747" w:name="_Toc527552275"/>
      <w:bookmarkStart w:id="1748" w:name="_Toc527626180"/>
      <w:bookmarkStart w:id="1749" w:name="_Toc527628929"/>
      <w:bookmarkStart w:id="1750" w:name="_Toc523964134"/>
      <w:bookmarkStart w:id="1751" w:name="_Toc523964269"/>
      <w:bookmarkStart w:id="1752" w:name="_Toc524114729"/>
      <w:bookmarkStart w:id="1753" w:name="_Toc524115765"/>
      <w:bookmarkStart w:id="1754" w:name="_Toc524607454"/>
      <w:bookmarkStart w:id="1755" w:name="_Toc525235106"/>
      <w:bookmarkStart w:id="1756" w:name="_Toc525310667"/>
      <w:bookmarkStart w:id="1757" w:name="_Toc525675462"/>
      <w:bookmarkStart w:id="1758" w:name="_Toc525907689"/>
      <w:bookmarkStart w:id="1759" w:name="_Toc525925812"/>
      <w:bookmarkStart w:id="1760" w:name="_Toc525926625"/>
      <w:bookmarkStart w:id="1761" w:name="_Toc526414445"/>
      <w:bookmarkStart w:id="1762" w:name="_Toc527043375"/>
      <w:bookmarkStart w:id="1763" w:name="_Toc527043526"/>
      <w:bookmarkStart w:id="1764" w:name="_Toc527452674"/>
      <w:bookmarkStart w:id="1765" w:name="_Toc527458742"/>
      <w:bookmarkStart w:id="1766" w:name="_Toc527552276"/>
      <w:bookmarkStart w:id="1767" w:name="_Toc527626181"/>
      <w:bookmarkStart w:id="1768" w:name="_Toc527628930"/>
      <w:bookmarkStart w:id="1769" w:name="_Toc523964135"/>
      <w:bookmarkStart w:id="1770" w:name="_Toc523964270"/>
      <w:bookmarkStart w:id="1771" w:name="_Toc524114730"/>
      <w:bookmarkStart w:id="1772" w:name="_Toc524115766"/>
      <w:bookmarkStart w:id="1773" w:name="_Toc524607455"/>
      <w:bookmarkStart w:id="1774" w:name="_Toc525235107"/>
      <w:bookmarkStart w:id="1775" w:name="_Toc525310668"/>
      <w:bookmarkStart w:id="1776" w:name="_Toc525675463"/>
      <w:bookmarkStart w:id="1777" w:name="_Toc525907690"/>
      <w:bookmarkStart w:id="1778" w:name="_Toc525925813"/>
      <w:bookmarkStart w:id="1779" w:name="_Toc525926626"/>
      <w:bookmarkStart w:id="1780" w:name="_Toc526414446"/>
      <w:bookmarkStart w:id="1781" w:name="_Toc527043376"/>
      <w:bookmarkStart w:id="1782" w:name="_Toc527043527"/>
      <w:bookmarkStart w:id="1783" w:name="_Toc527452675"/>
      <w:bookmarkStart w:id="1784" w:name="_Toc527458743"/>
      <w:bookmarkStart w:id="1785" w:name="_Toc527552277"/>
      <w:bookmarkStart w:id="1786" w:name="_Toc527626182"/>
      <w:bookmarkStart w:id="1787" w:name="_Toc527628931"/>
      <w:bookmarkStart w:id="1788" w:name="_Toc523964136"/>
      <w:bookmarkStart w:id="1789" w:name="_Toc523964271"/>
      <w:bookmarkStart w:id="1790" w:name="_Toc524114731"/>
      <w:bookmarkStart w:id="1791" w:name="_Toc524115767"/>
      <w:bookmarkStart w:id="1792" w:name="_Toc524607456"/>
      <w:bookmarkStart w:id="1793" w:name="_Toc525235108"/>
      <w:bookmarkStart w:id="1794" w:name="_Toc525310669"/>
      <w:bookmarkStart w:id="1795" w:name="_Toc525675464"/>
      <w:bookmarkStart w:id="1796" w:name="_Toc525907691"/>
      <w:bookmarkStart w:id="1797" w:name="_Toc525925814"/>
      <w:bookmarkStart w:id="1798" w:name="_Toc525926627"/>
      <w:bookmarkStart w:id="1799" w:name="_Toc526414447"/>
      <w:bookmarkStart w:id="1800" w:name="_Toc527043377"/>
      <w:bookmarkStart w:id="1801" w:name="_Toc527043528"/>
      <w:bookmarkStart w:id="1802" w:name="_Toc527452676"/>
      <w:bookmarkStart w:id="1803" w:name="_Toc527458744"/>
      <w:bookmarkStart w:id="1804" w:name="_Toc527552278"/>
      <w:bookmarkStart w:id="1805" w:name="_Toc527626183"/>
      <w:bookmarkStart w:id="1806" w:name="_Toc527628932"/>
      <w:bookmarkStart w:id="1807" w:name="_Toc523964137"/>
      <w:bookmarkStart w:id="1808" w:name="_Toc523964272"/>
      <w:bookmarkStart w:id="1809" w:name="_Toc524114732"/>
      <w:bookmarkStart w:id="1810" w:name="_Toc524115768"/>
      <w:bookmarkStart w:id="1811" w:name="_Toc524607457"/>
      <w:bookmarkStart w:id="1812" w:name="_Toc525235109"/>
      <w:bookmarkStart w:id="1813" w:name="_Toc525310670"/>
      <w:bookmarkStart w:id="1814" w:name="_Toc525675465"/>
      <w:bookmarkStart w:id="1815" w:name="_Toc525907692"/>
      <w:bookmarkStart w:id="1816" w:name="_Toc525925815"/>
      <w:bookmarkStart w:id="1817" w:name="_Toc525926628"/>
      <w:bookmarkStart w:id="1818" w:name="_Toc526414448"/>
      <w:bookmarkStart w:id="1819" w:name="_Toc527043378"/>
      <w:bookmarkStart w:id="1820" w:name="_Toc527043529"/>
      <w:bookmarkStart w:id="1821" w:name="_Toc527452677"/>
      <w:bookmarkStart w:id="1822" w:name="_Toc527458745"/>
      <w:bookmarkStart w:id="1823" w:name="_Toc527552279"/>
      <w:bookmarkStart w:id="1824" w:name="_Toc527626184"/>
      <w:bookmarkStart w:id="1825" w:name="_Toc527628933"/>
      <w:bookmarkStart w:id="1826" w:name="_Toc523964138"/>
      <w:bookmarkStart w:id="1827" w:name="_Toc523964273"/>
      <w:bookmarkStart w:id="1828" w:name="_Toc524114733"/>
      <w:bookmarkStart w:id="1829" w:name="_Toc524115769"/>
      <w:bookmarkStart w:id="1830" w:name="_Toc524607458"/>
      <w:bookmarkStart w:id="1831" w:name="_Toc525235110"/>
      <w:bookmarkStart w:id="1832" w:name="_Toc525310671"/>
      <w:bookmarkStart w:id="1833" w:name="_Toc525675466"/>
      <w:bookmarkStart w:id="1834" w:name="_Toc525907693"/>
      <w:bookmarkStart w:id="1835" w:name="_Toc525925816"/>
      <w:bookmarkStart w:id="1836" w:name="_Toc525926629"/>
      <w:bookmarkStart w:id="1837" w:name="_Toc526414449"/>
      <w:bookmarkStart w:id="1838" w:name="_Toc527043379"/>
      <w:bookmarkStart w:id="1839" w:name="_Toc527043530"/>
      <w:bookmarkStart w:id="1840" w:name="_Toc527452678"/>
      <w:bookmarkStart w:id="1841" w:name="_Toc527458746"/>
      <w:bookmarkStart w:id="1842" w:name="_Toc527552280"/>
      <w:bookmarkStart w:id="1843" w:name="_Toc527626185"/>
      <w:bookmarkStart w:id="1844" w:name="_Toc527628934"/>
      <w:bookmarkStart w:id="1845" w:name="_Toc523964139"/>
      <w:bookmarkStart w:id="1846" w:name="_Toc523964274"/>
      <w:bookmarkStart w:id="1847" w:name="_Toc524114734"/>
      <w:bookmarkStart w:id="1848" w:name="_Toc524115770"/>
      <w:bookmarkStart w:id="1849" w:name="_Toc524607459"/>
      <w:bookmarkStart w:id="1850" w:name="_Toc525235111"/>
      <w:bookmarkStart w:id="1851" w:name="_Toc525310672"/>
      <w:bookmarkStart w:id="1852" w:name="_Toc525675467"/>
      <w:bookmarkStart w:id="1853" w:name="_Toc525907694"/>
      <w:bookmarkStart w:id="1854" w:name="_Toc525925817"/>
      <w:bookmarkStart w:id="1855" w:name="_Toc525926630"/>
      <w:bookmarkStart w:id="1856" w:name="_Toc526414450"/>
      <w:bookmarkStart w:id="1857" w:name="_Toc527043380"/>
      <w:bookmarkStart w:id="1858" w:name="_Toc527043531"/>
      <w:bookmarkStart w:id="1859" w:name="_Toc527452679"/>
      <w:bookmarkStart w:id="1860" w:name="_Toc527458747"/>
      <w:bookmarkStart w:id="1861" w:name="_Toc527552281"/>
      <w:bookmarkStart w:id="1862" w:name="_Toc527626186"/>
      <w:bookmarkStart w:id="1863" w:name="_Toc527628935"/>
      <w:bookmarkStart w:id="1864" w:name="_Toc523964140"/>
      <w:bookmarkStart w:id="1865" w:name="_Toc523964275"/>
      <w:bookmarkStart w:id="1866" w:name="_Toc524114735"/>
      <w:bookmarkStart w:id="1867" w:name="_Toc524115771"/>
      <w:bookmarkStart w:id="1868" w:name="_Toc524607460"/>
      <w:bookmarkStart w:id="1869" w:name="_Toc525235112"/>
      <w:bookmarkStart w:id="1870" w:name="_Toc525310673"/>
      <w:bookmarkStart w:id="1871" w:name="_Toc525675468"/>
      <w:bookmarkStart w:id="1872" w:name="_Toc525907695"/>
      <w:bookmarkStart w:id="1873" w:name="_Toc525925818"/>
      <w:bookmarkStart w:id="1874" w:name="_Toc525926631"/>
      <w:bookmarkStart w:id="1875" w:name="_Toc526414451"/>
      <w:bookmarkStart w:id="1876" w:name="_Toc527043381"/>
      <w:bookmarkStart w:id="1877" w:name="_Toc527043532"/>
      <w:bookmarkStart w:id="1878" w:name="_Toc527452680"/>
      <w:bookmarkStart w:id="1879" w:name="_Toc527458748"/>
      <w:bookmarkStart w:id="1880" w:name="_Toc527552282"/>
      <w:bookmarkStart w:id="1881" w:name="_Toc527626187"/>
      <w:bookmarkStart w:id="1882" w:name="_Toc527628936"/>
      <w:bookmarkStart w:id="1883" w:name="_Toc523964141"/>
      <w:bookmarkStart w:id="1884" w:name="_Toc523964276"/>
      <w:bookmarkStart w:id="1885" w:name="_Toc524114736"/>
      <w:bookmarkStart w:id="1886" w:name="_Toc524115772"/>
      <w:bookmarkStart w:id="1887" w:name="_Toc524607461"/>
      <w:bookmarkStart w:id="1888" w:name="_Toc525235113"/>
      <w:bookmarkStart w:id="1889" w:name="_Toc525310674"/>
      <w:bookmarkStart w:id="1890" w:name="_Toc525675469"/>
      <w:bookmarkStart w:id="1891" w:name="_Toc525907696"/>
      <w:bookmarkStart w:id="1892" w:name="_Toc525925819"/>
      <w:bookmarkStart w:id="1893" w:name="_Toc525926632"/>
      <w:bookmarkStart w:id="1894" w:name="_Toc526414452"/>
      <w:bookmarkStart w:id="1895" w:name="_Toc527043382"/>
      <w:bookmarkStart w:id="1896" w:name="_Toc527043533"/>
      <w:bookmarkStart w:id="1897" w:name="_Toc527452681"/>
      <w:bookmarkStart w:id="1898" w:name="_Toc527458749"/>
      <w:bookmarkStart w:id="1899" w:name="_Toc527552283"/>
      <w:bookmarkStart w:id="1900" w:name="_Toc527626188"/>
      <w:bookmarkStart w:id="1901" w:name="_Toc527628937"/>
      <w:bookmarkStart w:id="1902" w:name="_Toc523964142"/>
      <w:bookmarkStart w:id="1903" w:name="_Toc523964277"/>
      <w:bookmarkStart w:id="1904" w:name="_Toc524114737"/>
      <w:bookmarkStart w:id="1905" w:name="_Toc524115773"/>
      <w:bookmarkStart w:id="1906" w:name="_Toc524607462"/>
      <w:bookmarkStart w:id="1907" w:name="_Toc525235114"/>
      <w:bookmarkStart w:id="1908" w:name="_Toc525310675"/>
      <w:bookmarkStart w:id="1909" w:name="_Toc525675470"/>
      <w:bookmarkStart w:id="1910" w:name="_Toc525907697"/>
      <w:bookmarkStart w:id="1911" w:name="_Toc525925820"/>
      <w:bookmarkStart w:id="1912" w:name="_Toc525926633"/>
      <w:bookmarkStart w:id="1913" w:name="_Toc526414453"/>
      <w:bookmarkStart w:id="1914" w:name="_Toc527043383"/>
      <w:bookmarkStart w:id="1915" w:name="_Toc527043534"/>
      <w:bookmarkStart w:id="1916" w:name="_Toc527452682"/>
      <w:bookmarkStart w:id="1917" w:name="_Toc527458750"/>
      <w:bookmarkStart w:id="1918" w:name="_Toc527552284"/>
      <w:bookmarkStart w:id="1919" w:name="_Toc527626189"/>
      <w:bookmarkStart w:id="1920" w:name="_Toc527628938"/>
      <w:bookmarkStart w:id="1921" w:name="_Toc523964143"/>
      <w:bookmarkStart w:id="1922" w:name="_Toc523964278"/>
      <w:bookmarkStart w:id="1923" w:name="_Toc524114738"/>
      <w:bookmarkStart w:id="1924" w:name="_Toc524115774"/>
      <w:bookmarkStart w:id="1925" w:name="_Toc524607463"/>
      <w:bookmarkStart w:id="1926" w:name="_Toc525235115"/>
      <w:bookmarkStart w:id="1927" w:name="_Toc525310676"/>
      <w:bookmarkStart w:id="1928" w:name="_Toc525675471"/>
      <w:bookmarkStart w:id="1929" w:name="_Toc525907698"/>
      <w:bookmarkStart w:id="1930" w:name="_Toc525925821"/>
      <w:bookmarkStart w:id="1931" w:name="_Toc525926634"/>
      <w:bookmarkStart w:id="1932" w:name="_Toc526414454"/>
      <w:bookmarkStart w:id="1933" w:name="_Toc527043384"/>
      <w:bookmarkStart w:id="1934" w:name="_Toc527043535"/>
      <w:bookmarkStart w:id="1935" w:name="_Toc527452683"/>
      <w:bookmarkStart w:id="1936" w:name="_Toc527458751"/>
      <w:bookmarkStart w:id="1937" w:name="_Toc527552285"/>
      <w:bookmarkStart w:id="1938" w:name="_Toc527626190"/>
      <w:bookmarkStart w:id="1939" w:name="_Toc527628939"/>
      <w:bookmarkStart w:id="1940" w:name="_Toc523964144"/>
      <w:bookmarkStart w:id="1941" w:name="_Toc523964279"/>
      <w:bookmarkStart w:id="1942" w:name="_Toc524114739"/>
      <w:bookmarkStart w:id="1943" w:name="_Toc524115775"/>
      <w:bookmarkStart w:id="1944" w:name="_Toc524607464"/>
      <w:bookmarkStart w:id="1945" w:name="_Toc525235116"/>
      <w:bookmarkStart w:id="1946" w:name="_Toc525310677"/>
      <w:bookmarkStart w:id="1947" w:name="_Toc525675472"/>
      <w:bookmarkStart w:id="1948" w:name="_Toc525907699"/>
      <w:bookmarkStart w:id="1949" w:name="_Toc525925822"/>
      <w:bookmarkStart w:id="1950" w:name="_Toc525926635"/>
      <w:bookmarkStart w:id="1951" w:name="_Toc526414455"/>
      <w:bookmarkStart w:id="1952" w:name="_Toc527043385"/>
      <w:bookmarkStart w:id="1953" w:name="_Toc527043536"/>
      <w:bookmarkStart w:id="1954" w:name="_Toc527452684"/>
      <w:bookmarkStart w:id="1955" w:name="_Toc527458752"/>
      <w:bookmarkStart w:id="1956" w:name="_Toc527552286"/>
      <w:bookmarkStart w:id="1957" w:name="_Toc527626191"/>
      <w:bookmarkStart w:id="1958" w:name="_Toc527628940"/>
      <w:bookmarkStart w:id="1959" w:name="_Toc523964145"/>
      <w:bookmarkStart w:id="1960" w:name="_Toc523964280"/>
      <w:bookmarkStart w:id="1961" w:name="_Toc524114740"/>
      <w:bookmarkStart w:id="1962" w:name="_Toc524115776"/>
      <w:bookmarkStart w:id="1963" w:name="_Toc524607465"/>
      <w:bookmarkStart w:id="1964" w:name="_Toc525235117"/>
      <w:bookmarkStart w:id="1965" w:name="_Toc525310678"/>
      <w:bookmarkStart w:id="1966" w:name="_Toc525675473"/>
      <w:bookmarkStart w:id="1967" w:name="_Toc525907700"/>
      <w:bookmarkStart w:id="1968" w:name="_Toc525925823"/>
      <w:bookmarkStart w:id="1969" w:name="_Toc525926636"/>
      <w:bookmarkStart w:id="1970" w:name="_Toc526414456"/>
      <w:bookmarkStart w:id="1971" w:name="_Toc527043386"/>
      <w:bookmarkStart w:id="1972" w:name="_Toc527043537"/>
      <w:bookmarkStart w:id="1973" w:name="_Toc527452685"/>
      <w:bookmarkStart w:id="1974" w:name="_Toc527458753"/>
      <w:bookmarkStart w:id="1975" w:name="_Toc527552287"/>
      <w:bookmarkStart w:id="1976" w:name="_Toc527626192"/>
      <w:bookmarkStart w:id="1977" w:name="_Toc527628941"/>
      <w:bookmarkStart w:id="1978" w:name="_Toc523964146"/>
      <w:bookmarkStart w:id="1979" w:name="_Toc523964281"/>
      <w:bookmarkStart w:id="1980" w:name="_Toc524114741"/>
      <w:bookmarkStart w:id="1981" w:name="_Toc524115777"/>
      <w:bookmarkStart w:id="1982" w:name="_Toc524607466"/>
      <w:bookmarkStart w:id="1983" w:name="_Toc525235118"/>
      <w:bookmarkStart w:id="1984" w:name="_Toc525310679"/>
      <w:bookmarkStart w:id="1985" w:name="_Toc525675474"/>
      <w:bookmarkStart w:id="1986" w:name="_Toc525907701"/>
      <w:bookmarkStart w:id="1987" w:name="_Toc525925824"/>
      <w:bookmarkStart w:id="1988" w:name="_Toc525926637"/>
      <w:bookmarkStart w:id="1989" w:name="_Toc526414457"/>
      <w:bookmarkStart w:id="1990" w:name="_Toc527043387"/>
      <w:bookmarkStart w:id="1991" w:name="_Toc527043538"/>
      <w:bookmarkStart w:id="1992" w:name="_Toc527452686"/>
      <w:bookmarkStart w:id="1993" w:name="_Toc527458754"/>
      <w:bookmarkStart w:id="1994" w:name="_Toc527552288"/>
      <w:bookmarkStart w:id="1995" w:name="_Toc527626193"/>
      <w:bookmarkStart w:id="1996" w:name="_Toc527628942"/>
      <w:bookmarkStart w:id="1997" w:name="_Toc523964147"/>
      <w:bookmarkStart w:id="1998" w:name="_Toc523964282"/>
      <w:bookmarkStart w:id="1999" w:name="_Toc524114742"/>
      <w:bookmarkStart w:id="2000" w:name="_Toc524115778"/>
      <w:bookmarkStart w:id="2001" w:name="_Toc524607467"/>
      <w:bookmarkStart w:id="2002" w:name="_Toc525235119"/>
      <w:bookmarkStart w:id="2003" w:name="_Toc525310680"/>
      <w:bookmarkStart w:id="2004" w:name="_Toc525675475"/>
      <w:bookmarkStart w:id="2005" w:name="_Toc525907702"/>
      <w:bookmarkStart w:id="2006" w:name="_Toc525925825"/>
      <w:bookmarkStart w:id="2007" w:name="_Toc525926638"/>
      <w:bookmarkStart w:id="2008" w:name="_Toc526414458"/>
      <w:bookmarkStart w:id="2009" w:name="_Toc527043388"/>
      <w:bookmarkStart w:id="2010" w:name="_Toc527043539"/>
      <w:bookmarkStart w:id="2011" w:name="_Toc527452687"/>
      <w:bookmarkStart w:id="2012" w:name="_Toc527458755"/>
      <w:bookmarkStart w:id="2013" w:name="_Toc527552289"/>
      <w:bookmarkStart w:id="2014" w:name="_Toc527626194"/>
      <w:bookmarkStart w:id="2015" w:name="_Toc527628943"/>
      <w:bookmarkStart w:id="2016" w:name="_Toc523964148"/>
      <w:bookmarkStart w:id="2017" w:name="_Toc523964283"/>
      <w:bookmarkStart w:id="2018" w:name="_Toc524114743"/>
      <w:bookmarkStart w:id="2019" w:name="_Toc524115779"/>
      <w:bookmarkStart w:id="2020" w:name="_Toc524607468"/>
      <w:bookmarkStart w:id="2021" w:name="_Toc525235120"/>
      <w:bookmarkStart w:id="2022" w:name="_Toc525310681"/>
      <w:bookmarkStart w:id="2023" w:name="_Toc525675476"/>
      <w:bookmarkStart w:id="2024" w:name="_Toc525907703"/>
      <w:bookmarkStart w:id="2025" w:name="_Toc525925826"/>
      <w:bookmarkStart w:id="2026" w:name="_Toc525926639"/>
      <w:bookmarkStart w:id="2027" w:name="_Toc526414459"/>
      <w:bookmarkStart w:id="2028" w:name="_Toc527043389"/>
      <w:bookmarkStart w:id="2029" w:name="_Toc527043540"/>
      <w:bookmarkStart w:id="2030" w:name="_Toc527452688"/>
      <w:bookmarkStart w:id="2031" w:name="_Toc527458756"/>
      <w:bookmarkStart w:id="2032" w:name="_Toc527552290"/>
      <w:bookmarkStart w:id="2033" w:name="_Toc527626195"/>
      <w:bookmarkStart w:id="2034" w:name="_Toc527628944"/>
      <w:bookmarkStart w:id="2035" w:name="_Toc523964149"/>
      <w:bookmarkStart w:id="2036" w:name="_Toc523964284"/>
      <w:bookmarkStart w:id="2037" w:name="_Toc524114744"/>
      <w:bookmarkStart w:id="2038" w:name="_Toc524115780"/>
      <w:bookmarkStart w:id="2039" w:name="_Toc524607469"/>
      <w:bookmarkStart w:id="2040" w:name="_Toc525235121"/>
      <w:bookmarkStart w:id="2041" w:name="_Toc525310682"/>
      <w:bookmarkStart w:id="2042" w:name="_Toc525675477"/>
      <w:bookmarkStart w:id="2043" w:name="_Toc525907704"/>
      <w:bookmarkStart w:id="2044" w:name="_Toc525925827"/>
      <w:bookmarkStart w:id="2045" w:name="_Toc525926640"/>
      <w:bookmarkStart w:id="2046" w:name="_Toc526414460"/>
      <w:bookmarkStart w:id="2047" w:name="_Toc527043390"/>
      <w:bookmarkStart w:id="2048" w:name="_Toc527043541"/>
      <w:bookmarkStart w:id="2049" w:name="_Toc527452689"/>
      <w:bookmarkStart w:id="2050" w:name="_Toc527458757"/>
      <w:bookmarkStart w:id="2051" w:name="_Toc527552291"/>
      <w:bookmarkStart w:id="2052" w:name="_Toc527626196"/>
      <w:bookmarkStart w:id="2053" w:name="_Toc527628945"/>
      <w:bookmarkStart w:id="2054" w:name="_Toc523964150"/>
      <w:bookmarkStart w:id="2055" w:name="_Toc523964285"/>
      <w:bookmarkStart w:id="2056" w:name="_Toc524114745"/>
      <w:bookmarkStart w:id="2057" w:name="_Toc524115781"/>
      <w:bookmarkStart w:id="2058" w:name="_Toc524607470"/>
      <w:bookmarkStart w:id="2059" w:name="_Toc525235122"/>
      <w:bookmarkStart w:id="2060" w:name="_Toc525310683"/>
      <w:bookmarkStart w:id="2061" w:name="_Toc525675478"/>
      <w:bookmarkStart w:id="2062" w:name="_Toc525907705"/>
      <w:bookmarkStart w:id="2063" w:name="_Toc525925828"/>
      <w:bookmarkStart w:id="2064" w:name="_Toc525926641"/>
      <w:bookmarkStart w:id="2065" w:name="_Toc526414461"/>
      <w:bookmarkStart w:id="2066" w:name="_Toc527043391"/>
      <w:bookmarkStart w:id="2067" w:name="_Toc527043542"/>
      <w:bookmarkStart w:id="2068" w:name="_Toc527452690"/>
      <w:bookmarkStart w:id="2069" w:name="_Toc527458758"/>
      <w:bookmarkStart w:id="2070" w:name="_Toc527552292"/>
      <w:bookmarkStart w:id="2071" w:name="_Toc527626197"/>
      <w:bookmarkStart w:id="2072" w:name="_Toc527628946"/>
      <w:bookmarkStart w:id="2073" w:name="_Toc523964151"/>
      <w:bookmarkStart w:id="2074" w:name="_Toc523964286"/>
      <w:bookmarkStart w:id="2075" w:name="_Toc524114746"/>
      <w:bookmarkStart w:id="2076" w:name="_Toc524115782"/>
      <w:bookmarkStart w:id="2077" w:name="_Toc524607471"/>
      <w:bookmarkStart w:id="2078" w:name="_Toc525235123"/>
      <w:bookmarkStart w:id="2079" w:name="_Toc525310684"/>
      <w:bookmarkStart w:id="2080" w:name="_Toc525675479"/>
      <w:bookmarkStart w:id="2081" w:name="_Toc525907706"/>
      <w:bookmarkStart w:id="2082" w:name="_Toc525925829"/>
      <w:bookmarkStart w:id="2083" w:name="_Toc525926642"/>
      <w:bookmarkStart w:id="2084" w:name="_Toc526414462"/>
      <w:bookmarkStart w:id="2085" w:name="_Toc527043392"/>
      <w:bookmarkStart w:id="2086" w:name="_Toc527043543"/>
      <w:bookmarkStart w:id="2087" w:name="_Toc527452691"/>
      <w:bookmarkStart w:id="2088" w:name="_Toc527458759"/>
      <w:bookmarkStart w:id="2089" w:name="_Toc527552293"/>
      <w:bookmarkStart w:id="2090" w:name="_Toc527626198"/>
      <w:bookmarkStart w:id="2091" w:name="_Toc527628947"/>
      <w:bookmarkStart w:id="2092" w:name="_Toc523964152"/>
      <w:bookmarkStart w:id="2093" w:name="_Toc523964287"/>
      <w:bookmarkStart w:id="2094" w:name="_Toc524114747"/>
      <w:bookmarkStart w:id="2095" w:name="_Toc524115783"/>
      <w:bookmarkStart w:id="2096" w:name="_Toc524607472"/>
      <w:bookmarkStart w:id="2097" w:name="_Toc525235124"/>
      <w:bookmarkStart w:id="2098" w:name="_Toc525310685"/>
      <w:bookmarkStart w:id="2099" w:name="_Toc525675480"/>
      <w:bookmarkStart w:id="2100" w:name="_Toc525907707"/>
      <w:bookmarkStart w:id="2101" w:name="_Toc525925830"/>
      <w:bookmarkStart w:id="2102" w:name="_Toc525926643"/>
      <w:bookmarkStart w:id="2103" w:name="_Toc526414463"/>
      <w:bookmarkStart w:id="2104" w:name="_Toc527043393"/>
      <w:bookmarkStart w:id="2105" w:name="_Toc527043544"/>
      <w:bookmarkStart w:id="2106" w:name="_Toc527452692"/>
      <w:bookmarkStart w:id="2107" w:name="_Toc527458760"/>
      <w:bookmarkStart w:id="2108" w:name="_Toc527552294"/>
      <w:bookmarkStart w:id="2109" w:name="_Toc527626199"/>
      <w:bookmarkStart w:id="2110" w:name="_Toc527628948"/>
      <w:bookmarkStart w:id="2111" w:name="_Toc523964153"/>
      <w:bookmarkStart w:id="2112" w:name="_Toc523964288"/>
      <w:bookmarkStart w:id="2113" w:name="_Toc524114748"/>
      <w:bookmarkStart w:id="2114" w:name="_Toc524115784"/>
      <w:bookmarkStart w:id="2115" w:name="_Toc524607473"/>
      <w:bookmarkStart w:id="2116" w:name="_Toc525235125"/>
      <w:bookmarkStart w:id="2117" w:name="_Toc525310686"/>
      <w:bookmarkStart w:id="2118" w:name="_Toc525675481"/>
      <w:bookmarkStart w:id="2119" w:name="_Toc525907708"/>
      <w:bookmarkStart w:id="2120" w:name="_Toc525925831"/>
      <w:bookmarkStart w:id="2121" w:name="_Toc525926644"/>
      <w:bookmarkStart w:id="2122" w:name="_Toc526414464"/>
      <w:bookmarkStart w:id="2123" w:name="_Toc527043394"/>
      <w:bookmarkStart w:id="2124" w:name="_Toc527043545"/>
      <w:bookmarkStart w:id="2125" w:name="_Toc527452693"/>
      <w:bookmarkStart w:id="2126" w:name="_Toc527458761"/>
      <w:bookmarkStart w:id="2127" w:name="_Toc527552295"/>
      <w:bookmarkStart w:id="2128" w:name="_Toc527626200"/>
      <w:bookmarkStart w:id="2129" w:name="_Toc527628949"/>
      <w:bookmarkStart w:id="2130" w:name="_Toc523964154"/>
      <w:bookmarkStart w:id="2131" w:name="_Toc523964289"/>
      <w:bookmarkStart w:id="2132" w:name="_Toc524114749"/>
      <w:bookmarkStart w:id="2133" w:name="_Toc524115785"/>
      <w:bookmarkStart w:id="2134" w:name="_Toc524607474"/>
      <w:bookmarkStart w:id="2135" w:name="_Toc525235126"/>
      <w:bookmarkStart w:id="2136" w:name="_Toc525310687"/>
      <w:bookmarkStart w:id="2137" w:name="_Toc525675482"/>
      <w:bookmarkStart w:id="2138" w:name="_Toc525907709"/>
      <w:bookmarkStart w:id="2139" w:name="_Toc525925832"/>
      <w:bookmarkStart w:id="2140" w:name="_Toc525926645"/>
      <w:bookmarkStart w:id="2141" w:name="_Toc526414465"/>
      <w:bookmarkStart w:id="2142" w:name="_Toc527043395"/>
      <w:bookmarkStart w:id="2143" w:name="_Toc527043546"/>
      <w:bookmarkStart w:id="2144" w:name="_Toc527452694"/>
      <w:bookmarkStart w:id="2145" w:name="_Toc527458762"/>
      <w:bookmarkStart w:id="2146" w:name="_Toc527552296"/>
      <w:bookmarkStart w:id="2147" w:name="_Toc527626201"/>
      <w:bookmarkStart w:id="2148" w:name="_Toc527628950"/>
      <w:bookmarkStart w:id="2149" w:name="_Toc523964155"/>
      <w:bookmarkStart w:id="2150" w:name="_Toc523964290"/>
      <w:bookmarkStart w:id="2151" w:name="_Toc524114750"/>
      <w:bookmarkStart w:id="2152" w:name="_Toc524115786"/>
      <w:bookmarkStart w:id="2153" w:name="_Toc524607475"/>
      <w:bookmarkStart w:id="2154" w:name="_Toc525235127"/>
      <w:bookmarkStart w:id="2155" w:name="_Toc525310688"/>
      <w:bookmarkStart w:id="2156" w:name="_Toc525675483"/>
      <w:bookmarkStart w:id="2157" w:name="_Toc525907710"/>
      <w:bookmarkStart w:id="2158" w:name="_Toc525925833"/>
      <w:bookmarkStart w:id="2159" w:name="_Toc525926646"/>
      <w:bookmarkStart w:id="2160" w:name="_Toc526414466"/>
      <w:bookmarkStart w:id="2161" w:name="_Toc527043396"/>
      <w:bookmarkStart w:id="2162" w:name="_Toc527043547"/>
      <w:bookmarkStart w:id="2163" w:name="_Toc527452695"/>
      <w:bookmarkStart w:id="2164" w:name="_Toc527458763"/>
      <w:bookmarkStart w:id="2165" w:name="_Toc527552297"/>
      <w:bookmarkStart w:id="2166" w:name="_Toc527626202"/>
      <w:bookmarkStart w:id="2167" w:name="_Toc527628951"/>
      <w:bookmarkStart w:id="2168" w:name="_Toc523964156"/>
      <w:bookmarkStart w:id="2169" w:name="_Toc523964291"/>
      <w:bookmarkStart w:id="2170" w:name="_Toc524114751"/>
      <w:bookmarkStart w:id="2171" w:name="_Toc524115787"/>
      <w:bookmarkStart w:id="2172" w:name="_Toc524607476"/>
      <w:bookmarkStart w:id="2173" w:name="_Toc525235128"/>
      <w:bookmarkStart w:id="2174" w:name="_Toc525310689"/>
      <w:bookmarkStart w:id="2175" w:name="_Toc525675484"/>
      <w:bookmarkStart w:id="2176" w:name="_Toc525907711"/>
      <w:bookmarkStart w:id="2177" w:name="_Toc525925834"/>
      <w:bookmarkStart w:id="2178" w:name="_Toc525926647"/>
      <w:bookmarkStart w:id="2179" w:name="_Toc526414467"/>
      <w:bookmarkStart w:id="2180" w:name="_Toc527043397"/>
      <w:bookmarkStart w:id="2181" w:name="_Toc527043548"/>
      <w:bookmarkStart w:id="2182" w:name="_Toc527452696"/>
      <w:bookmarkStart w:id="2183" w:name="_Toc527458764"/>
      <w:bookmarkStart w:id="2184" w:name="_Toc527552298"/>
      <w:bookmarkStart w:id="2185" w:name="_Toc527626203"/>
      <w:bookmarkStart w:id="2186" w:name="_Toc527628952"/>
      <w:bookmarkStart w:id="2187" w:name="_Toc523964157"/>
      <w:bookmarkStart w:id="2188" w:name="_Toc523964292"/>
      <w:bookmarkStart w:id="2189" w:name="_Toc524114752"/>
      <w:bookmarkStart w:id="2190" w:name="_Toc524115788"/>
      <w:bookmarkStart w:id="2191" w:name="_Toc524607477"/>
      <w:bookmarkStart w:id="2192" w:name="_Toc525235129"/>
      <w:bookmarkStart w:id="2193" w:name="_Toc525310690"/>
      <w:bookmarkStart w:id="2194" w:name="_Toc525675485"/>
      <w:bookmarkStart w:id="2195" w:name="_Toc525907712"/>
      <w:bookmarkStart w:id="2196" w:name="_Toc525925835"/>
      <w:bookmarkStart w:id="2197" w:name="_Toc525926648"/>
      <w:bookmarkStart w:id="2198" w:name="_Toc526414468"/>
      <w:bookmarkStart w:id="2199" w:name="_Toc527043398"/>
      <w:bookmarkStart w:id="2200" w:name="_Toc527043549"/>
      <w:bookmarkStart w:id="2201" w:name="_Toc527452697"/>
      <w:bookmarkStart w:id="2202" w:name="_Toc527458765"/>
      <w:bookmarkStart w:id="2203" w:name="_Toc527552299"/>
      <w:bookmarkStart w:id="2204" w:name="_Toc527626204"/>
      <w:bookmarkStart w:id="2205" w:name="_Toc527628953"/>
      <w:bookmarkStart w:id="2206" w:name="_Toc523964158"/>
      <w:bookmarkStart w:id="2207" w:name="_Toc523964293"/>
      <w:bookmarkStart w:id="2208" w:name="_Toc524114753"/>
      <w:bookmarkStart w:id="2209" w:name="_Toc524115789"/>
      <w:bookmarkStart w:id="2210" w:name="_Toc524607478"/>
      <w:bookmarkStart w:id="2211" w:name="_Toc525235130"/>
      <w:bookmarkStart w:id="2212" w:name="_Toc525310691"/>
      <w:bookmarkStart w:id="2213" w:name="_Toc525675486"/>
      <w:bookmarkStart w:id="2214" w:name="_Toc525907713"/>
      <w:bookmarkStart w:id="2215" w:name="_Toc525925836"/>
      <w:bookmarkStart w:id="2216" w:name="_Toc525926649"/>
      <w:bookmarkStart w:id="2217" w:name="_Toc526414469"/>
      <w:bookmarkStart w:id="2218" w:name="_Toc527043399"/>
      <w:bookmarkStart w:id="2219" w:name="_Toc527043550"/>
      <w:bookmarkStart w:id="2220" w:name="_Toc527452698"/>
      <w:bookmarkStart w:id="2221" w:name="_Toc527458766"/>
      <w:bookmarkStart w:id="2222" w:name="_Toc527552300"/>
      <w:bookmarkStart w:id="2223" w:name="_Toc527626205"/>
      <w:bookmarkStart w:id="2224" w:name="_Toc527628954"/>
      <w:bookmarkStart w:id="2225" w:name="_Toc523964159"/>
      <w:bookmarkStart w:id="2226" w:name="_Toc523964294"/>
      <w:bookmarkStart w:id="2227" w:name="_Toc524114754"/>
      <w:bookmarkStart w:id="2228" w:name="_Toc524115790"/>
      <w:bookmarkStart w:id="2229" w:name="_Toc524607479"/>
      <w:bookmarkStart w:id="2230" w:name="_Toc525235131"/>
      <w:bookmarkStart w:id="2231" w:name="_Toc525310692"/>
      <w:bookmarkStart w:id="2232" w:name="_Toc525675487"/>
      <w:bookmarkStart w:id="2233" w:name="_Toc525907714"/>
      <w:bookmarkStart w:id="2234" w:name="_Toc525925837"/>
      <w:bookmarkStart w:id="2235" w:name="_Toc525926650"/>
      <w:bookmarkStart w:id="2236" w:name="_Toc526414470"/>
      <w:bookmarkStart w:id="2237" w:name="_Toc527043400"/>
      <w:bookmarkStart w:id="2238" w:name="_Toc527043551"/>
      <w:bookmarkStart w:id="2239" w:name="_Toc527452699"/>
      <w:bookmarkStart w:id="2240" w:name="_Toc527458767"/>
      <w:bookmarkStart w:id="2241" w:name="_Toc527552301"/>
      <w:bookmarkStart w:id="2242" w:name="_Toc527626206"/>
      <w:bookmarkStart w:id="2243" w:name="_Toc527628955"/>
      <w:bookmarkStart w:id="2244" w:name="_Toc523964160"/>
      <w:bookmarkStart w:id="2245" w:name="_Toc523964295"/>
      <w:bookmarkStart w:id="2246" w:name="_Toc524114755"/>
      <w:bookmarkStart w:id="2247" w:name="_Toc524115791"/>
      <w:bookmarkStart w:id="2248" w:name="_Toc524607480"/>
      <w:bookmarkStart w:id="2249" w:name="_Toc525235132"/>
      <w:bookmarkStart w:id="2250" w:name="_Toc525310693"/>
      <w:bookmarkStart w:id="2251" w:name="_Toc525675488"/>
      <w:bookmarkStart w:id="2252" w:name="_Toc525907715"/>
      <w:bookmarkStart w:id="2253" w:name="_Toc525925838"/>
      <w:bookmarkStart w:id="2254" w:name="_Toc525926651"/>
      <w:bookmarkStart w:id="2255" w:name="_Toc526414471"/>
      <w:bookmarkStart w:id="2256" w:name="_Toc527043401"/>
      <w:bookmarkStart w:id="2257" w:name="_Toc527043552"/>
      <w:bookmarkStart w:id="2258" w:name="_Toc527452700"/>
      <w:bookmarkStart w:id="2259" w:name="_Toc527458768"/>
      <w:bookmarkStart w:id="2260" w:name="_Toc527552302"/>
      <w:bookmarkStart w:id="2261" w:name="_Toc527626207"/>
      <w:bookmarkStart w:id="2262" w:name="_Toc527628956"/>
      <w:bookmarkStart w:id="2263" w:name="_Toc523964161"/>
      <w:bookmarkStart w:id="2264" w:name="_Toc523964296"/>
      <w:bookmarkStart w:id="2265" w:name="_Toc524114756"/>
      <w:bookmarkStart w:id="2266" w:name="_Toc524115792"/>
      <w:bookmarkStart w:id="2267" w:name="_Toc524607481"/>
      <w:bookmarkStart w:id="2268" w:name="_Toc525235133"/>
      <w:bookmarkStart w:id="2269" w:name="_Toc525310694"/>
      <w:bookmarkStart w:id="2270" w:name="_Toc525675489"/>
      <w:bookmarkStart w:id="2271" w:name="_Toc525907716"/>
      <w:bookmarkStart w:id="2272" w:name="_Toc525925839"/>
      <w:bookmarkStart w:id="2273" w:name="_Toc525926652"/>
      <w:bookmarkStart w:id="2274" w:name="_Toc526414472"/>
      <w:bookmarkStart w:id="2275" w:name="_Toc527043402"/>
      <w:bookmarkStart w:id="2276" w:name="_Toc527043553"/>
      <w:bookmarkStart w:id="2277" w:name="_Toc527452701"/>
      <w:bookmarkStart w:id="2278" w:name="_Toc527458769"/>
      <w:bookmarkStart w:id="2279" w:name="_Toc527552303"/>
      <w:bookmarkStart w:id="2280" w:name="_Toc527626208"/>
      <w:bookmarkStart w:id="2281" w:name="_Toc527628957"/>
      <w:bookmarkStart w:id="2282" w:name="_Toc523964162"/>
      <w:bookmarkStart w:id="2283" w:name="_Toc523964297"/>
      <w:bookmarkStart w:id="2284" w:name="_Toc524114757"/>
      <w:bookmarkStart w:id="2285" w:name="_Toc524115793"/>
      <w:bookmarkStart w:id="2286" w:name="_Toc524607482"/>
      <w:bookmarkStart w:id="2287" w:name="_Toc525235134"/>
      <w:bookmarkStart w:id="2288" w:name="_Toc525310695"/>
      <w:bookmarkStart w:id="2289" w:name="_Toc525675490"/>
      <w:bookmarkStart w:id="2290" w:name="_Toc525907717"/>
      <w:bookmarkStart w:id="2291" w:name="_Toc525925840"/>
      <w:bookmarkStart w:id="2292" w:name="_Toc525926653"/>
      <w:bookmarkStart w:id="2293" w:name="_Toc526414473"/>
      <w:bookmarkStart w:id="2294" w:name="_Toc527043403"/>
      <w:bookmarkStart w:id="2295" w:name="_Toc527043554"/>
      <w:bookmarkStart w:id="2296" w:name="_Toc527452702"/>
      <w:bookmarkStart w:id="2297" w:name="_Toc527458770"/>
      <w:bookmarkStart w:id="2298" w:name="_Toc527552304"/>
      <w:bookmarkStart w:id="2299" w:name="_Toc527626209"/>
      <w:bookmarkStart w:id="2300" w:name="_Toc527628958"/>
      <w:bookmarkStart w:id="2301" w:name="_Toc523964163"/>
      <w:bookmarkStart w:id="2302" w:name="_Toc523964298"/>
      <w:bookmarkStart w:id="2303" w:name="_Toc524114758"/>
      <w:bookmarkStart w:id="2304" w:name="_Toc524115794"/>
      <w:bookmarkStart w:id="2305" w:name="_Toc524607483"/>
      <w:bookmarkStart w:id="2306" w:name="_Toc525235135"/>
      <w:bookmarkStart w:id="2307" w:name="_Toc525310696"/>
      <w:bookmarkStart w:id="2308" w:name="_Toc525675491"/>
      <w:bookmarkStart w:id="2309" w:name="_Toc525907718"/>
      <w:bookmarkStart w:id="2310" w:name="_Toc525925841"/>
      <w:bookmarkStart w:id="2311" w:name="_Toc525926654"/>
      <w:bookmarkStart w:id="2312" w:name="_Toc526414474"/>
      <w:bookmarkStart w:id="2313" w:name="_Toc527043404"/>
      <w:bookmarkStart w:id="2314" w:name="_Toc527043555"/>
      <w:bookmarkStart w:id="2315" w:name="_Toc527452703"/>
      <w:bookmarkStart w:id="2316" w:name="_Toc527458771"/>
      <w:bookmarkStart w:id="2317" w:name="_Toc527552305"/>
      <w:bookmarkStart w:id="2318" w:name="_Toc527626210"/>
      <w:bookmarkStart w:id="2319" w:name="_Toc527628959"/>
      <w:bookmarkStart w:id="2320" w:name="_Toc523964164"/>
      <w:bookmarkStart w:id="2321" w:name="_Toc523964299"/>
      <w:bookmarkStart w:id="2322" w:name="_Toc524114759"/>
      <w:bookmarkStart w:id="2323" w:name="_Toc524115795"/>
      <w:bookmarkStart w:id="2324" w:name="_Toc524607484"/>
      <w:bookmarkStart w:id="2325" w:name="_Toc525235136"/>
      <w:bookmarkStart w:id="2326" w:name="_Toc525310697"/>
      <w:bookmarkStart w:id="2327" w:name="_Toc525675492"/>
      <w:bookmarkStart w:id="2328" w:name="_Toc525907719"/>
      <w:bookmarkStart w:id="2329" w:name="_Toc525925842"/>
      <w:bookmarkStart w:id="2330" w:name="_Toc525926655"/>
      <w:bookmarkStart w:id="2331" w:name="_Toc526414475"/>
      <w:bookmarkStart w:id="2332" w:name="_Toc527043405"/>
      <w:bookmarkStart w:id="2333" w:name="_Toc527043556"/>
      <w:bookmarkStart w:id="2334" w:name="_Toc527452704"/>
      <w:bookmarkStart w:id="2335" w:name="_Toc527458772"/>
      <w:bookmarkStart w:id="2336" w:name="_Toc527552306"/>
      <w:bookmarkStart w:id="2337" w:name="_Toc527626211"/>
      <w:bookmarkStart w:id="2338" w:name="_Toc527628960"/>
      <w:bookmarkStart w:id="2339" w:name="_Toc523964165"/>
      <w:bookmarkStart w:id="2340" w:name="_Toc523964300"/>
      <w:bookmarkStart w:id="2341" w:name="_Toc524114760"/>
      <w:bookmarkStart w:id="2342" w:name="_Toc524115796"/>
      <w:bookmarkStart w:id="2343" w:name="_Toc524607485"/>
      <w:bookmarkStart w:id="2344" w:name="_Toc525235137"/>
      <w:bookmarkStart w:id="2345" w:name="_Toc525310698"/>
      <w:bookmarkStart w:id="2346" w:name="_Toc525675493"/>
      <w:bookmarkStart w:id="2347" w:name="_Toc525907720"/>
      <w:bookmarkStart w:id="2348" w:name="_Toc525925843"/>
      <w:bookmarkStart w:id="2349" w:name="_Toc525926656"/>
      <w:bookmarkStart w:id="2350" w:name="_Toc526414476"/>
      <w:bookmarkStart w:id="2351" w:name="_Toc527043406"/>
      <w:bookmarkStart w:id="2352" w:name="_Toc527043557"/>
      <w:bookmarkStart w:id="2353" w:name="_Toc527452705"/>
      <w:bookmarkStart w:id="2354" w:name="_Toc527458773"/>
      <w:bookmarkStart w:id="2355" w:name="_Toc527552307"/>
      <w:bookmarkStart w:id="2356" w:name="_Toc527626212"/>
      <w:bookmarkStart w:id="2357" w:name="_Toc527628961"/>
      <w:bookmarkStart w:id="2358" w:name="_Toc77357546"/>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r w:rsidRPr="00BE014D">
        <w:rPr>
          <w:rFonts w:eastAsiaTheme="majorEastAsia" w:cstheme="majorBidi"/>
          <w:bCs w:val="0"/>
          <w:iCs w:val="0"/>
          <w:szCs w:val="26"/>
        </w:rPr>
        <w:t>Роли и полномочия</w:t>
      </w:r>
      <w:bookmarkEnd w:id="2358"/>
    </w:p>
    <w:p w14:paraId="49AF3712" w14:textId="77777777" w:rsidR="00022C33" w:rsidRPr="00970FF7" w:rsidRDefault="00022C33" w:rsidP="00022C33">
      <w:pPr>
        <w:spacing w:after="240" w:line="276" w:lineRule="auto"/>
        <w:ind w:firstLine="567"/>
        <w:rPr>
          <w:rFonts w:ascii="Arial" w:hAnsi="Arial" w:cs="Arial"/>
        </w:rPr>
      </w:pPr>
      <w:r w:rsidRPr="00970FF7">
        <w:rPr>
          <w:rFonts w:ascii="Arial" w:hAnsi="Arial" w:cs="Arial"/>
        </w:rPr>
        <w:t>Для реализации разграничения доступа в системах SAP построена модель разграничения доступа.</w:t>
      </w:r>
    </w:p>
    <w:p w14:paraId="61E08E58" w14:textId="77777777" w:rsidR="00022C33" w:rsidRPr="00970FF7" w:rsidRDefault="00022C33" w:rsidP="00022C33">
      <w:pPr>
        <w:spacing w:after="240" w:line="276" w:lineRule="auto"/>
        <w:ind w:firstLine="567"/>
        <w:rPr>
          <w:rFonts w:ascii="Arial" w:hAnsi="Arial" w:cs="Arial"/>
        </w:rPr>
      </w:pPr>
      <w:r w:rsidRPr="00970FF7">
        <w:rPr>
          <w:rFonts w:ascii="Arial" w:hAnsi="Arial" w:cs="Arial"/>
        </w:rPr>
        <w:t>Роли делятся на: Шаблонные – Локализованные – Функциональные роли.</w:t>
      </w:r>
    </w:p>
    <w:p w14:paraId="7EC1B9E1" w14:textId="77777777" w:rsidR="00022C33" w:rsidRPr="00970FF7" w:rsidRDefault="00022C33" w:rsidP="00022C33">
      <w:pPr>
        <w:spacing w:after="240" w:line="276" w:lineRule="auto"/>
        <w:ind w:firstLine="567"/>
        <w:rPr>
          <w:rFonts w:ascii="Arial" w:hAnsi="Arial" w:cs="Arial"/>
          <w:u w:val="single"/>
        </w:rPr>
      </w:pPr>
      <w:r w:rsidRPr="00970FF7">
        <w:rPr>
          <w:rFonts w:ascii="Arial" w:hAnsi="Arial" w:cs="Arial"/>
          <w:u w:val="single"/>
        </w:rPr>
        <w:t>Шаблонная роль:</w:t>
      </w:r>
    </w:p>
    <w:p w14:paraId="6904ECDD" w14:textId="61AD07D3" w:rsidR="00022C33" w:rsidRPr="00970FF7" w:rsidRDefault="00022C33" w:rsidP="00022C33">
      <w:pPr>
        <w:spacing w:after="240" w:line="276" w:lineRule="auto"/>
        <w:ind w:firstLine="567"/>
        <w:rPr>
          <w:rFonts w:ascii="Arial" w:hAnsi="Arial" w:cs="Arial"/>
        </w:rPr>
      </w:pPr>
      <w:r w:rsidRPr="00970FF7">
        <w:rPr>
          <w:rFonts w:ascii="Arial" w:hAnsi="Arial" w:cs="Arial"/>
        </w:rPr>
        <w:t xml:space="preserve">включает набор транзакций и объектов полномочий, обеспечивающих выполнение </w:t>
      </w:r>
      <w:r w:rsidR="00D13A13" w:rsidRPr="00970FF7">
        <w:rPr>
          <w:rFonts w:ascii="Arial" w:hAnsi="Arial" w:cs="Arial"/>
        </w:rPr>
        <w:t>определённых</w:t>
      </w:r>
      <w:r w:rsidRPr="00970FF7">
        <w:rPr>
          <w:rFonts w:ascii="Arial" w:hAnsi="Arial" w:cs="Arial"/>
        </w:rPr>
        <w:t xml:space="preserve"> задач, которые могут быть отнесены к разным шагам бизнес процессов.</w:t>
      </w:r>
    </w:p>
    <w:p w14:paraId="7CFFCB80" w14:textId="77777777" w:rsidR="00022C33" w:rsidRPr="00970FF7" w:rsidRDefault="00022C33" w:rsidP="00022C33">
      <w:pPr>
        <w:spacing w:after="240" w:line="276" w:lineRule="auto"/>
        <w:ind w:firstLine="567"/>
        <w:rPr>
          <w:rFonts w:ascii="Arial" w:hAnsi="Arial" w:cs="Arial"/>
        </w:rPr>
      </w:pPr>
      <w:r w:rsidRPr="00970FF7">
        <w:rPr>
          <w:rFonts w:ascii="Arial" w:hAnsi="Arial" w:cs="Arial"/>
        </w:rPr>
        <w:t>Особенностями шаблонной роли являются: отсутствие ограничения на организационные уровни Общества Шаблонная роль не присваивается пользователям.</w:t>
      </w:r>
    </w:p>
    <w:p w14:paraId="7C2ED8F2" w14:textId="77777777" w:rsidR="00022C33" w:rsidRPr="00970FF7" w:rsidRDefault="00022C33" w:rsidP="00022C33">
      <w:pPr>
        <w:spacing w:after="240" w:line="276" w:lineRule="auto"/>
        <w:ind w:firstLine="567"/>
        <w:rPr>
          <w:rFonts w:ascii="Arial" w:hAnsi="Arial" w:cs="Arial"/>
          <w:u w:val="single"/>
        </w:rPr>
      </w:pPr>
      <w:r w:rsidRPr="00970FF7">
        <w:rPr>
          <w:rFonts w:ascii="Arial" w:hAnsi="Arial" w:cs="Arial"/>
          <w:u w:val="single"/>
        </w:rPr>
        <w:t>Локализованная роль:</w:t>
      </w:r>
    </w:p>
    <w:p w14:paraId="2C45A80A" w14:textId="77777777" w:rsidR="00022C33" w:rsidRPr="00970FF7" w:rsidRDefault="00022C33" w:rsidP="00022C33">
      <w:pPr>
        <w:spacing w:after="240" w:line="276" w:lineRule="auto"/>
        <w:ind w:firstLine="567"/>
        <w:rPr>
          <w:rFonts w:ascii="Arial" w:hAnsi="Arial" w:cs="Arial"/>
        </w:rPr>
      </w:pPr>
      <w:r w:rsidRPr="00970FF7">
        <w:rPr>
          <w:rFonts w:ascii="Arial" w:hAnsi="Arial" w:cs="Arial"/>
        </w:rPr>
        <w:t>локализованные роли создаются на основе наследования Шаблонных ролей и содержат ограничения на организационные уровни Общества (Предприятия, подразделения, Заводы, Закупочные организации и т.д.).</w:t>
      </w:r>
    </w:p>
    <w:p w14:paraId="074C3F4F" w14:textId="77777777" w:rsidR="00022C33" w:rsidRPr="00970FF7" w:rsidRDefault="00022C33" w:rsidP="00022C33">
      <w:pPr>
        <w:spacing w:after="240" w:line="276" w:lineRule="auto"/>
        <w:ind w:firstLine="567"/>
        <w:rPr>
          <w:rFonts w:ascii="Arial" w:hAnsi="Arial" w:cs="Arial"/>
          <w:u w:val="single"/>
        </w:rPr>
      </w:pPr>
      <w:r w:rsidRPr="00970FF7">
        <w:rPr>
          <w:rFonts w:ascii="Arial" w:hAnsi="Arial" w:cs="Arial"/>
          <w:u w:val="single"/>
        </w:rPr>
        <w:t>Функциональная роль:</w:t>
      </w:r>
    </w:p>
    <w:p w14:paraId="13256B9B" w14:textId="77777777" w:rsidR="00022C33" w:rsidRPr="00970FF7" w:rsidRDefault="00022C33" w:rsidP="00022C33">
      <w:pPr>
        <w:spacing w:after="240" w:line="276" w:lineRule="auto"/>
        <w:ind w:firstLine="567"/>
        <w:rPr>
          <w:rFonts w:ascii="Arial" w:hAnsi="Arial" w:cs="Arial"/>
        </w:rPr>
      </w:pPr>
      <w:r w:rsidRPr="00970FF7">
        <w:rPr>
          <w:rFonts w:ascii="Arial" w:hAnsi="Arial" w:cs="Arial"/>
        </w:rPr>
        <w:t>объединяет в себе набор Локализованных ролей и позволяет выполнить бизнес-процессы. Функциональные роли определяются на базе штатной должности сотрудника.</w:t>
      </w:r>
    </w:p>
    <w:p w14:paraId="1D9DCBBD" w14:textId="77777777" w:rsidR="00022C33" w:rsidRDefault="00022C33" w:rsidP="00022C33">
      <w:pPr>
        <w:pStyle w:val="a7"/>
        <w:keepNext/>
        <w:spacing w:after="240" w:afterAutospacing="0" w:line="276" w:lineRule="auto"/>
        <w:jc w:val="right"/>
        <w:rPr>
          <w:rFonts w:ascii="Arial" w:hAnsi="Arial" w:cs="Arial"/>
          <w:b/>
          <w:sz w:val="22"/>
        </w:rPr>
      </w:pPr>
      <w:r w:rsidRPr="00916FAB">
        <w:rPr>
          <w:rFonts w:ascii="Arial" w:hAnsi="Arial" w:cs="Arial"/>
          <w:b/>
          <w:sz w:val="22"/>
        </w:rPr>
        <w:t>Таблица РП1</w:t>
      </w:r>
      <w:r>
        <w:rPr>
          <w:rFonts w:ascii="Arial" w:hAnsi="Arial" w:cs="Arial"/>
          <w:b/>
          <w:sz w:val="22"/>
        </w:rPr>
        <w:t>.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45"/>
        <w:gridCol w:w="1842"/>
        <w:gridCol w:w="6789"/>
      </w:tblGrid>
      <w:tr w:rsidR="00022C33" w:rsidRPr="006F5656" w14:paraId="446196A1" w14:textId="77777777" w:rsidTr="009936BB">
        <w:trPr>
          <w:cantSplit/>
          <w:trHeight w:val="581"/>
          <w:tblHeader/>
        </w:trPr>
        <w:tc>
          <w:tcPr>
            <w:tcW w:w="759" w:type="pct"/>
            <w:shd w:val="clear" w:color="auto" w:fill="FFC000"/>
            <w:vAlign w:val="center"/>
          </w:tcPr>
          <w:p w14:paraId="499DCE80"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 xml:space="preserve">Роль </w:t>
            </w:r>
          </w:p>
        </w:tc>
        <w:tc>
          <w:tcPr>
            <w:tcW w:w="905" w:type="pct"/>
            <w:shd w:val="clear" w:color="auto" w:fill="FFC000"/>
            <w:vAlign w:val="center"/>
          </w:tcPr>
          <w:p w14:paraId="4607F139"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Сокращение роли (Код)</w:t>
            </w:r>
          </w:p>
        </w:tc>
        <w:tc>
          <w:tcPr>
            <w:tcW w:w="3336" w:type="pct"/>
            <w:shd w:val="clear" w:color="auto" w:fill="FFC000"/>
            <w:vAlign w:val="center"/>
          </w:tcPr>
          <w:p w14:paraId="39BDE0B0" w14:textId="77777777" w:rsidR="00022C33" w:rsidRPr="006F5656" w:rsidRDefault="00022C33" w:rsidP="0043622A">
            <w:pPr>
              <w:jc w:val="center"/>
              <w:rPr>
                <w:rFonts w:ascii="Arial" w:hAnsi="Arial" w:cs="Arial"/>
                <w:b/>
                <w:sz w:val="20"/>
                <w:szCs w:val="20"/>
              </w:rPr>
            </w:pPr>
            <w:r w:rsidRPr="006F5656">
              <w:rPr>
                <w:rFonts w:ascii="Arial" w:hAnsi="Arial" w:cs="Arial"/>
                <w:b/>
                <w:bCs/>
                <w:sz w:val="20"/>
                <w:szCs w:val="20"/>
                <w:lang w:eastAsia="ru-RU"/>
              </w:rPr>
              <w:t>Описание роли</w:t>
            </w:r>
          </w:p>
        </w:tc>
      </w:tr>
      <w:tr w:rsidR="00E53A0B" w:rsidRPr="000D2089" w14:paraId="66E17589" w14:textId="77777777" w:rsidTr="009936BB">
        <w:trPr>
          <w:cantSplit/>
        </w:trPr>
        <w:tc>
          <w:tcPr>
            <w:tcW w:w="759" w:type="pct"/>
            <w:shd w:val="clear" w:color="auto" w:fill="auto"/>
            <w:vAlign w:val="center"/>
          </w:tcPr>
          <w:p w14:paraId="6EDC7E65" w14:textId="320C961A" w:rsidR="00E53A0B" w:rsidRPr="003B3D6A" w:rsidRDefault="00E53A0B" w:rsidP="009936BB">
            <w:pPr>
              <w:rPr>
                <w:rFonts w:ascii="Arial" w:hAnsi="Arial" w:cs="Arial"/>
                <w:color w:val="000000"/>
                <w:sz w:val="20"/>
                <w:szCs w:val="20"/>
              </w:rPr>
            </w:pPr>
            <w:r>
              <w:rPr>
                <w:rFonts w:ascii="Arial" w:hAnsi="Arial" w:cs="Arial"/>
                <w:color w:val="000000"/>
                <w:sz w:val="20"/>
                <w:szCs w:val="20"/>
              </w:rPr>
              <w:t xml:space="preserve">Планировщик бюджета УА </w:t>
            </w:r>
            <w:r w:rsidR="00A204B1">
              <w:rPr>
                <w:rFonts w:ascii="Arial" w:hAnsi="Arial" w:cs="Arial"/>
                <w:color w:val="000000"/>
                <w:sz w:val="20"/>
                <w:szCs w:val="20"/>
              </w:rPr>
              <w:t>УО</w:t>
            </w:r>
          </w:p>
        </w:tc>
        <w:tc>
          <w:tcPr>
            <w:tcW w:w="905" w:type="pct"/>
            <w:shd w:val="clear" w:color="auto" w:fill="auto"/>
            <w:vAlign w:val="center"/>
          </w:tcPr>
          <w:p w14:paraId="1BE9D5B7" w14:textId="27E739D7" w:rsidR="00E53A0B" w:rsidRPr="009936BB" w:rsidRDefault="00382E8A">
            <w:pPr>
              <w:rPr>
                <w:rFonts w:ascii="Arial" w:hAnsi="Arial" w:cs="Arial"/>
                <w:color w:val="000000"/>
                <w:sz w:val="20"/>
                <w:szCs w:val="20"/>
              </w:rPr>
            </w:pPr>
            <w:r w:rsidRPr="00382E8A">
              <w:rPr>
                <w:rFonts w:ascii="Arial" w:hAnsi="Arial" w:cs="Arial"/>
                <w:color w:val="000000"/>
                <w:sz w:val="20"/>
                <w:szCs w:val="20"/>
              </w:rPr>
              <w:t>ZC_</w:t>
            </w:r>
            <w:r>
              <w:rPr>
                <w:rFonts w:ascii="Arial" w:hAnsi="Arial" w:cs="Arial"/>
                <w:color w:val="000000"/>
                <w:sz w:val="20"/>
                <w:szCs w:val="20"/>
              </w:rPr>
              <w:t>*</w:t>
            </w:r>
            <w:r w:rsidRPr="00382E8A">
              <w:rPr>
                <w:rFonts w:ascii="Arial" w:hAnsi="Arial" w:cs="Arial"/>
                <w:color w:val="000000"/>
                <w:sz w:val="20"/>
                <w:szCs w:val="20"/>
              </w:rPr>
              <w:t>_PM_BUDGETER_Y</w:t>
            </w:r>
          </w:p>
        </w:tc>
        <w:tc>
          <w:tcPr>
            <w:tcW w:w="3336" w:type="pct"/>
            <w:shd w:val="clear" w:color="auto" w:fill="auto"/>
            <w:vAlign w:val="center"/>
          </w:tcPr>
          <w:p w14:paraId="74B88C0B" w14:textId="3BF5B1C8" w:rsidR="00E53A0B" w:rsidRPr="000E40BD" w:rsidRDefault="00E53A0B">
            <w:pPr>
              <w:jc w:val="left"/>
              <w:rPr>
                <w:rFonts w:ascii="Arial" w:hAnsi="Arial" w:cs="Arial"/>
                <w:color w:val="000000"/>
                <w:sz w:val="20"/>
                <w:szCs w:val="20"/>
              </w:rPr>
            </w:pPr>
            <w:r>
              <w:rPr>
                <w:rFonts w:ascii="Arial" w:hAnsi="Arial" w:cs="Arial"/>
                <w:color w:val="000000"/>
                <w:sz w:val="20"/>
                <w:szCs w:val="20"/>
              </w:rPr>
              <w:t>Формирование долгосрочного плана</w:t>
            </w:r>
            <w:r w:rsidR="00E67E23">
              <w:rPr>
                <w:rFonts w:ascii="Arial" w:hAnsi="Arial" w:cs="Arial"/>
                <w:color w:val="000000"/>
                <w:sz w:val="20"/>
                <w:szCs w:val="20"/>
              </w:rPr>
              <w:t xml:space="preserve"> воздействий на ПА БЕ;</w:t>
            </w:r>
            <w:r w:rsidR="00E67E23">
              <w:rPr>
                <w:rFonts w:ascii="Arial" w:hAnsi="Arial" w:cs="Arial"/>
                <w:color w:val="000000"/>
                <w:sz w:val="20"/>
                <w:szCs w:val="20"/>
              </w:rPr>
              <w:br/>
              <w:t>А</w:t>
            </w:r>
            <w:r>
              <w:rPr>
                <w:rFonts w:ascii="Arial" w:hAnsi="Arial" w:cs="Arial"/>
                <w:color w:val="000000"/>
                <w:sz w:val="20"/>
                <w:szCs w:val="20"/>
              </w:rPr>
              <w:t>ктуализация структуры СПП-элементов для долгосрочного плана;</w:t>
            </w:r>
            <w:r>
              <w:rPr>
                <w:rFonts w:ascii="Arial" w:hAnsi="Arial" w:cs="Arial"/>
                <w:color w:val="000000"/>
                <w:sz w:val="20"/>
                <w:szCs w:val="20"/>
              </w:rPr>
              <w:br/>
              <w:t>Формирование проекта долгосрочного бюджета воздействий БЕ;</w:t>
            </w:r>
            <w:r>
              <w:rPr>
                <w:rFonts w:ascii="Arial" w:hAnsi="Arial" w:cs="Arial"/>
                <w:color w:val="000000"/>
                <w:sz w:val="20"/>
                <w:szCs w:val="20"/>
              </w:rPr>
              <w:br/>
              <w:t>Корректировка долгосрочного плана (на уровне БЕ);</w:t>
            </w:r>
            <w:r>
              <w:rPr>
                <w:rFonts w:ascii="Arial" w:hAnsi="Arial" w:cs="Arial"/>
                <w:color w:val="000000"/>
                <w:sz w:val="20"/>
                <w:szCs w:val="20"/>
              </w:rPr>
              <w:br/>
              <w:t>Формирование среднесрочно</w:t>
            </w:r>
            <w:r w:rsidR="00E67E23">
              <w:rPr>
                <w:rFonts w:ascii="Arial" w:hAnsi="Arial" w:cs="Arial"/>
                <w:color w:val="000000"/>
                <w:sz w:val="20"/>
                <w:szCs w:val="20"/>
              </w:rPr>
              <w:t>го плана проектов БЕ;</w:t>
            </w:r>
            <w:r w:rsidR="00E67E23">
              <w:rPr>
                <w:rFonts w:ascii="Arial" w:hAnsi="Arial" w:cs="Arial"/>
                <w:color w:val="000000"/>
                <w:sz w:val="20"/>
                <w:szCs w:val="20"/>
              </w:rPr>
              <w:br/>
              <w:t>А</w:t>
            </w:r>
            <w:r>
              <w:rPr>
                <w:rFonts w:ascii="Arial" w:hAnsi="Arial" w:cs="Arial"/>
                <w:color w:val="000000"/>
                <w:sz w:val="20"/>
                <w:szCs w:val="20"/>
              </w:rPr>
              <w:t>ктуализация структуры СПП-элементов для среднесрочного плана;</w:t>
            </w:r>
            <w:r>
              <w:rPr>
                <w:rFonts w:ascii="Arial" w:hAnsi="Arial" w:cs="Arial"/>
                <w:color w:val="000000"/>
                <w:sz w:val="20"/>
                <w:szCs w:val="20"/>
              </w:rPr>
              <w:br/>
              <w:t>Формирование проекта среднесрочного бюджета воздействий БЕ;</w:t>
            </w:r>
            <w:r>
              <w:rPr>
                <w:rFonts w:ascii="Arial" w:hAnsi="Arial" w:cs="Arial"/>
                <w:color w:val="000000"/>
                <w:sz w:val="20"/>
                <w:szCs w:val="20"/>
              </w:rPr>
              <w:br/>
              <w:t xml:space="preserve">Корректировка среднесрочного </w:t>
            </w:r>
            <w:r w:rsidR="00E67E23">
              <w:rPr>
                <w:rFonts w:ascii="Arial" w:hAnsi="Arial" w:cs="Arial"/>
                <w:color w:val="000000"/>
                <w:sz w:val="20"/>
                <w:szCs w:val="20"/>
              </w:rPr>
              <w:t>плана (на уровне БЕ);</w:t>
            </w:r>
            <w:r w:rsidR="00E67E23">
              <w:rPr>
                <w:rFonts w:ascii="Arial" w:hAnsi="Arial" w:cs="Arial"/>
                <w:color w:val="000000"/>
                <w:sz w:val="20"/>
                <w:szCs w:val="20"/>
              </w:rPr>
              <w:br/>
              <w:t>А</w:t>
            </w:r>
            <w:r>
              <w:rPr>
                <w:rFonts w:ascii="Arial" w:hAnsi="Arial" w:cs="Arial"/>
                <w:color w:val="000000"/>
                <w:sz w:val="20"/>
                <w:szCs w:val="20"/>
              </w:rPr>
              <w:t>ктуализация структуры СПП-элементов на плановый год;</w:t>
            </w:r>
            <w:r>
              <w:rPr>
                <w:rFonts w:ascii="Arial" w:hAnsi="Arial" w:cs="Arial"/>
                <w:color w:val="000000"/>
                <w:sz w:val="20"/>
                <w:szCs w:val="20"/>
              </w:rPr>
              <w:br/>
              <w:t>Формирование Годового бюджета воздействий на ПА БЕ;</w:t>
            </w:r>
            <w:r>
              <w:rPr>
                <w:rFonts w:ascii="Arial" w:hAnsi="Arial" w:cs="Arial"/>
                <w:color w:val="000000"/>
                <w:sz w:val="20"/>
                <w:szCs w:val="20"/>
              </w:rPr>
              <w:br/>
              <w:t>Добавление резерва, АТЗ, РПМ, ЗИП;</w:t>
            </w:r>
            <w:r>
              <w:rPr>
                <w:rFonts w:ascii="Arial" w:hAnsi="Arial" w:cs="Arial"/>
                <w:color w:val="000000"/>
                <w:sz w:val="20"/>
                <w:szCs w:val="20"/>
              </w:rPr>
              <w:br/>
              <w:t>Перенос лимита в рамках Направления;</w:t>
            </w:r>
            <w:r>
              <w:rPr>
                <w:rFonts w:ascii="Arial" w:hAnsi="Arial" w:cs="Arial"/>
                <w:color w:val="000000"/>
                <w:sz w:val="20"/>
                <w:szCs w:val="20"/>
              </w:rPr>
              <w:br/>
              <w:t>Перенос лимита с Резерва БЕ;</w:t>
            </w:r>
          </w:p>
        </w:tc>
      </w:tr>
      <w:tr w:rsidR="00E53A0B" w:rsidRPr="000D2089" w14:paraId="28225233" w14:textId="77777777" w:rsidTr="009936BB">
        <w:trPr>
          <w:cantSplit/>
        </w:trPr>
        <w:tc>
          <w:tcPr>
            <w:tcW w:w="759" w:type="pct"/>
            <w:shd w:val="clear" w:color="auto" w:fill="auto"/>
            <w:vAlign w:val="center"/>
          </w:tcPr>
          <w:p w14:paraId="7266E634" w14:textId="5BB21D79" w:rsidR="00E53A0B" w:rsidRPr="003B3D6A" w:rsidRDefault="00E53A0B" w:rsidP="009936BB">
            <w:pPr>
              <w:rPr>
                <w:rFonts w:ascii="Arial" w:hAnsi="Arial" w:cs="Arial"/>
                <w:color w:val="000000"/>
                <w:sz w:val="20"/>
                <w:szCs w:val="20"/>
              </w:rPr>
            </w:pPr>
            <w:r>
              <w:rPr>
                <w:rFonts w:ascii="Arial" w:hAnsi="Arial" w:cs="Arial"/>
                <w:color w:val="000000"/>
                <w:sz w:val="20"/>
                <w:szCs w:val="20"/>
              </w:rPr>
              <w:t xml:space="preserve">Главный специалист ТОиР </w:t>
            </w:r>
            <w:r w:rsidR="00A204B1">
              <w:rPr>
                <w:rFonts w:ascii="Arial" w:hAnsi="Arial" w:cs="Arial"/>
                <w:color w:val="000000"/>
                <w:sz w:val="20"/>
                <w:szCs w:val="20"/>
              </w:rPr>
              <w:t>УО</w:t>
            </w:r>
          </w:p>
        </w:tc>
        <w:tc>
          <w:tcPr>
            <w:tcW w:w="905" w:type="pct"/>
            <w:shd w:val="clear" w:color="auto" w:fill="auto"/>
            <w:vAlign w:val="center"/>
          </w:tcPr>
          <w:p w14:paraId="709A4622" w14:textId="5B21804D" w:rsidR="00E53A0B" w:rsidRPr="009936BB" w:rsidRDefault="00382E8A">
            <w:pPr>
              <w:rPr>
                <w:rFonts w:ascii="Arial" w:hAnsi="Arial" w:cs="Arial"/>
                <w:color w:val="000000"/>
                <w:sz w:val="20"/>
                <w:szCs w:val="20"/>
              </w:rPr>
            </w:pPr>
            <w:r w:rsidRPr="00382E8A">
              <w:rPr>
                <w:rFonts w:ascii="Arial" w:hAnsi="Arial" w:cs="Arial"/>
                <w:color w:val="000000"/>
                <w:sz w:val="20"/>
                <w:szCs w:val="20"/>
              </w:rPr>
              <w:t>ZC_</w:t>
            </w:r>
            <w:r>
              <w:rPr>
                <w:rFonts w:ascii="Arial" w:hAnsi="Arial" w:cs="Arial"/>
                <w:color w:val="000000"/>
                <w:sz w:val="20"/>
                <w:szCs w:val="20"/>
              </w:rPr>
              <w:t>*</w:t>
            </w:r>
            <w:r w:rsidRPr="00382E8A">
              <w:rPr>
                <w:rFonts w:ascii="Arial" w:hAnsi="Arial" w:cs="Arial"/>
                <w:color w:val="000000"/>
                <w:sz w:val="20"/>
                <w:szCs w:val="20"/>
              </w:rPr>
              <w:t>_PM_SPEC_Y</w:t>
            </w:r>
          </w:p>
        </w:tc>
        <w:tc>
          <w:tcPr>
            <w:tcW w:w="3336" w:type="pct"/>
            <w:shd w:val="clear" w:color="auto" w:fill="auto"/>
            <w:vAlign w:val="center"/>
          </w:tcPr>
          <w:p w14:paraId="6FD8CE70" w14:textId="77777777" w:rsidR="00E53A0B" w:rsidRDefault="00E53A0B">
            <w:pPr>
              <w:jc w:val="left"/>
              <w:rPr>
                <w:rFonts w:ascii="Arial" w:hAnsi="Arial" w:cs="Arial"/>
                <w:color w:val="000000"/>
                <w:sz w:val="20"/>
                <w:szCs w:val="20"/>
              </w:rPr>
            </w:pPr>
            <w:r>
              <w:rPr>
                <w:rFonts w:ascii="Arial" w:hAnsi="Arial" w:cs="Arial"/>
                <w:color w:val="000000"/>
                <w:sz w:val="20"/>
                <w:szCs w:val="20"/>
              </w:rPr>
              <w:t>Анализ долгосрочного плана и бюджета (на уровне БЕ);</w:t>
            </w:r>
            <w:r>
              <w:rPr>
                <w:rFonts w:ascii="Arial" w:hAnsi="Arial" w:cs="Arial"/>
                <w:color w:val="000000"/>
                <w:sz w:val="20"/>
                <w:szCs w:val="20"/>
              </w:rPr>
              <w:br/>
              <w:t>Анализ проектов на среднесрочный горизонт (на уровне БЕ);</w:t>
            </w:r>
            <w:r>
              <w:rPr>
                <w:rFonts w:ascii="Arial" w:hAnsi="Arial" w:cs="Arial"/>
                <w:color w:val="000000"/>
                <w:sz w:val="20"/>
                <w:szCs w:val="20"/>
              </w:rPr>
              <w:br/>
              <w:t>Анализ годового плана и бюджета (на уровне БЕ);</w:t>
            </w:r>
            <w:r>
              <w:rPr>
                <w:rFonts w:ascii="Arial" w:hAnsi="Arial" w:cs="Arial"/>
                <w:color w:val="000000"/>
                <w:sz w:val="20"/>
                <w:szCs w:val="20"/>
              </w:rPr>
              <w:br/>
              <w:t>Рассмотрение возможности перераспред</w:t>
            </w:r>
            <w:r w:rsidR="00C7224D">
              <w:rPr>
                <w:rFonts w:ascii="Arial" w:hAnsi="Arial" w:cs="Arial"/>
                <w:color w:val="000000"/>
                <w:sz w:val="20"/>
                <w:szCs w:val="20"/>
              </w:rPr>
              <w:t>еления в рамках одного Направле</w:t>
            </w:r>
            <w:r>
              <w:rPr>
                <w:rFonts w:ascii="Arial" w:hAnsi="Arial" w:cs="Arial"/>
                <w:color w:val="000000"/>
                <w:sz w:val="20"/>
                <w:szCs w:val="20"/>
              </w:rPr>
              <w:t>ния</w:t>
            </w:r>
          </w:p>
          <w:p w14:paraId="69818042" w14:textId="6B74809E" w:rsidR="00FB3748" w:rsidRPr="009936BB" w:rsidRDefault="00FB3748">
            <w:pPr>
              <w:jc w:val="left"/>
              <w:rPr>
                <w:rFonts w:ascii="Arial" w:hAnsi="Arial" w:cs="Arial"/>
                <w:color w:val="000000"/>
                <w:sz w:val="20"/>
                <w:szCs w:val="20"/>
              </w:rPr>
            </w:pPr>
            <w:r>
              <w:rPr>
                <w:rFonts w:ascii="Arial" w:hAnsi="Arial" w:cs="Arial"/>
                <w:color w:val="000000"/>
                <w:sz w:val="20"/>
                <w:szCs w:val="20"/>
              </w:rPr>
              <w:t>Согласование заявки на корректировку лимита бюджета;</w:t>
            </w:r>
          </w:p>
        </w:tc>
      </w:tr>
      <w:tr w:rsidR="00E53A0B" w:rsidRPr="000D2089" w14:paraId="70ACB1B1" w14:textId="77777777" w:rsidTr="009936BB">
        <w:trPr>
          <w:cantSplit/>
        </w:trPr>
        <w:tc>
          <w:tcPr>
            <w:tcW w:w="759" w:type="pct"/>
            <w:shd w:val="clear" w:color="auto" w:fill="auto"/>
            <w:vAlign w:val="center"/>
          </w:tcPr>
          <w:p w14:paraId="47B8296C" w14:textId="17FE050D" w:rsidR="00E53A0B" w:rsidRPr="003B3D6A" w:rsidRDefault="00E53A0B" w:rsidP="009936BB">
            <w:pPr>
              <w:rPr>
                <w:rFonts w:ascii="Arial" w:hAnsi="Arial" w:cs="Arial"/>
                <w:color w:val="000000"/>
                <w:sz w:val="20"/>
                <w:szCs w:val="20"/>
              </w:rPr>
            </w:pPr>
            <w:r>
              <w:rPr>
                <w:rFonts w:ascii="Arial" w:hAnsi="Arial" w:cs="Arial"/>
                <w:color w:val="000000"/>
                <w:sz w:val="20"/>
                <w:szCs w:val="20"/>
              </w:rPr>
              <w:t>Планировщик бюджета УА УК</w:t>
            </w:r>
          </w:p>
        </w:tc>
        <w:tc>
          <w:tcPr>
            <w:tcW w:w="905" w:type="pct"/>
            <w:shd w:val="clear" w:color="auto" w:fill="auto"/>
            <w:vAlign w:val="center"/>
          </w:tcPr>
          <w:p w14:paraId="7F19E53A" w14:textId="2F43DF8B" w:rsidR="00E53A0B" w:rsidRPr="00494ECB" w:rsidRDefault="00382E8A" w:rsidP="00B17D4B">
            <w:pPr>
              <w:rPr>
                <w:rFonts w:ascii="Arial" w:hAnsi="Arial" w:cs="Arial"/>
                <w:color w:val="000000"/>
                <w:sz w:val="20"/>
                <w:szCs w:val="20"/>
                <w:lang w:val="en-US"/>
              </w:rPr>
            </w:pPr>
            <w:r w:rsidRPr="00494ECB">
              <w:rPr>
                <w:rFonts w:ascii="Arial" w:hAnsi="Arial" w:cs="Arial"/>
                <w:color w:val="000000"/>
                <w:sz w:val="20"/>
                <w:szCs w:val="20"/>
                <w:lang w:val="en-US"/>
              </w:rPr>
              <w:t>ZC_</w:t>
            </w:r>
            <w:r w:rsidR="003A07B0">
              <w:rPr>
                <w:rFonts w:ascii="Arial" w:hAnsi="Arial" w:cs="Arial"/>
                <w:color w:val="000000"/>
                <w:sz w:val="20"/>
                <w:szCs w:val="20"/>
                <w:lang w:val="en-US"/>
              </w:rPr>
              <w:t>*</w:t>
            </w:r>
            <w:r w:rsidRPr="00494ECB">
              <w:rPr>
                <w:rFonts w:ascii="Arial" w:hAnsi="Arial" w:cs="Arial"/>
                <w:color w:val="000000"/>
                <w:sz w:val="20"/>
                <w:szCs w:val="20"/>
                <w:lang w:val="en-US"/>
              </w:rPr>
              <w:t>_PM_BUDGETER_UK_Y</w:t>
            </w:r>
          </w:p>
        </w:tc>
        <w:tc>
          <w:tcPr>
            <w:tcW w:w="3336" w:type="pct"/>
            <w:shd w:val="clear" w:color="auto" w:fill="auto"/>
            <w:vAlign w:val="center"/>
          </w:tcPr>
          <w:p w14:paraId="4B35BBD6" w14:textId="77777777" w:rsidR="006F5AF2" w:rsidRDefault="006F5AF2">
            <w:pPr>
              <w:jc w:val="left"/>
              <w:rPr>
                <w:ins w:id="2359" w:author="Попова Дарья" w:date="2021-07-16T19:57:00Z"/>
                <w:rFonts w:ascii="Arial" w:hAnsi="Arial" w:cs="Arial"/>
                <w:color w:val="000000"/>
                <w:sz w:val="20"/>
                <w:szCs w:val="20"/>
              </w:rPr>
            </w:pPr>
            <w:ins w:id="2360" w:author="Попова Дарья" w:date="2021-07-16T19:57:00Z">
              <w:r w:rsidRPr="006F5AF2">
                <w:rPr>
                  <w:rFonts w:ascii="Arial" w:hAnsi="Arial" w:cs="Arial"/>
                  <w:color w:val="000000"/>
                  <w:sz w:val="20"/>
                  <w:szCs w:val="20"/>
                  <w:rPrChange w:id="2361" w:author="Попова Дарья" w:date="2021-07-16T19:57:00Z">
                    <w:rPr>
                      <w:rFonts w:eastAsiaTheme="majorEastAsia" w:cstheme="majorBidi"/>
                      <w:b/>
                      <w:i/>
                      <w:caps/>
                      <w:szCs w:val="24"/>
                    </w:rPr>
                  </w:rPrChange>
                </w:rPr>
                <w:t>Подготовка долгосрочного плана и бюджета к утверждению в рамках долгосрочного бизнес-плана (до 20 лет)</w:t>
              </w:r>
            </w:ins>
            <w:del w:id="2362" w:author="Попова Дарья" w:date="2021-07-16T19:57:00Z">
              <w:r w:rsidR="00E53A0B" w:rsidDel="006F5AF2">
                <w:rPr>
                  <w:rFonts w:ascii="Arial" w:hAnsi="Arial" w:cs="Arial"/>
                  <w:color w:val="000000"/>
                  <w:sz w:val="20"/>
                  <w:szCs w:val="20"/>
                </w:rPr>
                <w:delText>Формирование долгосрочного плана УК;</w:delText>
              </w:r>
              <w:r w:rsidR="00E53A0B" w:rsidDel="006F5AF2">
                <w:rPr>
                  <w:rFonts w:ascii="Arial" w:hAnsi="Arial" w:cs="Arial"/>
                  <w:color w:val="000000"/>
                  <w:sz w:val="20"/>
                  <w:szCs w:val="20"/>
                </w:rPr>
                <w:br/>
                <w:delText>Корректировка долгосрочного плана (на уровне УК);</w:delText>
              </w:r>
              <w:r w:rsidR="00E53A0B" w:rsidDel="006F5AF2">
                <w:rPr>
                  <w:rFonts w:ascii="Arial" w:hAnsi="Arial" w:cs="Arial"/>
                  <w:color w:val="000000"/>
                  <w:sz w:val="20"/>
                  <w:szCs w:val="20"/>
                </w:rPr>
                <w:br/>
              </w:r>
            </w:del>
          </w:p>
          <w:p w14:paraId="1F7BEFD6" w14:textId="6773EA9D" w:rsidR="00E53A0B" w:rsidRPr="009936BB" w:rsidRDefault="00E53A0B">
            <w:pPr>
              <w:jc w:val="left"/>
              <w:rPr>
                <w:rFonts w:ascii="Arial" w:hAnsi="Arial" w:cs="Arial"/>
                <w:color w:val="000000"/>
                <w:sz w:val="20"/>
                <w:szCs w:val="20"/>
              </w:rPr>
            </w:pPr>
            <w:r>
              <w:rPr>
                <w:rFonts w:ascii="Arial" w:hAnsi="Arial" w:cs="Arial"/>
                <w:color w:val="000000"/>
                <w:sz w:val="20"/>
                <w:szCs w:val="20"/>
              </w:rPr>
              <w:t>Доведение утверждённого долгосрочного плана и бюджета воздействий до БЕ для исполнения;</w:t>
            </w:r>
            <w:r>
              <w:rPr>
                <w:rFonts w:ascii="Arial" w:hAnsi="Arial" w:cs="Arial"/>
                <w:color w:val="000000"/>
                <w:sz w:val="20"/>
                <w:szCs w:val="20"/>
              </w:rPr>
              <w:br/>
            </w:r>
            <w:del w:id="2363" w:author="Попова Дарья" w:date="2021-07-16T19:56:00Z">
              <w:r w:rsidDel="006F5AF2">
                <w:rPr>
                  <w:rFonts w:ascii="Arial" w:hAnsi="Arial" w:cs="Arial"/>
                  <w:color w:val="000000"/>
                  <w:sz w:val="20"/>
                  <w:szCs w:val="20"/>
                </w:rPr>
                <w:delText>Формирование среднесрочного плана УК;</w:delText>
              </w:r>
              <w:r w:rsidDel="006F5AF2">
                <w:rPr>
                  <w:rFonts w:ascii="Arial" w:hAnsi="Arial" w:cs="Arial"/>
                  <w:color w:val="000000"/>
                  <w:sz w:val="20"/>
                  <w:szCs w:val="20"/>
                </w:rPr>
                <w:br/>
                <w:delText>Корректировка среднесрочного плана (на уровне УК);</w:delText>
              </w:r>
              <w:r w:rsidDel="006F5AF2">
                <w:rPr>
                  <w:rFonts w:ascii="Arial" w:hAnsi="Arial" w:cs="Arial"/>
                  <w:color w:val="000000"/>
                  <w:sz w:val="20"/>
                  <w:szCs w:val="20"/>
                </w:rPr>
                <w:br/>
              </w:r>
            </w:del>
            <w:r>
              <w:rPr>
                <w:rFonts w:ascii="Arial" w:hAnsi="Arial" w:cs="Arial"/>
                <w:color w:val="000000"/>
                <w:sz w:val="20"/>
                <w:szCs w:val="20"/>
              </w:rPr>
              <w:t>Доведение утверждённого среднесрочного плана и бюджета воздействий до БЕ для исполнения;</w:t>
            </w:r>
            <w:r>
              <w:rPr>
                <w:rFonts w:ascii="Arial" w:hAnsi="Arial" w:cs="Arial"/>
                <w:color w:val="000000"/>
                <w:sz w:val="20"/>
                <w:szCs w:val="20"/>
              </w:rPr>
              <w:br/>
              <w:t>Расчёт бюджетных ориентиров по затратам на ППА;</w:t>
            </w:r>
            <w:r>
              <w:rPr>
                <w:rFonts w:ascii="Arial" w:hAnsi="Arial" w:cs="Arial"/>
                <w:color w:val="000000"/>
                <w:sz w:val="20"/>
                <w:szCs w:val="20"/>
              </w:rPr>
              <w:br/>
              <w:t>Формирование резерва УК годового бюджета воздействий на ПА;</w:t>
            </w:r>
            <w:r>
              <w:rPr>
                <w:rFonts w:ascii="Arial" w:hAnsi="Arial" w:cs="Arial"/>
                <w:color w:val="000000"/>
                <w:sz w:val="20"/>
                <w:szCs w:val="20"/>
              </w:rPr>
              <w:br/>
              <w:t>Формирование лимитов бюджета в разрезе СПП-элементов для контроля исполнения Бюджета ремонтов;</w:t>
            </w:r>
            <w:r>
              <w:rPr>
                <w:rFonts w:ascii="Arial" w:hAnsi="Arial" w:cs="Arial"/>
                <w:color w:val="000000"/>
                <w:sz w:val="20"/>
                <w:szCs w:val="20"/>
              </w:rPr>
              <w:br/>
              <w:t>Перенос лимита с Резерва УК;</w:t>
            </w:r>
            <w:r>
              <w:rPr>
                <w:rFonts w:ascii="Arial" w:hAnsi="Arial" w:cs="Arial"/>
                <w:color w:val="000000"/>
                <w:sz w:val="20"/>
                <w:szCs w:val="20"/>
              </w:rPr>
              <w:br/>
              <w:t xml:space="preserve">Увеличение лимита </w:t>
            </w:r>
            <w:r w:rsidR="00233D1E">
              <w:rPr>
                <w:rFonts w:ascii="Arial" w:hAnsi="Arial" w:cs="Arial"/>
                <w:color w:val="000000"/>
                <w:sz w:val="20"/>
                <w:szCs w:val="20"/>
              </w:rPr>
              <w:t xml:space="preserve">резерва УК </w:t>
            </w:r>
            <w:r>
              <w:rPr>
                <w:rFonts w:ascii="Arial" w:hAnsi="Arial" w:cs="Arial"/>
                <w:color w:val="000000"/>
                <w:sz w:val="20"/>
                <w:szCs w:val="20"/>
              </w:rPr>
              <w:t>без источника;</w:t>
            </w:r>
          </w:p>
        </w:tc>
      </w:tr>
      <w:tr w:rsidR="00E53A0B" w:rsidRPr="000D2089" w14:paraId="1BA5F9A9" w14:textId="77777777" w:rsidTr="009936BB">
        <w:trPr>
          <w:cantSplit/>
        </w:trPr>
        <w:tc>
          <w:tcPr>
            <w:tcW w:w="759" w:type="pct"/>
            <w:shd w:val="clear" w:color="auto" w:fill="auto"/>
            <w:vAlign w:val="center"/>
          </w:tcPr>
          <w:p w14:paraId="2C29C20C" w14:textId="3E20F468" w:rsidR="00E53A0B" w:rsidRPr="003B3D6A" w:rsidRDefault="00E53A0B" w:rsidP="009936BB">
            <w:pPr>
              <w:rPr>
                <w:rFonts w:ascii="Arial" w:hAnsi="Arial" w:cs="Arial"/>
                <w:color w:val="000000"/>
                <w:sz w:val="20"/>
                <w:szCs w:val="20"/>
              </w:rPr>
            </w:pPr>
            <w:r>
              <w:rPr>
                <w:rFonts w:ascii="Arial" w:hAnsi="Arial" w:cs="Arial"/>
                <w:color w:val="000000"/>
                <w:sz w:val="20"/>
                <w:szCs w:val="20"/>
              </w:rPr>
              <w:t>Главный специалист ТОиР УК</w:t>
            </w:r>
          </w:p>
        </w:tc>
        <w:tc>
          <w:tcPr>
            <w:tcW w:w="905" w:type="pct"/>
            <w:shd w:val="clear" w:color="auto" w:fill="auto"/>
            <w:vAlign w:val="center"/>
          </w:tcPr>
          <w:p w14:paraId="59060BD1" w14:textId="14ED531C" w:rsidR="00E53A0B" w:rsidRPr="00494ECB" w:rsidRDefault="00382E8A" w:rsidP="00B17D4B">
            <w:pPr>
              <w:rPr>
                <w:rFonts w:ascii="Arial" w:hAnsi="Arial" w:cs="Arial"/>
                <w:color w:val="000000"/>
                <w:sz w:val="20"/>
                <w:szCs w:val="20"/>
                <w:lang w:val="en-US"/>
              </w:rPr>
            </w:pPr>
            <w:r w:rsidRPr="00494ECB">
              <w:rPr>
                <w:rFonts w:ascii="Arial" w:hAnsi="Arial" w:cs="Arial"/>
                <w:color w:val="000000"/>
                <w:sz w:val="20"/>
                <w:szCs w:val="20"/>
                <w:lang w:val="en-US"/>
              </w:rPr>
              <w:t>ZC_</w:t>
            </w:r>
            <w:r w:rsidR="003A07B0">
              <w:rPr>
                <w:rFonts w:ascii="Arial" w:hAnsi="Arial" w:cs="Arial"/>
                <w:color w:val="000000"/>
                <w:sz w:val="20"/>
                <w:szCs w:val="20"/>
                <w:lang w:val="en-US"/>
              </w:rPr>
              <w:t>*</w:t>
            </w:r>
            <w:r w:rsidRPr="00494ECB">
              <w:rPr>
                <w:rFonts w:ascii="Arial" w:hAnsi="Arial" w:cs="Arial"/>
                <w:color w:val="000000"/>
                <w:sz w:val="20"/>
                <w:szCs w:val="20"/>
                <w:lang w:val="en-US"/>
              </w:rPr>
              <w:t>_PM_SPEC_UK_Y</w:t>
            </w:r>
          </w:p>
        </w:tc>
        <w:tc>
          <w:tcPr>
            <w:tcW w:w="3336" w:type="pct"/>
            <w:shd w:val="clear" w:color="auto" w:fill="auto"/>
            <w:vAlign w:val="center"/>
          </w:tcPr>
          <w:p w14:paraId="47D95177" w14:textId="77777777" w:rsidR="00E53A0B" w:rsidRDefault="00E53A0B">
            <w:pPr>
              <w:jc w:val="left"/>
              <w:rPr>
                <w:rFonts w:ascii="Arial" w:hAnsi="Arial" w:cs="Arial"/>
                <w:color w:val="000000"/>
                <w:sz w:val="20"/>
                <w:szCs w:val="20"/>
              </w:rPr>
            </w:pPr>
            <w:r>
              <w:rPr>
                <w:rFonts w:ascii="Arial" w:hAnsi="Arial" w:cs="Arial"/>
                <w:color w:val="000000"/>
                <w:sz w:val="20"/>
                <w:szCs w:val="20"/>
              </w:rPr>
              <w:t>Анализ долгосрочного плана и бюджета (на уровне УК);</w:t>
            </w:r>
            <w:r>
              <w:rPr>
                <w:rFonts w:ascii="Arial" w:hAnsi="Arial" w:cs="Arial"/>
                <w:color w:val="000000"/>
                <w:sz w:val="20"/>
                <w:szCs w:val="20"/>
              </w:rPr>
              <w:br/>
              <w:t>Анализ среднесрочного плана и бюджета (на уровне УК)</w:t>
            </w:r>
          </w:p>
          <w:p w14:paraId="58003960" w14:textId="77172F40" w:rsidR="00F63086" w:rsidRPr="009936BB" w:rsidRDefault="00F63086">
            <w:pPr>
              <w:jc w:val="left"/>
              <w:rPr>
                <w:rFonts w:ascii="Arial" w:hAnsi="Arial" w:cs="Arial"/>
                <w:color w:val="000000"/>
                <w:sz w:val="20"/>
                <w:szCs w:val="20"/>
              </w:rPr>
            </w:pPr>
            <w:r>
              <w:rPr>
                <w:rFonts w:ascii="Arial" w:hAnsi="Arial" w:cs="Arial"/>
                <w:color w:val="000000"/>
                <w:sz w:val="20"/>
                <w:szCs w:val="20"/>
              </w:rPr>
              <w:t>Анализ годового бюджета (на уровне УК)</w:t>
            </w:r>
          </w:p>
        </w:tc>
      </w:tr>
      <w:tr w:rsidR="00E53A0B" w:rsidRPr="000D2089" w14:paraId="70087336" w14:textId="77777777" w:rsidTr="009936BB">
        <w:trPr>
          <w:cantSplit/>
        </w:trPr>
        <w:tc>
          <w:tcPr>
            <w:tcW w:w="759" w:type="pct"/>
            <w:shd w:val="clear" w:color="auto" w:fill="auto"/>
            <w:vAlign w:val="center"/>
          </w:tcPr>
          <w:p w14:paraId="49677D72" w14:textId="61340BF4" w:rsidR="00E53A0B" w:rsidRPr="009936BB" w:rsidRDefault="00E53A0B" w:rsidP="009936BB">
            <w:pPr>
              <w:rPr>
                <w:rFonts w:ascii="Arial" w:hAnsi="Arial" w:cs="Arial"/>
                <w:color w:val="000000"/>
                <w:sz w:val="20"/>
                <w:szCs w:val="20"/>
              </w:rPr>
            </w:pPr>
            <w:r>
              <w:rPr>
                <w:rFonts w:ascii="Arial" w:hAnsi="Arial" w:cs="Arial"/>
                <w:color w:val="000000"/>
                <w:sz w:val="20"/>
                <w:szCs w:val="20"/>
              </w:rPr>
              <w:t>Технический директор УК</w:t>
            </w:r>
          </w:p>
        </w:tc>
        <w:tc>
          <w:tcPr>
            <w:tcW w:w="905" w:type="pct"/>
            <w:shd w:val="clear" w:color="auto" w:fill="auto"/>
            <w:vAlign w:val="center"/>
          </w:tcPr>
          <w:p w14:paraId="224448F8" w14:textId="6F9A077A" w:rsidR="00E53A0B" w:rsidRPr="009936BB" w:rsidRDefault="00382E8A" w:rsidP="00B17D4B">
            <w:pPr>
              <w:rPr>
                <w:rFonts w:ascii="Arial" w:hAnsi="Arial" w:cs="Arial"/>
                <w:color w:val="000000"/>
                <w:sz w:val="20"/>
                <w:szCs w:val="20"/>
              </w:rPr>
            </w:pPr>
            <w:r w:rsidRPr="00382E8A">
              <w:rPr>
                <w:rFonts w:ascii="Arial" w:hAnsi="Arial" w:cs="Arial"/>
                <w:color w:val="000000"/>
                <w:sz w:val="20"/>
                <w:szCs w:val="20"/>
              </w:rPr>
              <w:t>ZC_</w:t>
            </w:r>
            <w:r w:rsidR="003A07B0">
              <w:rPr>
                <w:rFonts w:ascii="Arial" w:hAnsi="Arial" w:cs="Arial"/>
                <w:color w:val="000000"/>
                <w:sz w:val="20"/>
                <w:szCs w:val="20"/>
                <w:lang w:val="en-US"/>
              </w:rPr>
              <w:t>*</w:t>
            </w:r>
            <w:r w:rsidRPr="00382E8A">
              <w:rPr>
                <w:rFonts w:ascii="Arial" w:hAnsi="Arial" w:cs="Arial"/>
                <w:color w:val="000000"/>
                <w:sz w:val="20"/>
                <w:szCs w:val="20"/>
              </w:rPr>
              <w:t>_PM_TECHHD_Y</w:t>
            </w:r>
          </w:p>
        </w:tc>
        <w:tc>
          <w:tcPr>
            <w:tcW w:w="3336" w:type="pct"/>
            <w:shd w:val="clear" w:color="auto" w:fill="auto"/>
            <w:vAlign w:val="center"/>
          </w:tcPr>
          <w:p w14:paraId="30B021AB" w14:textId="22766FD6" w:rsidR="00E53A0B" w:rsidRPr="009936BB" w:rsidRDefault="00E53A0B">
            <w:pPr>
              <w:jc w:val="left"/>
              <w:rPr>
                <w:rFonts w:ascii="Arial" w:hAnsi="Arial" w:cs="Arial"/>
                <w:color w:val="000000"/>
                <w:sz w:val="20"/>
                <w:szCs w:val="20"/>
              </w:rPr>
            </w:pPr>
            <w:r>
              <w:rPr>
                <w:rFonts w:ascii="Arial" w:hAnsi="Arial" w:cs="Arial"/>
                <w:color w:val="000000"/>
                <w:sz w:val="20"/>
                <w:szCs w:val="20"/>
              </w:rPr>
              <w:t>Согласование ориентиров по затратам на ППА;</w:t>
            </w:r>
            <w:r>
              <w:rPr>
                <w:rFonts w:ascii="Arial" w:hAnsi="Arial" w:cs="Arial"/>
                <w:color w:val="000000"/>
                <w:sz w:val="20"/>
                <w:szCs w:val="20"/>
              </w:rPr>
              <w:br/>
              <w:t xml:space="preserve">Рассмотрение заявки на необходимость </w:t>
            </w:r>
            <w:r w:rsidR="00C7224D">
              <w:rPr>
                <w:rFonts w:ascii="Arial" w:hAnsi="Arial" w:cs="Arial"/>
                <w:color w:val="000000"/>
                <w:sz w:val="20"/>
                <w:szCs w:val="20"/>
              </w:rPr>
              <w:t>выполнения воздействий и коррек</w:t>
            </w:r>
            <w:r>
              <w:rPr>
                <w:rFonts w:ascii="Arial" w:hAnsi="Arial" w:cs="Arial"/>
                <w:color w:val="000000"/>
                <w:sz w:val="20"/>
                <w:szCs w:val="20"/>
              </w:rPr>
              <w:t>тировки лимита;</w:t>
            </w:r>
          </w:p>
        </w:tc>
      </w:tr>
      <w:tr w:rsidR="00E53A0B" w:rsidRPr="000D2089" w14:paraId="1D705716" w14:textId="77777777" w:rsidTr="009936BB">
        <w:trPr>
          <w:cantSplit/>
        </w:trPr>
        <w:tc>
          <w:tcPr>
            <w:tcW w:w="759" w:type="pct"/>
            <w:shd w:val="clear" w:color="auto" w:fill="auto"/>
            <w:vAlign w:val="center"/>
          </w:tcPr>
          <w:p w14:paraId="0F38D382" w14:textId="55434318" w:rsidR="00E53A0B" w:rsidRPr="009936BB" w:rsidRDefault="00727C82" w:rsidP="009936BB">
            <w:pPr>
              <w:rPr>
                <w:rFonts w:ascii="Arial" w:hAnsi="Arial" w:cs="Arial"/>
                <w:color w:val="000000"/>
                <w:sz w:val="20"/>
                <w:szCs w:val="20"/>
              </w:rPr>
            </w:pPr>
            <w:r>
              <w:rPr>
                <w:rFonts w:ascii="Arial" w:hAnsi="Arial" w:cs="Arial"/>
                <w:color w:val="000000"/>
                <w:sz w:val="20"/>
                <w:szCs w:val="20"/>
              </w:rPr>
              <w:t>Вице-президент</w:t>
            </w:r>
            <w:r w:rsidR="00E53A0B">
              <w:rPr>
                <w:rFonts w:ascii="Arial" w:hAnsi="Arial" w:cs="Arial"/>
                <w:color w:val="000000"/>
                <w:sz w:val="20"/>
                <w:szCs w:val="20"/>
              </w:rPr>
              <w:t xml:space="preserve"> БП и ТП УК</w:t>
            </w:r>
          </w:p>
        </w:tc>
        <w:tc>
          <w:tcPr>
            <w:tcW w:w="905" w:type="pct"/>
            <w:shd w:val="clear" w:color="auto" w:fill="auto"/>
            <w:vAlign w:val="center"/>
          </w:tcPr>
          <w:p w14:paraId="1216E37E" w14:textId="031DB6E7" w:rsidR="00E53A0B" w:rsidRPr="009936BB" w:rsidRDefault="009A3ED3" w:rsidP="00B17D4B">
            <w:pPr>
              <w:rPr>
                <w:rFonts w:ascii="Arial" w:hAnsi="Arial" w:cs="Arial"/>
                <w:color w:val="000000"/>
                <w:sz w:val="20"/>
                <w:szCs w:val="20"/>
              </w:rPr>
            </w:pPr>
            <w:r w:rsidRPr="009A3ED3">
              <w:rPr>
                <w:rFonts w:ascii="Arial" w:hAnsi="Arial" w:cs="Arial"/>
                <w:color w:val="000000"/>
                <w:sz w:val="20"/>
                <w:szCs w:val="20"/>
              </w:rPr>
              <w:t>ZC_</w:t>
            </w:r>
            <w:r w:rsidR="003A07B0">
              <w:rPr>
                <w:rFonts w:ascii="Arial" w:hAnsi="Arial" w:cs="Arial"/>
                <w:color w:val="000000"/>
                <w:sz w:val="20"/>
                <w:szCs w:val="20"/>
                <w:lang w:val="en-US"/>
              </w:rPr>
              <w:t>*</w:t>
            </w:r>
            <w:r w:rsidRPr="009A3ED3">
              <w:rPr>
                <w:rFonts w:ascii="Arial" w:hAnsi="Arial" w:cs="Arial"/>
                <w:color w:val="000000"/>
                <w:sz w:val="20"/>
                <w:szCs w:val="20"/>
              </w:rPr>
              <w:t>_PM_TECHVP_Y</w:t>
            </w:r>
          </w:p>
        </w:tc>
        <w:tc>
          <w:tcPr>
            <w:tcW w:w="3336" w:type="pct"/>
            <w:shd w:val="clear" w:color="auto" w:fill="auto"/>
            <w:vAlign w:val="center"/>
          </w:tcPr>
          <w:p w14:paraId="13221445" w14:textId="34AD342B" w:rsidR="00E53A0B" w:rsidRPr="009936BB" w:rsidRDefault="00E53A0B">
            <w:pPr>
              <w:jc w:val="left"/>
              <w:rPr>
                <w:rFonts w:ascii="Arial" w:hAnsi="Arial" w:cs="Arial"/>
                <w:color w:val="000000"/>
                <w:sz w:val="20"/>
                <w:szCs w:val="20"/>
              </w:rPr>
            </w:pPr>
            <w:r>
              <w:rPr>
                <w:rFonts w:ascii="Arial" w:hAnsi="Arial" w:cs="Arial"/>
                <w:color w:val="000000"/>
                <w:sz w:val="20"/>
                <w:szCs w:val="20"/>
              </w:rPr>
              <w:t>Согласование ориентиров по затратам на ППА;</w:t>
            </w:r>
            <w:r>
              <w:rPr>
                <w:rFonts w:ascii="Arial" w:hAnsi="Arial" w:cs="Arial"/>
                <w:color w:val="000000"/>
                <w:sz w:val="20"/>
                <w:szCs w:val="20"/>
              </w:rPr>
              <w:br/>
              <w:t>Согласование заявки на корректировку лимита за счёт резерва УК;</w:t>
            </w:r>
          </w:p>
        </w:tc>
      </w:tr>
      <w:tr w:rsidR="00E53A0B" w:rsidRPr="000D2089" w14:paraId="67525376" w14:textId="77777777" w:rsidTr="009936BB">
        <w:trPr>
          <w:cantSplit/>
        </w:trPr>
        <w:tc>
          <w:tcPr>
            <w:tcW w:w="759" w:type="pct"/>
            <w:shd w:val="clear" w:color="auto" w:fill="auto"/>
            <w:vAlign w:val="center"/>
          </w:tcPr>
          <w:p w14:paraId="714CF4E9" w14:textId="124652A5" w:rsidR="00E53A0B" w:rsidRPr="009936BB" w:rsidRDefault="00C77203">
            <w:pPr>
              <w:rPr>
                <w:rFonts w:ascii="Arial" w:hAnsi="Arial" w:cs="Arial"/>
                <w:color w:val="000000"/>
                <w:sz w:val="20"/>
                <w:szCs w:val="20"/>
              </w:rPr>
            </w:pPr>
            <w:r w:rsidRPr="00C77203">
              <w:rPr>
                <w:rFonts w:ascii="Arial" w:hAnsi="Arial" w:cs="Arial"/>
                <w:color w:val="000000"/>
                <w:sz w:val="20"/>
                <w:szCs w:val="20"/>
              </w:rPr>
              <w:t>Согласующий Технического комитета</w:t>
            </w:r>
            <w:r>
              <w:rPr>
                <w:rFonts w:ascii="Arial" w:hAnsi="Arial" w:cs="Arial"/>
                <w:color w:val="000000"/>
                <w:sz w:val="20"/>
                <w:szCs w:val="20"/>
              </w:rPr>
              <w:t xml:space="preserve"> </w:t>
            </w:r>
            <w:r w:rsidR="00E91639">
              <w:rPr>
                <w:rFonts w:ascii="Arial" w:hAnsi="Arial" w:cs="Arial"/>
                <w:color w:val="000000"/>
                <w:sz w:val="20"/>
                <w:szCs w:val="20"/>
              </w:rPr>
              <w:t>УО</w:t>
            </w:r>
          </w:p>
        </w:tc>
        <w:tc>
          <w:tcPr>
            <w:tcW w:w="905" w:type="pct"/>
            <w:shd w:val="clear" w:color="auto" w:fill="auto"/>
            <w:vAlign w:val="center"/>
          </w:tcPr>
          <w:p w14:paraId="305C85B5" w14:textId="2EDD2D9A" w:rsidR="00E53A0B" w:rsidRPr="009936BB" w:rsidRDefault="00382E8A">
            <w:pPr>
              <w:rPr>
                <w:rFonts w:ascii="Arial" w:hAnsi="Arial" w:cs="Arial"/>
                <w:color w:val="000000"/>
                <w:sz w:val="20"/>
                <w:szCs w:val="20"/>
              </w:rPr>
            </w:pPr>
            <w:r w:rsidRPr="00382E8A">
              <w:rPr>
                <w:rFonts w:ascii="Arial" w:hAnsi="Arial" w:cs="Arial"/>
                <w:color w:val="000000"/>
                <w:sz w:val="20"/>
                <w:szCs w:val="20"/>
              </w:rPr>
              <w:t>ZC_</w:t>
            </w:r>
            <w:r>
              <w:rPr>
                <w:rFonts w:ascii="Arial" w:hAnsi="Arial" w:cs="Arial"/>
                <w:color w:val="000000"/>
                <w:sz w:val="20"/>
                <w:szCs w:val="20"/>
              </w:rPr>
              <w:t>*</w:t>
            </w:r>
            <w:r w:rsidRPr="00382E8A">
              <w:rPr>
                <w:rFonts w:ascii="Arial" w:hAnsi="Arial" w:cs="Arial"/>
                <w:color w:val="000000"/>
                <w:sz w:val="20"/>
                <w:szCs w:val="20"/>
              </w:rPr>
              <w:t>_PM_TECHCOMM_Y</w:t>
            </w:r>
          </w:p>
        </w:tc>
        <w:tc>
          <w:tcPr>
            <w:tcW w:w="3336" w:type="pct"/>
            <w:shd w:val="clear" w:color="auto" w:fill="auto"/>
            <w:vAlign w:val="center"/>
          </w:tcPr>
          <w:p w14:paraId="7804ECDC" w14:textId="0F96D49E" w:rsidR="00023BCA" w:rsidRDefault="00023BCA" w:rsidP="00023BCA">
            <w:pPr>
              <w:jc w:val="left"/>
              <w:rPr>
                <w:rFonts w:ascii="Arial" w:hAnsi="Arial" w:cs="Arial"/>
                <w:color w:val="000000"/>
                <w:sz w:val="20"/>
                <w:szCs w:val="20"/>
              </w:rPr>
            </w:pPr>
            <w:r>
              <w:rPr>
                <w:rFonts w:ascii="Arial" w:hAnsi="Arial" w:cs="Arial"/>
                <w:color w:val="000000"/>
                <w:sz w:val="20"/>
                <w:szCs w:val="20"/>
              </w:rPr>
              <w:t>Рассмотрение долгосрочного плана и бюджета воздействий на ПА Техническим комитетом УО</w:t>
            </w:r>
          </w:p>
          <w:p w14:paraId="249B1588" w14:textId="29D2D405" w:rsidR="00023BCA" w:rsidRDefault="00023BCA" w:rsidP="00023BCA">
            <w:pPr>
              <w:jc w:val="left"/>
              <w:rPr>
                <w:rFonts w:ascii="Arial" w:hAnsi="Arial" w:cs="Arial"/>
                <w:color w:val="000000"/>
                <w:sz w:val="20"/>
                <w:szCs w:val="20"/>
              </w:rPr>
            </w:pPr>
            <w:r>
              <w:rPr>
                <w:rFonts w:ascii="Arial" w:hAnsi="Arial" w:cs="Arial"/>
                <w:color w:val="000000"/>
                <w:sz w:val="20"/>
                <w:szCs w:val="20"/>
              </w:rPr>
              <w:t>Рассмотренение среднесрочного плана и бюджета воздействий на ПА Техническим комитетом УО</w:t>
            </w:r>
          </w:p>
          <w:p w14:paraId="6E4E1AC3" w14:textId="73B71DC6" w:rsidR="00023BCA" w:rsidRDefault="00E53A0B">
            <w:pPr>
              <w:jc w:val="left"/>
              <w:rPr>
                <w:rFonts w:ascii="Arial" w:hAnsi="Arial" w:cs="Arial"/>
                <w:color w:val="000000"/>
                <w:sz w:val="20"/>
                <w:szCs w:val="20"/>
              </w:rPr>
            </w:pPr>
            <w:r>
              <w:rPr>
                <w:rFonts w:ascii="Arial" w:hAnsi="Arial" w:cs="Arial"/>
                <w:color w:val="000000"/>
                <w:sz w:val="20"/>
                <w:szCs w:val="20"/>
              </w:rPr>
              <w:t xml:space="preserve">Рассмотрение плана и бюджета воздействий на ПА Техническим </w:t>
            </w:r>
            <w:r w:rsidR="00E91639">
              <w:rPr>
                <w:rFonts w:ascii="Arial" w:hAnsi="Arial" w:cs="Arial"/>
                <w:color w:val="000000"/>
                <w:sz w:val="20"/>
                <w:szCs w:val="20"/>
              </w:rPr>
              <w:t>комитетом УО</w:t>
            </w:r>
          </w:p>
          <w:p w14:paraId="68823C5B" w14:textId="2D53436B" w:rsidR="00E53A0B" w:rsidRPr="009936BB" w:rsidRDefault="00E53A0B">
            <w:pPr>
              <w:jc w:val="left"/>
              <w:rPr>
                <w:rFonts w:ascii="Arial" w:hAnsi="Arial" w:cs="Arial"/>
                <w:color w:val="000000"/>
                <w:sz w:val="20"/>
                <w:szCs w:val="20"/>
              </w:rPr>
            </w:pPr>
            <w:r>
              <w:rPr>
                <w:rFonts w:ascii="Arial" w:hAnsi="Arial" w:cs="Arial"/>
                <w:color w:val="000000"/>
                <w:sz w:val="20"/>
                <w:szCs w:val="20"/>
              </w:rPr>
              <w:t xml:space="preserve">Согласование использования резерва БЕ </w:t>
            </w:r>
            <w:r w:rsidR="00C7224D">
              <w:rPr>
                <w:rFonts w:ascii="Arial" w:hAnsi="Arial" w:cs="Arial"/>
                <w:color w:val="000000"/>
                <w:sz w:val="20"/>
                <w:szCs w:val="20"/>
              </w:rPr>
              <w:t>для исполнения заявки на коррек</w:t>
            </w:r>
            <w:r>
              <w:rPr>
                <w:rFonts w:ascii="Arial" w:hAnsi="Arial" w:cs="Arial"/>
                <w:color w:val="000000"/>
                <w:sz w:val="20"/>
                <w:szCs w:val="20"/>
              </w:rPr>
              <w:t>тировку лимита</w:t>
            </w:r>
          </w:p>
        </w:tc>
      </w:tr>
      <w:tr w:rsidR="00382E8A" w:rsidRPr="000D2089" w14:paraId="08465686" w14:textId="77777777" w:rsidTr="009936BB">
        <w:trPr>
          <w:cantSplit/>
        </w:trPr>
        <w:tc>
          <w:tcPr>
            <w:tcW w:w="759" w:type="pct"/>
            <w:shd w:val="clear" w:color="auto" w:fill="auto"/>
            <w:vAlign w:val="center"/>
          </w:tcPr>
          <w:p w14:paraId="7D37893F" w14:textId="35920E2D" w:rsidR="00382E8A" w:rsidRDefault="00C77203">
            <w:pPr>
              <w:rPr>
                <w:rFonts w:ascii="Arial" w:hAnsi="Arial" w:cs="Arial"/>
                <w:color w:val="000000"/>
                <w:sz w:val="20"/>
                <w:szCs w:val="20"/>
              </w:rPr>
            </w:pPr>
            <w:r>
              <w:rPr>
                <w:rFonts w:ascii="Arial" w:hAnsi="Arial" w:cs="Arial"/>
                <w:color w:val="000000"/>
                <w:sz w:val="20"/>
                <w:szCs w:val="20"/>
              </w:rPr>
              <w:t xml:space="preserve">УК </w:t>
            </w:r>
            <w:r w:rsidRPr="00C77203">
              <w:rPr>
                <w:rFonts w:ascii="Arial" w:hAnsi="Arial" w:cs="Arial"/>
                <w:color w:val="000000"/>
                <w:sz w:val="20"/>
                <w:szCs w:val="20"/>
              </w:rPr>
              <w:t>Согласующий Технического комитета</w:t>
            </w:r>
          </w:p>
        </w:tc>
        <w:tc>
          <w:tcPr>
            <w:tcW w:w="905" w:type="pct"/>
            <w:shd w:val="clear" w:color="auto" w:fill="auto"/>
            <w:vAlign w:val="center"/>
          </w:tcPr>
          <w:p w14:paraId="56992EBF" w14:textId="4E988B43" w:rsidR="00382E8A" w:rsidRPr="00494ECB" w:rsidRDefault="00382E8A" w:rsidP="00B17D4B">
            <w:pPr>
              <w:rPr>
                <w:rFonts w:ascii="Arial" w:hAnsi="Arial" w:cs="Arial"/>
                <w:color w:val="000000"/>
                <w:sz w:val="20"/>
                <w:szCs w:val="20"/>
                <w:lang w:val="en-US"/>
              </w:rPr>
            </w:pPr>
            <w:r w:rsidRPr="00494ECB">
              <w:rPr>
                <w:rFonts w:ascii="Arial" w:hAnsi="Arial" w:cs="Arial"/>
                <w:color w:val="000000"/>
                <w:sz w:val="20"/>
                <w:szCs w:val="20"/>
                <w:lang w:val="en-US"/>
              </w:rPr>
              <w:t>ZC_</w:t>
            </w:r>
            <w:r w:rsidR="003A07B0">
              <w:rPr>
                <w:rFonts w:ascii="Arial" w:hAnsi="Arial" w:cs="Arial"/>
                <w:color w:val="000000"/>
                <w:sz w:val="20"/>
                <w:szCs w:val="20"/>
                <w:lang w:val="en-US"/>
              </w:rPr>
              <w:t>*</w:t>
            </w:r>
            <w:r w:rsidRPr="00494ECB">
              <w:rPr>
                <w:rFonts w:ascii="Arial" w:hAnsi="Arial" w:cs="Arial"/>
                <w:color w:val="000000"/>
                <w:sz w:val="20"/>
                <w:szCs w:val="20"/>
                <w:lang w:val="en-US"/>
              </w:rPr>
              <w:t>_PM_TECHCOMM_UK_Y</w:t>
            </w:r>
          </w:p>
        </w:tc>
        <w:tc>
          <w:tcPr>
            <w:tcW w:w="3336" w:type="pct"/>
            <w:shd w:val="clear" w:color="auto" w:fill="auto"/>
            <w:vAlign w:val="center"/>
          </w:tcPr>
          <w:p w14:paraId="1BC26529" w14:textId="0ECFC832" w:rsidR="00243C80" w:rsidRDefault="00243C80">
            <w:pPr>
              <w:jc w:val="left"/>
              <w:rPr>
                <w:rFonts w:ascii="Arial" w:hAnsi="Arial" w:cs="Arial"/>
                <w:color w:val="000000"/>
                <w:sz w:val="20"/>
                <w:szCs w:val="20"/>
              </w:rPr>
            </w:pPr>
            <w:r>
              <w:rPr>
                <w:rFonts w:ascii="Arial" w:hAnsi="Arial" w:cs="Arial"/>
                <w:color w:val="000000"/>
                <w:sz w:val="20"/>
                <w:szCs w:val="20"/>
              </w:rPr>
              <w:t>Рассмотрение долгосрочного плана и бюджета воздействий на ПА Техническим комитетом УК</w:t>
            </w:r>
          </w:p>
          <w:p w14:paraId="543FE8A0" w14:textId="414B4AD5" w:rsidR="00243C80" w:rsidRPr="00243C80" w:rsidRDefault="00243C80">
            <w:pPr>
              <w:jc w:val="left"/>
              <w:rPr>
                <w:rFonts w:ascii="Arial" w:hAnsi="Arial" w:cs="Arial"/>
                <w:color w:val="000000"/>
                <w:sz w:val="20"/>
                <w:szCs w:val="20"/>
              </w:rPr>
            </w:pPr>
            <w:r>
              <w:rPr>
                <w:rFonts w:ascii="Arial" w:hAnsi="Arial" w:cs="Arial"/>
                <w:color w:val="000000"/>
                <w:sz w:val="20"/>
                <w:szCs w:val="20"/>
              </w:rPr>
              <w:t>Рассмотренение среднесрочного плана и бюджета воздействий на ПА Техническим комитетом УК</w:t>
            </w:r>
          </w:p>
          <w:p w14:paraId="4DA32EC7" w14:textId="18BA5918" w:rsidR="00382E8A" w:rsidRDefault="00382E8A">
            <w:pPr>
              <w:jc w:val="left"/>
              <w:rPr>
                <w:rFonts w:ascii="Arial" w:hAnsi="Arial" w:cs="Arial"/>
                <w:color w:val="000000"/>
                <w:sz w:val="20"/>
                <w:szCs w:val="20"/>
              </w:rPr>
            </w:pPr>
            <w:r>
              <w:rPr>
                <w:rFonts w:ascii="Arial" w:hAnsi="Arial" w:cs="Arial"/>
                <w:color w:val="000000"/>
                <w:sz w:val="20"/>
                <w:szCs w:val="20"/>
              </w:rPr>
              <w:t xml:space="preserve">Рассмотрение </w:t>
            </w:r>
            <w:r w:rsidR="00243C80">
              <w:rPr>
                <w:rFonts w:ascii="Arial" w:hAnsi="Arial" w:cs="Arial"/>
                <w:color w:val="000000"/>
                <w:sz w:val="20"/>
                <w:szCs w:val="20"/>
              </w:rPr>
              <w:t xml:space="preserve">годового </w:t>
            </w:r>
            <w:r>
              <w:rPr>
                <w:rFonts w:ascii="Arial" w:hAnsi="Arial" w:cs="Arial"/>
                <w:color w:val="000000"/>
                <w:sz w:val="20"/>
                <w:szCs w:val="20"/>
              </w:rPr>
              <w:t>плана и бюджета воздействий на ПА Техническим комитетом УК</w:t>
            </w:r>
          </w:p>
        </w:tc>
      </w:tr>
      <w:tr w:rsidR="00E53A0B" w:rsidRPr="000D2089" w14:paraId="17B83E57" w14:textId="77777777" w:rsidTr="009936BB">
        <w:trPr>
          <w:cantSplit/>
        </w:trPr>
        <w:tc>
          <w:tcPr>
            <w:tcW w:w="759" w:type="pct"/>
            <w:shd w:val="clear" w:color="auto" w:fill="auto"/>
            <w:vAlign w:val="center"/>
          </w:tcPr>
          <w:p w14:paraId="1ED77274" w14:textId="6703AC62" w:rsidR="00E53A0B" w:rsidRPr="009936BB" w:rsidRDefault="00E53A0B" w:rsidP="009936BB">
            <w:pPr>
              <w:rPr>
                <w:rFonts w:ascii="Arial" w:hAnsi="Arial" w:cs="Arial"/>
                <w:color w:val="000000"/>
                <w:sz w:val="20"/>
                <w:szCs w:val="20"/>
              </w:rPr>
            </w:pPr>
            <w:r>
              <w:rPr>
                <w:rFonts w:ascii="Arial" w:hAnsi="Arial" w:cs="Arial"/>
                <w:color w:val="000000"/>
                <w:sz w:val="20"/>
                <w:szCs w:val="20"/>
              </w:rPr>
              <w:t xml:space="preserve">Планировщик ТОиР </w:t>
            </w:r>
            <w:r w:rsidR="00A204B1">
              <w:rPr>
                <w:rFonts w:ascii="Arial" w:hAnsi="Arial" w:cs="Arial"/>
                <w:color w:val="000000"/>
                <w:sz w:val="20"/>
                <w:szCs w:val="20"/>
              </w:rPr>
              <w:t>УО</w:t>
            </w:r>
          </w:p>
        </w:tc>
        <w:tc>
          <w:tcPr>
            <w:tcW w:w="905" w:type="pct"/>
            <w:shd w:val="clear" w:color="auto" w:fill="auto"/>
            <w:vAlign w:val="center"/>
          </w:tcPr>
          <w:p w14:paraId="4A4E878F" w14:textId="12F90CF0" w:rsidR="00E53A0B" w:rsidRPr="009936BB" w:rsidRDefault="00382E8A">
            <w:pPr>
              <w:rPr>
                <w:rFonts w:ascii="Arial" w:hAnsi="Arial" w:cs="Arial"/>
                <w:color w:val="000000"/>
                <w:sz w:val="20"/>
                <w:szCs w:val="20"/>
              </w:rPr>
            </w:pPr>
            <w:r w:rsidRPr="00382E8A">
              <w:rPr>
                <w:rFonts w:ascii="Arial" w:hAnsi="Arial" w:cs="Arial"/>
                <w:color w:val="000000"/>
                <w:sz w:val="20"/>
                <w:szCs w:val="20"/>
              </w:rPr>
              <w:t>ZC_</w:t>
            </w:r>
            <w:r>
              <w:rPr>
                <w:rFonts w:ascii="Arial" w:hAnsi="Arial" w:cs="Arial"/>
                <w:color w:val="000000"/>
                <w:sz w:val="20"/>
                <w:szCs w:val="20"/>
              </w:rPr>
              <w:t>*</w:t>
            </w:r>
            <w:r w:rsidRPr="00382E8A">
              <w:rPr>
                <w:rFonts w:ascii="Arial" w:hAnsi="Arial" w:cs="Arial"/>
                <w:color w:val="000000"/>
                <w:sz w:val="20"/>
                <w:szCs w:val="20"/>
              </w:rPr>
              <w:t>_PM_PLANNER_Y</w:t>
            </w:r>
          </w:p>
        </w:tc>
        <w:tc>
          <w:tcPr>
            <w:tcW w:w="3336" w:type="pct"/>
            <w:shd w:val="clear" w:color="auto" w:fill="auto"/>
            <w:vAlign w:val="center"/>
          </w:tcPr>
          <w:p w14:paraId="41B3545D" w14:textId="0365997D" w:rsidR="00E53A0B" w:rsidRPr="009936BB" w:rsidRDefault="00E53A0B">
            <w:pPr>
              <w:jc w:val="left"/>
              <w:rPr>
                <w:rFonts w:ascii="Arial" w:hAnsi="Arial" w:cs="Arial"/>
                <w:color w:val="000000"/>
                <w:sz w:val="20"/>
                <w:szCs w:val="20"/>
              </w:rPr>
            </w:pPr>
            <w:r>
              <w:rPr>
                <w:rFonts w:ascii="Arial" w:hAnsi="Arial" w:cs="Arial"/>
                <w:color w:val="000000"/>
                <w:sz w:val="20"/>
                <w:szCs w:val="20"/>
              </w:rPr>
              <w:t>Формирование заявки на корректировку лимита</w:t>
            </w:r>
          </w:p>
        </w:tc>
      </w:tr>
      <w:tr w:rsidR="00E3511E" w:rsidRPr="000D2089" w14:paraId="5103CF1D" w14:textId="77777777" w:rsidTr="009936BB">
        <w:trPr>
          <w:cantSplit/>
        </w:trPr>
        <w:tc>
          <w:tcPr>
            <w:tcW w:w="759" w:type="pct"/>
            <w:shd w:val="clear" w:color="auto" w:fill="auto"/>
            <w:vAlign w:val="center"/>
          </w:tcPr>
          <w:p w14:paraId="5BE8861B" w14:textId="46ED8454" w:rsidR="00E3511E" w:rsidRDefault="00E3511E" w:rsidP="009936BB">
            <w:pPr>
              <w:rPr>
                <w:rFonts w:ascii="Arial" w:hAnsi="Arial" w:cs="Arial"/>
                <w:color w:val="000000"/>
                <w:sz w:val="20"/>
                <w:szCs w:val="20"/>
              </w:rPr>
            </w:pPr>
            <w:r>
              <w:rPr>
                <w:rFonts w:ascii="Arial" w:hAnsi="Arial" w:cs="Arial"/>
                <w:color w:val="000000"/>
                <w:sz w:val="20"/>
                <w:szCs w:val="20"/>
              </w:rPr>
              <w:t xml:space="preserve">Планировщик </w:t>
            </w:r>
            <w:r w:rsidR="003B371B">
              <w:rPr>
                <w:rFonts w:ascii="Arial" w:hAnsi="Arial" w:cs="Arial"/>
                <w:color w:val="000000"/>
                <w:sz w:val="20"/>
                <w:szCs w:val="20"/>
              </w:rPr>
              <w:t>проектов ТОиР УО</w:t>
            </w:r>
          </w:p>
        </w:tc>
        <w:tc>
          <w:tcPr>
            <w:tcW w:w="905" w:type="pct"/>
            <w:shd w:val="clear" w:color="auto" w:fill="auto"/>
            <w:vAlign w:val="center"/>
          </w:tcPr>
          <w:p w14:paraId="026DABB4" w14:textId="58079E9F" w:rsidR="00E3511E" w:rsidRPr="00382E8A" w:rsidRDefault="00E3511E">
            <w:pPr>
              <w:rPr>
                <w:rFonts w:ascii="Arial" w:hAnsi="Arial" w:cs="Arial"/>
                <w:color w:val="000000"/>
                <w:sz w:val="20"/>
                <w:szCs w:val="20"/>
              </w:rPr>
            </w:pPr>
            <w:r w:rsidRPr="00E3511E">
              <w:rPr>
                <w:rFonts w:ascii="Arial" w:hAnsi="Arial" w:cs="Arial"/>
                <w:color w:val="000000"/>
                <w:sz w:val="20"/>
                <w:szCs w:val="20"/>
              </w:rPr>
              <w:t>ZC_</w:t>
            </w:r>
            <w:r>
              <w:rPr>
                <w:rFonts w:ascii="Arial" w:hAnsi="Arial" w:cs="Arial"/>
                <w:color w:val="000000"/>
                <w:sz w:val="20"/>
                <w:szCs w:val="20"/>
              </w:rPr>
              <w:t>*</w:t>
            </w:r>
            <w:r w:rsidRPr="00E3511E">
              <w:rPr>
                <w:rFonts w:ascii="Arial" w:hAnsi="Arial" w:cs="Arial"/>
                <w:color w:val="000000"/>
                <w:sz w:val="20"/>
                <w:szCs w:val="20"/>
              </w:rPr>
              <w:t>_PM_PLANNPS_Y</w:t>
            </w:r>
          </w:p>
        </w:tc>
        <w:tc>
          <w:tcPr>
            <w:tcW w:w="3336" w:type="pct"/>
            <w:shd w:val="clear" w:color="auto" w:fill="auto"/>
            <w:vAlign w:val="center"/>
          </w:tcPr>
          <w:p w14:paraId="4460CF77" w14:textId="52FE320F" w:rsidR="00E3511E" w:rsidRDefault="00E3511E">
            <w:pPr>
              <w:jc w:val="left"/>
              <w:rPr>
                <w:rFonts w:ascii="Arial" w:hAnsi="Arial" w:cs="Arial"/>
                <w:color w:val="000000"/>
                <w:sz w:val="20"/>
                <w:szCs w:val="20"/>
              </w:rPr>
            </w:pPr>
            <w:r>
              <w:rPr>
                <w:rFonts w:ascii="Arial" w:hAnsi="Arial" w:cs="Arial"/>
                <w:color w:val="000000"/>
                <w:sz w:val="20"/>
                <w:szCs w:val="20"/>
              </w:rPr>
              <w:t>Формирование заявки на корректировку лимита</w:t>
            </w:r>
          </w:p>
        </w:tc>
      </w:tr>
      <w:tr w:rsidR="00341B2E" w:rsidRPr="000D2089" w14:paraId="33055F1F" w14:textId="77777777" w:rsidTr="009936BB">
        <w:trPr>
          <w:cantSplit/>
        </w:trPr>
        <w:tc>
          <w:tcPr>
            <w:tcW w:w="759" w:type="pct"/>
            <w:shd w:val="clear" w:color="auto" w:fill="auto"/>
            <w:vAlign w:val="center"/>
          </w:tcPr>
          <w:p w14:paraId="443636FF" w14:textId="50CD4F7D" w:rsidR="00341B2E" w:rsidRDefault="00341B2E" w:rsidP="009936BB">
            <w:pPr>
              <w:rPr>
                <w:rFonts w:ascii="Arial" w:hAnsi="Arial" w:cs="Arial"/>
                <w:color w:val="000000"/>
                <w:sz w:val="20"/>
                <w:szCs w:val="20"/>
              </w:rPr>
            </w:pPr>
            <w:r>
              <w:rPr>
                <w:rFonts w:ascii="Arial" w:hAnsi="Arial" w:cs="Arial"/>
                <w:color w:val="000000"/>
                <w:sz w:val="20"/>
                <w:szCs w:val="20"/>
              </w:rPr>
              <w:t>Старший планировщик ТОиР УО</w:t>
            </w:r>
          </w:p>
        </w:tc>
        <w:tc>
          <w:tcPr>
            <w:tcW w:w="905" w:type="pct"/>
            <w:shd w:val="clear" w:color="auto" w:fill="auto"/>
            <w:vAlign w:val="center"/>
          </w:tcPr>
          <w:p w14:paraId="6EE89DC4" w14:textId="7CD35079" w:rsidR="00341B2E" w:rsidRPr="00C15F73" w:rsidRDefault="00D53D8B">
            <w:pPr>
              <w:rPr>
                <w:rFonts w:ascii="Arial" w:hAnsi="Arial" w:cs="Arial"/>
                <w:color w:val="000000"/>
                <w:sz w:val="20"/>
                <w:szCs w:val="20"/>
                <w:lang w:val="en-US"/>
              </w:rPr>
            </w:pPr>
            <w:r>
              <w:rPr>
                <w:rFonts w:ascii="Arial" w:hAnsi="Arial" w:cs="Arial"/>
                <w:color w:val="000000"/>
                <w:sz w:val="20"/>
                <w:szCs w:val="20"/>
                <w:lang w:val="en-US"/>
              </w:rPr>
              <w:t>ZC_*_</w:t>
            </w:r>
            <w:r w:rsidR="00822C52" w:rsidRPr="00822C52">
              <w:rPr>
                <w:rFonts w:ascii="Arial" w:hAnsi="Arial" w:cs="Arial"/>
                <w:color w:val="000000"/>
                <w:sz w:val="20"/>
                <w:szCs w:val="20"/>
                <w:lang w:val="en-US"/>
              </w:rPr>
              <w:t>PM_S_PLANNER_Y</w:t>
            </w:r>
          </w:p>
        </w:tc>
        <w:tc>
          <w:tcPr>
            <w:tcW w:w="3336" w:type="pct"/>
            <w:shd w:val="clear" w:color="auto" w:fill="auto"/>
            <w:vAlign w:val="center"/>
          </w:tcPr>
          <w:p w14:paraId="6CF94CD4" w14:textId="1300673B" w:rsidR="00341B2E" w:rsidDel="00BD0FF2" w:rsidRDefault="00D53D8B">
            <w:pPr>
              <w:jc w:val="left"/>
              <w:rPr>
                <w:rFonts w:ascii="Arial" w:hAnsi="Arial" w:cs="Arial"/>
                <w:color w:val="000000"/>
                <w:sz w:val="20"/>
                <w:szCs w:val="20"/>
              </w:rPr>
            </w:pPr>
            <w:r>
              <w:rPr>
                <w:rFonts w:ascii="Arial" w:hAnsi="Arial" w:cs="Arial"/>
                <w:color w:val="000000"/>
                <w:sz w:val="20"/>
                <w:szCs w:val="20"/>
              </w:rPr>
              <w:t>Согласование заявки на корректировку лимита бюджета</w:t>
            </w:r>
          </w:p>
        </w:tc>
      </w:tr>
      <w:tr w:rsidR="00E53A0B" w:rsidRPr="000D2089" w14:paraId="6473FB59" w14:textId="77777777" w:rsidTr="009936BB">
        <w:trPr>
          <w:cantSplit/>
        </w:trPr>
        <w:tc>
          <w:tcPr>
            <w:tcW w:w="759" w:type="pct"/>
            <w:shd w:val="clear" w:color="auto" w:fill="auto"/>
            <w:vAlign w:val="center"/>
          </w:tcPr>
          <w:p w14:paraId="68617E3D" w14:textId="6713D247" w:rsidR="00E53A0B" w:rsidRPr="009936BB" w:rsidRDefault="00E53A0B" w:rsidP="009936BB">
            <w:pPr>
              <w:rPr>
                <w:rFonts w:ascii="Arial" w:hAnsi="Arial" w:cs="Arial"/>
                <w:color w:val="000000"/>
                <w:sz w:val="20"/>
                <w:szCs w:val="20"/>
              </w:rPr>
            </w:pPr>
            <w:r>
              <w:rPr>
                <w:rFonts w:ascii="Arial" w:hAnsi="Arial" w:cs="Arial"/>
                <w:color w:val="000000"/>
                <w:sz w:val="20"/>
                <w:szCs w:val="20"/>
              </w:rPr>
              <w:t xml:space="preserve">Старший Вице-президент по операционной деятельности УК </w:t>
            </w:r>
          </w:p>
        </w:tc>
        <w:tc>
          <w:tcPr>
            <w:tcW w:w="905" w:type="pct"/>
            <w:shd w:val="clear" w:color="auto" w:fill="auto"/>
            <w:vAlign w:val="center"/>
          </w:tcPr>
          <w:p w14:paraId="7F34D9A6" w14:textId="777204C9" w:rsidR="00E53A0B" w:rsidRPr="009936BB" w:rsidRDefault="009A3ED3" w:rsidP="00B17D4B">
            <w:pPr>
              <w:rPr>
                <w:rFonts w:ascii="Arial" w:hAnsi="Arial" w:cs="Arial"/>
                <w:color w:val="000000"/>
                <w:sz w:val="20"/>
                <w:szCs w:val="20"/>
              </w:rPr>
            </w:pPr>
            <w:r w:rsidRPr="009A3ED3">
              <w:rPr>
                <w:rFonts w:ascii="Arial" w:hAnsi="Arial" w:cs="Arial"/>
                <w:color w:val="000000"/>
                <w:sz w:val="20"/>
                <w:szCs w:val="20"/>
              </w:rPr>
              <w:t>ZC_</w:t>
            </w:r>
            <w:r w:rsidR="003A07B0">
              <w:rPr>
                <w:rFonts w:ascii="Arial" w:hAnsi="Arial" w:cs="Arial"/>
                <w:color w:val="000000"/>
                <w:sz w:val="20"/>
                <w:szCs w:val="20"/>
                <w:lang w:val="en-US"/>
              </w:rPr>
              <w:t>*</w:t>
            </w:r>
            <w:r w:rsidRPr="009A3ED3">
              <w:rPr>
                <w:rFonts w:ascii="Arial" w:hAnsi="Arial" w:cs="Arial"/>
                <w:color w:val="000000"/>
                <w:sz w:val="20"/>
                <w:szCs w:val="20"/>
              </w:rPr>
              <w:t>_PM_OPERSVP_Y</w:t>
            </w:r>
          </w:p>
        </w:tc>
        <w:tc>
          <w:tcPr>
            <w:tcW w:w="3336" w:type="pct"/>
            <w:shd w:val="clear" w:color="auto" w:fill="auto"/>
            <w:vAlign w:val="center"/>
          </w:tcPr>
          <w:p w14:paraId="298EC04C" w14:textId="2FAFAE30" w:rsidR="00E53A0B" w:rsidRPr="009936BB" w:rsidRDefault="00E53A0B">
            <w:pPr>
              <w:jc w:val="left"/>
              <w:rPr>
                <w:rFonts w:ascii="Arial" w:hAnsi="Arial" w:cs="Arial"/>
                <w:color w:val="000000"/>
                <w:sz w:val="20"/>
                <w:szCs w:val="20"/>
              </w:rPr>
            </w:pPr>
            <w:r>
              <w:rPr>
                <w:rFonts w:ascii="Arial" w:hAnsi="Arial" w:cs="Arial"/>
                <w:color w:val="000000"/>
                <w:sz w:val="20"/>
                <w:szCs w:val="20"/>
              </w:rPr>
              <w:t>Согласование увеличения лимита без источника</w:t>
            </w:r>
          </w:p>
        </w:tc>
      </w:tr>
      <w:tr w:rsidR="00E53A0B" w:rsidRPr="000D2089" w14:paraId="6219AB14" w14:textId="0F43CD63" w:rsidTr="009936BB">
        <w:trPr>
          <w:cantSplit/>
        </w:trPr>
        <w:tc>
          <w:tcPr>
            <w:tcW w:w="759" w:type="pct"/>
            <w:shd w:val="clear" w:color="auto" w:fill="auto"/>
            <w:vAlign w:val="center"/>
          </w:tcPr>
          <w:p w14:paraId="2D14F00E" w14:textId="7B5A01E7" w:rsidR="00E53A0B" w:rsidRPr="009936BB" w:rsidRDefault="00E53A0B" w:rsidP="009936BB">
            <w:pPr>
              <w:rPr>
                <w:rFonts w:ascii="Arial" w:hAnsi="Arial" w:cs="Arial"/>
                <w:color w:val="000000"/>
                <w:sz w:val="20"/>
                <w:szCs w:val="20"/>
              </w:rPr>
            </w:pPr>
            <w:r>
              <w:rPr>
                <w:rFonts w:ascii="Arial" w:hAnsi="Arial" w:cs="Arial"/>
                <w:color w:val="000000"/>
                <w:sz w:val="20"/>
                <w:szCs w:val="20"/>
              </w:rPr>
              <w:t>Старший Вице-президент по финансам и стратегии УК</w:t>
            </w:r>
          </w:p>
        </w:tc>
        <w:tc>
          <w:tcPr>
            <w:tcW w:w="905" w:type="pct"/>
            <w:shd w:val="clear" w:color="auto" w:fill="auto"/>
            <w:vAlign w:val="center"/>
          </w:tcPr>
          <w:p w14:paraId="174A02A2" w14:textId="6C2E9CA9" w:rsidR="00E53A0B" w:rsidRPr="009936BB" w:rsidRDefault="00B17D4B" w:rsidP="009936BB">
            <w:pPr>
              <w:rPr>
                <w:rFonts w:ascii="Arial" w:hAnsi="Arial" w:cs="Arial"/>
                <w:color w:val="000000"/>
                <w:sz w:val="20"/>
                <w:szCs w:val="20"/>
              </w:rPr>
            </w:pPr>
            <w:r>
              <w:rPr>
                <w:rFonts w:ascii="Arial" w:hAnsi="Arial" w:cs="Arial"/>
                <w:color w:val="000000"/>
                <w:sz w:val="20"/>
                <w:szCs w:val="20"/>
              </w:rPr>
              <w:t>ZC_*</w:t>
            </w:r>
            <w:r w:rsidRPr="00B17D4B">
              <w:rPr>
                <w:rFonts w:ascii="Arial" w:hAnsi="Arial" w:cs="Arial"/>
                <w:color w:val="000000"/>
                <w:sz w:val="20"/>
                <w:szCs w:val="20"/>
              </w:rPr>
              <w:t>_PM_FINSVP_Y</w:t>
            </w:r>
          </w:p>
        </w:tc>
        <w:tc>
          <w:tcPr>
            <w:tcW w:w="3336" w:type="pct"/>
            <w:shd w:val="clear" w:color="auto" w:fill="auto"/>
            <w:vAlign w:val="center"/>
          </w:tcPr>
          <w:p w14:paraId="0D53C783" w14:textId="644937CC" w:rsidR="00E53A0B" w:rsidRPr="00B17D4B" w:rsidRDefault="00B17D4B">
            <w:pPr>
              <w:jc w:val="left"/>
              <w:rPr>
                <w:rFonts w:ascii="Arial" w:hAnsi="Arial" w:cs="Arial"/>
                <w:color w:val="000000"/>
                <w:sz w:val="20"/>
                <w:szCs w:val="20"/>
              </w:rPr>
            </w:pPr>
            <w:r>
              <w:rPr>
                <w:rFonts w:ascii="Arial" w:hAnsi="Arial" w:cs="Arial"/>
                <w:color w:val="000000"/>
                <w:sz w:val="20"/>
                <w:szCs w:val="20"/>
              </w:rPr>
              <w:t>Согласование ориентиров по затратам на ППА</w:t>
            </w:r>
          </w:p>
        </w:tc>
      </w:tr>
      <w:tr w:rsidR="0079329A" w:rsidRPr="000D2089" w14:paraId="09E9F69C" w14:textId="77777777" w:rsidTr="009936BB">
        <w:trPr>
          <w:cantSplit/>
        </w:trPr>
        <w:tc>
          <w:tcPr>
            <w:tcW w:w="759" w:type="pct"/>
            <w:shd w:val="clear" w:color="auto" w:fill="auto"/>
            <w:vAlign w:val="center"/>
          </w:tcPr>
          <w:p w14:paraId="35D808ED" w14:textId="1427BA7A" w:rsidR="0079329A" w:rsidRDefault="0079329A" w:rsidP="009936BB">
            <w:pPr>
              <w:rPr>
                <w:rFonts w:ascii="Arial" w:hAnsi="Arial" w:cs="Arial"/>
                <w:color w:val="000000"/>
                <w:sz w:val="20"/>
                <w:szCs w:val="20"/>
              </w:rPr>
            </w:pPr>
            <w:r>
              <w:rPr>
                <w:rFonts w:ascii="Arial" w:hAnsi="Arial" w:cs="Arial"/>
                <w:color w:val="000000"/>
                <w:sz w:val="20"/>
                <w:szCs w:val="20"/>
              </w:rPr>
              <w:t>Утверждающий б</w:t>
            </w:r>
            <w:r w:rsidR="00E91639">
              <w:rPr>
                <w:rFonts w:ascii="Arial" w:hAnsi="Arial" w:cs="Arial"/>
                <w:color w:val="000000"/>
                <w:sz w:val="20"/>
                <w:szCs w:val="20"/>
              </w:rPr>
              <w:t>юджет проекта УО</w:t>
            </w:r>
            <w:r>
              <w:rPr>
                <w:rFonts w:ascii="Arial" w:hAnsi="Arial" w:cs="Arial"/>
                <w:color w:val="000000"/>
                <w:sz w:val="20"/>
                <w:szCs w:val="20"/>
              </w:rPr>
              <w:t>/ УК</w:t>
            </w:r>
          </w:p>
        </w:tc>
        <w:tc>
          <w:tcPr>
            <w:tcW w:w="905" w:type="pct"/>
            <w:shd w:val="clear" w:color="auto" w:fill="auto"/>
            <w:vAlign w:val="center"/>
          </w:tcPr>
          <w:p w14:paraId="3BDB445D" w14:textId="7786E7EB" w:rsidR="0079329A" w:rsidRPr="00494ECB" w:rsidRDefault="00382E8A">
            <w:pPr>
              <w:rPr>
                <w:rFonts w:ascii="Arial" w:hAnsi="Arial" w:cs="Arial"/>
                <w:color w:val="000000"/>
                <w:sz w:val="20"/>
                <w:szCs w:val="20"/>
                <w:lang w:val="en-US"/>
              </w:rPr>
            </w:pPr>
            <w:r w:rsidRPr="00382E8A">
              <w:rPr>
                <w:rFonts w:ascii="Arial" w:hAnsi="Arial" w:cs="Arial"/>
                <w:color w:val="000000"/>
                <w:sz w:val="20"/>
                <w:szCs w:val="20"/>
                <w:lang w:val="en-US"/>
              </w:rPr>
              <w:t>ZC_</w:t>
            </w:r>
            <w:r>
              <w:rPr>
                <w:rFonts w:ascii="Arial" w:hAnsi="Arial" w:cs="Arial"/>
                <w:color w:val="000000"/>
                <w:sz w:val="20"/>
                <w:szCs w:val="20"/>
              </w:rPr>
              <w:t>*</w:t>
            </w:r>
            <w:r w:rsidRPr="00382E8A">
              <w:rPr>
                <w:rFonts w:ascii="Arial" w:hAnsi="Arial" w:cs="Arial"/>
                <w:color w:val="000000"/>
                <w:sz w:val="20"/>
                <w:szCs w:val="20"/>
                <w:lang w:val="en-US"/>
              </w:rPr>
              <w:t>_PM_UTVBUDGETER_Y</w:t>
            </w:r>
          </w:p>
        </w:tc>
        <w:tc>
          <w:tcPr>
            <w:tcW w:w="3336" w:type="pct"/>
            <w:shd w:val="clear" w:color="auto" w:fill="auto"/>
            <w:vAlign w:val="center"/>
          </w:tcPr>
          <w:p w14:paraId="5ACA79E5" w14:textId="77777777" w:rsidR="0079329A" w:rsidRDefault="0079329A">
            <w:pPr>
              <w:jc w:val="left"/>
              <w:rPr>
                <w:rFonts w:ascii="Arial" w:hAnsi="Arial" w:cs="Arial"/>
                <w:color w:val="000000"/>
                <w:sz w:val="20"/>
                <w:szCs w:val="20"/>
              </w:rPr>
            </w:pPr>
            <w:r>
              <w:rPr>
                <w:rFonts w:ascii="Arial" w:hAnsi="Arial" w:cs="Arial"/>
                <w:color w:val="000000"/>
                <w:sz w:val="20"/>
                <w:szCs w:val="20"/>
              </w:rPr>
              <w:t>Установка статуса СПП-элемента КОРБ</w:t>
            </w:r>
          </w:p>
          <w:p w14:paraId="65DA7C93" w14:textId="07989C4E" w:rsidR="0079329A" w:rsidRPr="0079329A" w:rsidRDefault="0079329A">
            <w:pPr>
              <w:jc w:val="left"/>
              <w:rPr>
                <w:rFonts w:ascii="Arial" w:hAnsi="Arial" w:cs="Arial"/>
                <w:color w:val="000000"/>
                <w:sz w:val="20"/>
                <w:szCs w:val="20"/>
              </w:rPr>
            </w:pPr>
            <w:r>
              <w:rPr>
                <w:rFonts w:ascii="Arial" w:hAnsi="Arial" w:cs="Arial"/>
                <w:color w:val="000000"/>
                <w:sz w:val="20"/>
                <w:szCs w:val="20"/>
              </w:rPr>
              <w:t>Перенос средств</w:t>
            </w:r>
          </w:p>
        </w:tc>
      </w:tr>
    </w:tbl>
    <w:p w14:paraId="5C58BEFD" w14:textId="24B324D4" w:rsidR="00022C33" w:rsidRPr="00F94454" w:rsidRDefault="00022C33" w:rsidP="00022C33">
      <w:pPr>
        <w:pStyle w:val="afff0"/>
        <w:rPr>
          <w:rFonts w:ascii="Arial" w:eastAsia="Calibri" w:hAnsi="Arial" w:cs="Arial"/>
          <w:sz w:val="22"/>
          <w:szCs w:val="24"/>
          <w:lang w:eastAsia="ru-RU"/>
        </w:rPr>
      </w:pPr>
      <w:bookmarkStart w:id="2364" w:name="_Toc337048197"/>
      <w:bookmarkStart w:id="2365" w:name="_Toc337048249"/>
    </w:p>
    <w:bookmarkEnd w:id="2364"/>
    <w:bookmarkEnd w:id="2365"/>
    <w:p w14:paraId="53A3EA0B" w14:textId="4700D0E2" w:rsidR="00022C33" w:rsidRPr="00970FF7" w:rsidRDefault="00022C33" w:rsidP="000D2089">
      <w:pPr>
        <w:spacing w:after="240" w:line="276" w:lineRule="auto"/>
        <w:ind w:firstLine="567"/>
        <w:rPr>
          <w:rFonts w:ascii="Arial" w:hAnsi="Arial" w:cs="Arial"/>
        </w:rPr>
      </w:pPr>
      <w:r w:rsidRPr="00970FF7">
        <w:rPr>
          <w:rFonts w:ascii="Arial" w:hAnsi="Arial" w:cs="Arial"/>
        </w:rPr>
        <w:t xml:space="preserve">В таблице перечисляются бизнес-роли, указанные в </w:t>
      </w:r>
      <w:r w:rsidR="000D2089">
        <w:rPr>
          <w:rFonts w:ascii="Arial" w:hAnsi="Arial" w:cs="Arial"/>
        </w:rPr>
        <w:t xml:space="preserve">методиках </w:t>
      </w:r>
      <w:r w:rsidR="002E6C85">
        <w:rPr>
          <w:rFonts w:ascii="Arial" w:hAnsi="Arial" w:cs="Arial"/>
        </w:rPr>
        <w:t>ERP.13.9_10_100_PM</w:t>
      </w:r>
      <w:r w:rsidR="000D2089">
        <w:rPr>
          <w:rFonts w:ascii="Arial" w:hAnsi="Arial" w:cs="Arial"/>
        </w:rPr>
        <w:t xml:space="preserve"> «</w:t>
      </w:r>
      <w:r w:rsidR="000D2089" w:rsidRPr="000D2089">
        <w:rPr>
          <w:rFonts w:ascii="Arial" w:hAnsi="Arial" w:cs="Arial"/>
        </w:rPr>
        <w:t>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w:t>
      </w:r>
      <w:r w:rsidR="000D2089">
        <w:rPr>
          <w:rFonts w:ascii="Arial" w:hAnsi="Arial" w:cs="Arial"/>
        </w:rPr>
        <w:t xml:space="preserve">», </w:t>
      </w:r>
      <w:r w:rsidR="002E6C85">
        <w:rPr>
          <w:rFonts w:ascii="Arial" w:hAnsi="Arial" w:cs="Arial"/>
        </w:rPr>
        <w:t>ERP.13.9_10_101_PM</w:t>
      </w:r>
      <w:r w:rsidR="000D2089">
        <w:rPr>
          <w:rFonts w:ascii="Arial" w:hAnsi="Arial" w:cs="Arial"/>
        </w:rPr>
        <w:t xml:space="preserve"> «</w:t>
      </w:r>
      <w:r w:rsidR="000D2089" w:rsidRPr="000D2089">
        <w:rPr>
          <w:rFonts w:ascii="Arial" w:hAnsi="Arial" w:cs="Arial"/>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0D2089">
        <w:rPr>
          <w:rFonts w:ascii="Arial" w:hAnsi="Arial" w:cs="Arial"/>
        </w:rPr>
        <w:t xml:space="preserve">» и </w:t>
      </w:r>
      <w:r w:rsidRPr="00970FF7">
        <w:rPr>
          <w:rFonts w:ascii="Arial" w:hAnsi="Arial" w:cs="Arial"/>
        </w:rPr>
        <w:t>модел</w:t>
      </w:r>
      <w:r w:rsidR="000D2089">
        <w:rPr>
          <w:rFonts w:ascii="Arial" w:hAnsi="Arial" w:cs="Arial"/>
        </w:rPr>
        <w:t>ях</w:t>
      </w:r>
      <w:r w:rsidRPr="00970FF7">
        <w:rPr>
          <w:rFonts w:ascii="Arial" w:hAnsi="Arial" w:cs="Arial"/>
        </w:rPr>
        <w:t xml:space="preserve"> </w:t>
      </w:r>
      <w:r w:rsidR="000D2089">
        <w:rPr>
          <w:rFonts w:ascii="Arial" w:hAnsi="Arial" w:cs="Arial"/>
        </w:rPr>
        <w:t>бизнес-процессов</w:t>
      </w:r>
      <w:r w:rsidRPr="00970FF7">
        <w:rPr>
          <w:rFonts w:ascii="Arial" w:hAnsi="Arial" w:cs="Arial"/>
        </w:rPr>
        <w:t>.</w:t>
      </w:r>
    </w:p>
    <w:p w14:paraId="525684AE" w14:textId="77777777" w:rsidR="00022C33" w:rsidRPr="00970FF7" w:rsidRDefault="00022C33" w:rsidP="00022C33">
      <w:pPr>
        <w:spacing w:after="240" w:line="276" w:lineRule="auto"/>
        <w:ind w:firstLine="567"/>
        <w:rPr>
          <w:rFonts w:ascii="Arial" w:hAnsi="Arial" w:cs="Arial"/>
        </w:rPr>
      </w:pPr>
      <w:r w:rsidRPr="00970FF7">
        <w:rPr>
          <w:rFonts w:ascii="Arial" w:hAnsi="Arial" w:cs="Arial"/>
        </w:rPr>
        <w:t xml:space="preserve">Детальный состав Ролей и полномочий должен быть </w:t>
      </w:r>
      <w:r w:rsidR="00970FF7" w:rsidRPr="00970FF7">
        <w:rPr>
          <w:rFonts w:ascii="Arial" w:hAnsi="Arial" w:cs="Arial"/>
        </w:rPr>
        <w:t>отражён</w:t>
      </w:r>
      <w:r w:rsidRPr="00970FF7">
        <w:rPr>
          <w:rFonts w:ascii="Arial" w:hAnsi="Arial" w:cs="Arial"/>
        </w:rPr>
        <w:t xml:space="preserve"> в Приложении РП1-5: Роли и Полномочия. В приложениях должны быть отражены:</w:t>
      </w:r>
    </w:p>
    <w:p w14:paraId="5C2CFB80" w14:textId="55183AC4" w:rsidR="00022C33" w:rsidRPr="003B3D6A" w:rsidRDefault="00022C33" w:rsidP="003B3D6A">
      <w:pPr>
        <w:pStyle w:val="af9"/>
        <w:numPr>
          <w:ilvl w:val="0"/>
          <w:numId w:val="34"/>
        </w:numPr>
        <w:spacing w:after="240" w:line="276" w:lineRule="auto"/>
        <w:rPr>
          <w:rFonts w:ascii="Arial" w:hAnsi="Arial" w:cs="Arial"/>
        </w:rPr>
      </w:pPr>
      <w:r w:rsidRPr="003B3D6A">
        <w:rPr>
          <w:rFonts w:ascii="Arial" w:hAnsi="Arial" w:cs="Arial"/>
        </w:rPr>
        <w:t>Состав Функциональных и Локализованных ролей</w:t>
      </w:r>
      <w:r w:rsidR="00E3433E" w:rsidRPr="00C15F73">
        <w:rPr>
          <w:rFonts w:ascii="Arial" w:hAnsi="Arial" w:cs="Arial"/>
        </w:rPr>
        <w:t>.</w:t>
      </w:r>
    </w:p>
    <w:p w14:paraId="44B933BE" w14:textId="1D9364E5" w:rsidR="00022C33" w:rsidRPr="003B3D6A" w:rsidRDefault="00022C33" w:rsidP="003B3D6A">
      <w:pPr>
        <w:pStyle w:val="af9"/>
        <w:numPr>
          <w:ilvl w:val="0"/>
          <w:numId w:val="34"/>
        </w:numPr>
        <w:spacing w:after="240" w:line="276" w:lineRule="auto"/>
        <w:rPr>
          <w:rFonts w:ascii="Arial" w:hAnsi="Arial" w:cs="Arial"/>
        </w:rPr>
      </w:pPr>
      <w:r w:rsidRPr="003B3D6A">
        <w:rPr>
          <w:rFonts w:ascii="Arial" w:hAnsi="Arial" w:cs="Arial"/>
        </w:rPr>
        <w:t>Состав Шаблонных ролей</w:t>
      </w:r>
      <w:r w:rsidR="00E3433E">
        <w:rPr>
          <w:rFonts w:ascii="Arial" w:hAnsi="Arial" w:cs="Arial"/>
          <w:lang w:val="en-US"/>
        </w:rPr>
        <w:t>.</w:t>
      </w:r>
    </w:p>
    <w:p w14:paraId="1002DC7D" w14:textId="3A926A0D" w:rsidR="00022C33" w:rsidRPr="003B3D6A" w:rsidRDefault="00022C33" w:rsidP="003B3D6A">
      <w:pPr>
        <w:pStyle w:val="af9"/>
        <w:numPr>
          <w:ilvl w:val="0"/>
          <w:numId w:val="34"/>
        </w:numPr>
        <w:spacing w:after="240" w:line="276" w:lineRule="auto"/>
        <w:rPr>
          <w:rFonts w:ascii="Arial" w:hAnsi="Arial" w:cs="Arial"/>
        </w:rPr>
      </w:pPr>
      <w:r w:rsidRPr="003B3D6A">
        <w:rPr>
          <w:rFonts w:ascii="Arial" w:hAnsi="Arial" w:cs="Arial"/>
        </w:rPr>
        <w:t>Привязка ролей к шагам процесса</w:t>
      </w:r>
      <w:r w:rsidR="00E3433E" w:rsidRPr="00C15F73">
        <w:rPr>
          <w:rFonts w:ascii="Arial" w:hAnsi="Arial" w:cs="Arial"/>
        </w:rPr>
        <w:t>.</w:t>
      </w:r>
    </w:p>
    <w:p w14:paraId="58D1606E" w14:textId="1DFB4BCB" w:rsidR="00022C33" w:rsidRPr="003B3D6A" w:rsidRDefault="00022C33" w:rsidP="003B3D6A">
      <w:pPr>
        <w:pStyle w:val="af9"/>
        <w:numPr>
          <w:ilvl w:val="0"/>
          <w:numId w:val="34"/>
        </w:numPr>
        <w:spacing w:after="240" w:line="276" w:lineRule="auto"/>
        <w:rPr>
          <w:rFonts w:ascii="Arial" w:hAnsi="Arial" w:cs="Arial"/>
        </w:rPr>
      </w:pPr>
      <w:r w:rsidRPr="003B3D6A">
        <w:rPr>
          <w:rFonts w:ascii="Arial" w:hAnsi="Arial" w:cs="Arial"/>
        </w:rPr>
        <w:t>Детальная разбивка по Организационным уровням</w:t>
      </w:r>
      <w:r w:rsidR="00E3433E" w:rsidRPr="00C15F73">
        <w:rPr>
          <w:rFonts w:ascii="Arial" w:hAnsi="Arial" w:cs="Arial"/>
        </w:rPr>
        <w:t>.</w:t>
      </w:r>
    </w:p>
    <w:p w14:paraId="736D3E90" w14:textId="4C9760C5" w:rsidR="00022C33" w:rsidRPr="003B3D6A" w:rsidRDefault="00022C33" w:rsidP="003B3D6A">
      <w:pPr>
        <w:pStyle w:val="af9"/>
        <w:numPr>
          <w:ilvl w:val="0"/>
          <w:numId w:val="34"/>
        </w:numPr>
        <w:spacing w:after="240" w:line="276" w:lineRule="auto"/>
        <w:rPr>
          <w:rFonts w:ascii="Arial" w:hAnsi="Arial" w:cs="Arial"/>
        </w:rPr>
      </w:pPr>
      <w:r w:rsidRPr="003B3D6A">
        <w:rPr>
          <w:rFonts w:ascii="Arial" w:hAnsi="Arial" w:cs="Arial"/>
        </w:rPr>
        <w:t>Локализация Функциональных ролей</w:t>
      </w:r>
      <w:r w:rsidR="00E3433E">
        <w:rPr>
          <w:rFonts w:ascii="Arial" w:hAnsi="Arial" w:cs="Arial"/>
          <w:lang w:val="en-US"/>
        </w:rPr>
        <w:t>.</w:t>
      </w:r>
    </w:p>
    <w:p w14:paraId="41061C03" w14:textId="77777777" w:rsidR="00022C33" w:rsidRPr="00970FF7" w:rsidRDefault="00022C33" w:rsidP="00022C33">
      <w:pPr>
        <w:spacing w:after="240" w:line="276" w:lineRule="auto"/>
        <w:ind w:firstLine="567"/>
        <w:rPr>
          <w:rFonts w:ascii="Arial" w:hAnsi="Arial" w:cs="Arial"/>
        </w:rPr>
      </w:pPr>
      <w:r w:rsidRPr="00970FF7">
        <w:rPr>
          <w:rFonts w:ascii="Arial" w:hAnsi="Arial" w:cs="Arial"/>
        </w:rPr>
        <w:t>Функциональные роли должны быть отражены на схемах бизнес-процессов ARIS в соответствии</w:t>
      </w:r>
      <w:r w:rsidR="003B3D6A">
        <w:rPr>
          <w:rFonts w:ascii="Arial" w:hAnsi="Arial" w:cs="Arial"/>
        </w:rPr>
        <w:t xml:space="preserve"> с соглашением о моделировании.</w:t>
      </w:r>
    </w:p>
    <w:p w14:paraId="226D891E" w14:textId="77777777" w:rsidR="00022C33" w:rsidRDefault="00022C33" w:rsidP="00022C33">
      <w:pPr>
        <w:spacing w:after="240" w:line="276" w:lineRule="auto"/>
        <w:ind w:firstLine="567"/>
        <w:rPr>
          <w:rFonts w:ascii="Arial" w:hAnsi="Arial" w:cs="Arial"/>
        </w:rPr>
      </w:pPr>
      <w:r w:rsidRPr="00970FF7">
        <w:rPr>
          <w:rFonts w:ascii="Arial" w:hAnsi="Arial" w:cs="Arial"/>
        </w:rPr>
        <w:t>При создании ролей должен соблюдаться принцип разделения полномочий. Создаваемые роли должны быть проверены на отсутствие конфликтов разделения полномочий в соответствии с SoD матрицей из раздела 4.8.2 Разделение полномочий.</w:t>
      </w:r>
    </w:p>
    <w:p w14:paraId="5F31F832" w14:textId="77777777" w:rsidR="00970FF7" w:rsidRPr="00970FF7" w:rsidRDefault="00970FF7" w:rsidP="00022C33">
      <w:pPr>
        <w:spacing w:after="240" w:line="276" w:lineRule="auto"/>
        <w:ind w:firstLine="567"/>
        <w:rPr>
          <w:rFonts w:ascii="Arial" w:hAnsi="Arial" w:cs="Arial"/>
        </w:rPr>
      </w:pPr>
    </w:p>
    <w:p w14:paraId="1B0B8E20" w14:textId="77777777" w:rsidR="00022C33" w:rsidRPr="00BE014D" w:rsidRDefault="00022C33" w:rsidP="00022C33">
      <w:pPr>
        <w:pStyle w:val="21"/>
        <w:keepNext/>
        <w:keepLines/>
        <w:numPr>
          <w:ilvl w:val="1"/>
          <w:numId w:val="8"/>
        </w:numPr>
        <w:spacing w:before="160" w:after="120" w:line="276" w:lineRule="auto"/>
        <w:rPr>
          <w:rFonts w:eastAsiaTheme="majorEastAsia" w:cstheme="majorBidi"/>
          <w:bCs w:val="0"/>
          <w:iCs w:val="0"/>
          <w:szCs w:val="26"/>
        </w:rPr>
      </w:pPr>
      <w:bookmarkStart w:id="2366" w:name="_Toc77357547"/>
      <w:r w:rsidRPr="00BE014D">
        <w:rPr>
          <w:rFonts w:eastAsiaTheme="majorEastAsia" w:cstheme="majorBidi"/>
          <w:bCs w:val="0"/>
          <w:iCs w:val="0"/>
          <w:szCs w:val="26"/>
        </w:rPr>
        <w:t>Риски и контрольные процедуры</w:t>
      </w:r>
      <w:bookmarkEnd w:id="2366"/>
    </w:p>
    <w:p w14:paraId="2558340C" w14:textId="77777777" w:rsidR="00022C33" w:rsidRPr="00BE014D" w:rsidRDefault="00022C33">
      <w:pPr>
        <w:pStyle w:val="3"/>
      </w:pPr>
      <w:bookmarkStart w:id="2367" w:name="_Toc77357548"/>
      <w:r w:rsidRPr="00BE014D">
        <w:t>Риски и контроли</w:t>
      </w:r>
      <w:bookmarkEnd w:id="2367"/>
    </w:p>
    <w:p w14:paraId="1F5B5FEA" w14:textId="77777777" w:rsidR="005C4B70" w:rsidRPr="00EA02A1" w:rsidRDefault="005C4B70" w:rsidP="005C4B70">
      <w:pPr>
        <w:spacing w:after="240" w:line="276" w:lineRule="auto"/>
        <w:ind w:firstLine="567"/>
        <w:rPr>
          <w:rFonts w:ascii="Arial" w:eastAsia="Calibri" w:hAnsi="Arial" w:cs="Arial"/>
        </w:rPr>
      </w:pPr>
      <w:r w:rsidRPr="00106FA0">
        <w:rPr>
          <w:rFonts w:ascii="Arial" w:hAnsi="Arial" w:cs="Arial"/>
        </w:rPr>
        <w:t>Риски и контрольные процедуры отражаются на с</w:t>
      </w:r>
      <w:r>
        <w:rPr>
          <w:rFonts w:ascii="Arial" w:hAnsi="Arial" w:cs="Arial"/>
        </w:rPr>
        <w:t>хемах бизнес-процессов ARIS в соо</w:t>
      </w:r>
      <w:r w:rsidRPr="00106FA0">
        <w:rPr>
          <w:rFonts w:ascii="Arial" w:hAnsi="Arial" w:cs="Arial"/>
        </w:rPr>
        <w:t>тветствии с соглашением о моделировании</w:t>
      </w:r>
      <w:r>
        <w:rPr>
          <w:rFonts w:ascii="Arial" w:eastAsia="Calibri" w:hAnsi="Arial" w:cs="Arial"/>
        </w:rPr>
        <w:t>.</w:t>
      </w:r>
    </w:p>
    <w:p w14:paraId="0F7B5D71" w14:textId="59178362" w:rsidR="005C4B70" w:rsidRDefault="005C4B70" w:rsidP="005C4B70">
      <w:pPr>
        <w:spacing w:after="240" w:line="276" w:lineRule="auto"/>
        <w:ind w:firstLine="567"/>
        <w:rPr>
          <w:rFonts w:ascii="Arial" w:eastAsia="Calibri" w:hAnsi="Arial" w:cs="Arial"/>
        </w:rPr>
      </w:pPr>
      <w:r w:rsidRPr="00EA02A1">
        <w:rPr>
          <w:rFonts w:ascii="Arial" w:eastAsia="Calibri" w:hAnsi="Arial" w:cs="Arial"/>
        </w:rPr>
        <w:t>Детально риски и контрольные процедуры описаны в Приложение № РиК1. Матрица рисков и контрольных процедур (МРиКП)</w:t>
      </w:r>
      <w:r>
        <w:rPr>
          <w:rFonts w:ascii="Arial" w:eastAsia="Calibri" w:hAnsi="Arial" w:cs="Arial"/>
        </w:rPr>
        <w:t xml:space="preserve">, </w:t>
      </w:r>
      <w:r w:rsidRPr="00EB3DB2">
        <w:rPr>
          <w:rFonts w:ascii="Arial" w:eastAsia="Calibri" w:hAnsi="Arial" w:cs="Arial"/>
        </w:rPr>
        <w:t xml:space="preserve">включая (при необходимости) мониторинговые контрольные процедуры, </w:t>
      </w:r>
      <w:r w:rsidR="006C7F14">
        <w:rPr>
          <w:rFonts w:ascii="Arial" w:eastAsia="Calibri" w:hAnsi="Arial" w:cs="Arial"/>
        </w:rPr>
        <w:t>реализованные</w:t>
      </w:r>
      <w:r w:rsidRPr="00EB3DB2">
        <w:rPr>
          <w:rFonts w:ascii="Arial" w:eastAsia="Calibri" w:hAnsi="Arial" w:cs="Arial"/>
        </w:rPr>
        <w:t xml:space="preserve"> в SAP GRC Process Control</w:t>
      </w:r>
      <w:r>
        <w:rPr>
          <w:rFonts w:ascii="Arial" w:eastAsia="Calibri" w:hAnsi="Arial" w:cs="Arial"/>
        </w:rPr>
        <w:t>.</w:t>
      </w:r>
    </w:p>
    <w:p w14:paraId="57902521" w14:textId="3B0EFB18" w:rsidR="00022C33" w:rsidRPr="003B3D6A" w:rsidRDefault="005C4B70" w:rsidP="00022C33">
      <w:pPr>
        <w:spacing w:after="240" w:line="276" w:lineRule="auto"/>
        <w:ind w:firstLine="567"/>
        <w:rPr>
          <w:rFonts w:ascii="Arial" w:hAnsi="Arial" w:cs="Arial"/>
        </w:rPr>
      </w:pPr>
      <w:r w:rsidRPr="00EB3DB2">
        <w:rPr>
          <w:rFonts w:ascii="Arial" w:eastAsia="Calibri" w:hAnsi="Arial" w:cs="Arial"/>
        </w:rPr>
        <w:t>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S/4 HANA</w:t>
      </w:r>
      <w:r>
        <w:rPr>
          <w:rFonts w:ascii="Arial" w:eastAsia="Calibri" w:hAnsi="Arial" w:cs="Arial"/>
        </w:rPr>
        <w:t>.</w:t>
      </w:r>
    </w:p>
    <w:p w14:paraId="4FED58DA" w14:textId="5F8884D0" w:rsidR="00022C33" w:rsidRDefault="00022C33" w:rsidP="00022C33">
      <w:pPr>
        <w:pStyle w:val="a7"/>
        <w:keepNext/>
        <w:spacing w:after="240" w:afterAutospacing="0" w:line="276" w:lineRule="auto"/>
        <w:jc w:val="right"/>
        <w:rPr>
          <w:rFonts w:ascii="Arial" w:hAnsi="Arial" w:cs="Arial"/>
          <w:b/>
          <w:sz w:val="22"/>
        </w:rPr>
      </w:pPr>
      <w:r w:rsidRPr="00916FAB">
        <w:rPr>
          <w:rFonts w:ascii="Arial" w:hAnsi="Arial" w:cs="Arial"/>
          <w:b/>
          <w:sz w:val="22"/>
        </w:rPr>
        <w:t>Таблица РиК1. Контрольные процедуры бизнес-процесс</w:t>
      </w:r>
      <w:r>
        <w:rPr>
          <w:rFonts w:ascii="Arial" w:hAnsi="Arial" w:cs="Arial"/>
          <w:b/>
          <w:sz w:val="22"/>
        </w:rPr>
        <w:t>ов</w:t>
      </w:r>
    </w:p>
    <w:tbl>
      <w:tblPr>
        <w:tblW w:w="5036"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756"/>
        <w:gridCol w:w="2411"/>
        <w:gridCol w:w="6082"/>
      </w:tblGrid>
      <w:tr w:rsidR="00022C33" w:rsidRPr="006F5656" w14:paraId="67F6E7C7" w14:textId="77777777" w:rsidTr="006C7F14">
        <w:trPr>
          <w:cantSplit/>
          <w:trHeight w:val="397"/>
          <w:tblHeader/>
        </w:trPr>
        <w:tc>
          <w:tcPr>
            <w:tcW w:w="857" w:type="pct"/>
            <w:shd w:val="clear" w:color="auto" w:fill="FFC000"/>
            <w:vAlign w:val="center"/>
          </w:tcPr>
          <w:p w14:paraId="5F767251" w14:textId="77777777" w:rsidR="00022C33" w:rsidRPr="006F5656" w:rsidRDefault="00022C33" w:rsidP="0043622A">
            <w:pPr>
              <w:jc w:val="center"/>
              <w:rPr>
                <w:rFonts w:ascii="Arial" w:hAnsi="Arial" w:cs="Arial"/>
                <w:b/>
                <w:sz w:val="20"/>
                <w:szCs w:val="20"/>
              </w:rPr>
            </w:pPr>
            <w:r>
              <w:rPr>
                <w:rFonts w:ascii="Arial" w:hAnsi="Arial" w:cs="Arial"/>
                <w:b/>
                <w:sz w:val="20"/>
                <w:szCs w:val="20"/>
              </w:rPr>
              <w:t>Номер и название шага</w:t>
            </w:r>
          </w:p>
        </w:tc>
        <w:tc>
          <w:tcPr>
            <w:tcW w:w="1176" w:type="pct"/>
            <w:shd w:val="clear" w:color="auto" w:fill="FFC000"/>
            <w:vAlign w:val="center"/>
          </w:tcPr>
          <w:p w14:paraId="5E0C866F" w14:textId="77777777" w:rsidR="00022C33" w:rsidRPr="006F5656" w:rsidRDefault="00022C33" w:rsidP="0043622A">
            <w:pPr>
              <w:jc w:val="center"/>
              <w:rPr>
                <w:rFonts w:ascii="Arial" w:hAnsi="Arial" w:cs="Arial"/>
                <w:b/>
                <w:sz w:val="20"/>
                <w:szCs w:val="20"/>
              </w:rPr>
            </w:pPr>
            <w:r>
              <w:rPr>
                <w:rFonts w:ascii="Arial" w:hAnsi="Arial" w:cs="Arial"/>
                <w:b/>
                <w:sz w:val="20"/>
                <w:szCs w:val="20"/>
              </w:rPr>
              <w:t>Номер КП</w:t>
            </w:r>
          </w:p>
        </w:tc>
        <w:tc>
          <w:tcPr>
            <w:tcW w:w="2967" w:type="pct"/>
            <w:shd w:val="clear" w:color="auto" w:fill="FFC000"/>
            <w:vAlign w:val="center"/>
          </w:tcPr>
          <w:p w14:paraId="218E3794" w14:textId="77777777" w:rsidR="00022C33" w:rsidRPr="006F5656" w:rsidRDefault="00022C33" w:rsidP="0043622A">
            <w:pPr>
              <w:jc w:val="center"/>
              <w:rPr>
                <w:rFonts w:ascii="Arial" w:hAnsi="Arial" w:cs="Arial"/>
                <w:b/>
                <w:sz w:val="20"/>
                <w:szCs w:val="20"/>
              </w:rPr>
            </w:pPr>
            <w:r>
              <w:rPr>
                <w:rFonts w:ascii="Arial" w:hAnsi="Arial" w:cs="Arial"/>
                <w:b/>
                <w:sz w:val="20"/>
                <w:szCs w:val="20"/>
              </w:rPr>
              <w:t>Название КП</w:t>
            </w:r>
          </w:p>
        </w:tc>
      </w:tr>
      <w:tr w:rsidR="006C7F14" w:rsidRPr="006F5656" w14:paraId="46FC9E24" w14:textId="77777777" w:rsidTr="006C7F14">
        <w:trPr>
          <w:cantSplit/>
        </w:trPr>
        <w:tc>
          <w:tcPr>
            <w:tcW w:w="857" w:type="pct"/>
            <w:shd w:val="clear" w:color="auto" w:fill="auto"/>
          </w:tcPr>
          <w:p w14:paraId="0626B448" w14:textId="75F97459" w:rsidR="006C7F14" w:rsidRPr="00AD0A82" w:rsidRDefault="006C7F14" w:rsidP="006C7F14">
            <w:pPr>
              <w:jc w:val="center"/>
              <w:rPr>
                <w:rFonts w:ascii="Arial" w:hAnsi="Arial" w:cs="Arial"/>
                <w:sz w:val="20"/>
                <w:szCs w:val="20"/>
              </w:rPr>
            </w:pPr>
            <w:r>
              <w:rPr>
                <w:rFonts w:ascii="Arial" w:hAnsi="Arial" w:cs="Arial"/>
                <w:sz w:val="20"/>
                <w:szCs w:val="20"/>
              </w:rPr>
              <w:t>ПП-07.02.01-</w:t>
            </w:r>
            <w:r w:rsidRPr="009936BB">
              <w:rPr>
                <w:rFonts w:ascii="Arial" w:hAnsi="Arial" w:cs="Arial"/>
                <w:sz w:val="20"/>
                <w:szCs w:val="20"/>
              </w:rPr>
              <w:t>70</w:t>
            </w:r>
          </w:p>
        </w:tc>
        <w:tc>
          <w:tcPr>
            <w:tcW w:w="1176" w:type="pct"/>
            <w:shd w:val="clear" w:color="auto" w:fill="auto"/>
          </w:tcPr>
          <w:p w14:paraId="15DEF2B8" w14:textId="5BD5A605" w:rsidR="006C7F14" w:rsidRPr="00AD0A82" w:rsidRDefault="006C7F14" w:rsidP="006C7F14">
            <w:pPr>
              <w:rPr>
                <w:rFonts w:ascii="Arial" w:hAnsi="Arial" w:cs="Arial"/>
                <w:sz w:val="20"/>
                <w:szCs w:val="20"/>
              </w:rPr>
            </w:pPr>
            <w:r>
              <w:rPr>
                <w:rFonts w:ascii="Arial" w:hAnsi="Arial" w:cs="Arial"/>
                <w:sz w:val="20"/>
                <w:szCs w:val="20"/>
              </w:rPr>
              <w:t>C.ПП-07.02-001</w:t>
            </w:r>
          </w:p>
        </w:tc>
        <w:tc>
          <w:tcPr>
            <w:tcW w:w="2967" w:type="pct"/>
            <w:shd w:val="clear" w:color="auto" w:fill="auto"/>
          </w:tcPr>
          <w:p w14:paraId="2512380A" w14:textId="17CF3C7D" w:rsidR="006C7F14" w:rsidRPr="00AD0A82" w:rsidRDefault="006C7F14" w:rsidP="006C7F14">
            <w:pPr>
              <w:jc w:val="left"/>
              <w:rPr>
                <w:rFonts w:ascii="Arial" w:hAnsi="Arial" w:cs="Arial"/>
                <w:sz w:val="20"/>
                <w:szCs w:val="20"/>
              </w:rPr>
            </w:pPr>
            <w:r>
              <w:rPr>
                <w:rFonts w:ascii="Arial" w:hAnsi="Arial" w:cs="Arial"/>
                <w:sz w:val="20"/>
                <w:szCs w:val="20"/>
              </w:rPr>
              <w:t>Анализ долгосрочного плана и бюджета (на уровне БЕ)</w:t>
            </w:r>
          </w:p>
        </w:tc>
      </w:tr>
      <w:tr w:rsidR="006C7F14" w:rsidRPr="006F5656" w14:paraId="558FD448" w14:textId="77777777" w:rsidTr="006C7F14">
        <w:trPr>
          <w:cantSplit/>
        </w:trPr>
        <w:tc>
          <w:tcPr>
            <w:tcW w:w="857" w:type="pct"/>
            <w:shd w:val="clear" w:color="auto" w:fill="auto"/>
          </w:tcPr>
          <w:p w14:paraId="644BA1FE" w14:textId="055A3F7A" w:rsidR="006C7F14" w:rsidRPr="00AD0A82" w:rsidRDefault="006C7F14" w:rsidP="006C7F14">
            <w:pPr>
              <w:jc w:val="center"/>
              <w:rPr>
                <w:rFonts w:ascii="Arial" w:hAnsi="Arial" w:cs="Arial"/>
                <w:sz w:val="20"/>
                <w:szCs w:val="20"/>
              </w:rPr>
            </w:pPr>
            <w:r>
              <w:rPr>
                <w:rFonts w:ascii="Arial" w:hAnsi="Arial" w:cs="Arial"/>
                <w:sz w:val="20"/>
                <w:szCs w:val="20"/>
              </w:rPr>
              <w:t>ПП-07.02.01-</w:t>
            </w:r>
            <w:r w:rsidR="00AB41CE">
              <w:rPr>
                <w:rFonts w:ascii="Arial" w:hAnsi="Arial" w:cs="Arial"/>
                <w:sz w:val="20"/>
                <w:szCs w:val="20"/>
                <w:lang w:val="en-US"/>
              </w:rPr>
              <w:t>100</w:t>
            </w:r>
          </w:p>
        </w:tc>
        <w:tc>
          <w:tcPr>
            <w:tcW w:w="1176" w:type="pct"/>
            <w:shd w:val="clear" w:color="auto" w:fill="auto"/>
          </w:tcPr>
          <w:p w14:paraId="44928216" w14:textId="074E604E" w:rsidR="006C7F14" w:rsidRPr="00AD0A82" w:rsidRDefault="006C7F14" w:rsidP="006C7F14">
            <w:pPr>
              <w:rPr>
                <w:rFonts w:ascii="Arial" w:hAnsi="Arial" w:cs="Arial"/>
                <w:sz w:val="20"/>
                <w:szCs w:val="20"/>
              </w:rPr>
            </w:pPr>
            <w:r>
              <w:rPr>
                <w:rFonts w:ascii="Arial" w:hAnsi="Arial" w:cs="Arial"/>
                <w:sz w:val="20"/>
                <w:szCs w:val="20"/>
              </w:rPr>
              <w:t>C.ПП-07.02-002</w:t>
            </w:r>
          </w:p>
        </w:tc>
        <w:tc>
          <w:tcPr>
            <w:tcW w:w="2967" w:type="pct"/>
            <w:shd w:val="clear" w:color="auto" w:fill="auto"/>
          </w:tcPr>
          <w:p w14:paraId="439566A6" w14:textId="0A21F6A8" w:rsidR="006C7F14" w:rsidRPr="00AD0A82" w:rsidRDefault="006C7F14" w:rsidP="006C7F14">
            <w:pPr>
              <w:jc w:val="left"/>
              <w:rPr>
                <w:rFonts w:ascii="Arial" w:hAnsi="Arial" w:cs="Arial"/>
                <w:sz w:val="20"/>
                <w:szCs w:val="20"/>
              </w:rPr>
            </w:pPr>
            <w:r>
              <w:rPr>
                <w:rFonts w:ascii="Arial" w:hAnsi="Arial" w:cs="Arial"/>
                <w:sz w:val="20"/>
                <w:szCs w:val="20"/>
              </w:rPr>
              <w:t>Анализ долгосрочного плана и бюджета (на уровне УК)</w:t>
            </w:r>
          </w:p>
        </w:tc>
      </w:tr>
      <w:tr w:rsidR="006C7F14" w:rsidRPr="006F5656" w14:paraId="793F83BE" w14:textId="77777777" w:rsidTr="006C7F14">
        <w:trPr>
          <w:cantSplit/>
        </w:trPr>
        <w:tc>
          <w:tcPr>
            <w:tcW w:w="857" w:type="pct"/>
            <w:shd w:val="clear" w:color="auto" w:fill="auto"/>
          </w:tcPr>
          <w:p w14:paraId="2A51A656" w14:textId="7241E8D5" w:rsidR="006C7F14" w:rsidRPr="00AD0A82" w:rsidRDefault="006C7F14" w:rsidP="006C7F14">
            <w:pPr>
              <w:rPr>
                <w:rFonts w:ascii="Arial" w:hAnsi="Arial" w:cs="Arial"/>
                <w:sz w:val="20"/>
                <w:szCs w:val="20"/>
              </w:rPr>
            </w:pPr>
            <w:r>
              <w:rPr>
                <w:rFonts w:ascii="Arial" w:hAnsi="Arial" w:cs="Arial"/>
                <w:sz w:val="20"/>
                <w:szCs w:val="20"/>
              </w:rPr>
              <w:t>ПП-07.02.02-</w:t>
            </w:r>
            <w:r w:rsidR="00AB41CE">
              <w:rPr>
                <w:rFonts w:ascii="Arial" w:hAnsi="Arial" w:cs="Arial"/>
                <w:sz w:val="20"/>
                <w:szCs w:val="20"/>
                <w:lang w:val="en-US"/>
              </w:rPr>
              <w:t>60</w:t>
            </w:r>
          </w:p>
        </w:tc>
        <w:tc>
          <w:tcPr>
            <w:tcW w:w="1176" w:type="pct"/>
            <w:shd w:val="clear" w:color="auto" w:fill="auto"/>
          </w:tcPr>
          <w:p w14:paraId="1966FA60" w14:textId="65635F9C" w:rsidR="006C7F14" w:rsidRPr="009936BB" w:rsidRDefault="006C7F14" w:rsidP="006C7F14">
            <w:pPr>
              <w:rPr>
                <w:rStyle w:val="aff4"/>
                <w:rFonts w:ascii="Arial" w:hAnsi="Arial" w:cs="Arial"/>
                <w:sz w:val="20"/>
                <w:szCs w:val="20"/>
              </w:rPr>
            </w:pPr>
            <w:r>
              <w:rPr>
                <w:rFonts w:ascii="Arial" w:hAnsi="Arial" w:cs="Arial"/>
                <w:sz w:val="20"/>
                <w:szCs w:val="20"/>
              </w:rPr>
              <w:t>C.ПП-07.02-003</w:t>
            </w:r>
          </w:p>
        </w:tc>
        <w:tc>
          <w:tcPr>
            <w:tcW w:w="2967" w:type="pct"/>
            <w:shd w:val="clear" w:color="auto" w:fill="auto"/>
          </w:tcPr>
          <w:p w14:paraId="1E9FF325" w14:textId="5B97C64F" w:rsidR="006C7F14" w:rsidRPr="00AD0A82" w:rsidRDefault="006C7F14" w:rsidP="006C7F14">
            <w:pPr>
              <w:jc w:val="left"/>
              <w:rPr>
                <w:rFonts w:ascii="Arial" w:hAnsi="Arial" w:cs="Arial"/>
                <w:sz w:val="20"/>
                <w:szCs w:val="20"/>
              </w:rPr>
            </w:pPr>
            <w:r>
              <w:rPr>
                <w:rFonts w:ascii="Arial" w:hAnsi="Arial" w:cs="Arial"/>
                <w:sz w:val="20"/>
                <w:szCs w:val="20"/>
              </w:rPr>
              <w:t>Анализ проектов на среднесрочный горизонт (на уровне БЕ)</w:t>
            </w:r>
          </w:p>
        </w:tc>
      </w:tr>
      <w:tr w:rsidR="006C7F14" w:rsidRPr="006F5656" w14:paraId="2EEC3142" w14:textId="77777777" w:rsidTr="006C7F14">
        <w:trPr>
          <w:cantSplit/>
        </w:trPr>
        <w:tc>
          <w:tcPr>
            <w:tcW w:w="857" w:type="pct"/>
            <w:shd w:val="clear" w:color="auto" w:fill="auto"/>
          </w:tcPr>
          <w:p w14:paraId="22634598" w14:textId="42A673B5" w:rsidR="006C7F14" w:rsidRPr="00AD0A82" w:rsidRDefault="006C7F14" w:rsidP="006C7F14">
            <w:pPr>
              <w:jc w:val="center"/>
              <w:rPr>
                <w:rFonts w:ascii="Arial" w:hAnsi="Arial" w:cs="Arial"/>
                <w:sz w:val="20"/>
                <w:szCs w:val="20"/>
              </w:rPr>
            </w:pPr>
            <w:r>
              <w:rPr>
                <w:rFonts w:ascii="Arial" w:hAnsi="Arial" w:cs="Arial"/>
                <w:sz w:val="20"/>
                <w:szCs w:val="20"/>
              </w:rPr>
              <w:t>ПП-07.02.02-100</w:t>
            </w:r>
          </w:p>
        </w:tc>
        <w:tc>
          <w:tcPr>
            <w:tcW w:w="1176" w:type="pct"/>
            <w:shd w:val="clear" w:color="auto" w:fill="auto"/>
          </w:tcPr>
          <w:p w14:paraId="55718EB1" w14:textId="21F155AD" w:rsidR="006C7F14" w:rsidRPr="009936BB" w:rsidRDefault="006C7F14" w:rsidP="006C7F14">
            <w:pPr>
              <w:rPr>
                <w:rStyle w:val="aff4"/>
                <w:rFonts w:ascii="Arial" w:hAnsi="Arial" w:cs="Arial"/>
                <w:sz w:val="20"/>
                <w:szCs w:val="20"/>
              </w:rPr>
            </w:pPr>
            <w:r>
              <w:rPr>
                <w:rFonts w:ascii="Arial" w:hAnsi="Arial" w:cs="Arial"/>
                <w:sz w:val="20"/>
                <w:szCs w:val="20"/>
              </w:rPr>
              <w:t>C.ПП-07.02-004</w:t>
            </w:r>
          </w:p>
        </w:tc>
        <w:tc>
          <w:tcPr>
            <w:tcW w:w="2967" w:type="pct"/>
            <w:shd w:val="clear" w:color="auto" w:fill="auto"/>
          </w:tcPr>
          <w:p w14:paraId="007BF82B" w14:textId="47EB6245" w:rsidR="006C7F14" w:rsidRPr="00AD0A82" w:rsidRDefault="006C7F14" w:rsidP="006C7F14">
            <w:pPr>
              <w:jc w:val="left"/>
              <w:rPr>
                <w:rFonts w:ascii="Arial" w:hAnsi="Arial" w:cs="Arial"/>
                <w:sz w:val="20"/>
                <w:szCs w:val="20"/>
              </w:rPr>
            </w:pPr>
            <w:r>
              <w:rPr>
                <w:rFonts w:ascii="Arial" w:hAnsi="Arial" w:cs="Arial"/>
                <w:sz w:val="20"/>
                <w:szCs w:val="20"/>
              </w:rPr>
              <w:t>Анализ среднесрочного плана и бюджета (на уровне УК)</w:t>
            </w:r>
          </w:p>
        </w:tc>
      </w:tr>
      <w:tr w:rsidR="006C7F14" w:rsidRPr="006F5656" w14:paraId="40A0B781" w14:textId="77777777" w:rsidTr="006C7F14">
        <w:trPr>
          <w:cantSplit/>
        </w:trPr>
        <w:tc>
          <w:tcPr>
            <w:tcW w:w="857" w:type="pct"/>
            <w:shd w:val="clear" w:color="auto" w:fill="auto"/>
          </w:tcPr>
          <w:p w14:paraId="0B5C40F6" w14:textId="1197E37A" w:rsidR="006C7F14" w:rsidRPr="00AD0A82" w:rsidRDefault="00E3381C" w:rsidP="006C7F14">
            <w:pPr>
              <w:jc w:val="center"/>
              <w:rPr>
                <w:rFonts w:ascii="Arial" w:hAnsi="Arial" w:cs="Arial"/>
                <w:sz w:val="20"/>
                <w:szCs w:val="20"/>
              </w:rPr>
            </w:pPr>
            <w:r>
              <w:rPr>
                <w:rFonts w:ascii="Arial" w:hAnsi="Arial" w:cs="Arial"/>
                <w:sz w:val="20"/>
                <w:szCs w:val="20"/>
              </w:rPr>
              <w:t>ПП-07.06</w:t>
            </w:r>
            <w:r w:rsidR="006C7F14">
              <w:rPr>
                <w:rFonts w:ascii="Arial" w:hAnsi="Arial" w:cs="Arial"/>
                <w:sz w:val="20"/>
                <w:szCs w:val="20"/>
              </w:rPr>
              <w:t>.03-</w:t>
            </w:r>
            <w:r>
              <w:rPr>
                <w:rFonts w:ascii="Arial" w:hAnsi="Arial" w:cs="Arial"/>
                <w:sz w:val="20"/>
                <w:szCs w:val="20"/>
              </w:rPr>
              <w:t>20</w:t>
            </w:r>
          </w:p>
        </w:tc>
        <w:tc>
          <w:tcPr>
            <w:tcW w:w="1176" w:type="pct"/>
            <w:shd w:val="clear" w:color="auto" w:fill="auto"/>
          </w:tcPr>
          <w:p w14:paraId="6D34E200" w14:textId="2A3493FF" w:rsidR="006C7F14" w:rsidRPr="009936BB" w:rsidRDefault="006C7F14" w:rsidP="006C7F14">
            <w:pPr>
              <w:rPr>
                <w:rStyle w:val="aff4"/>
                <w:rFonts w:ascii="Arial" w:hAnsi="Arial" w:cs="Arial"/>
                <w:sz w:val="20"/>
                <w:szCs w:val="20"/>
              </w:rPr>
            </w:pPr>
            <w:r>
              <w:rPr>
                <w:rFonts w:ascii="Arial" w:hAnsi="Arial" w:cs="Arial"/>
                <w:sz w:val="20"/>
                <w:szCs w:val="20"/>
              </w:rPr>
              <w:t>C.ПП-07.06-001</w:t>
            </w:r>
          </w:p>
        </w:tc>
        <w:tc>
          <w:tcPr>
            <w:tcW w:w="2967" w:type="pct"/>
            <w:shd w:val="clear" w:color="auto" w:fill="auto"/>
          </w:tcPr>
          <w:p w14:paraId="20CF0287" w14:textId="07E165D2" w:rsidR="006C7F14" w:rsidRPr="00AD0A82" w:rsidRDefault="006C7F14" w:rsidP="006C7F14">
            <w:pPr>
              <w:jc w:val="left"/>
              <w:rPr>
                <w:rFonts w:ascii="Arial" w:hAnsi="Arial" w:cs="Arial"/>
                <w:sz w:val="20"/>
                <w:szCs w:val="20"/>
              </w:rPr>
            </w:pPr>
            <w:r>
              <w:rPr>
                <w:rFonts w:ascii="Arial" w:hAnsi="Arial" w:cs="Arial"/>
                <w:sz w:val="20"/>
                <w:szCs w:val="20"/>
              </w:rPr>
              <w:t xml:space="preserve">Согласование ориентиров в затратах на ремонты </w:t>
            </w:r>
          </w:p>
        </w:tc>
      </w:tr>
      <w:tr w:rsidR="006C7F14" w:rsidRPr="006F5656" w14:paraId="757F0917" w14:textId="77777777" w:rsidTr="006C7F14">
        <w:trPr>
          <w:cantSplit/>
        </w:trPr>
        <w:tc>
          <w:tcPr>
            <w:tcW w:w="857" w:type="pct"/>
            <w:shd w:val="clear" w:color="auto" w:fill="auto"/>
          </w:tcPr>
          <w:p w14:paraId="001687F4" w14:textId="41EB718E" w:rsidR="006C7F14" w:rsidRPr="00AD0A82" w:rsidRDefault="00E3381C" w:rsidP="00E3381C">
            <w:pPr>
              <w:jc w:val="center"/>
              <w:rPr>
                <w:rFonts w:ascii="Arial" w:hAnsi="Arial" w:cs="Arial"/>
                <w:sz w:val="20"/>
                <w:szCs w:val="20"/>
              </w:rPr>
            </w:pPr>
            <w:r>
              <w:rPr>
                <w:rFonts w:ascii="Arial" w:hAnsi="Arial" w:cs="Arial"/>
                <w:sz w:val="20"/>
                <w:szCs w:val="20"/>
              </w:rPr>
              <w:t>ПП-07.06.03-30</w:t>
            </w:r>
          </w:p>
        </w:tc>
        <w:tc>
          <w:tcPr>
            <w:tcW w:w="1176" w:type="pct"/>
            <w:shd w:val="clear" w:color="auto" w:fill="auto"/>
          </w:tcPr>
          <w:p w14:paraId="7B6A534F" w14:textId="59A50054" w:rsidR="006C7F14" w:rsidRPr="009936BB" w:rsidRDefault="006C7F14" w:rsidP="006C7F14">
            <w:pPr>
              <w:rPr>
                <w:rStyle w:val="aff4"/>
                <w:rFonts w:ascii="Arial" w:hAnsi="Arial" w:cs="Arial"/>
                <w:sz w:val="20"/>
                <w:szCs w:val="20"/>
              </w:rPr>
            </w:pPr>
            <w:r>
              <w:rPr>
                <w:rFonts w:ascii="Arial" w:hAnsi="Arial" w:cs="Arial"/>
                <w:sz w:val="20"/>
                <w:szCs w:val="20"/>
              </w:rPr>
              <w:t>C.ПП-07.06-002</w:t>
            </w:r>
          </w:p>
        </w:tc>
        <w:tc>
          <w:tcPr>
            <w:tcW w:w="2967" w:type="pct"/>
            <w:shd w:val="clear" w:color="auto" w:fill="auto"/>
          </w:tcPr>
          <w:p w14:paraId="390AFC55" w14:textId="4E0ACF61" w:rsidR="006C7F14" w:rsidRPr="00AD0A82" w:rsidRDefault="006C7F14" w:rsidP="006C7F14">
            <w:pPr>
              <w:jc w:val="left"/>
              <w:rPr>
                <w:rFonts w:ascii="Arial" w:hAnsi="Arial" w:cs="Arial"/>
                <w:sz w:val="20"/>
                <w:szCs w:val="20"/>
              </w:rPr>
            </w:pPr>
            <w:r>
              <w:rPr>
                <w:rFonts w:ascii="Arial" w:hAnsi="Arial" w:cs="Arial"/>
                <w:sz w:val="20"/>
                <w:szCs w:val="20"/>
              </w:rPr>
              <w:t>Согласование с БФиС</w:t>
            </w:r>
          </w:p>
        </w:tc>
      </w:tr>
      <w:tr w:rsidR="006C7F14" w:rsidRPr="006F5656" w14:paraId="14C1D5A6" w14:textId="77777777" w:rsidTr="006C7F14">
        <w:trPr>
          <w:cantSplit/>
        </w:trPr>
        <w:tc>
          <w:tcPr>
            <w:tcW w:w="857" w:type="pct"/>
            <w:shd w:val="clear" w:color="auto" w:fill="auto"/>
          </w:tcPr>
          <w:p w14:paraId="078B0A91" w14:textId="5870AB42" w:rsidR="006C7F14" w:rsidRPr="00454165" w:rsidRDefault="00E3381C" w:rsidP="00E3381C">
            <w:pPr>
              <w:jc w:val="center"/>
              <w:rPr>
                <w:rFonts w:ascii="Arial" w:hAnsi="Arial" w:cs="Arial"/>
                <w:sz w:val="20"/>
                <w:szCs w:val="20"/>
              </w:rPr>
            </w:pPr>
            <w:r>
              <w:rPr>
                <w:rFonts w:ascii="Arial" w:hAnsi="Arial" w:cs="Arial"/>
                <w:sz w:val="20"/>
                <w:szCs w:val="20"/>
              </w:rPr>
              <w:t>ПП-07.06.03-70</w:t>
            </w:r>
          </w:p>
        </w:tc>
        <w:tc>
          <w:tcPr>
            <w:tcW w:w="1176" w:type="pct"/>
            <w:shd w:val="clear" w:color="auto" w:fill="auto"/>
          </w:tcPr>
          <w:p w14:paraId="7C210881" w14:textId="620A524B" w:rsidR="006C7F14" w:rsidRPr="00454165" w:rsidRDefault="006C7F14" w:rsidP="006C7F14">
            <w:pPr>
              <w:rPr>
                <w:rFonts w:ascii="Arial" w:hAnsi="Arial" w:cs="Arial"/>
                <w:sz w:val="20"/>
                <w:szCs w:val="20"/>
              </w:rPr>
            </w:pPr>
            <w:r>
              <w:rPr>
                <w:rFonts w:ascii="Arial" w:hAnsi="Arial" w:cs="Arial"/>
                <w:sz w:val="20"/>
                <w:szCs w:val="20"/>
              </w:rPr>
              <w:t>C.ПП-07.06-004</w:t>
            </w:r>
          </w:p>
        </w:tc>
        <w:tc>
          <w:tcPr>
            <w:tcW w:w="2967" w:type="pct"/>
            <w:shd w:val="clear" w:color="auto" w:fill="auto"/>
          </w:tcPr>
          <w:p w14:paraId="1A504709" w14:textId="6B19C7E8" w:rsidR="006C7F14" w:rsidRPr="00454165" w:rsidRDefault="006C7F14" w:rsidP="006C7F14">
            <w:pPr>
              <w:jc w:val="left"/>
              <w:rPr>
                <w:rFonts w:ascii="Arial" w:hAnsi="Arial" w:cs="Arial"/>
                <w:sz w:val="20"/>
                <w:szCs w:val="20"/>
              </w:rPr>
            </w:pPr>
            <w:r>
              <w:rPr>
                <w:rFonts w:ascii="Arial" w:hAnsi="Arial" w:cs="Arial"/>
                <w:sz w:val="20"/>
                <w:szCs w:val="20"/>
              </w:rPr>
              <w:t>Анализ годового плана и бюджета (на уровне БЕ)</w:t>
            </w:r>
          </w:p>
        </w:tc>
      </w:tr>
      <w:tr w:rsidR="006C7F14" w:rsidRPr="006F5656" w14:paraId="4623CACC" w14:textId="77777777" w:rsidTr="006C7F14">
        <w:trPr>
          <w:cantSplit/>
        </w:trPr>
        <w:tc>
          <w:tcPr>
            <w:tcW w:w="857" w:type="pct"/>
            <w:shd w:val="clear" w:color="auto" w:fill="auto"/>
          </w:tcPr>
          <w:p w14:paraId="4C37F6B8" w14:textId="4D9DF550" w:rsidR="006C7F14" w:rsidRPr="00AD0A82" w:rsidRDefault="00E3381C" w:rsidP="006C7F14">
            <w:pPr>
              <w:jc w:val="center"/>
              <w:rPr>
                <w:rFonts w:ascii="Arial" w:hAnsi="Arial" w:cs="Arial"/>
                <w:sz w:val="20"/>
                <w:szCs w:val="20"/>
              </w:rPr>
            </w:pPr>
            <w:r>
              <w:rPr>
                <w:rFonts w:ascii="Arial" w:hAnsi="Arial" w:cs="Arial"/>
                <w:sz w:val="20"/>
                <w:szCs w:val="20"/>
              </w:rPr>
              <w:t>ПП-07.06.03-8</w:t>
            </w:r>
            <w:r w:rsidR="006C7F14" w:rsidRPr="009936BB">
              <w:rPr>
                <w:rFonts w:ascii="Arial" w:hAnsi="Arial" w:cs="Arial"/>
                <w:sz w:val="20"/>
                <w:szCs w:val="20"/>
              </w:rPr>
              <w:t>0</w:t>
            </w:r>
          </w:p>
        </w:tc>
        <w:tc>
          <w:tcPr>
            <w:tcW w:w="1176" w:type="pct"/>
            <w:shd w:val="clear" w:color="auto" w:fill="auto"/>
          </w:tcPr>
          <w:p w14:paraId="1A00D759" w14:textId="6204AE77" w:rsidR="006C7F14" w:rsidRPr="009936BB" w:rsidRDefault="006C7F14" w:rsidP="006C7F14">
            <w:pPr>
              <w:rPr>
                <w:rStyle w:val="aff4"/>
                <w:rFonts w:ascii="Arial" w:hAnsi="Arial" w:cs="Arial"/>
                <w:sz w:val="20"/>
                <w:szCs w:val="20"/>
              </w:rPr>
            </w:pPr>
            <w:r>
              <w:rPr>
                <w:rFonts w:ascii="Arial" w:hAnsi="Arial" w:cs="Arial"/>
                <w:sz w:val="20"/>
                <w:szCs w:val="20"/>
              </w:rPr>
              <w:t>C.ПП-07.06-005</w:t>
            </w:r>
          </w:p>
        </w:tc>
        <w:tc>
          <w:tcPr>
            <w:tcW w:w="2967" w:type="pct"/>
            <w:shd w:val="clear" w:color="auto" w:fill="auto"/>
          </w:tcPr>
          <w:p w14:paraId="2D523764" w14:textId="67EE6705" w:rsidR="006C7F14" w:rsidRPr="00AD0A82" w:rsidRDefault="006C7F14" w:rsidP="006C7F14">
            <w:pPr>
              <w:jc w:val="left"/>
              <w:rPr>
                <w:rFonts w:ascii="Arial" w:hAnsi="Arial" w:cs="Arial"/>
                <w:sz w:val="20"/>
                <w:szCs w:val="20"/>
              </w:rPr>
            </w:pPr>
            <w:r>
              <w:rPr>
                <w:rFonts w:ascii="Arial" w:hAnsi="Arial" w:cs="Arial"/>
                <w:sz w:val="20"/>
                <w:szCs w:val="20"/>
              </w:rPr>
              <w:t xml:space="preserve">Рассмотрение плана и бюджета воздействий на ПА Техническим </w:t>
            </w:r>
            <w:r w:rsidR="00E91639">
              <w:rPr>
                <w:rFonts w:ascii="Arial" w:hAnsi="Arial" w:cs="Arial"/>
                <w:sz w:val="20"/>
                <w:szCs w:val="20"/>
              </w:rPr>
              <w:t>комитетом УО</w:t>
            </w:r>
          </w:p>
        </w:tc>
      </w:tr>
      <w:tr w:rsidR="006C7F14" w:rsidRPr="006F5656" w14:paraId="382AA8C4" w14:textId="77777777" w:rsidTr="006C7F14">
        <w:trPr>
          <w:cantSplit/>
        </w:trPr>
        <w:tc>
          <w:tcPr>
            <w:tcW w:w="857" w:type="pct"/>
            <w:shd w:val="clear" w:color="auto" w:fill="auto"/>
          </w:tcPr>
          <w:p w14:paraId="5C32DD70" w14:textId="5A7998C9" w:rsidR="006C7F14" w:rsidRPr="00AD0A82" w:rsidRDefault="00E3381C" w:rsidP="00E3381C">
            <w:pPr>
              <w:jc w:val="center"/>
              <w:rPr>
                <w:rFonts w:ascii="Arial" w:hAnsi="Arial" w:cs="Arial"/>
                <w:sz w:val="20"/>
                <w:szCs w:val="20"/>
              </w:rPr>
            </w:pPr>
            <w:r>
              <w:rPr>
                <w:rFonts w:ascii="Arial" w:hAnsi="Arial" w:cs="Arial"/>
                <w:sz w:val="20"/>
                <w:szCs w:val="20"/>
              </w:rPr>
              <w:t>ПП-07.06.03-100</w:t>
            </w:r>
          </w:p>
        </w:tc>
        <w:tc>
          <w:tcPr>
            <w:tcW w:w="1176" w:type="pct"/>
            <w:shd w:val="clear" w:color="auto" w:fill="auto"/>
          </w:tcPr>
          <w:p w14:paraId="2665F6C5" w14:textId="17CB7E6F" w:rsidR="006C7F14" w:rsidRPr="009936BB" w:rsidRDefault="006C7F14" w:rsidP="006C7F14">
            <w:pPr>
              <w:rPr>
                <w:rStyle w:val="aff4"/>
                <w:rFonts w:ascii="Arial" w:hAnsi="Arial" w:cs="Arial"/>
                <w:sz w:val="20"/>
                <w:szCs w:val="20"/>
              </w:rPr>
            </w:pPr>
            <w:r>
              <w:rPr>
                <w:rFonts w:ascii="Arial" w:hAnsi="Arial" w:cs="Arial"/>
                <w:sz w:val="20"/>
                <w:szCs w:val="20"/>
              </w:rPr>
              <w:t>C.ПП-07.06-006</w:t>
            </w:r>
          </w:p>
        </w:tc>
        <w:tc>
          <w:tcPr>
            <w:tcW w:w="2967" w:type="pct"/>
            <w:shd w:val="clear" w:color="auto" w:fill="auto"/>
          </w:tcPr>
          <w:p w14:paraId="30B8AF52" w14:textId="02316472" w:rsidR="006C7F14" w:rsidRPr="00AD0A82" w:rsidRDefault="006C7F14" w:rsidP="006C7F14">
            <w:pPr>
              <w:jc w:val="left"/>
              <w:rPr>
                <w:rFonts w:ascii="Arial" w:hAnsi="Arial" w:cs="Arial"/>
                <w:sz w:val="20"/>
                <w:szCs w:val="20"/>
              </w:rPr>
            </w:pPr>
            <w:r>
              <w:rPr>
                <w:rFonts w:ascii="Arial" w:hAnsi="Arial" w:cs="Arial"/>
                <w:sz w:val="20"/>
                <w:szCs w:val="20"/>
              </w:rPr>
              <w:t>Анализ годового плана и бюджета (на уровне УК)</w:t>
            </w:r>
          </w:p>
        </w:tc>
      </w:tr>
      <w:tr w:rsidR="006C7F14" w:rsidRPr="006F5656" w14:paraId="5B85B4C5" w14:textId="77777777" w:rsidTr="006C7F14">
        <w:trPr>
          <w:cantSplit/>
        </w:trPr>
        <w:tc>
          <w:tcPr>
            <w:tcW w:w="857" w:type="pct"/>
            <w:shd w:val="clear" w:color="auto" w:fill="auto"/>
          </w:tcPr>
          <w:p w14:paraId="1D128BE1" w14:textId="0694119D" w:rsidR="006C7F14" w:rsidRPr="00AD0A82" w:rsidRDefault="00E3381C" w:rsidP="006C7F14">
            <w:pPr>
              <w:jc w:val="center"/>
              <w:rPr>
                <w:rFonts w:ascii="Arial" w:hAnsi="Arial" w:cs="Arial"/>
                <w:sz w:val="20"/>
                <w:szCs w:val="20"/>
              </w:rPr>
            </w:pPr>
            <w:r>
              <w:rPr>
                <w:rFonts w:ascii="Arial" w:hAnsi="Arial" w:cs="Arial"/>
                <w:sz w:val="20"/>
                <w:szCs w:val="20"/>
              </w:rPr>
              <w:t>ПП-07.06.03-110</w:t>
            </w:r>
          </w:p>
        </w:tc>
        <w:tc>
          <w:tcPr>
            <w:tcW w:w="1176" w:type="pct"/>
            <w:shd w:val="clear" w:color="auto" w:fill="auto"/>
          </w:tcPr>
          <w:p w14:paraId="6B8CEA83" w14:textId="2BFB7772" w:rsidR="006C7F14" w:rsidRPr="009936BB" w:rsidRDefault="006C7F14" w:rsidP="006C7F14">
            <w:pPr>
              <w:rPr>
                <w:rStyle w:val="aff4"/>
                <w:rFonts w:ascii="Arial" w:hAnsi="Arial" w:cs="Arial"/>
                <w:sz w:val="20"/>
                <w:szCs w:val="20"/>
              </w:rPr>
            </w:pPr>
            <w:r>
              <w:rPr>
                <w:rFonts w:ascii="Arial" w:hAnsi="Arial" w:cs="Arial"/>
                <w:sz w:val="20"/>
                <w:szCs w:val="20"/>
              </w:rPr>
              <w:t>C.ПП-07.06-007</w:t>
            </w:r>
          </w:p>
        </w:tc>
        <w:tc>
          <w:tcPr>
            <w:tcW w:w="2967" w:type="pct"/>
            <w:shd w:val="clear" w:color="auto" w:fill="auto"/>
          </w:tcPr>
          <w:p w14:paraId="180D9123" w14:textId="163DBAF4" w:rsidR="006C7F14" w:rsidRPr="00AD0A82" w:rsidRDefault="006C7F14" w:rsidP="006C7F14">
            <w:pPr>
              <w:jc w:val="left"/>
              <w:rPr>
                <w:rFonts w:ascii="Arial" w:hAnsi="Arial" w:cs="Arial"/>
                <w:sz w:val="20"/>
                <w:szCs w:val="20"/>
              </w:rPr>
            </w:pPr>
            <w:r>
              <w:rPr>
                <w:rFonts w:ascii="Arial" w:hAnsi="Arial" w:cs="Arial"/>
                <w:sz w:val="20"/>
                <w:szCs w:val="20"/>
              </w:rPr>
              <w:t>Рассмотрение плана и бюджета воздействий на ПА Техническим комитетом УК</w:t>
            </w:r>
          </w:p>
        </w:tc>
      </w:tr>
      <w:tr w:rsidR="00E3381C" w:rsidRPr="006F5656" w14:paraId="7B28E547" w14:textId="77777777" w:rsidTr="006C7F14">
        <w:trPr>
          <w:cantSplit/>
        </w:trPr>
        <w:tc>
          <w:tcPr>
            <w:tcW w:w="857" w:type="pct"/>
            <w:shd w:val="clear" w:color="auto" w:fill="auto"/>
          </w:tcPr>
          <w:p w14:paraId="270A46F9" w14:textId="363A8DBB" w:rsidR="00E3381C" w:rsidRPr="00AD0A82" w:rsidRDefault="00E3381C" w:rsidP="00E3381C">
            <w:pPr>
              <w:jc w:val="center"/>
              <w:rPr>
                <w:rFonts w:ascii="Arial" w:hAnsi="Arial" w:cs="Arial"/>
                <w:sz w:val="20"/>
                <w:szCs w:val="20"/>
              </w:rPr>
            </w:pPr>
            <w:r>
              <w:rPr>
                <w:rFonts w:ascii="Arial" w:hAnsi="Arial" w:cs="Arial"/>
                <w:sz w:val="20"/>
                <w:szCs w:val="20"/>
              </w:rPr>
              <w:t>ПП-07.06.04-</w:t>
            </w:r>
            <w:r w:rsidRPr="009936BB">
              <w:rPr>
                <w:rFonts w:ascii="Arial" w:hAnsi="Arial" w:cs="Arial"/>
                <w:sz w:val="20"/>
                <w:szCs w:val="20"/>
              </w:rPr>
              <w:t>10</w:t>
            </w:r>
          </w:p>
        </w:tc>
        <w:tc>
          <w:tcPr>
            <w:tcW w:w="1176" w:type="pct"/>
            <w:shd w:val="clear" w:color="auto" w:fill="auto"/>
          </w:tcPr>
          <w:p w14:paraId="5051966C" w14:textId="41A3EA1F" w:rsidR="00E3381C" w:rsidRPr="009936BB" w:rsidRDefault="00E3381C" w:rsidP="00E3381C">
            <w:pPr>
              <w:rPr>
                <w:rStyle w:val="aff4"/>
                <w:rFonts w:ascii="Arial" w:hAnsi="Arial" w:cs="Arial"/>
                <w:sz w:val="20"/>
                <w:szCs w:val="20"/>
              </w:rPr>
            </w:pPr>
            <w:r>
              <w:rPr>
                <w:rFonts w:ascii="Arial" w:hAnsi="Arial" w:cs="Arial"/>
                <w:sz w:val="20"/>
                <w:szCs w:val="20"/>
              </w:rPr>
              <w:t>C.ПП-07.06-008</w:t>
            </w:r>
          </w:p>
        </w:tc>
        <w:tc>
          <w:tcPr>
            <w:tcW w:w="2967" w:type="pct"/>
            <w:shd w:val="clear" w:color="auto" w:fill="auto"/>
          </w:tcPr>
          <w:p w14:paraId="65049083" w14:textId="4D777CFB" w:rsidR="00E3381C" w:rsidRPr="00AD0A82" w:rsidRDefault="00E3381C" w:rsidP="00E3381C">
            <w:pPr>
              <w:jc w:val="left"/>
              <w:rPr>
                <w:rFonts w:ascii="Arial" w:hAnsi="Arial" w:cs="Arial"/>
                <w:sz w:val="20"/>
                <w:szCs w:val="20"/>
              </w:rPr>
            </w:pPr>
            <w:r>
              <w:rPr>
                <w:rFonts w:ascii="Arial" w:hAnsi="Arial" w:cs="Arial"/>
                <w:sz w:val="20"/>
                <w:szCs w:val="20"/>
              </w:rPr>
              <w:t>Формирование  запроса на корректировку лимита</w:t>
            </w:r>
          </w:p>
        </w:tc>
      </w:tr>
      <w:tr w:rsidR="00E3381C" w:rsidRPr="006F5656" w14:paraId="5736F42D" w14:textId="77777777" w:rsidTr="006C7F14">
        <w:trPr>
          <w:cantSplit/>
        </w:trPr>
        <w:tc>
          <w:tcPr>
            <w:tcW w:w="857" w:type="pct"/>
            <w:shd w:val="clear" w:color="auto" w:fill="auto"/>
          </w:tcPr>
          <w:p w14:paraId="68472D91" w14:textId="3CC2896A" w:rsidR="00E3381C" w:rsidRPr="00AD0A82" w:rsidRDefault="00E3381C" w:rsidP="00E3381C">
            <w:pPr>
              <w:jc w:val="center"/>
              <w:rPr>
                <w:rFonts w:ascii="Arial" w:hAnsi="Arial" w:cs="Arial"/>
                <w:sz w:val="20"/>
                <w:szCs w:val="20"/>
              </w:rPr>
            </w:pPr>
            <w:r>
              <w:rPr>
                <w:rFonts w:ascii="Arial" w:hAnsi="Arial" w:cs="Arial"/>
                <w:sz w:val="20"/>
                <w:szCs w:val="20"/>
              </w:rPr>
              <w:t>ПП-07.06.04-4</w:t>
            </w:r>
            <w:r w:rsidRPr="009936BB">
              <w:rPr>
                <w:rFonts w:ascii="Arial" w:hAnsi="Arial" w:cs="Arial"/>
                <w:sz w:val="20"/>
                <w:szCs w:val="20"/>
              </w:rPr>
              <w:t>0</w:t>
            </w:r>
          </w:p>
        </w:tc>
        <w:tc>
          <w:tcPr>
            <w:tcW w:w="1176" w:type="pct"/>
            <w:shd w:val="clear" w:color="auto" w:fill="auto"/>
          </w:tcPr>
          <w:p w14:paraId="0DABF6A9" w14:textId="1CAC344F" w:rsidR="00E3381C" w:rsidRPr="009936BB" w:rsidRDefault="00E3381C" w:rsidP="00E3381C">
            <w:pPr>
              <w:rPr>
                <w:rStyle w:val="aff4"/>
                <w:rFonts w:ascii="Arial" w:hAnsi="Arial" w:cs="Arial"/>
                <w:sz w:val="20"/>
                <w:szCs w:val="20"/>
              </w:rPr>
            </w:pPr>
            <w:r>
              <w:rPr>
                <w:rFonts w:ascii="Arial" w:hAnsi="Arial" w:cs="Arial"/>
                <w:sz w:val="20"/>
                <w:szCs w:val="20"/>
              </w:rPr>
              <w:t>C.ПП-07.06-009</w:t>
            </w:r>
          </w:p>
        </w:tc>
        <w:tc>
          <w:tcPr>
            <w:tcW w:w="2967" w:type="pct"/>
            <w:shd w:val="clear" w:color="auto" w:fill="auto"/>
          </w:tcPr>
          <w:p w14:paraId="192262DA" w14:textId="4A6F6FBE" w:rsidR="00E3381C" w:rsidRPr="00AD0A82" w:rsidRDefault="00E3381C" w:rsidP="00E3381C">
            <w:pPr>
              <w:jc w:val="left"/>
              <w:rPr>
                <w:rFonts w:ascii="Arial" w:hAnsi="Arial" w:cs="Arial"/>
                <w:sz w:val="20"/>
                <w:szCs w:val="20"/>
              </w:rPr>
            </w:pPr>
            <w:r>
              <w:rPr>
                <w:rFonts w:ascii="Arial" w:hAnsi="Arial" w:cs="Arial"/>
                <w:sz w:val="20"/>
                <w:szCs w:val="20"/>
              </w:rPr>
              <w:t>Рассмотрение возможности перераспределения в рамках одного Направления</w:t>
            </w:r>
          </w:p>
        </w:tc>
      </w:tr>
      <w:tr w:rsidR="00E3381C" w:rsidRPr="006F5656" w14:paraId="4C7047B3" w14:textId="77777777" w:rsidTr="006C7F14">
        <w:trPr>
          <w:cantSplit/>
        </w:trPr>
        <w:tc>
          <w:tcPr>
            <w:tcW w:w="857" w:type="pct"/>
            <w:shd w:val="clear" w:color="auto" w:fill="auto"/>
          </w:tcPr>
          <w:p w14:paraId="7012ECEC" w14:textId="256F77D9" w:rsidR="00E3381C" w:rsidRPr="00AD0A82" w:rsidRDefault="00E3381C" w:rsidP="00E3381C">
            <w:pPr>
              <w:jc w:val="center"/>
              <w:rPr>
                <w:rFonts w:ascii="Arial" w:hAnsi="Arial" w:cs="Arial"/>
                <w:sz w:val="20"/>
                <w:szCs w:val="20"/>
              </w:rPr>
            </w:pPr>
            <w:r>
              <w:rPr>
                <w:rFonts w:ascii="Arial" w:hAnsi="Arial" w:cs="Arial"/>
                <w:sz w:val="20"/>
                <w:szCs w:val="20"/>
              </w:rPr>
              <w:t>ПП-07.06.04-5</w:t>
            </w:r>
            <w:r w:rsidRPr="009936BB">
              <w:rPr>
                <w:rFonts w:ascii="Arial" w:hAnsi="Arial" w:cs="Arial"/>
                <w:sz w:val="20"/>
                <w:szCs w:val="20"/>
              </w:rPr>
              <w:t>0</w:t>
            </w:r>
          </w:p>
        </w:tc>
        <w:tc>
          <w:tcPr>
            <w:tcW w:w="1176" w:type="pct"/>
            <w:shd w:val="clear" w:color="auto" w:fill="auto"/>
          </w:tcPr>
          <w:p w14:paraId="2118179E" w14:textId="15B45C75" w:rsidR="00E3381C" w:rsidRPr="009936BB" w:rsidRDefault="00E3381C" w:rsidP="00E3381C">
            <w:pPr>
              <w:rPr>
                <w:rStyle w:val="aff4"/>
                <w:rFonts w:ascii="Arial" w:hAnsi="Arial" w:cs="Arial"/>
                <w:sz w:val="20"/>
                <w:szCs w:val="20"/>
              </w:rPr>
            </w:pPr>
            <w:r>
              <w:rPr>
                <w:rFonts w:ascii="Arial" w:hAnsi="Arial" w:cs="Arial"/>
                <w:sz w:val="20"/>
                <w:szCs w:val="20"/>
              </w:rPr>
              <w:t>C.ПП-07.06-012</w:t>
            </w:r>
          </w:p>
        </w:tc>
        <w:tc>
          <w:tcPr>
            <w:tcW w:w="2967" w:type="pct"/>
            <w:shd w:val="clear" w:color="auto" w:fill="auto"/>
          </w:tcPr>
          <w:p w14:paraId="344EC1DF" w14:textId="6E10D01B" w:rsidR="00E3381C" w:rsidRPr="00AD0A82" w:rsidRDefault="00E3381C" w:rsidP="00E3381C">
            <w:pPr>
              <w:jc w:val="left"/>
              <w:rPr>
                <w:rFonts w:ascii="Arial" w:hAnsi="Arial" w:cs="Arial"/>
                <w:sz w:val="20"/>
                <w:szCs w:val="20"/>
              </w:rPr>
            </w:pPr>
            <w:r>
              <w:rPr>
                <w:rFonts w:ascii="Arial" w:hAnsi="Arial" w:cs="Arial"/>
                <w:sz w:val="20"/>
                <w:szCs w:val="20"/>
              </w:rPr>
              <w:t>Согласование корректировки лимита за счет резерва БЕ</w:t>
            </w:r>
          </w:p>
        </w:tc>
      </w:tr>
      <w:tr w:rsidR="00E3381C" w:rsidRPr="006F5656" w14:paraId="51B38857" w14:textId="77777777" w:rsidTr="006C7F14">
        <w:trPr>
          <w:cantSplit/>
        </w:trPr>
        <w:tc>
          <w:tcPr>
            <w:tcW w:w="857" w:type="pct"/>
            <w:shd w:val="clear" w:color="auto" w:fill="auto"/>
          </w:tcPr>
          <w:p w14:paraId="4E6D4BE5" w14:textId="62875B8F" w:rsidR="00E3381C" w:rsidRPr="00AD0A82" w:rsidRDefault="00E3381C" w:rsidP="00E3381C">
            <w:pPr>
              <w:jc w:val="center"/>
              <w:rPr>
                <w:rFonts w:ascii="Arial" w:hAnsi="Arial" w:cs="Arial"/>
                <w:sz w:val="20"/>
                <w:szCs w:val="20"/>
              </w:rPr>
            </w:pPr>
            <w:r>
              <w:rPr>
                <w:rFonts w:ascii="Arial" w:hAnsi="Arial" w:cs="Arial"/>
                <w:sz w:val="20"/>
                <w:szCs w:val="20"/>
              </w:rPr>
              <w:t>ПП-07.06.04-70</w:t>
            </w:r>
          </w:p>
        </w:tc>
        <w:tc>
          <w:tcPr>
            <w:tcW w:w="1176" w:type="pct"/>
            <w:shd w:val="clear" w:color="auto" w:fill="auto"/>
          </w:tcPr>
          <w:p w14:paraId="52056D7A" w14:textId="493979A2" w:rsidR="00E3381C" w:rsidRPr="009936BB" w:rsidRDefault="00E3381C" w:rsidP="00E3381C">
            <w:pPr>
              <w:rPr>
                <w:rStyle w:val="aff4"/>
                <w:rFonts w:ascii="Arial" w:hAnsi="Arial" w:cs="Arial"/>
                <w:sz w:val="20"/>
                <w:szCs w:val="20"/>
              </w:rPr>
            </w:pPr>
            <w:r>
              <w:rPr>
                <w:rFonts w:ascii="Arial" w:hAnsi="Arial" w:cs="Arial"/>
                <w:sz w:val="20"/>
                <w:szCs w:val="20"/>
              </w:rPr>
              <w:t>C.ПП-07.06-013</w:t>
            </w:r>
          </w:p>
        </w:tc>
        <w:tc>
          <w:tcPr>
            <w:tcW w:w="2967" w:type="pct"/>
            <w:shd w:val="clear" w:color="auto" w:fill="auto"/>
          </w:tcPr>
          <w:p w14:paraId="3545CC18" w14:textId="08C5C1D4" w:rsidR="00E3381C" w:rsidRPr="00AD0A82" w:rsidRDefault="00E3381C" w:rsidP="00E3381C">
            <w:pPr>
              <w:jc w:val="left"/>
              <w:rPr>
                <w:rFonts w:ascii="Arial" w:hAnsi="Arial" w:cs="Arial"/>
                <w:sz w:val="20"/>
                <w:szCs w:val="20"/>
              </w:rPr>
            </w:pPr>
            <w:r>
              <w:rPr>
                <w:rFonts w:ascii="Arial" w:hAnsi="Arial" w:cs="Arial"/>
                <w:sz w:val="20"/>
                <w:szCs w:val="20"/>
              </w:rPr>
              <w:t>Перенос лимита в рамках БЕ</w:t>
            </w:r>
          </w:p>
        </w:tc>
      </w:tr>
      <w:tr w:rsidR="00E3381C" w:rsidRPr="006F5656" w14:paraId="5FA7AE46" w14:textId="77777777" w:rsidTr="006C7F14">
        <w:trPr>
          <w:cantSplit/>
        </w:trPr>
        <w:tc>
          <w:tcPr>
            <w:tcW w:w="857" w:type="pct"/>
            <w:shd w:val="clear" w:color="auto" w:fill="auto"/>
          </w:tcPr>
          <w:p w14:paraId="6D8726A2" w14:textId="5B701B96" w:rsidR="00E3381C" w:rsidRPr="00AD0A82" w:rsidRDefault="00E3381C" w:rsidP="00E3381C">
            <w:pPr>
              <w:jc w:val="center"/>
              <w:rPr>
                <w:rFonts w:ascii="Arial" w:hAnsi="Arial" w:cs="Arial"/>
                <w:sz w:val="20"/>
                <w:szCs w:val="20"/>
              </w:rPr>
            </w:pPr>
            <w:r>
              <w:rPr>
                <w:rFonts w:ascii="Arial" w:hAnsi="Arial" w:cs="Arial"/>
                <w:sz w:val="20"/>
                <w:szCs w:val="20"/>
              </w:rPr>
              <w:t>ПП-07.06.04-90</w:t>
            </w:r>
          </w:p>
        </w:tc>
        <w:tc>
          <w:tcPr>
            <w:tcW w:w="1176" w:type="pct"/>
            <w:shd w:val="clear" w:color="auto" w:fill="auto"/>
          </w:tcPr>
          <w:p w14:paraId="74E1F5CE" w14:textId="55344FA5" w:rsidR="00E3381C" w:rsidRPr="009936BB" w:rsidRDefault="00E3381C" w:rsidP="00E3381C">
            <w:pPr>
              <w:rPr>
                <w:rStyle w:val="aff4"/>
                <w:rFonts w:ascii="Arial" w:hAnsi="Arial" w:cs="Arial"/>
                <w:sz w:val="20"/>
                <w:szCs w:val="20"/>
              </w:rPr>
            </w:pPr>
            <w:r>
              <w:rPr>
                <w:rFonts w:ascii="Arial" w:hAnsi="Arial" w:cs="Arial"/>
                <w:sz w:val="20"/>
                <w:szCs w:val="20"/>
              </w:rPr>
              <w:t>C.ПП-07.06-010</w:t>
            </w:r>
          </w:p>
        </w:tc>
        <w:tc>
          <w:tcPr>
            <w:tcW w:w="2967" w:type="pct"/>
            <w:shd w:val="clear" w:color="auto" w:fill="auto"/>
          </w:tcPr>
          <w:p w14:paraId="1B9FE1D7" w14:textId="052C833D" w:rsidR="00E3381C" w:rsidRPr="00AD0A82" w:rsidRDefault="00E3381C" w:rsidP="00E3381C">
            <w:pPr>
              <w:jc w:val="left"/>
              <w:rPr>
                <w:rFonts w:ascii="Arial" w:hAnsi="Arial" w:cs="Arial"/>
                <w:sz w:val="20"/>
                <w:szCs w:val="20"/>
              </w:rPr>
            </w:pPr>
            <w:r>
              <w:rPr>
                <w:rFonts w:ascii="Arial" w:hAnsi="Arial" w:cs="Arial"/>
                <w:sz w:val="20"/>
                <w:szCs w:val="20"/>
              </w:rPr>
              <w:t>Рассмотрение Проекта на необходимость выполнения воздействий и корректировки бюджета</w:t>
            </w:r>
          </w:p>
        </w:tc>
      </w:tr>
      <w:tr w:rsidR="00E3381C" w:rsidRPr="006F5656" w14:paraId="353C8814" w14:textId="77777777" w:rsidTr="006C7F14">
        <w:trPr>
          <w:cantSplit/>
        </w:trPr>
        <w:tc>
          <w:tcPr>
            <w:tcW w:w="857" w:type="pct"/>
            <w:shd w:val="clear" w:color="auto" w:fill="auto"/>
          </w:tcPr>
          <w:p w14:paraId="01515F0E" w14:textId="4F35034E" w:rsidR="00E3381C" w:rsidRPr="009936BB" w:rsidRDefault="00E3381C" w:rsidP="00E3381C">
            <w:pPr>
              <w:jc w:val="center"/>
              <w:rPr>
                <w:rFonts w:ascii="Arial" w:hAnsi="Arial" w:cs="Arial"/>
                <w:sz w:val="20"/>
                <w:szCs w:val="20"/>
              </w:rPr>
            </w:pPr>
            <w:r>
              <w:rPr>
                <w:rFonts w:ascii="Arial" w:hAnsi="Arial" w:cs="Arial"/>
                <w:sz w:val="20"/>
                <w:szCs w:val="20"/>
              </w:rPr>
              <w:t>ПП-07.06.04-160</w:t>
            </w:r>
          </w:p>
        </w:tc>
        <w:tc>
          <w:tcPr>
            <w:tcW w:w="1176" w:type="pct"/>
            <w:shd w:val="clear" w:color="auto" w:fill="auto"/>
          </w:tcPr>
          <w:p w14:paraId="29B845F9" w14:textId="151E8993" w:rsidR="00E3381C" w:rsidRPr="009936BB" w:rsidDel="006C7F14" w:rsidRDefault="00E3381C" w:rsidP="00E3381C">
            <w:pPr>
              <w:rPr>
                <w:rFonts w:ascii="Arial" w:hAnsi="Arial" w:cs="Arial"/>
                <w:sz w:val="20"/>
                <w:szCs w:val="20"/>
              </w:rPr>
            </w:pPr>
            <w:r>
              <w:rPr>
                <w:rFonts w:ascii="Arial" w:hAnsi="Arial" w:cs="Arial"/>
                <w:sz w:val="20"/>
                <w:szCs w:val="20"/>
              </w:rPr>
              <w:t>C.ПП-07.06-011</w:t>
            </w:r>
          </w:p>
        </w:tc>
        <w:tc>
          <w:tcPr>
            <w:tcW w:w="2967" w:type="pct"/>
            <w:shd w:val="clear" w:color="auto" w:fill="auto"/>
          </w:tcPr>
          <w:p w14:paraId="1D61350A" w14:textId="4F907D2E" w:rsidR="00E3381C" w:rsidRPr="0072198F" w:rsidDel="006C7F14" w:rsidRDefault="00E3381C" w:rsidP="00E3381C">
            <w:pPr>
              <w:jc w:val="left"/>
              <w:rPr>
                <w:rFonts w:ascii="Arial" w:hAnsi="Arial" w:cs="Arial"/>
                <w:sz w:val="20"/>
                <w:szCs w:val="20"/>
              </w:rPr>
            </w:pPr>
            <w:r>
              <w:rPr>
                <w:rFonts w:ascii="Arial" w:hAnsi="Arial" w:cs="Arial"/>
                <w:sz w:val="20"/>
                <w:szCs w:val="20"/>
              </w:rPr>
              <w:t>Перенос лимита с резева УК на корректируемый Проект</w:t>
            </w:r>
          </w:p>
        </w:tc>
      </w:tr>
    </w:tbl>
    <w:p w14:paraId="09CFB02B" w14:textId="77777777" w:rsidR="00022C33" w:rsidRPr="003B3D6A" w:rsidRDefault="00022C33" w:rsidP="003B3D6A">
      <w:pPr>
        <w:spacing w:after="240" w:line="276" w:lineRule="auto"/>
        <w:ind w:firstLine="567"/>
        <w:rPr>
          <w:rFonts w:ascii="Arial" w:hAnsi="Arial" w:cs="Arial"/>
        </w:rPr>
      </w:pPr>
    </w:p>
    <w:p w14:paraId="7FA60535" w14:textId="77777777" w:rsidR="00022C33" w:rsidRPr="00BE014D" w:rsidRDefault="00022C33">
      <w:pPr>
        <w:pStyle w:val="3"/>
      </w:pPr>
      <w:bookmarkStart w:id="2368" w:name="_Toc77357549"/>
      <w:r w:rsidRPr="00BE014D">
        <w:t>Разделение полномочий</w:t>
      </w:r>
      <w:bookmarkEnd w:id="2368"/>
    </w:p>
    <w:p w14:paraId="013AC5F3" w14:textId="77777777" w:rsidR="005C4B70" w:rsidRPr="00B63731" w:rsidRDefault="005C4B70" w:rsidP="005C4B70">
      <w:pPr>
        <w:spacing w:after="240" w:line="276" w:lineRule="auto"/>
        <w:ind w:firstLine="567"/>
        <w:rPr>
          <w:rFonts w:ascii="Arial" w:hAnsi="Arial" w:cs="Arial"/>
        </w:rPr>
      </w:pPr>
      <w:r w:rsidRPr="00B63731">
        <w:rPr>
          <w:rFonts w:ascii="Arial" w:hAnsi="Arial" w:cs="Arial"/>
        </w:rPr>
        <w:t>В данном разделе описаны:</w:t>
      </w:r>
    </w:p>
    <w:p w14:paraId="46C8B6EC" w14:textId="77777777" w:rsidR="005C4B70" w:rsidRPr="00B63731" w:rsidRDefault="005C4B70" w:rsidP="005C4B70">
      <w:pPr>
        <w:pStyle w:val="af9"/>
        <w:numPr>
          <w:ilvl w:val="0"/>
          <w:numId w:val="29"/>
        </w:numPr>
        <w:spacing w:after="240" w:line="276" w:lineRule="auto"/>
        <w:rPr>
          <w:rFonts w:ascii="Arial" w:hAnsi="Arial" w:cs="Arial"/>
        </w:rPr>
      </w:pPr>
      <w:r w:rsidRPr="00B63731">
        <w:rPr>
          <w:rFonts w:ascii="Arial" w:hAnsi="Arial" w:cs="Arial"/>
        </w:rPr>
        <w:t>Матрица конфликтов на уровне бизнес-функций. Да</w:t>
      </w:r>
      <w:r>
        <w:rPr>
          <w:rFonts w:ascii="Arial" w:hAnsi="Arial" w:cs="Arial"/>
        </w:rPr>
        <w:t>нная матрица определяет конфлик</w:t>
      </w:r>
      <w:r w:rsidRPr="00B63731">
        <w:rPr>
          <w:rFonts w:ascii="Arial" w:hAnsi="Arial" w:cs="Arial"/>
        </w:rPr>
        <w:t>тующие совмещения бизнес-функций для рассматриваемых бизнес-процессов, включая кросс-функциональные. Данная матрица раз</w:t>
      </w:r>
      <w:r>
        <w:rPr>
          <w:rFonts w:ascii="Arial" w:hAnsi="Arial" w:cs="Arial"/>
        </w:rPr>
        <w:t>работана с учётом описания ключевых за</w:t>
      </w:r>
      <w:r w:rsidRPr="00B63731">
        <w:rPr>
          <w:rFonts w:ascii="Arial" w:hAnsi="Arial" w:cs="Arial"/>
        </w:rPr>
        <w:t>дач рассматриваемых бизнес-процессов из состава Концептуального Дизайна (Таблица № КП1. Матрица конфликтующих бизнес-функций).</w:t>
      </w:r>
    </w:p>
    <w:p w14:paraId="1D1E45B1" w14:textId="77777777" w:rsidR="005C4B70" w:rsidRPr="00B63731" w:rsidRDefault="005C4B70" w:rsidP="005C4B70">
      <w:pPr>
        <w:pStyle w:val="af9"/>
        <w:numPr>
          <w:ilvl w:val="0"/>
          <w:numId w:val="29"/>
        </w:numPr>
        <w:spacing w:after="240" w:line="276" w:lineRule="auto"/>
        <w:rPr>
          <w:rFonts w:ascii="Arial" w:hAnsi="Arial" w:cs="Arial"/>
          <w:color w:val="000000" w:themeColor="text1"/>
        </w:rPr>
      </w:pPr>
      <w:r w:rsidRPr="00B63731">
        <w:rPr>
          <w:rFonts w:ascii="Arial" w:hAnsi="Arial" w:cs="Arial"/>
          <w:color w:val="000000" w:themeColor="text1"/>
        </w:rPr>
        <w:t>Матрица конфликтов на уровне групп транзакций. Данная матрица определяет кон-флиртующие совмещения групп транзакций для описанных в Концептуальном дизайне бизнес-процессов, а также для других смежных с ними бизнес-процессов. Основой для разработки данной матрицы является перечень исполь</w:t>
      </w:r>
      <w:r>
        <w:rPr>
          <w:rFonts w:ascii="Arial" w:hAnsi="Arial" w:cs="Arial"/>
          <w:color w:val="000000" w:themeColor="text1"/>
        </w:rPr>
        <w:t>зуемых транзакций, а также акту</w:t>
      </w:r>
      <w:r w:rsidRPr="00B63731">
        <w:rPr>
          <w:rFonts w:ascii="Arial" w:hAnsi="Arial" w:cs="Arial"/>
          <w:color w:val="000000" w:themeColor="text1"/>
        </w:rPr>
        <w:t>ализированный список рисков конфликтов полномочий (Таблица № КП2. Матрица конфликтующих групп транзакций).</w:t>
      </w:r>
    </w:p>
    <w:p w14:paraId="2D6460F5" w14:textId="77777777" w:rsidR="005C4B70" w:rsidRPr="00B63731" w:rsidRDefault="005C4B70" w:rsidP="005C4B70">
      <w:pPr>
        <w:pStyle w:val="af9"/>
        <w:numPr>
          <w:ilvl w:val="0"/>
          <w:numId w:val="29"/>
        </w:numPr>
        <w:spacing w:after="240" w:line="276" w:lineRule="auto"/>
        <w:rPr>
          <w:rFonts w:ascii="Arial" w:hAnsi="Arial" w:cs="Arial"/>
          <w:color w:val="000000" w:themeColor="text1"/>
        </w:rPr>
      </w:pPr>
      <w:r w:rsidRPr="00B63731">
        <w:rPr>
          <w:rFonts w:ascii="Arial" w:hAnsi="Arial" w:cs="Arial"/>
          <w:color w:val="000000" w:themeColor="text1"/>
        </w:rPr>
        <w:t>Матрица конфликтов на уровне ролей. Данная матрица определяет конфликтующие совмещения ролей в бизнес-процессах, описанных в Концептуальном дизайне, а также для других смежных с ними бизнес-процессов. Данная матрица разработана на основе реестра ролей и полномочий, описанного в Конце</w:t>
      </w:r>
      <w:r>
        <w:rPr>
          <w:rFonts w:ascii="Arial" w:hAnsi="Arial" w:cs="Arial"/>
          <w:color w:val="000000" w:themeColor="text1"/>
        </w:rPr>
        <w:t>птуальном дизайне и матрицы кон</w:t>
      </w:r>
      <w:r w:rsidRPr="00B63731">
        <w:rPr>
          <w:rFonts w:ascii="Arial" w:hAnsi="Arial" w:cs="Arial"/>
          <w:color w:val="000000" w:themeColor="text1"/>
        </w:rPr>
        <w:t xml:space="preserve">фликтов на уровне групп транзакций (Таблица </w:t>
      </w:r>
      <w:r>
        <w:rPr>
          <w:rFonts w:ascii="Arial" w:hAnsi="Arial" w:cs="Arial"/>
          <w:color w:val="000000" w:themeColor="text1"/>
        </w:rPr>
        <w:t>№ КП3. Матрица конфликтующих ро</w:t>
      </w:r>
      <w:r w:rsidRPr="00B63731">
        <w:rPr>
          <w:rFonts w:ascii="Arial" w:hAnsi="Arial" w:cs="Arial"/>
          <w:color w:val="000000" w:themeColor="text1"/>
        </w:rPr>
        <w:t xml:space="preserve">лей в бизнес-процессах). </w:t>
      </w:r>
    </w:p>
    <w:p w14:paraId="7EE85FAE" w14:textId="77777777" w:rsidR="005C4B70" w:rsidRPr="00B63731" w:rsidRDefault="005C4B70" w:rsidP="005C4B70">
      <w:pPr>
        <w:spacing w:after="240" w:line="276" w:lineRule="auto"/>
        <w:ind w:firstLine="567"/>
        <w:rPr>
          <w:rFonts w:ascii="Arial" w:hAnsi="Arial" w:cs="Arial"/>
        </w:rPr>
      </w:pPr>
      <w:r w:rsidRPr="00B63731">
        <w:rPr>
          <w:rFonts w:ascii="Arial" w:hAnsi="Arial" w:cs="Arial"/>
        </w:rPr>
        <w:t>Детальное описание рисков пересечения полномочий приведено в Приложении №КП1. Матрица конфликтов полномочий</w:t>
      </w:r>
      <w:r>
        <w:rPr>
          <w:rFonts w:ascii="Arial" w:hAnsi="Arial" w:cs="Arial"/>
        </w:rPr>
        <w:t>.</w:t>
      </w:r>
    </w:p>
    <w:p w14:paraId="6D7A0204" w14:textId="33AB9DC2" w:rsidR="002261BA" w:rsidRDefault="005C4B70" w:rsidP="005C4B70">
      <w:pPr>
        <w:spacing w:after="240" w:line="276" w:lineRule="auto"/>
        <w:ind w:firstLine="567"/>
        <w:rPr>
          <w:rFonts w:ascii="Arial" w:hAnsi="Arial" w:cs="Arial"/>
        </w:rPr>
      </w:pPr>
      <w:r w:rsidRPr="00B63731">
        <w:rPr>
          <w:rFonts w:ascii="Arial" w:hAnsi="Arial" w:cs="Arial"/>
        </w:rPr>
        <w:t>В рамках проектирования процессов и Концептуального</w:t>
      </w:r>
      <w:r>
        <w:rPr>
          <w:rFonts w:ascii="Arial" w:hAnsi="Arial" w:cs="Arial"/>
        </w:rPr>
        <w:t xml:space="preserve"> Дизайна выявлены и проанализи</w:t>
      </w:r>
      <w:r w:rsidRPr="00B63731">
        <w:rPr>
          <w:rFonts w:ascii="Arial" w:hAnsi="Arial" w:cs="Arial"/>
        </w:rPr>
        <w:t>рованы конфликты полномочий с использованием разработанного инструментария, в том числе матриц конфликтов на уровне групп полномочий и на уровне ролей в бизнес-процессах.</w:t>
      </w:r>
    </w:p>
    <w:p w14:paraId="0C32E212" w14:textId="1E565DDC" w:rsidR="002261BA" w:rsidRPr="009936BB" w:rsidRDefault="002261BA" w:rsidP="009936BB">
      <w:pPr>
        <w:pStyle w:val="a7"/>
        <w:keepNext/>
        <w:spacing w:after="240" w:afterAutospacing="0" w:line="276" w:lineRule="auto"/>
        <w:jc w:val="right"/>
        <w:rPr>
          <w:rFonts w:ascii="Arial" w:hAnsi="Arial" w:cs="Arial"/>
          <w:b/>
          <w:sz w:val="22"/>
        </w:rPr>
      </w:pPr>
      <w:r w:rsidRPr="009936BB">
        <w:rPr>
          <w:rFonts w:ascii="Arial" w:hAnsi="Arial" w:cs="Arial"/>
          <w:b/>
          <w:sz w:val="22"/>
        </w:rPr>
        <w:t>Таблица № КП1. Матрица конфликтующих бизнес-функций</w:t>
      </w:r>
    </w:p>
    <w:p w14:paraId="0B2BED19" w14:textId="658E3873" w:rsidR="002261BA" w:rsidRDefault="00165E23">
      <w:pPr>
        <w:spacing w:after="240" w:line="276" w:lineRule="auto"/>
        <w:rPr>
          <w:rFonts w:ascii="Arial" w:hAnsi="Arial" w:cs="Arial"/>
        </w:rPr>
      </w:pPr>
      <w:r>
        <w:rPr>
          <w:noProof/>
          <w:lang w:eastAsia="ru-RU"/>
        </w:rPr>
        <w:drawing>
          <wp:inline distT="0" distB="0" distL="0" distR="0" wp14:anchorId="3816DCCE" wp14:editId="244389D7">
            <wp:extent cx="5899785" cy="4147654"/>
            <wp:effectExtent l="0" t="0" r="5715"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05795" cy="4151879"/>
                    </a:xfrm>
                    <a:prstGeom prst="rect">
                      <a:avLst/>
                    </a:prstGeom>
                  </pic:spPr>
                </pic:pic>
              </a:graphicData>
            </a:graphic>
          </wp:inline>
        </w:drawing>
      </w:r>
    </w:p>
    <w:p w14:paraId="7E4F5494" w14:textId="77777777" w:rsidR="002261BA" w:rsidRPr="009936BB" w:rsidRDefault="002261BA" w:rsidP="009936BB">
      <w:pPr>
        <w:pStyle w:val="a7"/>
        <w:keepNext/>
        <w:spacing w:after="240" w:afterAutospacing="0" w:line="276" w:lineRule="auto"/>
        <w:jc w:val="right"/>
        <w:rPr>
          <w:sz w:val="22"/>
        </w:rPr>
      </w:pPr>
      <w:r w:rsidRPr="009936BB">
        <w:rPr>
          <w:rFonts w:ascii="Arial" w:hAnsi="Arial"/>
          <w:sz w:val="22"/>
        </w:rPr>
        <w:t>Таблица № КП2. Матрица конфликтующих групп транзакций</w:t>
      </w:r>
    </w:p>
    <w:p w14:paraId="6123BF4B" w14:textId="1C188466" w:rsidR="002261BA" w:rsidRDefault="00165E23">
      <w:pPr>
        <w:spacing w:after="240" w:line="276" w:lineRule="auto"/>
        <w:rPr>
          <w:rFonts w:ascii="Arial" w:hAnsi="Arial" w:cs="Arial"/>
        </w:rPr>
      </w:pPr>
      <w:r>
        <w:rPr>
          <w:noProof/>
          <w:lang w:eastAsia="ru-RU"/>
        </w:rPr>
        <w:drawing>
          <wp:inline distT="0" distB="0" distL="0" distR="0" wp14:anchorId="757CFBA6" wp14:editId="52357D7E">
            <wp:extent cx="5985510" cy="400206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92953" cy="4007045"/>
                    </a:xfrm>
                    <a:prstGeom prst="rect">
                      <a:avLst/>
                    </a:prstGeom>
                  </pic:spPr>
                </pic:pic>
              </a:graphicData>
            </a:graphic>
          </wp:inline>
        </w:drawing>
      </w:r>
    </w:p>
    <w:p w14:paraId="4AB85599" w14:textId="633F32EB" w:rsidR="002261BA" w:rsidRPr="009936BB" w:rsidRDefault="002261BA" w:rsidP="009936BB">
      <w:pPr>
        <w:pStyle w:val="a7"/>
        <w:keepNext/>
        <w:spacing w:after="240" w:afterAutospacing="0" w:line="276" w:lineRule="auto"/>
        <w:jc w:val="right"/>
        <w:rPr>
          <w:rFonts w:ascii="Arial" w:hAnsi="Arial"/>
          <w:b/>
          <w:sz w:val="22"/>
        </w:rPr>
      </w:pPr>
      <w:r w:rsidRPr="009936BB">
        <w:rPr>
          <w:rFonts w:ascii="Arial" w:hAnsi="Arial"/>
          <w:b/>
          <w:sz w:val="22"/>
        </w:rPr>
        <w:t>Таблица № КП3. Матрица конфликтующих ролей в бизнес-процессах</w:t>
      </w:r>
    </w:p>
    <w:p w14:paraId="2210DA82" w14:textId="739BF0C1" w:rsidR="002261BA" w:rsidRDefault="00BF7776">
      <w:pPr>
        <w:spacing w:after="240" w:line="276" w:lineRule="auto"/>
        <w:rPr>
          <w:rFonts w:ascii="Arial" w:hAnsi="Arial" w:cs="Arial"/>
        </w:rPr>
      </w:pPr>
      <w:r>
        <w:rPr>
          <w:noProof/>
          <w:lang w:eastAsia="ru-RU"/>
        </w:rPr>
        <w:drawing>
          <wp:inline distT="0" distB="0" distL="0" distR="0" wp14:anchorId="6D101C03" wp14:editId="4B9071AF">
            <wp:extent cx="6225680" cy="3238500"/>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36783" cy="3244276"/>
                    </a:xfrm>
                    <a:prstGeom prst="rect">
                      <a:avLst/>
                    </a:prstGeom>
                  </pic:spPr>
                </pic:pic>
              </a:graphicData>
            </a:graphic>
          </wp:inline>
        </w:drawing>
      </w:r>
    </w:p>
    <w:p w14:paraId="0D1ED5D5" w14:textId="77777777" w:rsidR="002261BA" w:rsidRDefault="002261BA">
      <w:pPr>
        <w:spacing w:after="240" w:line="276" w:lineRule="auto"/>
        <w:rPr>
          <w:rFonts w:ascii="Arial" w:hAnsi="Arial" w:cs="Arial"/>
        </w:rPr>
      </w:pPr>
    </w:p>
    <w:p w14:paraId="682C821B" w14:textId="77777777" w:rsidR="00022C33" w:rsidRPr="00BE014D" w:rsidRDefault="00022C33" w:rsidP="00022C33">
      <w:pPr>
        <w:pStyle w:val="21"/>
        <w:keepNext/>
        <w:keepLines/>
        <w:numPr>
          <w:ilvl w:val="1"/>
          <w:numId w:val="8"/>
        </w:numPr>
        <w:spacing w:before="160" w:after="120" w:line="276" w:lineRule="auto"/>
        <w:rPr>
          <w:rFonts w:eastAsiaTheme="majorEastAsia" w:cstheme="majorBidi"/>
          <w:bCs w:val="0"/>
          <w:iCs w:val="0"/>
          <w:szCs w:val="26"/>
        </w:rPr>
      </w:pPr>
      <w:bookmarkStart w:id="2369" w:name="_Toc524114765"/>
      <w:bookmarkStart w:id="2370" w:name="_Toc524115801"/>
      <w:bookmarkStart w:id="2371" w:name="_Toc524607490"/>
      <w:bookmarkStart w:id="2372" w:name="_Toc525235142"/>
      <w:bookmarkStart w:id="2373" w:name="_Toc525310703"/>
      <w:bookmarkStart w:id="2374" w:name="_Toc525675498"/>
      <w:bookmarkStart w:id="2375" w:name="_Toc525907725"/>
      <w:bookmarkStart w:id="2376" w:name="_Toc525925848"/>
      <w:bookmarkStart w:id="2377" w:name="_Toc525926661"/>
      <w:bookmarkStart w:id="2378" w:name="_Toc526414481"/>
      <w:bookmarkStart w:id="2379" w:name="_Toc527043411"/>
      <w:bookmarkStart w:id="2380" w:name="_Toc527043562"/>
      <w:bookmarkStart w:id="2381" w:name="_Toc527452710"/>
      <w:bookmarkStart w:id="2382" w:name="_Toc527458778"/>
      <w:bookmarkStart w:id="2383" w:name="_Toc527552312"/>
      <w:bookmarkStart w:id="2384" w:name="_Toc527626217"/>
      <w:bookmarkStart w:id="2385" w:name="_Toc527628966"/>
      <w:bookmarkStart w:id="2386" w:name="_Toc524114766"/>
      <w:bookmarkStart w:id="2387" w:name="_Toc524115802"/>
      <w:bookmarkStart w:id="2388" w:name="_Toc524607491"/>
      <w:bookmarkStart w:id="2389" w:name="_Toc525235143"/>
      <w:bookmarkStart w:id="2390" w:name="_Toc525310704"/>
      <w:bookmarkStart w:id="2391" w:name="_Toc525675499"/>
      <w:bookmarkStart w:id="2392" w:name="_Toc525907726"/>
      <w:bookmarkStart w:id="2393" w:name="_Toc525925849"/>
      <w:bookmarkStart w:id="2394" w:name="_Toc525926662"/>
      <w:bookmarkStart w:id="2395" w:name="_Toc526414482"/>
      <w:bookmarkStart w:id="2396" w:name="_Toc527043412"/>
      <w:bookmarkStart w:id="2397" w:name="_Toc527043563"/>
      <w:bookmarkStart w:id="2398" w:name="_Toc527452711"/>
      <w:bookmarkStart w:id="2399" w:name="_Toc527458779"/>
      <w:bookmarkStart w:id="2400" w:name="_Toc527552313"/>
      <w:bookmarkStart w:id="2401" w:name="_Toc527626218"/>
      <w:bookmarkStart w:id="2402" w:name="_Toc527628967"/>
      <w:bookmarkStart w:id="2403" w:name="_Toc524114767"/>
      <w:bookmarkStart w:id="2404" w:name="_Toc524115803"/>
      <w:bookmarkStart w:id="2405" w:name="_Toc524607492"/>
      <w:bookmarkStart w:id="2406" w:name="_Toc525235144"/>
      <w:bookmarkStart w:id="2407" w:name="_Toc525310705"/>
      <w:bookmarkStart w:id="2408" w:name="_Toc525675500"/>
      <w:bookmarkStart w:id="2409" w:name="_Toc525907727"/>
      <w:bookmarkStart w:id="2410" w:name="_Toc525925850"/>
      <w:bookmarkStart w:id="2411" w:name="_Toc525926663"/>
      <w:bookmarkStart w:id="2412" w:name="_Toc526414483"/>
      <w:bookmarkStart w:id="2413" w:name="_Toc527043413"/>
      <w:bookmarkStart w:id="2414" w:name="_Toc527043564"/>
      <w:bookmarkStart w:id="2415" w:name="_Toc527452712"/>
      <w:bookmarkStart w:id="2416" w:name="_Toc527458780"/>
      <w:bookmarkStart w:id="2417" w:name="_Toc527552314"/>
      <w:bookmarkStart w:id="2418" w:name="_Toc527626219"/>
      <w:bookmarkStart w:id="2419" w:name="_Toc527628968"/>
      <w:bookmarkStart w:id="2420" w:name="_Toc524114768"/>
      <w:bookmarkStart w:id="2421" w:name="_Toc524115804"/>
      <w:bookmarkStart w:id="2422" w:name="_Toc524607493"/>
      <w:bookmarkStart w:id="2423" w:name="_Toc525235145"/>
      <w:bookmarkStart w:id="2424" w:name="_Toc525310706"/>
      <w:bookmarkStart w:id="2425" w:name="_Toc525675501"/>
      <w:bookmarkStart w:id="2426" w:name="_Toc525907728"/>
      <w:bookmarkStart w:id="2427" w:name="_Toc525925851"/>
      <w:bookmarkStart w:id="2428" w:name="_Toc525926664"/>
      <w:bookmarkStart w:id="2429" w:name="_Toc526414484"/>
      <w:bookmarkStart w:id="2430" w:name="_Toc527043414"/>
      <w:bookmarkStart w:id="2431" w:name="_Toc527043565"/>
      <w:bookmarkStart w:id="2432" w:name="_Toc527452713"/>
      <w:bookmarkStart w:id="2433" w:name="_Toc527458781"/>
      <w:bookmarkStart w:id="2434" w:name="_Toc527552315"/>
      <w:bookmarkStart w:id="2435" w:name="_Toc527626220"/>
      <w:bookmarkStart w:id="2436" w:name="_Toc527628969"/>
      <w:bookmarkStart w:id="2437" w:name="_Toc524114769"/>
      <w:bookmarkStart w:id="2438" w:name="_Toc524115805"/>
      <w:bookmarkStart w:id="2439" w:name="_Toc524607494"/>
      <w:bookmarkStart w:id="2440" w:name="_Toc525235146"/>
      <w:bookmarkStart w:id="2441" w:name="_Toc525310707"/>
      <w:bookmarkStart w:id="2442" w:name="_Toc525675502"/>
      <w:bookmarkStart w:id="2443" w:name="_Toc525907729"/>
      <w:bookmarkStart w:id="2444" w:name="_Toc525925852"/>
      <w:bookmarkStart w:id="2445" w:name="_Toc525926665"/>
      <w:bookmarkStart w:id="2446" w:name="_Toc526414485"/>
      <w:bookmarkStart w:id="2447" w:name="_Toc527043415"/>
      <w:bookmarkStart w:id="2448" w:name="_Toc527043566"/>
      <w:bookmarkStart w:id="2449" w:name="_Toc527452714"/>
      <w:bookmarkStart w:id="2450" w:name="_Toc527458782"/>
      <w:bookmarkStart w:id="2451" w:name="_Toc527552316"/>
      <w:bookmarkStart w:id="2452" w:name="_Toc527626221"/>
      <w:bookmarkStart w:id="2453" w:name="_Toc527628970"/>
      <w:bookmarkStart w:id="2454" w:name="_Toc524114770"/>
      <w:bookmarkStart w:id="2455" w:name="_Toc524115806"/>
      <w:bookmarkStart w:id="2456" w:name="_Toc524607495"/>
      <w:bookmarkStart w:id="2457" w:name="_Toc525235147"/>
      <w:bookmarkStart w:id="2458" w:name="_Toc525310708"/>
      <w:bookmarkStart w:id="2459" w:name="_Toc525675503"/>
      <w:bookmarkStart w:id="2460" w:name="_Toc525907730"/>
      <w:bookmarkStart w:id="2461" w:name="_Toc525925853"/>
      <w:bookmarkStart w:id="2462" w:name="_Toc525926666"/>
      <w:bookmarkStart w:id="2463" w:name="_Toc526414486"/>
      <w:bookmarkStart w:id="2464" w:name="_Toc527043416"/>
      <w:bookmarkStart w:id="2465" w:name="_Toc527043567"/>
      <w:bookmarkStart w:id="2466" w:name="_Toc527452715"/>
      <w:bookmarkStart w:id="2467" w:name="_Toc527458783"/>
      <w:bookmarkStart w:id="2468" w:name="_Toc527552317"/>
      <w:bookmarkStart w:id="2469" w:name="_Toc527626222"/>
      <w:bookmarkStart w:id="2470" w:name="_Toc527628971"/>
      <w:bookmarkStart w:id="2471" w:name="_Toc524114771"/>
      <w:bookmarkStart w:id="2472" w:name="_Toc524115807"/>
      <w:bookmarkStart w:id="2473" w:name="_Toc524607496"/>
      <w:bookmarkStart w:id="2474" w:name="_Toc525235148"/>
      <w:bookmarkStart w:id="2475" w:name="_Toc525310709"/>
      <w:bookmarkStart w:id="2476" w:name="_Toc525675504"/>
      <w:bookmarkStart w:id="2477" w:name="_Toc525907731"/>
      <w:bookmarkStart w:id="2478" w:name="_Toc525925854"/>
      <w:bookmarkStart w:id="2479" w:name="_Toc525926667"/>
      <w:bookmarkStart w:id="2480" w:name="_Toc526414487"/>
      <w:bookmarkStart w:id="2481" w:name="_Toc527043417"/>
      <w:bookmarkStart w:id="2482" w:name="_Toc527043568"/>
      <w:bookmarkStart w:id="2483" w:name="_Toc527452716"/>
      <w:bookmarkStart w:id="2484" w:name="_Toc527458784"/>
      <w:bookmarkStart w:id="2485" w:name="_Toc527552318"/>
      <w:bookmarkStart w:id="2486" w:name="_Toc527626223"/>
      <w:bookmarkStart w:id="2487" w:name="_Toc527628972"/>
      <w:bookmarkStart w:id="2488" w:name="_Toc524114772"/>
      <w:bookmarkStart w:id="2489" w:name="_Toc524115808"/>
      <w:bookmarkStart w:id="2490" w:name="_Toc524607497"/>
      <w:bookmarkStart w:id="2491" w:name="_Toc525235149"/>
      <w:bookmarkStart w:id="2492" w:name="_Toc525310710"/>
      <w:bookmarkStart w:id="2493" w:name="_Toc525675505"/>
      <w:bookmarkStart w:id="2494" w:name="_Toc525907732"/>
      <w:bookmarkStart w:id="2495" w:name="_Toc525925855"/>
      <w:bookmarkStart w:id="2496" w:name="_Toc525926668"/>
      <w:bookmarkStart w:id="2497" w:name="_Toc526414488"/>
      <w:bookmarkStart w:id="2498" w:name="_Toc527043418"/>
      <w:bookmarkStart w:id="2499" w:name="_Toc527043569"/>
      <w:bookmarkStart w:id="2500" w:name="_Toc527452717"/>
      <w:bookmarkStart w:id="2501" w:name="_Toc527458785"/>
      <w:bookmarkStart w:id="2502" w:name="_Toc527552319"/>
      <w:bookmarkStart w:id="2503" w:name="_Toc527626224"/>
      <w:bookmarkStart w:id="2504" w:name="_Toc527628973"/>
      <w:bookmarkStart w:id="2505" w:name="_Toc524114773"/>
      <w:bookmarkStart w:id="2506" w:name="_Toc524115809"/>
      <w:bookmarkStart w:id="2507" w:name="_Toc524607498"/>
      <w:bookmarkStart w:id="2508" w:name="_Toc525235150"/>
      <w:bookmarkStart w:id="2509" w:name="_Toc525310711"/>
      <w:bookmarkStart w:id="2510" w:name="_Toc525675506"/>
      <w:bookmarkStart w:id="2511" w:name="_Toc525907733"/>
      <w:bookmarkStart w:id="2512" w:name="_Toc525925856"/>
      <w:bookmarkStart w:id="2513" w:name="_Toc525926669"/>
      <w:bookmarkStart w:id="2514" w:name="_Toc526414489"/>
      <w:bookmarkStart w:id="2515" w:name="_Toc527043419"/>
      <w:bookmarkStart w:id="2516" w:name="_Toc527043570"/>
      <w:bookmarkStart w:id="2517" w:name="_Toc527452718"/>
      <w:bookmarkStart w:id="2518" w:name="_Toc527458786"/>
      <w:bookmarkStart w:id="2519" w:name="_Toc527552320"/>
      <w:bookmarkStart w:id="2520" w:name="_Toc527626225"/>
      <w:bookmarkStart w:id="2521" w:name="_Toc527628974"/>
      <w:bookmarkStart w:id="2522" w:name="_Toc524114774"/>
      <w:bookmarkStart w:id="2523" w:name="_Toc524115810"/>
      <w:bookmarkStart w:id="2524" w:name="_Toc524607499"/>
      <w:bookmarkStart w:id="2525" w:name="_Toc525235151"/>
      <w:bookmarkStart w:id="2526" w:name="_Toc525310712"/>
      <w:bookmarkStart w:id="2527" w:name="_Toc525675507"/>
      <w:bookmarkStart w:id="2528" w:name="_Toc525907734"/>
      <w:bookmarkStart w:id="2529" w:name="_Toc525925857"/>
      <w:bookmarkStart w:id="2530" w:name="_Toc525926670"/>
      <w:bookmarkStart w:id="2531" w:name="_Toc526414490"/>
      <w:bookmarkStart w:id="2532" w:name="_Toc527043420"/>
      <w:bookmarkStart w:id="2533" w:name="_Toc527043571"/>
      <w:bookmarkStart w:id="2534" w:name="_Toc527452719"/>
      <w:bookmarkStart w:id="2535" w:name="_Toc527458787"/>
      <w:bookmarkStart w:id="2536" w:name="_Toc527552321"/>
      <w:bookmarkStart w:id="2537" w:name="_Toc527626226"/>
      <w:bookmarkStart w:id="2538" w:name="_Toc527628975"/>
      <w:bookmarkStart w:id="2539" w:name="_Toc524114775"/>
      <w:bookmarkStart w:id="2540" w:name="_Toc524115811"/>
      <w:bookmarkStart w:id="2541" w:name="_Toc524607500"/>
      <w:bookmarkStart w:id="2542" w:name="_Toc525235152"/>
      <w:bookmarkStart w:id="2543" w:name="_Toc525310713"/>
      <w:bookmarkStart w:id="2544" w:name="_Toc525675508"/>
      <w:bookmarkStart w:id="2545" w:name="_Toc525907735"/>
      <w:bookmarkStart w:id="2546" w:name="_Toc525925858"/>
      <w:bookmarkStart w:id="2547" w:name="_Toc525926671"/>
      <w:bookmarkStart w:id="2548" w:name="_Toc526414491"/>
      <w:bookmarkStart w:id="2549" w:name="_Toc527043421"/>
      <w:bookmarkStart w:id="2550" w:name="_Toc527043572"/>
      <w:bookmarkStart w:id="2551" w:name="_Toc527452720"/>
      <w:bookmarkStart w:id="2552" w:name="_Toc527458788"/>
      <w:bookmarkStart w:id="2553" w:name="_Toc527552322"/>
      <w:bookmarkStart w:id="2554" w:name="_Toc527626227"/>
      <w:bookmarkStart w:id="2555" w:name="_Toc527628976"/>
      <w:bookmarkStart w:id="2556" w:name="_Toc524114776"/>
      <w:bookmarkStart w:id="2557" w:name="_Toc524115812"/>
      <w:bookmarkStart w:id="2558" w:name="_Toc524607501"/>
      <w:bookmarkStart w:id="2559" w:name="_Toc525235153"/>
      <w:bookmarkStart w:id="2560" w:name="_Toc525310714"/>
      <w:bookmarkStart w:id="2561" w:name="_Toc525675509"/>
      <w:bookmarkStart w:id="2562" w:name="_Toc525907736"/>
      <w:bookmarkStart w:id="2563" w:name="_Toc525925859"/>
      <w:bookmarkStart w:id="2564" w:name="_Toc525926672"/>
      <w:bookmarkStart w:id="2565" w:name="_Toc526414492"/>
      <w:bookmarkStart w:id="2566" w:name="_Toc527043422"/>
      <w:bookmarkStart w:id="2567" w:name="_Toc527043573"/>
      <w:bookmarkStart w:id="2568" w:name="_Toc527452721"/>
      <w:bookmarkStart w:id="2569" w:name="_Toc527458789"/>
      <w:bookmarkStart w:id="2570" w:name="_Toc527552323"/>
      <w:bookmarkStart w:id="2571" w:name="_Toc527626228"/>
      <w:bookmarkStart w:id="2572" w:name="_Toc527628977"/>
      <w:bookmarkStart w:id="2573" w:name="_Toc524114777"/>
      <w:bookmarkStart w:id="2574" w:name="_Toc524115813"/>
      <w:bookmarkStart w:id="2575" w:name="_Toc524607502"/>
      <w:bookmarkStart w:id="2576" w:name="_Toc525235154"/>
      <w:bookmarkStart w:id="2577" w:name="_Toc525310715"/>
      <w:bookmarkStart w:id="2578" w:name="_Toc525675510"/>
      <w:bookmarkStart w:id="2579" w:name="_Toc525907737"/>
      <w:bookmarkStart w:id="2580" w:name="_Toc525925860"/>
      <w:bookmarkStart w:id="2581" w:name="_Toc525926673"/>
      <w:bookmarkStart w:id="2582" w:name="_Toc526414493"/>
      <w:bookmarkStart w:id="2583" w:name="_Toc527043423"/>
      <w:bookmarkStart w:id="2584" w:name="_Toc527043574"/>
      <w:bookmarkStart w:id="2585" w:name="_Toc527452722"/>
      <w:bookmarkStart w:id="2586" w:name="_Toc527458790"/>
      <w:bookmarkStart w:id="2587" w:name="_Toc527552324"/>
      <w:bookmarkStart w:id="2588" w:name="_Toc527626229"/>
      <w:bookmarkStart w:id="2589" w:name="_Toc527628978"/>
      <w:bookmarkStart w:id="2590" w:name="_Toc524114778"/>
      <w:bookmarkStart w:id="2591" w:name="_Toc524115814"/>
      <w:bookmarkStart w:id="2592" w:name="_Toc524607503"/>
      <w:bookmarkStart w:id="2593" w:name="_Toc525235155"/>
      <w:bookmarkStart w:id="2594" w:name="_Toc525310716"/>
      <w:bookmarkStart w:id="2595" w:name="_Toc525675511"/>
      <w:bookmarkStart w:id="2596" w:name="_Toc525907738"/>
      <w:bookmarkStart w:id="2597" w:name="_Toc525925861"/>
      <w:bookmarkStart w:id="2598" w:name="_Toc525926674"/>
      <w:bookmarkStart w:id="2599" w:name="_Toc526414494"/>
      <w:bookmarkStart w:id="2600" w:name="_Toc527043424"/>
      <w:bookmarkStart w:id="2601" w:name="_Toc527043575"/>
      <w:bookmarkStart w:id="2602" w:name="_Toc527452723"/>
      <w:bookmarkStart w:id="2603" w:name="_Toc527458791"/>
      <w:bookmarkStart w:id="2604" w:name="_Toc527552325"/>
      <w:bookmarkStart w:id="2605" w:name="_Toc527626230"/>
      <w:bookmarkStart w:id="2606" w:name="_Toc527628979"/>
      <w:bookmarkStart w:id="2607" w:name="_Toc524114779"/>
      <w:bookmarkStart w:id="2608" w:name="_Toc524115815"/>
      <w:bookmarkStart w:id="2609" w:name="_Toc524607504"/>
      <w:bookmarkStart w:id="2610" w:name="_Toc525235156"/>
      <w:bookmarkStart w:id="2611" w:name="_Toc525310717"/>
      <w:bookmarkStart w:id="2612" w:name="_Toc525675512"/>
      <w:bookmarkStart w:id="2613" w:name="_Toc525907739"/>
      <w:bookmarkStart w:id="2614" w:name="_Toc525925862"/>
      <w:bookmarkStart w:id="2615" w:name="_Toc525926675"/>
      <w:bookmarkStart w:id="2616" w:name="_Toc526414495"/>
      <w:bookmarkStart w:id="2617" w:name="_Toc527043425"/>
      <w:bookmarkStart w:id="2618" w:name="_Toc527043576"/>
      <w:bookmarkStart w:id="2619" w:name="_Toc527452724"/>
      <w:bookmarkStart w:id="2620" w:name="_Toc527458792"/>
      <w:bookmarkStart w:id="2621" w:name="_Toc527552326"/>
      <w:bookmarkStart w:id="2622" w:name="_Toc527626231"/>
      <w:bookmarkStart w:id="2623" w:name="_Toc527628980"/>
      <w:bookmarkStart w:id="2624" w:name="_Toc77357550"/>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r w:rsidRPr="00BE014D">
        <w:rPr>
          <w:rFonts w:eastAsiaTheme="majorEastAsia" w:cstheme="majorBidi"/>
          <w:bCs w:val="0"/>
          <w:iCs w:val="0"/>
          <w:szCs w:val="26"/>
        </w:rPr>
        <w:t>Интеграционные точки со смежными процессами</w:t>
      </w:r>
      <w:bookmarkEnd w:id="2624"/>
    </w:p>
    <w:p w14:paraId="0E882246" w14:textId="75C88BAA" w:rsidR="00022C33" w:rsidRPr="00916FAB" w:rsidRDefault="00022C33" w:rsidP="00022C33">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10</w:t>
      </w:r>
      <w:r w:rsidRPr="00916FAB">
        <w:rPr>
          <w:rFonts w:ascii="Arial" w:hAnsi="Arial" w:cs="Arial"/>
          <w:b/>
          <w:sz w:val="22"/>
        </w:rPr>
        <w:fldChar w:fldCharType="end"/>
      </w:r>
      <w:r w:rsidRPr="00916FAB">
        <w:rPr>
          <w:rFonts w:ascii="Arial" w:hAnsi="Arial" w:cs="Arial"/>
          <w:b/>
          <w:sz w:val="22"/>
        </w:rPr>
        <w:t>.Точки межпроцессной интеграции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40"/>
        <w:gridCol w:w="1518"/>
        <w:gridCol w:w="1441"/>
        <w:gridCol w:w="1923"/>
        <w:gridCol w:w="1101"/>
        <w:gridCol w:w="1876"/>
        <w:gridCol w:w="977"/>
      </w:tblGrid>
      <w:tr w:rsidR="00174097" w:rsidRPr="00F94454" w14:paraId="5F369F0B" w14:textId="77777777" w:rsidTr="009936BB">
        <w:trPr>
          <w:cantSplit/>
          <w:trHeight w:val="397"/>
          <w:tblHeader/>
        </w:trPr>
        <w:tc>
          <w:tcPr>
            <w:tcW w:w="658" w:type="pct"/>
            <w:shd w:val="clear" w:color="auto" w:fill="FFC000"/>
            <w:vAlign w:val="center"/>
          </w:tcPr>
          <w:p w14:paraId="17979074" w14:textId="77777777" w:rsidR="00022C33" w:rsidRPr="00F94454" w:rsidRDefault="00022C33">
            <w:pPr>
              <w:jc w:val="center"/>
              <w:rPr>
                <w:rFonts w:ascii="Arial" w:hAnsi="Arial" w:cs="Arial"/>
                <w:b/>
                <w:sz w:val="20"/>
              </w:rPr>
            </w:pPr>
            <w:r w:rsidRPr="00BE014D">
              <w:rPr>
                <w:rFonts w:ascii="Arial" w:hAnsi="Arial" w:cs="Arial"/>
                <w:b/>
                <w:sz w:val="20"/>
                <w:szCs w:val="20"/>
                <w:lang w:eastAsia="ru-RU"/>
              </w:rPr>
              <w:t>Код БП получателя</w:t>
            </w:r>
          </w:p>
        </w:tc>
        <w:tc>
          <w:tcPr>
            <w:tcW w:w="746" w:type="pct"/>
            <w:shd w:val="clear" w:color="auto" w:fill="FFC000"/>
            <w:vAlign w:val="center"/>
          </w:tcPr>
          <w:p w14:paraId="2C8D6E62" w14:textId="77777777" w:rsidR="00022C33" w:rsidRPr="00F94454" w:rsidRDefault="00022C33">
            <w:pPr>
              <w:jc w:val="center"/>
              <w:rPr>
                <w:rFonts w:ascii="Arial" w:hAnsi="Arial" w:cs="Arial"/>
                <w:b/>
                <w:sz w:val="20"/>
              </w:rPr>
            </w:pPr>
            <w:r w:rsidRPr="00BE014D">
              <w:rPr>
                <w:rFonts w:ascii="Arial" w:hAnsi="Arial" w:cs="Arial"/>
                <w:b/>
                <w:sz w:val="20"/>
                <w:szCs w:val="20"/>
                <w:lang w:eastAsia="ru-RU"/>
              </w:rPr>
              <w:t>Название БП получателя</w:t>
            </w:r>
          </w:p>
        </w:tc>
        <w:tc>
          <w:tcPr>
            <w:tcW w:w="708" w:type="pct"/>
            <w:shd w:val="clear" w:color="auto" w:fill="FFC000"/>
            <w:vAlign w:val="center"/>
          </w:tcPr>
          <w:p w14:paraId="48D080F0" w14:textId="77777777" w:rsidR="00022C33" w:rsidRPr="00F94454" w:rsidRDefault="00022C33">
            <w:pPr>
              <w:jc w:val="center"/>
              <w:rPr>
                <w:rFonts w:ascii="Arial" w:hAnsi="Arial" w:cs="Arial"/>
                <w:b/>
                <w:sz w:val="20"/>
              </w:rPr>
            </w:pPr>
            <w:r w:rsidRPr="00BE014D">
              <w:rPr>
                <w:rFonts w:ascii="Arial" w:hAnsi="Arial" w:cs="Arial"/>
                <w:b/>
                <w:sz w:val="20"/>
                <w:szCs w:val="20"/>
                <w:lang w:eastAsia="ru-RU"/>
              </w:rPr>
              <w:t>Шаг БП получателя</w:t>
            </w:r>
          </w:p>
        </w:tc>
        <w:tc>
          <w:tcPr>
            <w:tcW w:w="945" w:type="pct"/>
            <w:shd w:val="clear" w:color="auto" w:fill="FFC000"/>
            <w:vAlign w:val="center"/>
          </w:tcPr>
          <w:p w14:paraId="01EF6124" w14:textId="77777777" w:rsidR="00022C33" w:rsidRPr="00F94454" w:rsidRDefault="00022C33">
            <w:pPr>
              <w:jc w:val="center"/>
              <w:rPr>
                <w:rFonts w:ascii="Arial" w:hAnsi="Arial" w:cs="Arial"/>
                <w:b/>
                <w:sz w:val="20"/>
              </w:rPr>
            </w:pPr>
            <w:r w:rsidRPr="00BE014D">
              <w:rPr>
                <w:rFonts w:ascii="Arial" w:hAnsi="Arial" w:cs="Arial"/>
                <w:b/>
                <w:sz w:val="20"/>
                <w:szCs w:val="20"/>
                <w:lang w:eastAsia="ru-RU"/>
              </w:rPr>
              <w:t>Описание интеграционной точки</w:t>
            </w:r>
          </w:p>
        </w:tc>
        <w:tc>
          <w:tcPr>
            <w:tcW w:w="541" w:type="pct"/>
            <w:shd w:val="clear" w:color="auto" w:fill="FFC000"/>
            <w:vAlign w:val="center"/>
          </w:tcPr>
          <w:p w14:paraId="576E4F69" w14:textId="77777777" w:rsidR="00022C33" w:rsidRPr="00F94454" w:rsidRDefault="00022C33">
            <w:pPr>
              <w:jc w:val="center"/>
              <w:rPr>
                <w:rFonts w:ascii="Arial" w:hAnsi="Arial" w:cs="Arial"/>
                <w:b/>
                <w:sz w:val="20"/>
              </w:rPr>
            </w:pPr>
            <w:r w:rsidRPr="00BE014D">
              <w:rPr>
                <w:rFonts w:ascii="Arial" w:hAnsi="Arial" w:cs="Arial"/>
                <w:b/>
                <w:sz w:val="20"/>
                <w:szCs w:val="20"/>
                <w:lang w:eastAsia="ru-RU"/>
              </w:rPr>
              <w:t>Код БП отправителя</w:t>
            </w:r>
          </w:p>
        </w:tc>
        <w:tc>
          <w:tcPr>
            <w:tcW w:w="922" w:type="pct"/>
            <w:shd w:val="clear" w:color="auto" w:fill="FFC000"/>
            <w:vAlign w:val="center"/>
          </w:tcPr>
          <w:p w14:paraId="3DE944DE" w14:textId="77777777" w:rsidR="00022C33" w:rsidRPr="00F94454" w:rsidRDefault="00022C33">
            <w:pPr>
              <w:jc w:val="center"/>
              <w:rPr>
                <w:rFonts w:ascii="Arial" w:hAnsi="Arial" w:cs="Arial"/>
                <w:b/>
                <w:sz w:val="20"/>
              </w:rPr>
            </w:pPr>
            <w:r w:rsidRPr="00BE014D">
              <w:rPr>
                <w:rFonts w:ascii="Arial" w:hAnsi="Arial" w:cs="Arial"/>
                <w:b/>
                <w:sz w:val="20"/>
                <w:szCs w:val="20"/>
                <w:lang w:eastAsia="ru-RU"/>
              </w:rPr>
              <w:t>Название БП отправителя</w:t>
            </w:r>
          </w:p>
        </w:tc>
        <w:tc>
          <w:tcPr>
            <w:tcW w:w="480" w:type="pct"/>
            <w:shd w:val="clear" w:color="auto" w:fill="FFC000"/>
            <w:vAlign w:val="center"/>
          </w:tcPr>
          <w:p w14:paraId="3903BB56" w14:textId="77777777" w:rsidR="00022C33" w:rsidRPr="00F94454" w:rsidRDefault="00022C33">
            <w:pPr>
              <w:jc w:val="center"/>
              <w:rPr>
                <w:rFonts w:ascii="Arial" w:hAnsi="Arial" w:cs="Arial"/>
                <w:b/>
                <w:sz w:val="20"/>
              </w:rPr>
            </w:pPr>
            <w:r w:rsidRPr="00BE014D">
              <w:rPr>
                <w:rFonts w:ascii="Arial" w:hAnsi="Arial" w:cs="Arial"/>
                <w:b/>
                <w:sz w:val="20"/>
                <w:szCs w:val="20"/>
                <w:lang w:eastAsia="ru-RU"/>
              </w:rPr>
              <w:t>Шаг БП отправителя</w:t>
            </w:r>
          </w:p>
        </w:tc>
      </w:tr>
      <w:tr w:rsidR="006624B2" w:rsidRPr="00F94454" w14:paraId="4313D503" w14:textId="77777777" w:rsidTr="009936BB">
        <w:trPr>
          <w:cantSplit/>
        </w:trPr>
        <w:tc>
          <w:tcPr>
            <w:tcW w:w="658" w:type="pct"/>
          </w:tcPr>
          <w:p w14:paraId="4D8049CE" w14:textId="4AF6466D"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746" w:type="pct"/>
            <w:shd w:val="clear" w:color="auto" w:fill="auto"/>
          </w:tcPr>
          <w:p w14:paraId="4D9C3163" w14:textId="64F88E9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708" w:type="pct"/>
            <w:shd w:val="clear" w:color="auto" w:fill="auto"/>
          </w:tcPr>
          <w:p w14:paraId="7C1F7CBA" w14:textId="2E837CF8" w:rsidR="006624B2" w:rsidRPr="00F94454" w:rsidRDefault="006624B2" w:rsidP="009936BB">
            <w:pPr>
              <w:jc w:val="left"/>
              <w:rPr>
                <w:rFonts w:ascii="Arial" w:hAnsi="Arial" w:cs="Arial"/>
                <w:sz w:val="20"/>
              </w:rPr>
            </w:pPr>
            <w:r>
              <w:rPr>
                <w:rFonts w:ascii="Arial" w:eastAsiaTheme="minorHAnsi" w:hAnsi="Arial" w:cs="Arial"/>
                <w:color w:val="000000"/>
                <w:sz w:val="20"/>
                <w:szCs w:val="20"/>
              </w:rPr>
              <w:t>70, 100</w:t>
            </w:r>
          </w:p>
        </w:tc>
        <w:tc>
          <w:tcPr>
            <w:tcW w:w="945" w:type="pct"/>
            <w:shd w:val="clear" w:color="auto" w:fill="auto"/>
          </w:tcPr>
          <w:p w14:paraId="58789ADE"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5F00DCA3" w14:textId="055DF37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Долгосрочный план воздействий на ПА БЕ</w:t>
            </w:r>
          </w:p>
        </w:tc>
        <w:tc>
          <w:tcPr>
            <w:tcW w:w="541" w:type="pct"/>
            <w:shd w:val="clear" w:color="auto" w:fill="auto"/>
          </w:tcPr>
          <w:p w14:paraId="3F1D36CD" w14:textId="0051C6A5"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5ECC2B4A" w14:textId="5C3E5413"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59A5A766" w14:textId="5E2C3638"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w:t>
            </w:r>
          </w:p>
        </w:tc>
      </w:tr>
      <w:tr w:rsidR="006624B2" w:rsidRPr="00F94454" w14:paraId="1B980A14" w14:textId="77777777" w:rsidTr="009936BB">
        <w:trPr>
          <w:cantSplit/>
        </w:trPr>
        <w:tc>
          <w:tcPr>
            <w:tcW w:w="658" w:type="pct"/>
          </w:tcPr>
          <w:p w14:paraId="6ADFAF93" w14:textId="6128D7F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225F924A" w14:textId="76F2CFFC"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477BEC56" w14:textId="5C21F6E6"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w:t>
            </w:r>
          </w:p>
        </w:tc>
        <w:tc>
          <w:tcPr>
            <w:tcW w:w="945" w:type="pct"/>
            <w:shd w:val="clear" w:color="auto" w:fill="auto"/>
          </w:tcPr>
          <w:p w14:paraId="1FFDAFDE"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6250AABE" w14:textId="6E98328E"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 xml:space="preserve">Протокол заседания Технического </w:t>
            </w:r>
            <w:r w:rsidR="00E91639">
              <w:rPr>
                <w:rFonts w:ascii="Arial" w:eastAsiaTheme="minorHAnsi" w:hAnsi="Arial" w:cs="Arial"/>
                <w:color w:val="000000"/>
                <w:sz w:val="20"/>
                <w:szCs w:val="20"/>
              </w:rPr>
              <w:t>комитета УО</w:t>
            </w:r>
          </w:p>
          <w:p w14:paraId="4BB325B9"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заседания технического комитета УК</w:t>
            </w:r>
          </w:p>
          <w:p w14:paraId="782675B5" w14:textId="1E09B53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Долгосрочный план воздействий на ПА БЕ</w:t>
            </w:r>
          </w:p>
        </w:tc>
        <w:tc>
          <w:tcPr>
            <w:tcW w:w="541" w:type="pct"/>
            <w:shd w:val="clear" w:color="auto" w:fill="auto"/>
          </w:tcPr>
          <w:p w14:paraId="767E921E" w14:textId="757ABD4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70B8825B" w14:textId="00BC17A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716DC7D4" w14:textId="4AE40077"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110, 80, 120, 125, 90</w:t>
            </w:r>
          </w:p>
        </w:tc>
      </w:tr>
      <w:tr w:rsidR="006624B2" w:rsidRPr="00F94454" w14:paraId="7F224924" w14:textId="77777777" w:rsidTr="009936BB">
        <w:trPr>
          <w:cantSplit/>
        </w:trPr>
        <w:tc>
          <w:tcPr>
            <w:tcW w:w="658" w:type="pct"/>
          </w:tcPr>
          <w:p w14:paraId="32C750B2" w14:textId="27F2A1CF"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746" w:type="pct"/>
            <w:shd w:val="clear" w:color="auto" w:fill="auto"/>
          </w:tcPr>
          <w:p w14:paraId="236F95AE" w14:textId="2236599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708" w:type="pct"/>
            <w:shd w:val="clear" w:color="auto" w:fill="auto"/>
          </w:tcPr>
          <w:p w14:paraId="0ACE05F6" w14:textId="1A16E193" w:rsidR="006624B2" w:rsidRPr="00F94454" w:rsidRDefault="006624B2" w:rsidP="009936BB">
            <w:pPr>
              <w:jc w:val="left"/>
              <w:rPr>
                <w:rFonts w:ascii="Arial" w:hAnsi="Arial" w:cs="Arial"/>
                <w:sz w:val="20"/>
              </w:rPr>
            </w:pPr>
            <w:r>
              <w:rPr>
                <w:rFonts w:ascii="Arial" w:eastAsiaTheme="minorHAnsi" w:hAnsi="Arial" w:cs="Arial"/>
                <w:color w:val="000000"/>
                <w:sz w:val="20"/>
                <w:szCs w:val="20"/>
              </w:rPr>
              <w:t>125</w:t>
            </w:r>
          </w:p>
        </w:tc>
        <w:tc>
          <w:tcPr>
            <w:tcW w:w="945" w:type="pct"/>
            <w:shd w:val="clear" w:color="auto" w:fill="auto"/>
          </w:tcPr>
          <w:p w14:paraId="1CC7685D" w14:textId="579355BA" w:rsidR="006624B2" w:rsidRPr="00F94454" w:rsidRDefault="006624B2" w:rsidP="00C15F73">
            <w:pPr>
              <w:autoSpaceDE w:val="0"/>
              <w:autoSpaceDN w:val="0"/>
              <w:adjustRightInd w:val="0"/>
              <w:jc w:val="left"/>
              <w:rPr>
                <w:rFonts w:ascii="Arial" w:hAnsi="Arial" w:cs="Arial"/>
                <w:sz w:val="20"/>
              </w:rPr>
            </w:pPr>
            <w:r>
              <w:rPr>
                <w:rFonts w:ascii="Arial" w:eastAsiaTheme="minorHAnsi" w:hAnsi="Arial" w:cs="Arial"/>
                <w:color w:val="000000"/>
                <w:sz w:val="20"/>
                <w:szCs w:val="20"/>
              </w:rPr>
              <w:t>Долгосрочный бюджет воздействий на ПА БЕ</w:t>
            </w:r>
          </w:p>
        </w:tc>
        <w:tc>
          <w:tcPr>
            <w:tcW w:w="541" w:type="pct"/>
            <w:shd w:val="clear" w:color="auto" w:fill="auto"/>
          </w:tcPr>
          <w:p w14:paraId="28FB81E4" w14:textId="608C811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УП-01.04</w:t>
            </w:r>
          </w:p>
        </w:tc>
        <w:tc>
          <w:tcPr>
            <w:tcW w:w="922" w:type="pct"/>
            <w:shd w:val="clear" w:color="auto" w:fill="auto"/>
          </w:tcPr>
          <w:p w14:paraId="53B2D3F4" w14:textId="0941B5C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бизнес-планирование (до 20 лет)</w:t>
            </w:r>
          </w:p>
        </w:tc>
        <w:tc>
          <w:tcPr>
            <w:tcW w:w="480" w:type="pct"/>
            <w:shd w:val="clear" w:color="auto" w:fill="auto"/>
          </w:tcPr>
          <w:p w14:paraId="0E7A2677" w14:textId="38E6C239"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r>
      <w:tr w:rsidR="006624B2" w:rsidRPr="00F94454" w14:paraId="2D222AE0" w14:textId="77777777" w:rsidTr="009936BB">
        <w:trPr>
          <w:cantSplit/>
        </w:trPr>
        <w:tc>
          <w:tcPr>
            <w:tcW w:w="658" w:type="pct"/>
          </w:tcPr>
          <w:p w14:paraId="615CE6D5" w14:textId="07B5CA05"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УП-01.04</w:t>
            </w:r>
          </w:p>
        </w:tc>
        <w:tc>
          <w:tcPr>
            <w:tcW w:w="746" w:type="pct"/>
            <w:shd w:val="clear" w:color="auto" w:fill="auto"/>
          </w:tcPr>
          <w:p w14:paraId="441063DA" w14:textId="6413D5F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бизнес-планирование (до 20 лет)</w:t>
            </w:r>
          </w:p>
        </w:tc>
        <w:tc>
          <w:tcPr>
            <w:tcW w:w="708" w:type="pct"/>
            <w:shd w:val="clear" w:color="auto" w:fill="auto"/>
          </w:tcPr>
          <w:p w14:paraId="43D3804E" w14:textId="68044EC0"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2B289E44"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23EE0F92" w14:textId="78031D5B" w:rsidR="006624B2" w:rsidRPr="00F94454" w:rsidRDefault="006624B2" w:rsidP="00C15F73">
            <w:pPr>
              <w:autoSpaceDE w:val="0"/>
              <w:autoSpaceDN w:val="0"/>
              <w:adjustRightInd w:val="0"/>
              <w:jc w:val="left"/>
              <w:rPr>
                <w:rFonts w:ascii="Arial" w:hAnsi="Arial" w:cs="Arial"/>
                <w:sz w:val="20"/>
              </w:rPr>
            </w:pPr>
            <w:r>
              <w:rPr>
                <w:rFonts w:ascii="Arial" w:eastAsiaTheme="minorHAnsi" w:hAnsi="Arial" w:cs="Arial"/>
                <w:color w:val="000000"/>
                <w:sz w:val="20"/>
                <w:szCs w:val="20"/>
              </w:rPr>
              <w:t>Стратегия Компании</w:t>
            </w:r>
          </w:p>
        </w:tc>
        <w:tc>
          <w:tcPr>
            <w:tcW w:w="541" w:type="pct"/>
            <w:shd w:val="clear" w:color="auto" w:fill="auto"/>
          </w:tcPr>
          <w:p w14:paraId="7ED828B4" w14:textId="37B2CFE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459E8B55" w14:textId="23EDD99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6E542527" w14:textId="76C18DF5" w:rsidR="006624B2" w:rsidRPr="00F94454" w:rsidRDefault="006624B2" w:rsidP="009936BB">
            <w:pPr>
              <w:jc w:val="left"/>
              <w:rPr>
                <w:rFonts w:ascii="Arial" w:hAnsi="Arial" w:cs="Arial"/>
                <w:sz w:val="20"/>
              </w:rPr>
            </w:pPr>
            <w:r>
              <w:rPr>
                <w:rFonts w:ascii="Arial" w:eastAsiaTheme="minorHAnsi" w:hAnsi="Arial" w:cs="Arial"/>
                <w:color w:val="000000"/>
                <w:sz w:val="20"/>
                <w:szCs w:val="20"/>
              </w:rPr>
              <w:t>30, 130</w:t>
            </w:r>
          </w:p>
        </w:tc>
      </w:tr>
      <w:tr w:rsidR="006624B2" w:rsidRPr="00F94454" w14:paraId="741F2358" w14:textId="77777777" w:rsidTr="009936BB">
        <w:trPr>
          <w:cantSplit/>
        </w:trPr>
        <w:tc>
          <w:tcPr>
            <w:tcW w:w="658" w:type="pct"/>
          </w:tcPr>
          <w:p w14:paraId="12D3A7D3" w14:textId="7A6FE5DD"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УП-03.02</w:t>
            </w:r>
          </w:p>
        </w:tc>
        <w:tc>
          <w:tcPr>
            <w:tcW w:w="746" w:type="pct"/>
            <w:shd w:val="clear" w:color="auto" w:fill="auto"/>
          </w:tcPr>
          <w:p w14:paraId="5CD9F1F6" w14:textId="31D244D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динамическое проектирование</w:t>
            </w:r>
          </w:p>
        </w:tc>
        <w:tc>
          <w:tcPr>
            <w:tcW w:w="708" w:type="pct"/>
            <w:shd w:val="clear" w:color="auto" w:fill="auto"/>
          </w:tcPr>
          <w:p w14:paraId="30245FEE" w14:textId="6AA81285"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7E810712" w14:textId="175B5E2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Единый календарный план производства</w:t>
            </w:r>
          </w:p>
        </w:tc>
        <w:tc>
          <w:tcPr>
            <w:tcW w:w="541" w:type="pct"/>
            <w:shd w:val="clear" w:color="auto" w:fill="auto"/>
          </w:tcPr>
          <w:p w14:paraId="36F94709" w14:textId="2737588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1426E3BD" w14:textId="114D126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32FB775E" w14:textId="54C7086D" w:rsidR="006624B2" w:rsidRPr="00F94454" w:rsidRDefault="006624B2" w:rsidP="009936BB">
            <w:pPr>
              <w:jc w:val="left"/>
              <w:rPr>
                <w:rFonts w:ascii="Arial" w:hAnsi="Arial" w:cs="Arial"/>
                <w:sz w:val="20"/>
              </w:rPr>
            </w:pPr>
            <w:r>
              <w:rPr>
                <w:rFonts w:ascii="Arial" w:eastAsiaTheme="minorHAnsi" w:hAnsi="Arial" w:cs="Arial"/>
                <w:color w:val="000000"/>
                <w:sz w:val="20"/>
                <w:szCs w:val="20"/>
              </w:rPr>
              <w:t>30</w:t>
            </w:r>
          </w:p>
        </w:tc>
      </w:tr>
      <w:tr w:rsidR="006624B2" w:rsidRPr="00F94454" w14:paraId="2528065D" w14:textId="77777777" w:rsidTr="009936BB">
        <w:trPr>
          <w:cantSplit/>
        </w:trPr>
        <w:tc>
          <w:tcPr>
            <w:tcW w:w="658" w:type="pct"/>
          </w:tcPr>
          <w:p w14:paraId="699BCAC5" w14:textId="729B1ABB"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ПП-07.01.01</w:t>
            </w:r>
          </w:p>
        </w:tc>
        <w:tc>
          <w:tcPr>
            <w:tcW w:w="746" w:type="pct"/>
            <w:shd w:val="clear" w:color="auto" w:fill="auto"/>
          </w:tcPr>
          <w:p w14:paraId="18BEE5AC" w14:textId="435D6FAB"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Управление стратегическим планом УПА</w:t>
            </w:r>
          </w:p>
        </w:tc>
        <w:tc>
          <w:tcPr>
            <w:tcW w:w="708" w:type="pct"/>
            <w:shd w:val="clear" w:color="auto" w:fill="auto"/>
          </w:tcPr>
          <w:p w14:paraId="6E7DC5DB" w14:textId="7291D726"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7016AD43"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Стратегический план УПА</w:t>
            </w:r>
          </w:p>
          <w:p w14:paraId="6A1C629C" w14:textId="5FF7B973"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Стандарт УПА</w:t>
            </w:r>
          </w:p>
        </w:tc>
        <w:tc>
          <w:tcPr>
            <w:tcW w:w="541" w:type="pct"/>
            <w:shd w:val="clear" w:color="auto" w:fill="auto"/>
          </w:tcPr>
          <w:p w14:paraId="5DFFE4D8" w14:textId="3D92594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3CFB1B12" w14:textId="3278C7B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084A4AE6" w14:textId="5E92DB7F" w:rsidR="006624B2" w:rsidRPr="00F94454" w:rsidRDefault="006624B2" w:rsidP="009936BB">
            <w:pPr>
              <w:jc w:val="left"/>
              <w:rPr>
                <w:rFonts w:ascii="Arial" w:hAnsi="Arial" w:cs="Arial"/>
                <w:sz w:val="20"/>
              </w:rPr>
            </w:pPr>
            <w:r>
              <w:rPr>
                <w:rFonts w:ascii="Arial" w:eastAsiaTheme="minorHAnsi" w:hAnsi="Arial" w:cs="Arial"/>
                <w:color w:val="000000"/>
                <w:sz w:val="20"/>
                <w:szCs w:val="20"/>
              </w:rPr>
              <w:t>30</w:t>
            </w:r>
          </w:p>
        </w:tc>
      </w:tr>
      <w:tr w:rsidR="006624B2" w:rsidRPr="00F94454" w14:paraId="1EB5D273" w14:textId="77777777" w:rsidTr="009936BB">
        <w:trPr>
          <w:cantSplit/>
        </w:trPr>
        <w:tc>
          <w:tcPr>
            <w:tcW w:w="658" w:type="pct"/>
          </w:tcPr>
          <w:p w14:paraId="0B88E917" w14:textId="42FB886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ПП-07.04.04-ERP</w:t>
            </w:r>
          </w:p>
        </w:tc>
        <w:tc>
          <w:tcPr>
            <w:tcW w:w="746" w:type="pct"/>
            <w:shd w:val="clear" w:color="auto" w:fill="auto"/>
          </w:tcPr>
          <w:p w14:paraId="1E62DFE3" w14:textId="10464AF2" w:rsidR="006624B2" w:rsidRPr="00F94454" w:rsidRDefault="006624B2" w:rsidP="009936BB">
            <w:pPr>
              <w:jc w:val="left"/>
              <w:rPr>
                <w:rFonts w:ascii="Arial" w:hAnsi="Arial" w:cs="Arial"/>
                <w:sz w:val="20"/>
              </w:rPr>
            </w:pPr>
            <w:r>
              <w:rPr>
                <w:rFonts w:ascii="Arial" w:eastAsiaTheme="minorHAnsi" w:hAnsi="Arial" w:cs="Arial"/>
                <w:color w:val="000000"/>
                <w:sz w:val="20"/>
                <w:szCs w:val="20"/>
              </w:rPr>
              <w:t>Анализ технического состояния производственных  активов</w:t>
            </w:r>
          </w:p>
        </w:tc>
        <w:tc>
          <w:tcPr>
            <w:tcW w:w="708" w:type="pct"/>
            <w:shd w:val="clear" w:color="auto" w:fill="auto"/>
          </w:tcPr>
          <w:p w14:paraId="5233DAB6" w14:textId="73B5CFF2" w:rsidR="006624B2" w:rsidRPr="00F94454" w:rsidRDefault="006624B2" w:rsidP="009936BB">
            <w:pPr>
              <w:jc w:val="left"/>
              <w:rPr>
                <w:rFonts w:ascii="Arial" w:hAnsi="Arial" w:cs="Arial"/>
                <w:sz w:val="20"/>
              </w:rPr>
            </w:pPr>
            <w:r>
              <w:rPr>
                <w:rFonts w:ascii="Arial" w:eastAsiaTheme="minorHAnsi" w:hAnsi="Arial" w:cs="Arial"/>
                <w:color w:val="000000"/>
                <w:sz w:val="20"/>
                <w:szCs w:val="20"/>
              </w:rPr>
              <w:t>60</w:t>
            </w:r>
          </w:p>
        </w:tc>
        <w:tc>
          <w:tcPr>
            <w:tcW w:w="945" w:type="pct"/>
            <w:shd w:val="clear" w:color="auto" w:fill="auto"/>
          </w:tcPr>
          <w:p w14:paraId="2A5A4A64" w14:textId="20F7734C" w:rsidR="006624B2" w:rsidRPr="00F94454" w:rsidRDefault="006624B2" w:rsidP="009936BB">
            <w:pPr>
              <w:jc w:val="left"/>
              <w:rPr>
                <w:rFonts w:ascii="Arial" w:hAnsi="Arial" w:cs="Arial"/>
                <w:sz w:val="20"/>
              </w:rPr>
            </w:pPr>
            <w:r>
              <w:rPr>
                <w:rFonts w:ascii="Arial" w:eastAsiaTheme="minorHAnsi" w:hAnsi="Arial" w:cs="Arial"/>
                <w:color w:val="000000"/>
                <w:sz w:val="20"/>
                <w:szCs w:val="20"/>
              </w:rPr>
              <w:t>Технический объект с присвоенным техническим состоянием</w:t>
            </w:r>
          </w:p>
        </w:tc>
        <w:tc>
          <w:tcPr>
            <w:tcW w:w="541" w:type="pct"/>
            <w:shd w:val="clear" w:color="auto" w:fill="auto"/>
          </w:tcPr>
          <w:p w14:paraId="64E4A2BC" w14:textId="500EF22A"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32440048" w14:textId="686D210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75CB98E7" w14:textId="3D9804D8" w:rsidR="006624B2" w:rsidRPr="00F94454" w:rsidRDefault="006624B2" w:rsidP="009936BB">
            <w:pPr>
              <w:jc w:val="left"/>
              <w:rPr>
                <w:rFonts w:ascii="Arial" w:hAnsi="Arial" w:cs="Arial"/>
                <w:sz w:val="20"/>
              </w:rPr>
            </w:pPr>
            <w:r>
              <w:rPr>
                <w:rFonts w:ascii="Arial" w:eastAsiaTheme="minorHAnsi" w:hAnsi="Arial" w:cs="Arial"/>
                <w:color w:val="000000"/>
                <w:sz w:val="20"/>
                <w:szCs w:val="20"/>
              </w:rPr>
              <w:t>30</w:t>
            </w:r>
          </w:p>
        </w:tc>
      </w:tr>
      <w:tr w:rsidR="006624B2" w:rsidRPr="00F94454" w14:paraId="0F60AE83" w14:textId="77777777" w:rsidTr="009936BB">
        <w:trPr>
          <w:cantSplit/>
        </w:trPr>
        <w:tc>
          <w:tcPr>
            <w:tcW w:w="658" w:type="pct"/>
          </w:tcPr>
          <w:p w14:paraId="5FF39EE9" w14:textId="0BFEB860"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УП-02.03.03</w:t>
            </w:r>
          </w:p>
        </w:tc>
        <w:tc>
          <w:tcPr>
            <w:tcW w:w="746" w:type="pct"/>
            <w:shd w:val="clear" w:color="auto" w:fill="auto"/>
          </w:tcPr>
          <w:p w14:paraId="20242A90" w14:textId="3A39C24C"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инвестиционной программы</w:t>
            </w:r>
          </w:p>
        </w:tc>
        <w:tc>
          <w:tcPr>
            <w:tcW w:w="708" w:type="pct"/>
            <w:shd w:val="clear" w:color="auto" w:fill="auto"/>
          </w:tcPr>
          <w:p w14:paraId="26818897" w14:textId="54DFC1CA"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5261DE20" w14:textId="271A369B"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Долгосрочная инвестиционная программа</w:t>
            </w:r>
          </w:p>
        </w:tc>
        <w:tc>
          <w:tcPr>
            <w:tcW w:w="541" w:type="pct"/>
            <w:shd w:val="clear" w:color="auto" w:fill="auto"/>
          </w:tcPr>
          <w:p w14:paraId="0F93403A" w14:textId="33AD921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1F13B94E" w14:textId="24C9E4D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52B89CB5" w14:textId="705C7181" w:rsidR="006624B2" w:rsidRPr="00F94454" w:rsidRDefault="006624B2" w:rsidP="009936BB">
            <w:pPr>
              <w:jc w:val="left"/>
              <w:rPr>
                <w:rFonts w:ascii="Arial" w:hAnsi="Arial" w:cs="Arial"/>
                <w:sz w:val="20"/>
              </w:rPr>
            </w:pPr>
            <w:r>
              <w:rPr>
                <w:rFonts w:ascii="Arial" w:eastAsiaTheme="minorHAnsi" w:hAnsi="Arial" w:cs="Arial"/>
                <w:color w:val="000000"/>
                <w:sz w:val="20"/>
                <w:szCs w:val="20"/>
              </w:rPr>
              <w:t>30</w:t>
            </w:r>
          </w:p>
        </w:tc>
      </w:tr>
      <w:tr w:rsidR="006624B2" w:rsidRPr="00F94454" w14:paraId="7291FAF5" w14:textId="77777777" w:rsidTr="009936BB">
        <w:trPr>
          <w:cantSplit/>
        </w:trPr>
        <w:tc>
          <w:tcPr>
            <w:tcW w:w="658" w:type="pct"/>
          </w:tcPr>
          <w:p w14:paraId="0B139A81" w14:textId="257B4F8F"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746" w:type="pct"/>
            <w:shd w:val="clear" w:color="auto" w:fill="auto"/>
          </w:tcPr>
          <w:p w14:paraId="0A1B0236" w14:textId="06A7F7C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708" w:type="pct"/>
            <w:shd w:val="clear" w:color="auto" w:fill="auto"/>
          </w:tcPr>
          <w:p w14:paraId="49307FB3" w14:textId="74D9EE3A" w:rsidR="006624B2" w:rsidRPr="00F94454" w:rsidRDefault="006624B2" w:rsidP="009936BB">
            <w:pPr>
              <w:jc w:val="left"/>
              <w:rPr>
                <w:rFonts w:ascii="Arial" w:hAnsi="Arial" w:cs="Arial"/>
                <w:sz w:val="20"/>
              </w:rPr>
            </w:pPr>
            <w:r>
              <w:rPr>
                <w:rFonts w:ascii="Arial" w:eastAsiaTheme="minorHAnsi" w:hAnsi="Arial" w:cs="Arial"/>
                <w:color w:val="000000"/>
                <w:sz w:val="20"/>
                <w:szCs w:val="20"/>
              </w:rPr>
              <w:t>70, 100</w:t>
            </w:r>
          </w:p>
        </w:tc>
        <w:tc>
          <w:tcPr>
            <w:tcW w:w="945" w:type="pct"/>
            <w:shd w:val="clear" w:color="auto" w:fill="auto"/>
          </w:tcPr>
          <w:p w14:paraId="6A7EF78E"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Приказ о начале планирования БЕ</w:t>
            </w:r>
          </w:p>
          <w:p w14:paraId="23EBF3BB"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399EBB74"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план воздействий на ПА БЕ</w:t>
            </w:r>
          </w:p>
          <w:p w14:paraId="649FC4B3" w14:textId="67950BD9"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Структура СПП-элементов</w:t>
            </w:r>
          </w:p>
        </w:tc>
        <w:tc>
          <w:tcPr>
            <w:tcW w:w="541" w:type="pct"/>
            <w:shd w:val="clear" w:color="auto" w:fill="auto"/>
          </w:tcPr>
          <w:p w14:paraId="6049FC97" w14:textId="5BF46982"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116C0679" w14:textId="40A36FA5"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78410CB9" w14:textId="58FEEFFF" w:rsidR="006624B2" w:rsidRPr="00F94454" w:rsidRDefault="006624B2" w:rsidP="009936BB">
            <w:pPr>
              <w:jc w:val="left"/>
              <w:rPr>
                <w:rFonts w:ascii="Arial" w:hAnsi="Arial" w:cs="Arial"/>
                <w:sz w:val="20"/>
              </w:rPr>
            </w:pPr>
            <w:r>
              <w:rPr>
                <w:rFonts w:ascii="Arial" w:eastAsiaTheme="minorHAnsi" w:hAnsi="Arial" w:cs="Arial"/>
                <w:color w:val="000000"/>
                <w:sz w:val="20"/>
                <w:szCs w:val="20"/>
              </w:rPr>
              <w:t>90, 10</w:t>
            </w:r>
          </w:p>
        </w:tc>
      </w:tr>
      <w:tr w:rsidR="006624B2" w:rsidRPr="00F94454" w14:paraId="5F970ED3" w14:textId="77777777" w:rsidTr="009936BB">
        <w:trPr>
          <w:cantSplit/>
        </w:trPr>
        <w:tc>
          <w:tcPr>
            <w:tcW w:w="658" w:type="pct"/>
          </w:tcPr>
          <w:p w14:paraId="65557C9E" w14:textId="4749E86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746" w:type="pct"/>
            <w:shd w:val="clear" w:color="auto" w:fill="auto"/>
          </w:tcPr>
          <w:p w14:paraId="1B9A9DBB" w14:textId="7966487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708" w:type="pct"/>
            <w:shd w:val="clear" w:color="auto" w:fill="auto"/>
          </w:tcPr>
          <w:p w14:paraId="15A1CABB" w14:textId="63F68672" w:rsidR="006624B2" w:rsidRPr="00F94454" w:rsidRDefault="006624B2" w:rsidP="009936BB">
            <w:pPr>
              <w:jc w:val="left"/>
              <w:rPr>
                <w:rFonts w:ascii="Arial" w:hAnsi="Arial" w:cs="Arial"/>
                <w:sz w:val="20"/>
              </w:rPr>
            </w:pPr>
            <w:r>
              <w:rPr>
                <w:rFonts w:ascii="Arial" w:eastAsiaTheme="minorHAnsi" w:hAnsi="Arial" w:cs="Arial"/>
                <w:color w:val="000000"/>
                <w:sz w:val="20"/>
                <w:szCs w:val="20"/>
              </w:rPr>
              <w:t>80, 120</w:t>
            </w:r>
          </w:p>
        </w:tc>
        <w:tc>
          <w:tcPr>
            <w:tcW w:w="945" w:type="pct"/>
            <w:shd w:val="clear" w:color="auto" w:fill="auto"/>
          </w:tcPr>
          <w:p w14:paraId="65BB0B45"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заседания технического комитета УК</w:t>
            </w:r>
          </w:p>
          <w:p w14:paraId="7AEB1975" w14:textId="5FD8668C" w:rsidR="006624B2" w:rsidRPr="00F94454" w:rsidRDefault="006624B2" w:rsidP="009936BB">
            <w:pPr>
              <w:jc w:val="left"/>
              <w:rPr>
                <w:rFonts w:ascii="Arial" w:hAnsi="Arial" w:cs="Arial"/>
                <w:sz w:val="20"/>
              </w:rPr>
            </w:pPr>
            <w:r>
              <w:rPr>
                <w:rFonts w:ascii="Arial" w:eastAsiaTheme="minorHAnsi" w:hAnsi="Arial" w:cs="Arial"/>
                <w:color w:val="000000"/>
                <w:sz w:val="20"/>
                <w:szCs w:val="20"/>
              </w:rPr>
              <w:t xml:space="preserve">Протокол заседания технического </w:t>
            </w:r>
            <w:r w:rsidR="00E91639">
              <w:rPr>
                <w:rFonts w:ascii="Arial" w:eastAsiaTheme="minorHAnsi" w:hAnsi="Arial" w:cs="Arial"/>
                <w:color w:val="000000"/>
                <w:sz w:val="20"/>
                <w:szCs w:val="20"/>
              </w:rPr>
              <w:t>комитета УО</w:t>
            </w:r>
          </w:p>
        </w:tc>
        <w:tc>
          <w:tcPr>
            <w:tcW w:w="541" w:type="pct"/>
            <w:shd w:val="clear" w:color="auto" w:fill="auto"/>
          </w:tcPr>
          <w:p w14:paraId="283CA02E" w14:textId="5FE7818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38D9D629" w14:textId="4FE5398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17F9A762" w14:textId="27DDE8B6"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110, 80, 120</w:t>
            </w:r>
          </w:p>
        </w:tc>
      </w:tr>
      <w:tr w:rsidR="006624B2" w:rsidRPr="00F94454" w14:paraId="448078FB" w14:textId="77777777" w:rsidTr="009936BB">
        <w:trPr>
          <w:cantSplit/>
        </w:trPr>
        <w:tc>
          <w:tcPr>
            <w:tcW w:w="658" w:type="pct"/>
          </w:tcPr>
          <w:p w14:paraId="4120A5A5" w14:textId="073545B8"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746" w:type="pct"/>
            <w:shd w:val="clear" w:color="auto" w:fill="auto"/>
          </w:tcPr>
          <w:p w14:paraId="1C7F817C" w14:textId="21C04EC8"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708" w:type="pct"/>
            <w:shd w:val="clear" w:color="auto" w:fill="auto"/>
          </w:tcPr>
          <w:p w14:paraId="62974404" w14:textId="699B0534" w:rsidR="006624B2" w:rsidRPr="00F94454" w:rsidRDefault="006624B2" w:rsidP="009936BB">
            <w:pPr>
              <w:jc w:val="left"/>
              <w:rPr>
                <w:rFonts w:ascii="Arial" w:hAnsi="Arial" w:cs="Arial"/>
                <w:sz w:val="20"/>
              </w:rPr>
            </w:pPr>
            <w:r>
              <w:rPr>
                <w:rFonts w:ascii="Arial" w:eastAsiaTheme="minorHAnsi" w:hAnsi="Arial" w:cs="Arial"/>
                <w:color w:val="000000"/>
                <w:sz w:val="20"/>
                <w:szCs w:val="20"/>
              </w:rPr>
              <w:t>20</w:t>
            </w:r>
          </w:p>
        </w:tc>
        <w:tc>
          <w:tcPr>
            <w:tcW w:w="945" w:type="pct"/>
            <w:shd w:val="clear" w:color="auto" w:fill="auto"/>
          </w:tcPr>
          <w:p w14:paraId="601942B7" w14:textId="7B237EB8" w:rsidR="006624B2" w:rsidRPr="00F94454" w:rsidRDefault="006624B2" w:rsidP="009936BB">
            <w:pPr>
              <w:jc w:val="left"/>
              <w:rPr>
                <w:rFonts w:ascii="Arial" w:hAnsi="Arial" w:cs="Arial"/>
                <w:sz w:val="20"/>
              </w:rPr>
            </w:pPr>
            <w:r>
              <w:rPr>
                <w:rFonts w:ascii="Arial" w:eastAsiaTheme="minorHAnsi" w:hAnsi="Arial" w:cs="Arial"/>
                <w:color w:val="000000"/>
                <w:sz w:val="20"/>
                <w:szCs w:val="20"/>
              </w:rPr>
              <w:t xml:space="preserve">Приказ о начале планирования БЕ </w:t>
            </w:r>
          </w:p>
        </w:tc>
        <w:tc>
          <w:tcPr>
            <w:tcW w:w="541" w:type="pct"/>
            <w:shd w:val="clear" w:color="auto" w:fill="auto"/>
          </w:tcPr>
          <w:p w14:paraId="44214A96" w14:textId="1BC1491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ПП-07.02.03.01-ERP</w:t>
            </w:r>
          </w:p>
        </w:tc>
        <w:tc>
          <w:tcPr>
            <w:tcW w:w="922" w:type="pct"/>
            <w:shd w:val="clear" w:color="auto" w:fill="auto"/>
          </w:tcPr>
          <w:p w14:paraId="4C3729BE" w14:textId="4AC4F85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Годовое планирование воздействий на производственные активы</w:t>
            </w:r>
          </w:p>
        </w:tc>
        <w:tc>
          <w:tcPr>
            <w:tcW w:w="480" w:type="pct"/>
            <w:shd w:val="clear" w:color="auto" w:fill="auto"/>
          </w:tcPr>
          <w:p w14:paraId="7B494246" w14:textId="0177716E" w:rsidR="006624B2" w:rsidRPr="00F94454" w:rsidRDefault="006624B2" w:rsidP="009936BB">
            <w:pPr>
              <w:jc w:val="left"/>
              <w:rPr>
                <w:rFonts w:ascii="Arial" w:hAnsi="Arial" w:cs="Arial"/>
                <w:sz w:val="20"/>
              </w:rPr>
            </w:pPr>
            <w:r>
              <w:rPr>
                <w:rFonts w:ascii="Arial" w:eastAsiaTheme="minorHAnsi" w:hAnsi="Arial" w:cs="Arial"/>
                <w:color w:val="000000"/>
                <w:sz w:val="20"/>
                <w:szCs w:val="20"/>
              </w:rPr>
              <w:t>20</w:t>
            </w:r>
          </w:p>
        </w:tc>
      </w:tr>
      <w:tr w:rsidR="006624B2" w:rsidRPr="00F94454" w14:paraId="1EB086AB" w14:textId="77777777" w:rsidTr="009936BB">
        <w:trPr>
          <w:cantSplit/>
        </w:trPr>
        <w:tc>
          <w:tcPr>
            <w:tcW w:w="658" w:type="pct"/>
          </w:tcPr>
          <w:p w14:paraId="0FAE1146" w14:textId="5E47444D"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746" w:type="pct"/>
            <w:shd w:val="clear" w:color="auto" w:fill="auto"/>
          </w:tcPr>
          <w:p w14:paraId="23D966F9" w14:textId="6F1438C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708" w:type="pct"/>
            <w:shd w:val="clear" w:color="auto" w:fill="auto"/>
          </w:tcPr>
          <w:p w14:paraId="66502F4D" w14:textId="75D32ACB" w:rsidR="006624B2" w:rsidRPr="00F94454" w:rsidRDefault="006624B2" w:rsidP="009936BB">
            <w:pPr>
              <w:jc w:val="left"/>
              <w:rPr>
                <w:rFonts w:ascii="Arial" w:hAnsi="Arial" w:cs="Arial"/>
                <w:sz w:val="20"/>
              </w:rPr>
            </w:pPr>
            <w:r>
              <w:rPr>
                <w:rFonts w:ascii="Arial" w:eastAsiaTheme="minorHAnsi" w:hAnsi="Arial" w:cs="Arial"/>
                <w:color w:val="000000"/>
                <w:sz w:val="20"/>
                <w:szCs w:val="20"/>
              </w:rPr>
              <w:t>70, 100</w:t>
            </w:r>
          </w:p>
        </w:tc>
        <w:tc>
          <w:tcPr>
            <w:tcW w:w="945" w:type="pct"/>
            <w:shd w:val="clear" w:color="auto" w:fill="auto"/>
          </w:tcPr>
          <w:p w14:paraId="47F04566"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2D339CCD" w14:textId="411D9B5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Долгосрочный план воздействий на ПА БЕ</w:t>
            </w:r>
          </w:p>
        </w:tc>
        <w:tc>
          <w:tcPr>
            <w:tcW w:w="541" w:type="pct"/>
            <w:shd w:val="clear" w:color="auto" w:fill="auto"/>
          </w:tcPr>
          <w:p w14:paraId="301339AB" w14:textId="27DE351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6C981CC0" w14:textId="12A7D2A8"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2293E478" w14:textId="4B4930F3"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w:t>
            </w:r>
          </w:p>
        </w:tc>
      </w:tr>
      <w:tr w:rsidR="006624B2" w:rsidRPr="00F94454" w14:paraId="42B7BBF2" w14:textId="77777777" w:rsidTr="009936BB">
        <w:trPr>
          <w:cantSplit/>
        </w:trPr>
        <w:tc>
          <w:tcPr>
            <w:tcW w:w="658" w:type="pct"/>
          </w:tcPr>
          <w:p w14:paraId="752B1500" w14:textId="51E7C3C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746" w:type="pct"/>
            <w:shd w:val="clear" w:color="auto" w:fill="auto"/>
          </w:tcPr>
          <w:p w14:paraId="10D19AC3" w14:textId="3499919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708" w:type="pct"/>
            <w:shd w:val="clear" w:color="auto" w:fill="auto"/>
          </w:tcPr>
          <w:p w14:paraId="542AE4C2" w14:textId="0272AA91"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100, 70</w:t>
            </w:r>
          </w:p>
        </w:tc>
        <w:tc>
          <w:tcPr>
            <w:tcW w:w="945" w:type="pct"/>
            <w:shd w:val="clear" w:color="auto" w:fill="auto"/>
          </w:tcPr>
          <w:p w14:paraId="79E79B84"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план воздействий на ПА БЕ</w:t>
            </w:r>
          </w:p>
          <w:p w14:paraId="454619DA"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бюджет воздействий на ПА БЕ</w:t>
            </w:r>
          </w:p>
          <w:p w14:paraId="2D5AA6A0"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Экспертиза по анализу среднесрочного плана проектов</w:t>
            </w:r>
          </w:p>
          <w:p w14:paraId="0C96CFFB" w14:textId="63A0FB6F" w:rsidR="006624B2" w:rsidRPr="00F94454" w:rsidRDefault="006624B2" w:rsidP="00C15F73">
            <w:pPr>
              <w:autoSpaceDE w:val="0"/>
              <w:autoSpaceDN w:val="0"/>
              <w:adjustRightInd w:val="0"/>
              <w:jc w:val="left"/>
              <w:rPr>
                <w:rFonts w:ascii="Arial" w:hAnsi="Arial" w:cs="Arial"/>
                <w:sz w:val="20"/>
              </w:rPr>
            </w:pPr>
            <w:r>
              <w:rPr>
                <w:rFonts w:ascii="Arial" w:eastAsiaTheme="minorHAnsi" w:hAnsi="Arial" w:cs="Arial"/>
                <w:color w:val="000000"/>
                <w:sz w:val="20"/>
                <w:szCs w:val="20"/>
              </w:rPr>
              <w:t>Структура СПП-элементов</w:t>
            </w:r>
          </w:p>
        </w:tc>
        <w:tc>
          <w:tcPr>
            <w:tcW w:w="541" w:type="pct"/>
            <w:shd w:val="clear" w:color="auto" w:fill="auto"/>
          </w:tcPr>
          <w:p w14:paraId="10B57A12" w14:textId="7F045C3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1D18CC9F" w14:textId="6552F673"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5B6EBF8F" w14:textId="3AC57F28"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110, 40</w:t>
            </w:r>
          </w:p>
        </w:tc>
      </w:tr>
      <w:tr w:rsidR="006624B2" w:rsidRPr="00F94454" w14:paraId="7CFB2D2A" w14:textId="77777777" w:rsidTr="009936BB">
        <w:trPr>
          <w:cantSplit/>
        </w:trPr>
        <w:tc>
          <w:tcPr>
            <w:tcW w:w="658" w:type="pct"/>
          </w:tcPr>
          <w:p w14:paraId="1DB21B71" w14:textId="45ABF22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54D38070" w14:textId="7075AD17"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50F31FFA" w14:textId="6D7E2CE9"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110, 118, 80</w:t>
            </w:r>
          </w:p>
        </w:tc>
        <w:tc>
          <w:tcPr>
            <w:tcW w:w="945" w:type="pct"/>
            <w:shd w:val="clear" w:color="auto" w:fill="auto"/>
          </w:tcPr>
          <w:p w14:paraId="4D3212F0"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план воздействий на ПА БЕ</w:t>
            </w:r>
          </w:p>
          <w:p w14:paraId="150D6C90" w14:textId="0BE2F788"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 xml:space="preserve">Протокол заседания Технического </w:t>
            </w:r>
            <w:r w:rsidR="00E91639">
              <w:rPr>
                <w:rFonts w:ascii="Arial" w:eastAsiaTheme="minorHAnsi" w:hAnsi="Arial" w:cs="Arial"/>
                <w:color w:val="000000"/>
                <w:sz w:val="20"/>
                <w:szCs w:val="20"/>
              </w:rPr>
              <w:t>комитета УО</w:t>
            </w:r>
          </w:p>
          <w:p w14:paraId="3F0A8EF4"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заседания технического комитета УК</w:t>
            </w:r>
          </w:p>
          <w:p w14:paraId="131AFACA"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бюджет воздействий на ПА БЕ</w:t>
            </w:r>
          </w:p>
          <w:p w14:paraId="1A1EAB1D" w14:textId="1C8DD3AB"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Протокол заседания БК</w:t>
            </w:r>
          </w:p>
        </w:tc>
        <w:tc>
          <w:tcPr>
            <w:tcW w:w="541" w:type="pct"/>
            <w:shd w:val="clear" w:color="auto" w:fill="auto"/>
          </w:tcPr>
          <w:p w14:paraId="25974397" w14:textId="07FE05B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3708B958" w14:textId="372CFE1D"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64BB355D" w14:textId="541D7BD2"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110, 90, 80, 130</w:t>
            </w:r>
          </w:p>
        </w:tc>
      </w:tr>
      <w:tr w:rsidR="006624B2" w:rsidRPr="00F94454" w14:paraId="5223B2BD" w14:textId="77777777" w:rsidTr="009936BB">
        <w:trPr>
          <w:cantSplit/>
        </w:trPr>
        <w:tc>
          <w:tcPr>
            <w:tcW w:w="658" w:type="pct"/>
          </w:tcPr>
          <w:p w14:paraId="4B00922D" w14:textId="0A24069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УП-03.02</w:t>
            </w:r>
          </w:p>
        </w:tc>
        <w:tc>
          <w:tcPr>
            <w:tcW w:w="746" w:type="pct"/>
            <w:shd w:val="clear" w:color="auto" w:fill="auto"/>
          </w:tcPr>
          <w:p w14:paraId="6FF4B42B" w14:textId="231DF73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динамическое проектирование</w:t>
            </w:r>
          </w:p>
        </w:tc>
        <w:tc>
          <w:tcPr>
            <w:tcW w:w="708" w:type="pct"/>
            <w:shd w:val="clear" w:color="auto" w:fill="auto"/>
          </w:tcPr>
          <w:p w14:paraId="19B0BE13" w14:textId="4FA1FECD"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2C789A79" w14:textId="14B8E80D" w:rsidR="006624B2" w:rsidRPr="00F94454" w:rsidRDefault="006624B2" w:rsidP="009936BB">
            <w:pPr>
              <w:jc w:val="left"/>
              <w:rPr>
                <w:rFonts w:ascii="Arial" w:hAnsi="Arial" w:cs="Arial"/>
                <w:sz w:val="20"/>
              </w:rPr>
            </w:pPr>
            <w:r>
              <w:rPr>
                <w:rFonts w:ascii="Arial" w:eastAsiaTheme="minorHAnsi" w:hAnsi="Arial" w:cs="Arial"/>
                <w:color w:val="000000"/>
                <w:sz w:val="20"/>
                <w:szCs w:val="20"/>
              </w:rPr>
              <w:t>Единый календарный план производства</w:t>
            </w:r>
          </w:p>
        </w:tc>
        <w:tc>
          <w:tcPr>
            <w:tcW w:w="541" w:type="pct"/>
            <w:shd w:val="clear" w:color="auto" w:fill="auto"/>
          </w:tcPr>
          <w:p w14:paraId="29CAD6F2" w14:textId="14AAEB9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65A4C439" w14:textId="6551BFB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7D08B564" w14:textId="0C35C3A7"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318620FE" w14:textId="77777777" w:rsidTr="009936BB">
        <w:trPr>
          <w:cantSplit/>
        </w:trPr>
        <w:tc>
          <w:tcPr>
            <w:tcW w:w="658" w:type="pct"/>
          </w:tcPr>
          <w:p w14:paraId="3E8CEEC7" w14:textId="059F992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УП-03.04.01.01</w:t>
            </w:r>
          </w:p>
        </w:tc>
        <w:tc>
          <w:tcPr>
            <w:tcW w:w="746" w:type="pct"/>
            <w:shd w:val="clear" w:color="auto" w:fill="auto"/>
          </w:tcPr>
          <w:p w14:paraId="3FB11445" w14:textId="56C39C4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Прогноз завершения текущего года</w:t>
            </w:r>
          </w:p>
        </w:tc>
        <w:tc>
          <w:tcPr>
            <w:tcW w:w="708" w:type="pct"/>
            <w:shd w:val="clear" w:color="auto" w:fill="auto"/>
          </w:tcPr>
          <w:p w14:paraId="07637BF4" w14:textId="294F163A"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4891CAC3"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Ожидаемое исполнение производственного плана</w:t>
            </w:r>
          </w:p>
          <w:p w14:paraId="0E96EDCD" w14:textId="5A147F04"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Факт исполнения производственного плана</w:t>
            </w:r>
          </w:p>
        </w:tc>
        <w:tc>
          <w:tcPr>
            <w:tcW w:w="541" w:type="pct"/>
            <w:shd w:val="clear" w:color="auto" w:fill="auto"/>
          </w:tcPr>
          <w:p w14:paraId="4F2D80C0" w14:textId="5F59B56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1FB13732" w14:textId="0F907740"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6C9F2CCA" w14:textId="343B9563"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5F013FDB" w14:textId="77777777" w:rsidTr="009936BB">
        <w:trPr>
          <w:cantSplit/>
        </w:trPr>
        <w:tc>
          <w:tcPr>
            <w:tcW w:w="658" w:type="pct"/>
          </w:tcPr>
          <w:p w14:paraId="01AC816D" w14:textId="6CDEC736"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УП-04.02.01.01</w:t>
            </w:r>
          </w:p>
        </w:tc>
        <w:tc>
          <w:tcPr>
            <w:tcW w:w="746" w:type="pct"/>
            <w:shd w:val="clear" w:color="auto" w:fill="auto"/>
          </w:tcPr>
          <w:p w14:paraId="51EDDB35" w14:textId="398D5110"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Подготовка основных входных параметров для бюджетного планирования деятельности Группы</w:t>
            </w:r>
          </w:p>
        </w:tc>
        <w:tc>
          <w:tcPr>
            <w:tcW w:w="708" w:type="pct"/>
            <w:shd w:val="clear" w:color="auto" w:fill="auto"/>
          </w:tcPr>
          <w:p w14:paraId="2CFF6B55" w14:textId="7D6BA2C2"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5DC555A6" w14:textId="7F35905D" w:rsidR="006624B2" w:rsidRPr="00F94454" w:rsidRDefault="006624B2" w:rsidP="009936BB">
            <w:pPr>
              <w:jc w:val="left"/>
              <w:rPr>
                <w:rFonts w:ascii="Arial" w:hAnsi="Arial" w:cs="Arial"/>
                <w:sz w:val="20"/>
              </w:rPr>
            </w:pPr>
            <w:r>
              <w:rPr>
                <w:rFonts w:ascii="Arial" w:eastAsiaTheme="minorHAnsi" w:hAnsi="Arial" w:cs="Arial"/>
                <w:color w:val="000000"/>
                <w:sz w:val="20"/>
                <w:szCs w:val="20"/>
              </w:rPr>
              <w:t>Макро-параметры</w:t>
            </w:r>
          </w:p>
        </w:tc>
        <w:tc>
          <w:tcPr>
            <w:tcW w:w="541" w:type="pct"/>
            <w:shd w:val="clear" w:color="auto" w:fill="auto"/>
          </w:tcPr>
          <w:p w14:paraId="76739CDD" w14:textId="44F02EE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4C55C923" w14:textId="4D443C25"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1212317D" w14:textId="4DC42451"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127F898D" w14:textId="77777777" w:rsidTr="009936BB">
        <w:trPr>
          <w:cantSplit/>
        </w:trPr>
        <w:tc>
          <w:tcPr>
            <w:tcW w:w="658" w:type="pct"/>
          </w:tcPr>
          <w:p w14:paraId="4DFB9E48" w14:textId="78B21F3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746" w:type="pct"/>
            <w:shd w:val="clear" w:color="auto" w:fill="auto"/>
          </w:tcPr>
          <w:p w14:paraId="48F4154F" w14:textId="6463D752"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708" w:type="pct"/>
            <w:shd w:val="clear" w:color="auto" w:fill="auto"/>
          </w:tcPr>
          <w:p w14:paraId="56E259C7" w14:textId="65483EED" w:rsidR="006624B2" w:rsidRPr="00F94454" w:rsidRDefault="006624B2" w:rsidP="009936BB">
            <w:pPr>
              <w:jc w:val="left"/>
              <w:rPr>
                <w:rFonts w:ascii="Arial" w:hAnsi="Arial" w:cs="Arial"/>
                <w:sz w:val="20"/>
              </w:rPr>
            </w:pPr>
            <w:r>
              <w:rPr>
                <w:rFonts w:ascii="Arial" w:eastAsiaTheme="minorHAnsi" w:hAnsi="Arial" w:cs="Arial"/>
                <w:color w:val="000000"/>
                <w:sz w:val="20"/>
                <w:szCs w:val="20"/>
              </w:rPr>
              <w:t>80, 120</w:t>
            </w:r>
          </w:p>
        </w:tc>
        <w:tc>
          <w:tcPr>
            <w:tcW w:w="945" w:type="pct"/>
            <w:shd w:val="clear" w:color="auto" w:fill="auto"/>
          </w:tcPr>
          <w:p w14:paraId="14A0A151"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заседания технического комитета УК</w:t>
            </w:r>
          </w:p>
          <w:p w14:paraId="449B1E94" w14:textId="1D3EDAC0" w:rsidR="006624B2" w:rsidRPr="00F94454" w:rsidRDefault="006624B2" w:rsidP="009936BB">
            <w:pPr>
              <w:jc w:val="left"/>
              <w:rPr>
                <w:rFonts w:ascii="Arial" w:hAnsi="Arial" w:cs="Arial"/>
                <w:sz w:val="20"/>
              </w:rPr>
            </w:pPr>
            <w:r>
              <w:rPr>
                <w:rFonts w:ascii="Arial" w:eastAsiaTheme="minorHAnsi" w:hAnsi="Arial" w:cs="Arial"/>
                <w:color w:val="000000"/>
                <w:sz w:val="20"/>
                <w:szCs w:val="20"/>
              </w:rPr>
              <w:t xml:space="preserve">Протокол заседания технического </w:t>
            </w:r>
            <w:r w:rsidR="00E91639">
              <w:rPr>
                <w:rFonts w:ascii="Arial" w:eastAsiaTheme="minorHAnsi" w:hAnsi="Arial" w:cs="Arial"/>
                <w:color w:val="000000"/>
                <w:sz w:val="20"/>
                <w:szCs w:val="20"/>
              </w:rPr>
              <w:t>комитета УО</w:t>
            </w:r>
          </w:p>
        </w:tc>
        <w:tc>
          <w:tcPr>
            <w:tcW w:w="541" w:type="pct"/>
            <w:shd w:val="clear" w:color="auto" w:fill="auto"/>
          </w:tcPr>
          <w:p w14:paraId="0DF0F434" w14:textId="4A033DD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6FD51999" w14:textId="38A5949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5D43F0F3" w14:textId="434337C2"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110, 80, 120</w:t>
            </w:r>
          </w:p>
        </w:tc>
      </w:tr>
      <w:tr w:rsidR="006624B2" w:rsidRPr="00F94454" w14:paraId="5262EC79" w14:textId="77777777" w:rsidTr="009936BB">
        <w:trPr>
          <w:cantSplit/>
        </w:trPr>
        <w:tc>
          <w:tcPr>
            <w:tcW w:w="658" w:type="pct"/>
          </w:tcPr>
          <w:p w14:paraId="41CC8F95" w14:textId="04BED67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746" w:type="pct"/>
            <w:shd w:val="clear" w:color="auto" w:fill="auto"/>
          </w:tcPr>
          <w:p w14:paraId="5FAD2B28" w14:textId="28361D3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708" w:type="pct"/>
            <w:shd w:val="clear" w:color="auto" w:fill="auto"/>
          </w:tcPr>
          <w:p w14:paraId="115D8A2E" w14:textId="3F0AE713" w:rsidR="006624B2" w:rsidRPr="00F94454" w:rsidRDefault="006624B2" w:rsidP="009936BB">
            <w:pPr>
              <w:jc w:val="left"/>
              <w:rPr>
                <w:rFonts w:ascii="Arial" w:hAnsi="Arial" w:cs="Arial"/>
                <w:sz w:val="20"/>
              </w:rPr>
            </w:pPr>
            <w:r>
              <w:rPr>
                <w:rFonts w:ascii="Arial" w:eastAsiaTheme="minorHAnsi" w:hAnsi="Arial" w:cs="Arial"/>
                <w:color w:val="000000"/>
                <w:sz w:val="20"/>
                <w:szCs w:val="20"/>
              </w:rPr>
              <w:t>70, 100</w:t>
            </w:r>
          </w:p>
        </w:tc>
        <w:tc>
          <w:tcPr>
            <w:tcW w:w="945" w:type="pct"/>
            <w:shd w:val="clear" w:color="auto" w:fill="auto"/>
          </w:tcPr>
          <w:p w14:paraId="566C8FA4"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Приказ о начале планирования БЕ</w:t>
            </w:r>
          </w:p>
          <w:p w14:paraId="1DCF776C"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1D1C3C52"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план воздействий на ПА БЕ</w:t>
            </w:r>
          </w:p>
          <w:p w14:paraId="4C8AC8B9" w14:textId="204F8A90"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Структура СПП-элементов</w:t>
            </w:r>
          </w:p>
        </w:tc>
        <w:tc>
          <w:tcPr>
            <w:tcW w:w="541" w:type="pct"/>
            <w:shd w:val="clear" w:color="auto" w:fill="auto"/>
          </w:tcPr>
          <w:p w14:paraId="03433C06" w14:textId="268374C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45626B5A" w14:textId="1C24C90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6BBD25E0" w14:textId="4A418C67" w:rsidR="006624B2" w:rsidRPr="00F94454" w:rsidRDefault="006624B2" w:rsidP="009936BB">
            <w:pPr>
              <w:jc w:val="left"/>
              <w:rPr>
                <w:rFonts w:ascii="Arial" w:hAnsi="Arial" w:cs="Arial"/>
                <w:sz w:val="20"/>
              </w:rPr>
            </w:pPr>
            <w:r>
              <w:rPr>
                <w:rFonts w:ascii="Arial" w:eastAsiaTheme="minorHAnsi" w:hAnsi="Arial" w:cs="Arial"/>
                <w:color w:val="000000"/>
                <w:sz w:val="20"/>
                <w:szCs w:val="20"/>
              </w:rPr>
              <w:t>90, 10</w:t>
            </w:r>
          </w:p>
        </w:tc>
      </w:tr>
      <w:tr w:rsidR="006624B2" w:rsidRPr="00F94454" w14:paraId="06E37526" w14:textId="77777777" w:rsidTr="009936BB">
        <w:trPr>
          <w:cantSplit/>
        </w:trPr>
        <w:tc>
          <w:tcPr>
            <w:tcW w:w="658" w:type="pct"/>
          </w:tcPr>
          <w:p w14:paraId="3816BF97" w14:textId="4FB42A5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УП-02.03.03</w:t>
            </w:r>
          </w:p>
        </w:tc>
        <w:tc>
          <w:tcPr>
            <w:tcW w:w="746" w:type="pct"/>
            <w:shd w:val="clear" w:color="auto" w:fill="auto"/>
          </w:tcPr>
          <w:p w14:paraId="5BC0D154" w14:textId="4DC99DDB"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инвестиционной программы</w:t>
            </w:r>
          </w:p>
        </w:tc>
        <w:tc>
          <w:tcPr>
            <w:tcW w:w="708" w:type="pct"/>
            <w:shd w:val="clear" w:color="auto" w:fill="auto"/>
          </w:tcPr>
          <w:p w14:paraId="0F2B7CAE" w14:textId="4AB9A842"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125AC7AD" w14:textId="4F78D3AD"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Среднесрочная инвестиционная программа</w:t>
            </w:r>
          </w:p>
        </w:tc>
        <w:tc>
          <w:tcPr>
            <w:tcW w:w="541" w:type="pct"/>
            <w:shd w:val="clear" w:color="auto" w:fill="auto"/>
          </w:tcPr>
          <w:p w14:paraId="3FAAEE9F" w14:textId="695D7CA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1B911B23" w14:textId="4284B0BF"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28CACB3C" w14:textId="777D5631"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5BBBC961" w14:textId="77777777" w:rsidTr="009936BB">
        <w:trPr>
          <w:cantSplit/>
        </w:trPr>
        <w:tc>
          <w:tcPr>
            <w:tcW w:w="658" w:type="pct"/>
          </w:tcPr>
          <w:p w14:paraId="5F11D6B2" w14:textId="1E608898"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УП-03.03.03</w:t>
            </w:r>
          </w:p>
        </w:tc>
        <w:tc>
          <w:tcPr>
            <w:tcW w:w="746" w:type="pct"/>
            <w:shd w:val="clear" w:color="auto" w:fill="auto"/>
          </w:tcPr>
          <w:p w14:paraId="4A6644BA" w14:textId="7864ED2E"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Среднесрочное производственное планирование вспомогательного добычного производства (ВсДП)</w:t>
            </w:r>
          </w:p>
        </w:tc>
        <w:tc>
          <w:tcPr>
            <w:tcW w:w="708" w:type="pct"/>
            <w:shd w:val="clear" w:color="auto" w:fill="auto"/>
          </w:tcPr>
          <w:p w14:paraId="50677A25" w14:textId="52EC063B"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2CC5D0D5" w14:textId="43B7DD7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Мероприятия в составе среднесрочного производственного плана</w:t>
            </w:r>
          </w:p>
        </w:tc>
        <w:tc>
          <w:tcPr>
            <w:tcW w:w="541" w:type="pct"/>
            <w:shd w:val="clear" w:color="auto" w:fill="auto"/>
          </w:tcPr>
          <w:p w14:paraId="3BE94ABB" w14:textId="7FB8553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7FE4A91E" w14:textId="5DA99B75"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0238E527" w14:textId="4EBDC32D"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5E37A93E" w14:textId="77777777" w:rsidTr="009936BB">
        <w:trPr>
          <w:cantSplit/>
        </w:trPr>
        <w:tc>
          <w:tcPr>
            <w:tcW w:w="658" w:type="pct"/>
          </w:tcPr>
          <w:p w14:paraId="4E2981A1" w14:textId="60F56FD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295EE3D8" w14:textId="6EE90293"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38578D97" w14:textId="7C14B95C"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115</w:t>
            </w:r>
          </w:p>
        </w:tc>
        <w:tc>
          <w:tcPr>
            <w:tcW w:w="945" w:type="pct"/>
            <w:shd w:val="clear" w:color="auto" w:fill="auto"/>
          </w:tcPr>
          <w:p w14:paraId="6F41A118"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Годовой бюджет воздействий на ПА БЕ</w:t>
            </w:r>
          </w:p>
          <w:p w14:paraId="11DFB592" w14:textId="4217F748"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Среднесрочный бюджет воздействий на ПА БЕ</w:t>
            </w:r>
          </w:p>
        </w:tc>
        <w:tc>
          <w:tcPr>
            <w:tcW w:w="541" w:type="pct"/>
            <w:shd w:val="clear" w:color="auto" w:fill="auto"/>
          </w:tcPr>
          <w:p w14:paraId="4E45621A" w14:textId="2C765E8C"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УП-04.02.02.01</w:t>
            </w:r>
          </w:p>
        </w:tc>
        <w:tc>
          <w:tcPr>
            <w:tcW w:w="922" w:type="pct"/>
            <w:shd w:val="clear" w:color="auto" w:fill="auto"/>
          </w:tcPr>
          <w:p w14:paraId="56D164E6" w14:textId="6881EABE"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и согласование ВБ</w:t>
            </w:r>
          </w:p>
        </w:tc>
        <w:tc>
          <w:tcPr>
            <w:tcW w:w="480" w:type="pct"/>
            <w:shd w:val="clear" w:color="auto" w:fill="auto"/>
          </w:tcPr>
          <w:p w14:paraId="3A18A326" w14:textId="5B176D5D"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r>
      <w:tr w:rsidR="006624B2" w:rsidRPr="00F94454" w14:paraId="1EB018BB" w14:textId="77777777" w:rsidTr="009936BB">
        <w:trPr>
          <w:cantSplit/>
        </w:trPr>
        <w:tc>
          <w:tcPr>
            <w:tcW w:w="658" w:type="pct"/>
          </w:tcPr>
          <w:p w14:paraId="18649175" w14:textId="2CCB69AB"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УП-04.02.02.01</w:t>
            </w:r>
          </w:p>
        </w:tc>
        <w:tc>
          <w:tcPr>
            <w:tcW w:w="746" w:type="pct"/>
            <w:shd w:val="clear" w:color="auto" w:fill="auto"/>
          </w:tcPr>
          <w:p w14:paraId="652CF87D" w14:textId="12A199A5"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и согласование ВБ</w:t>
            </w:r>
          </w:p>
        </w:tc>
        <w:tc>
          <w:tcPr>
            <w:tcW w:w="708" w:type="pct"/>
            <w:shd w:val="clear" w:color="auto" w:fill="auto"/>
          </w:tcPr>
          <w:p w14:paraId="0945BC17" w14:textId="5C8FFE38"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3BA0774D"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Ограничения по ориентирам затрат на ППА</w:t>
            </w:r>
          </w:p>
          <w:p w14:paraId="160DA496"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Годовой бюджет воздействий на ПА БЕ</w:t>
            </w:r>
          </w:p>
          <w:p w14:paraId="534D6851" w14:textId="1B189BC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Среднесрочный бюджет воздействий на ПА БЕ</w:t>
            </w:r>
          </w:p>
        </w:tc>
        <w:tc>
          <w:tcPr>
            <w:tcW w:w="541" w:type="pct"/>
            <w:shd w:val="clear" w:color="auto" w:fill="auto"/>
          </w:tcPr>
          <w:p w14:paraId="5BA7BA79" w14:textId="1A1D480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4CA9A5FF" w14:textId="70605455"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23521303" w14:textId="3A903864"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118, 10</w:t>
            </w:r>
          </w:p>
        </w:tc>
      </w:tr>
      <w:tr w:rsidR="006624B2" w:rsidRPr="00F94454" w14:paraId="7EED5931" w14:textId="77777777" w:rsidTr="009936BB">
        <w:trPr>
          <w:cantSplit/>
        </w:trPr>
        <w:tc>
          <w:tcPr>
            <w:tcW w:w="658" w:type="pct"/>
          </w:tcPr>
          <w:p w14:paraId="1F5E1F42" w14:textId="0E9DD295"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78E1F75F" w14:textId="57A46336"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0FDBF3E5" w14:textId="587EFA96" w:rsidR="006624B2" w:rsidRPr="00F94454" w:rsidRDefault="006624B2" w:rsidP="009936BB">
            <w:pPr>
              <w:jc w:val="left"/>
              <w:rPr>
                <w:rFonts w:ascii="Arial" w:hAnsi="Arial" w:cs="Arial"/>
                <w:sz w:val="20"/>
              </w:rPr>
            </w:pPr>
            <w:r>
              <w:rPr>
                <w:rFonts w:ascii="Arial" w:eastAsiaTheme="minorHAnsi" w:hAnsi="Arial" w:cs="Arial"/>
                <w:color w:val="000000"/>
                <w:sz w:val="20"/>
                <w:szCs w:val="20"/>
              </w:rPr>
              <w:t>120</w:t>
            </w:r>
          </w:p>
        </w:tc>
        <w:tc>
          <w:tcPr>
            <w:tcW w:w="945" w:type="pct"/>
            <w:shd w:val="clear" w:color="auto" w:fill="auto"/>
          </w:tcPr>
          <w:p w14:paraId="4FD7281F"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Лимиты бюджета по СПП-элементам</w:t>
            </w:r>
          </w:p>
          <w:p w14:paraId="04285FC0" w14:textId="79F28B4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Годовой бюджет воздействий на ПА БЕ</w:t>
            </w:r>
          </w:p>
        </w:tc>
        <w:tc>
          <w:tcPr>
            <w:tcW w:w="541" w:type="pct"/>
            <w:shd w:val="clear" w:color="auto" w:fill="auto"/>
          </w:tcPr>
          <w:p w14:paraId="1BEE0E23" w14:textId="68D5FEF4"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ПП-07.06.04-ERP</w:t>
            </w:r>
          </w:p>
        </w:tc>
        <w:tc>
          <w:tcPr>
            <w:tcW w:w="922" w:type="pct"/>
            <w:shd w:val="clear" w:color="auto" w:fill="auto"/>
          </w:tcPr>
          <w:p w14:paraId="16A10FD6" w14:textId="74A2C0A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3BE94448" w14:textId="22C6146C"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35726E13" w14:textId="77777777" w:rsidTr="009936BB">
        <w:trPr>
          <w:cantSplit/>
        </w:trPr>
        <w:tc>
          <w:tcPr>
            <w:tcW w:w="658" w:type="pct"/>
          </w:tcPr>
          <w:p w14:paraId="7283A13D" w14:textId="240A44F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3ECD857D" w14:textId="3905318B"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6D86EEA4" w14:textId="174A6B9A"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110, 117, 80, 84, 40, 70, 100, 120</w:t>
            </w:r>
          </w:p>
        </w:tc>
        <w:tc>
          <w:tcPr>
            <w:tcW w:w="945" w:type="pct"/>
            <w:shd w:val="clear" w:color="auto" w:fill="auto"/>
          </w:tcPr>
          <w:p w14:paraId="04CB75BF"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Лимиты бюджета по СПП-элементам</w:t>
            </w:r>
          </w:p>
          <w:p w14:paraId="0C70CD0C"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Годовой бюджет воздействий на ПА БЕ</w:t>
            </w:r>
          </w:p>
          <w:p w14:paraId="5E7702B9"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Проект ППА</w:t>
            </w:r>
          </w:p>
          <w:p w14:paraId="6C7DE86F" w14:textId="1D0EBF1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Актуализированная структура СПП-элементов на плановый год</w:t>
            </w:r>
          </w:p>
        </w:tc>
        <w:tc>
          <w:tcPr>
            <w:tcW w:w="541" w:type="pct"/>
            <w:shd w:val="clear" w:color="auto" w:fill="auto"/>
          </w:tcPr>
          <w:p w14:paraId="354AE907" w14:textId="59C5045B"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ПП-07.02.03.01-ERP</w:t>
            </w:r>
          </w:p>
        </w:tc>
        <w:tc>
          <w:tcPr>
            <w:tcW w:w="922" w:type="pct"/>
            <w:shd w:val="clear" w:color="auto" w:fill="auto"/>
          </w:tcPr>
          <w:p w14:paraId="15DA9161" w14:textId="5191EE6B" w:rsidR="006624B2" w:rsidRPr="00F94454" w:rsidRDefault="006624B2" w:rsidP="009936BB">
            <w:pPr>
              <w:jc w:val="left"/>
              <w:rPr>
                <w:rFonts w:ascii="Arial" w:hAnsi="Arial" w:cs="Arial"/>
                <w:sz w:val="20"/>
              </w:rPr>
            </w:pPr>
            <w:r>
              <w:rPr>
                <w:rFonts w:ascii="Arial" w:eastAsiaTheme="minorHAnsi" w:hAnsi="Arial" w:cs="Arial"/>
                <w:color w:val="000000"/>
                <w:sz w:val="20"/>
                <w:szCs w:val="20"/>
              </w:rPr>
              <w:t>Годовое планирование воздействий на производственные активы</w:t>
            </w:r>
          </w:p>
        </w:tc>
        <w:tc>
          <w:tcPr>
            <w:tcW w:w="480" w:type="pct"/>
            <w:shd w:val="clear" w:color="auto" w:fill="auto"/>
          </w:tcPr>
          <w:p w14:paraId="7D07F5ED" w14:textId="66746958" w:rsidR="006624B2" w:rsidRPr="00F94454" w:rsidRDefault="006624B2" w:rsidP="009936BB">
            <w:pPr>
              <w:jc w:val="left"/>
              <w:rPr>
                <w:rFonts w:ascii="Arial" w:hAnsi="Arial" w:cs="Arial"/>
                <w:sz w:val="20"/>
              </w:rPr>
            </w:pPr>
            <w:r>
              <w:rPr>
                <w:rFonts w:ascii="Arial" w:eastAsiaTheme="minorHAnsi" w:hAnsi="Arial" w:cs="Arial"/>
                <w:color w:val="000000"/>
                <w:sz w:val="20"/>
                <w:szCs w:val="20"/>
              </w:rPr>
              <w:t>440, 430, 160, 140</w:t>
            </w:r>
          </w:p>
        </w:tc>
      </w:tr>
      <w:tr w:rsidR="006624B2" w:rsidRPr="00F94454" w14:paraId="13C51F9A" w14:textId="77777777" w:rsidTr="009936BB">
        <w:trPr>
          <w:cantSplit/>
        </w:trPr>
        <w:tc>
          <w:tcPr>
            <w:tcW w:w="658" w:type="pct"/>
          </w:tcPr>
          <w:p w14:paraId="01F594D1" w14:textId="1AFA3315"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ПП-07.02.03.01-ERP</w:t>
            </w:r>
          </w:p>
        </w:tc>
        <w:tc>
          <w:tcPr>
            <w:tcW w:w="746" w:type="pct"/>
            <w:shd w:val="clear" w:color="auto" w:fill="auto"/>
          </w:tcPr>
          <w:p w14:paraId="455AB519" w14:textId="3DF0B42B" w:rsidR="006624B2" w:rsidRPr="00F94454" w:rsidRDefault="006624B2" w:rsidP="009936BB">
            <w:pPr>
              <w:jc w:val="left"/>
              <w:rPr>
                <w:rFonts w:ascii="Arial" w:hAnsi="Arial" w:cs="Arial"/>
                <w:sz w:val="20"/>
              </w:rPr>
            </w:pPr>
            <w:r>
              <w:rPr>
                <w:rFonts w:ascii="Arial" w:eastAsiaTheme="minorHAnsi" w:hAnsi="Arial" w:cs="Arial"/>
                <w:color w:val="000000"/>
                <w:sz w:val="20"/>
                <w:szCs w:val="20"/>
              </w:rPr>
              <w:t>Годовое планирование воздействий на производственные активы</w:t>
            </w:r>
          </w:p>
        </w:tc>
        <w:tc>
          <w:tcPr>
            <w:tcW w:w="708" w:type="pct"/>
            <w:shd w:val="clear" w:color="auto" w:fill="auto"/>
          </w:tcPr>
          <w:p w14:paraId="43E24924" w14:textId="563CB933" w:rsidR="006624B2" w:rsidRPr="00F94454" w:rsidRDefault="006624B2" w:rsidP="009936BB">
            <w:pPr>
              <w:jc w:val="left"/>
              <w:rPr>
                <w:rFonts w:ascii="Arial" w:hAnsi="Arial" w:cs="Arial"/>
                <w:sz w:val="20"/>
              </w:rPr>
            </w:pPr>
            <w:r>
              <w:rPr>
                <w:rFonts w:ascii="Arial" w:eastAsiaTheme="minorHAnsi" w:hAnsi="Arial" w:cs="Arial"/>
                <w:color w:val="000000"/>
                <w:sz w:val="20"/>
                <w:szCs w:val="20"/>
              </w:rPr>
              <w:t>430, 420</w:t>
            </w:r>
          </w:p>
        </w:tc>
        <w:tc>
          <w:tcPr>
            <w:tcW w:w="945" w:type="pct"/>
            <w:shd w:val="clear" w:color="auto" w:fill="auto"/>
          </w:tcPr>
          <w:p w14:paraId="38706045"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Согласованный ГИ план-график воздействий на ПА по Предприятию</w:t>
            </w:r>
          </w:p>
          <w:p w14:paraId="5B1CB860" w14:textId="7299C2B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Заказ ТОРО</w:t>
            </w:r>
          </w:p>
        </w:tc>
        <w:tc>
          <w:tcPr>
            <w:tcW w:w="541" w:type="pct"/>
            <w:shd w:val="clear" w:color="auto" w:fill="auto"/>
          </w:tcPr>
          <w:p w14:paraId="77DA33F5" w14:textId="0FD03450"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09082C3A" w14:textId="09E845E1"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1995680B" w14:textId="2ECD70FA" w:rsidR="006624B2" w:rsidRPr="00F94454" w:rsidRDefault="006624B2" w:rsidP="009936BB">
            <w:pPr>
              <w:jc w:val="left"/>
              <w:rPr>
                <w:rFonts w:ascii="Arial" w:hAnsi="Arial" w:cs="Arial"/>
                <w:sz w:val="20"/>
              </w:rPr>
            </w:pPr>
            <w:r>
              <w:rPr>
                <w:rFonts w:ascii="Arial" w:eastAsiaTheme="minorHAnsi" w:hAnsi="Arial" w:cs="Arial"/>
                <w:color w:val="000000"/>
                <w:sz w:val="20"/>
                <w:szCs w:val="20"/>
              </w:rPr>
              <w:t>50</w:t>
            </w:r>
          </w:p>
        </w:tc>
      </w:tr>
      <w:tr w:rsidR="006624B2" w:rsidRPr="00F94454" w14:paraId="20E24FF3" w14:textId="77777777" w:rsidTr="009936BB">
        <w:trPr>
          <w:cantSplit/>
        </w:trPr>
        <w:tc>
          <w:tcPr>
            <w:tcW w:w="658" w:type="pct"/>
          </w:tcPr>
          <w:p w14:paraId="0C5A13DE" w14:textId="1A73EF0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ПП-10.03.02-ERP</w:t>
            </w:r>
          </w:p>
        </w:tc>
        <w:tc>
          <w:tcPr>
            <w:tcW w:w="746" w:type="pct"/>
            <w:shd w:val="clear" w:color="auto" w:fill="auto"/>
          </w:tcPr>
          <w:p w14:paraId="76B8D29C" w14:textId="6CA6A375" w:rsidR="006624B2" w:rsidRPr="00F94454" w:rsidRDefault="006624B2" w:rsidP="009936BB">
            <w:pPr>
              <w:jc w:val="left"/>
              <w:rPr>
                <w:rFonts w:ascii="Arial" w:hAnsi="Arial" w:cs="Arial"/>
                <w:sz w:val="20"/>
              </w:rPr>
            </w:pPr>
            <w:r>
              <w:rPr>
                <w:rFonts w:ascii="Arial" w:eastAsiaTheme="minorHAnsi" w:hAnsi="Arial" w:cs="Arial"/>
                <w:color w:val="000000"/>
                <w:sz w:val="20"/>
                <w:szCs w:val="20"/>
              </w:rPr>
              <w:t>Регистрация потребности</w:t>
            </w:r>
          </w:p>
        </w:tc>
        <w:tc>
          <w:tcPr>
            <w:tcW w:w="708" w:type="pct"/>
            <w:shd w:val="clear" w:color="auto" w:fill="auto"/>
          </w:tcPr>
          <w:p w14:paraId="2B7495E5" w14:textId="4FD9A242"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ПП-03.02.02.010</w:t>
            </w:r>
          </w:p>
        </w:tc>
        <w:tc>
          <w:tcPr>
            <w:tcW w:w="945" w:type="pct"/>
            <w:shd w:val="clear" w:color="auto" w:fill="auto"/>
          </w:tcPr>
          <w:p w14:paraId="32A74956" w14:textId="70138F2E" w:rsidR="006624B2" w:rsidRPr="00F94454" w:rsidRDefault="0006042B">
            <w:pPr>
              <w:jc w:val="left"/>
              <w:rPr>
                <w:rFonts w:ascii="Arial" w:hAnsi="Arial" w:cs="Arial"/>
                <w:sz w:val="20"/>
              </w:rPr>
            </w:pPr>
            <w:r>
              <w:rPr>
                <w:rFonts w:ascii="Arial" w:eastAsiaTheme="minorHAnsi" w:hAnsi="Arial" w:cs="Arial"/>
                <w:color w:val="000000"/>
                <w:sz w:val="20"/>
                <w:szCs w:val="20"/>
              </w:rPr>
              <w:t>Заказ ТОРО</w:t>
            </w:r>
          </w:p>
        </w:tc>
        <w:tc>
          <w:tcPr>
            <w:tcW w:w="541" w:type="pct"/>
            <w:shd w:val="clear" w:color="auto" w:fill="auto"/>
          </w:tcPr>
          <w:p w14:paraId="56B5253C" w14:textId="4DC8166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7E624316" w14:textId="100F649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1AB4B076" w14:textId="399327DC" w:rsidR="006624B2" w:rsidRPr="00F94454" w:rsidRDefault="006624B2" w:rsidP="009936BB">
            <w:pPr>
              <w:jc w:val="left"/>
              <w:rPr>
                <w:rFonts w:ascii="Arial" w:hAnsi="Arial" w:cs="Arial"/>
                <w:sz w:val="20"/>
              </w:rPr>
            </w:pPr>
            <w:r>
              <w:rPr>
                <w:rFonts w:ascii="Arial" w:eastAsiaTheme="minorHAnsi" w:hAnsi="Arial" w:cs="Arial"/>
                <w:color w:val="000000"/>
                <w:sz w:val="20"/>
                <w:szCs w:val="20"/>
              </w:rPr>
              <w:t>50</w:t>
            </w:r>
          </w:p>
        </w:tc>
      </w:tr>
      <w:tr w:rsidR="006624B2" w:rsidRPr="00F94454" w14:paraId="2B62E805" w14:textId="77777777" w:rsidTr="009936BB">
        <w:trPr>
          <w:cantSplit/>
        </w:trPr>
        <w:tc>
          <w:tcPr>
            <w:tcW w:w="658" w:type="pct"/>
          </w:tcPr>
          <w:p w14:paraId="2521CFC8" w14:textId="5D6CFA70"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1D2CEF78" w14:textId="38D07A86"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5FEB90D4" w14:textId="30F9265F" w:rsidR="006624B2" w:rsidRPr="00F94454" w:rsidRDefault="006624B2" w:rsidP="009936BB">
            <w:pPr>
              <w:jc w:val="left"/>
              <w:rPr>
                <w:rFonts w:ascii="Arial" w:hAnsi="Arial" w:cs="Arial"/>
                <w:sz w:val="20"/>
              </w:rPr>
            </w:pPr>
            <w:r>
              <w:rPr>
                <w:rFonts w:ascii="Arial" w:eastAsiaTheme="minorHAnsi" w:hAnsi="Arial" w:cs="Arial"/>
                <w:color w:val="000000"/>
                <w:sz w:val="20"/>
                <w:szCs w:val="20"/>
              </w:rPr>
              <w:t>120</w:t>
            </w:r>
          </w:p>
        </w:tc>
        <w:tc>
          <w:tcPr>
            <w:tcW w:w="945" w:type="pct"/>
            <w:shd w:val="clear" w:color="auto" w:fill="auto"/>
          </w:tcPr>
          <w:p w14:paraId="6B2004BB" w14:textId="6141CD1F" w:rsidR="006624B2" w:rsidRPr="00F94454" w:rsidRDefault="006624B2" w:rsidP="009936BB">
            <w:pPr>
              <w:jc w:val="left"/>
              <w:rPr>
                <w:rFonts w:ascii="Arial" w:hAnsi="Arial" w:cs="Arial"/>
                <w:sz w:val="20"/>
              </w:rPr>
            </w:pPr>
            <w:r>
              <w:rPr>
                <w:rFonts w:ascii="Arial" w:eastAsiaTheme="minorHAnsi" w:hAnsi="Arial" w:cs="Arial"/>
                <w:color w:val="000000"/>
                <w:sz w:val="20"/>
                <w:szCs w:val="20"/>
              </w:rPr>
              <w:t>Лимиты бюджета по СПП-элементам</w:t>
            </w:r>
          </w:p>
        </w:tc>
        <w:tc>
          <w:tcPr>
            <w:tcW w:w="541" w:type="pct"/>
            <w:shd w:val="clear" w:color="auto" w:fill="auto"/>
          </w:tcPr>
          <w:p w14:paraId="46627378" w14:textId="34670A7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ПП-07.03.02-ERP</w:t>
            </w:r>
          </w:p>
        </w:tc>
        <w:tc>
          <w:tcPr>
            <w:tcW w:w="922" w:type="pct"/>
            <w:shd w:val="clear" w:color="auto" w:fill="auto"/>
          </w:tcPr>
          <w:p w14:paraId="49F48E0C" w14:textId="26A1E28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Недельно-суточное планирование воздействий на производственные активы</w:t>
            </w:r>
          </w:p>
        </w:tc>
        <w:tc>
          <w:tcPr>
            <w:tcW w:w="480" w:type="pct"/>
            <w:shd w:val="clear" w:color="auto" w:fill="auto"/>
          </w:tcPr>
          <w:p w14:paraId="45FA38D4" w14:textId="2B7B25F0" w:rsidR="006624B2" w:rsidRPr="00F94454" w:rsidRDefault="006624B2" w:rsidP="009936BB">
            <w:pPr>
              <w:jc w:val="left"/>
              <w:rPr>
                <w:rFonts w:ascii="Arial" w:hAnsi="Arial" w:cs="Arial"/>
                <w:sz w:val="20"/>
              </w:rPr>
            </w:pPr>
            <w:r>
              <w:rPr>
                <w:rFonts w:ascii="Arial" w:eastAsiaTheme="minorHAnsi" w:hAnsi="Arial" w:cs="Arial"/>
                <w:color w:val="000000"/>
                <w:sz w:val="20"/>
                <w:szCs w:val="20"/>
              </w:rPr>
              <w:t>170</w:t>
            </w:r>
          </w:p>
        </w:tc>
      </w:tr>
      <w:tr w:rsidR="006624B2" w:rsidRPr="00F94454" w14:paraId="36DA1030" w14:textId="77777777" w:rsidTr="009936BB">
        <w:trPr>
          <w:cantSplit/>
        </w:trPr>
        <w:tc>
          <w:tcPr>
            <w:tcW w:w="658" w:type="pct"/>
          </w:tcPr>
          <w:p w14:paraId="0C6BDAD7" w14:textId="2E6B2F12"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20B72779" w14:textId="60F998EF"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2D721DBB" w14:textId="626CE908"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115</w:t>
            </w:r>
          </w:p>
        </w:tc>
        <w:tc>
          <w:tcPr>
            <w:tcW w:w="945" w:type="pct"/>
            <w:shd w:val="clear" w:color="auto" w:fill="auto"/>
          </w:tcPr>
          <w:p w14:paraId="0DEB616F" w14:textId="0734BA7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Годовой бюджет воздействий на ПА БЕ</w:t>
            </w:r>
          </w:p>
        </w:tc>
        <w:tc>
          <w:tcPr>
            <w:tcW w:w="541" w:type="pct"/>
            <w:shd w:val="clear" w:color="auto" w:fill="auto"/>
          </w:tcPr>
          <w:p w14:paraId="1A059247" w14:textId="0CE12F0F"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УП-02.03.01.01</w:t>
            </w:r>
          </w:p>
        </w:tc>
        <w:tc>
          <w:tcPr>
            <w:tcW w:w="922" w:type="pct"/>
            <w:shd w:val="clear" w:color="auto" w:fill="auto"/>
          </w:tcPr>
          <w:p w14:paraId="62C9750C" w14:textId="35D71A28"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Сценарий 1 Формирование инвестиционных заявок в БЕ</w:t>
            </w:r>
          </w:p>
        </w:tc>
        <w:tc>
          <w:tcPr>
            <w:tcW w:w="480" w:type="pct"/>
            <w:shd w:val="clear" w:color="auto" w:fill="auto"/>
          </w:tcPr>
          <w:p w14:paraId="659C4398" w14:textId="181343DB"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r>
      <w:tr w:rsidR="006624B2" w:rsidRPr="00F94454" w14:paraId="7191C207" w14:textId="77777777" w:rsidTr="009936BB">
        <w:trPr>
          <w:cantSplit/>
        </w:trPr>
        <w:tc>
          <w:tcPr>
            <w:tcW w:w="658" w:type="pct"/>
          </w:tcPr>
          <w:p w14:paraId="66ABBF7A" w14:textId="361EDB70"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65DD9471" w14:textId="58D517F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0094AD30" w14:textId="0205A5D2"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w:t>
            </w:r>
          </w:p>
        </w:tc>
        <w:tc>
          <w:tcPr>
            <w:tcW w:w="945" w:type="pct"/>
            <w:shd w:val="clear" w:color="auto" w:fill="auto"/>
          </w:tcPr>
          <w:p w14:paraId="6614B079"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42C301E6" w14:textId="0F5AB006"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 xml:space="preserve">Протокол заседания Технического </w:t>
            </w:r>
            <w:r w:rsidR="00E91639">
              <w:rPr>
                <w:rFonts w:ascii="Arial" w:eastAsiaTheme="minorHAnsi" w:hAnsi="Arial" w:cs="Arial"/>
                <w:color w:val="000000"/>
                <w:sz w:val="20"/>
                <w:szCs w:val="20"/>
              </w:rPr>
              <w:t>комитета УО</w:t>
            </w:r>
          </w:p>
          <w:p w14:paraId="4E2CBCA1"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заседания технического комитета УК</w:t>
            </w:r>
          </w:p>
          <w:p w14:paraId="62C4C0C2" w14:textId="2DB70E28"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Долгосрочный план воздействий на ПА БЕ</w:t>
            </w:r>
          </w:p>
        </w:tc>
        <w:tc>
          <w:tcPr>
            <w:tcW w:w="541" w:type="pct"/>
            <w:shd w:val="clear" w:color="auto" w:fill="auto"/>
          </w:tcPr>
          <w:p w14:paraId="3123C6C5" w14:textId="62A6D618"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922" w:type="pct"/>
            <w:shd w:val="clear" w:color="auto" w:fill="auto"/>
          </w:tcPr>
          <w:p w14:paraId="448D2EE9" w14:textId="2F174C30"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480" w:type="pct"/>
            <w:shd w:val="clear" w:color="auto" w:fill="auto"/>
          </w:tcPr>
          <w:p w14:paraId="774D7516" w14:textId="2BD29632"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110, 80, 120, 125, 90</w:t>
            </w:r>
          </w:p>
        </w:tc>
      </w:tr>
      <w:tr w:rsidR="006624B2" w:rsidRPr="00F94454" w14:paraId="6FC99DE6" w14:textId="77777777" w:rsidTr="009936BB">
        <w:trPr>
          <w:cantSplit/>
        </w:trPr>
        <w:tc>
          <w:tcPr>
            <w:tcW w:w="658" w:type="pct"/>
          </w:tcPr>
          <w:p w14:paraId="7FCD7C40" w14:textId="48D8BDF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ПП-07.02.01-ERP</w:t>
            </w:r>
          </w:p>
        </w:tc>
        <w:tc>
          <w:tcPr>
            <w:tcW w:w="746" w:type="pct"/>
            <w:shd w:val="clear" w:color="auto" w:fill="auto"/>
          </w:tcPr>
          <w:p w14:paraId="0924B13E" w14:textId="078789C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Долгосрочное планирование воздействий на производственные активы (мастер-план от 3-х до 10 лет)</w:t>
            </w:r>
          </w:p>
        </w:tc>
        <w:tc>
          <w:tcPr>
            <w:tcW w:w="708" w:type="pct"/>
            <w:shd w:val="clear" w:color="auto" w:fill="auto"/>
          </w:tcPr>
          <w:p w14:paraId="5FB05317" w14:textId="75BCA087" w:rsidR="006624B2" w:rsidRPr="00F94454" w:rsidRDefault="006624B2" w:rsidP="009936BB">
            <w:pPr>
              <w:jc w:val="left"/>
              <w:rPr>
                <w:rFonts w:ascii="Arial" w:hAnsi="Arial" w:cs="Arial"/>
                <w:sz w:val="20"/>
              </w:rPr>
            </w:pPr>
            <w:r>
              <w:rPr>
                <w:rFonts w:ascii="Arial" w:eastAsiaTheme="minorHAnsi" w:hAnsi="Arial" w:cs="Arial"/>
                <w:color w:val="000000"/>
                <w:sz w:val="20"/>
                <w:szCs w:val="20"/>
              </w:rPr>
              <w:t>70, 100</w:t>
            </w:r>
          </w:p>
        </w:tc>
        <w:tc>
          <w:tcPr>
            <w:tcW w:w="945" w:type="pct"/>
            <w:shd w:val="clear" w:color="auto" w:fill="auto"/>
          </w:tcPr>
          <w:p w14:paraId="33FAA036"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Долгосрочный бюджет воздействий на ПА БЕ</w:t>
            </w:r>
          </w:p>
          <w:p w14:paraId="0A7082B5" w14:textId="60675F1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Долгосрочный план воздействий на ПА БЕ</w:t>
            </w:r>
          </w:p>
        </w:tc>
        <w:tc>
          <w:tcPr>
            <w:tcW w:w="541" w:type="pct"/>
            <w:shd w:val="clear" w:color="auto" w:fill="auto"/>
          </w:tcPr>
          <w:p w14:paraId="19531C11" w14:textId="78B6EB1C"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24688880" w14:textId="1C668C82"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5949658C" w14:textId="25290A1B"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110, 80</w:t>
            </w:r>
          </w:p>
        </w:tc>
      </w:tr>
      <w:tr w:rsidR="006624B2" w:rsidRPr="00F94454" w14:paraId="251C92DB" w14:textId="77777777" w:rsidTr="009936BB">
        <w:trPr>
          <w:cantSplit/>
        </w:trPr>
        <w:tc>
          <w:tcPr>
            <w:tcW w:w="658" w:type="pct"/>
          </w:tcPr>
          <w:p w14:paraId="24BB6BEE" w14:textId="32756E1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4528482D" w14:textId="5E0D8913"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3565C176" w14:textId="48508F7E" w:rsidR="006624B2" w:rsidRPr="00F94454" w:rsidRDefault="006624B2" w:rsidP="009936BB">
            <w:pPr>
              <w:jc w:val="left"/>
              <w:rPr>
                <w:rFonts w:ascii="Arial" w:hAnsi="Arial" w:cs="Arial"/>
                <w:sz w:val="20"/>
              </w:rPr>
            </w:pPr>
            <w:r>
              <w:rPr>
                <w:rFonts w:ascii="Arial" w:eastAsiaTheme="minorHAnsi" w:hAnsi="Arial" w:cs="Arial"/>
                <w:color w:val="000000"/>
                <w:sz w:val="20"/>
                <w:szCs w:val="20"/>
              </w:rPr>
              <w:t>120</w:t>
            </w:r>
          </w:p>
        </w:tc>
        <w:tc>
          <w:tcPr>
            <w:tcW w:w="945" w:type="pct"/>
            <w:shd w:val="clear" w:color="auto" w:fill="auto"/>
          </w:tcPr>
          <w:p w14:paraId="1BBBA0EA" w14:textId="559DBCB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Лимиты бюджета по СПП-элементам</w:t>
            </w:r>
          </w:p>
        </w:tc>
        <w:tc>
          <w:tcPr>
            <w:tcW w:w="541" w:type="pct"/>
            <w:shd w:val="clear" w:color="auto" w:fill="auto"/>
          </w:tcPr>
          <w:p w14:paraId="0818EAB5" w14:textId="1F5CF665"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ПП-07.03.01-ERP</w:t>
            </w:r>
          </w:p>
        </w:tc>
        <w:tc>
          <w:tcPr>
            <w:tcW w:w="922" w:type="pct"/>
            <w:shd w:val="clear" w:color="auto" w:fill="auto"/>
          </w:tcPr>
          <w:p w14:paraId="3EF0CFFC" w14:textId="661E32C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Оперативное (месячное) планирование воздействий на производственные активы</w:t>
            </w:r>
          </w:p>
        </w:tc>
        <w:tc>
          <w:tcPr>
            <w:tcW w:w="480" w:type="pct"/>
            <w:shd w:val="clear" w:color="auto" w:fill="auto"/>
          </w:tcPr>
          <w:p w14:paraId="3767D329" w14:textId="2F8F313F" w:rsidR="006624B2" w:rsidRPr="00F94454" w:rsidRDefault="006624B2" w:rsidP="009936BB">
            <w:pPr>
              <w:jc w:val="left"/>
              <w:rPr>
                <w:rFonts w:ascii="Arial" w:hAnsi="Arial" w:cs="Arial"/>
                <w:sz w:val="20"/>
              </w:rPr>
            </w:pPr>
            <w:r>
              <w:rPr>
                <w:rFonts w:ascii="Arial" w:eastAsiaTheme="minorHAnsi" w:hAnsi="Arial" w:cs="Arial"/>
                <w:color w:val="000000"/>
                <w:sz w:val="20"/>
                <w:szCs w:val="20"/>
              </w:rPr>
              <w:t>170</w:t>
            </w:r>
          </w:p>
        </w:tc>
      </w:tr>
      <w:tr w:rsidR="006624B2" w:rsidRPr="00F94454" w14:paraId="57CF6A9B" w14:textId="77777777" w:rsidTr="009936BB">
        <w:trPr>
          <w:cantSplit/>
        </w:trPr>
        <w:tc>
          <w:tcPr>
            <w:tcW w:w="658" w:type="pct"/>
          </w:tcPr>
          <w:p w14:paraId="543A8F8F" w14:textId="23610AC4"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УП-03.03.01</w:t>
            </w:r>
          </w:p>
        </w:tc>
        <w:tc>
          <w:tcPr>
            <w:tcW w:w="746" w:type="pct"/>
            <w:shd w:val="clear" w:color="auto" w:fill="auto"/>
          </w:tcPr>
          <w:p w14:paraId="65A23D09" w14:textId="5CE6C29D"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Среднесрочное производственное планирование горных работ</w:t>
            </w:r>
          </w:p>
        </w:tc>
        <w:tc>
          <w:tcPr>
            <w:tcW w:w="708" w:type="pct"/>
            <w:shd w:val="clear" w:color="auto" w:fill="auto"/>
          </w:tcPr>
          <w:p w14:paraId="1C0C652D" w14:textId="1BC4F0D5"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22924033" w14:textId="6D57CF27" w:rsidR="006624B2" w:rsidRPr="00F94454" w:rsidRDefault="006624B2" w:rsidP="009936BB">
            <w:pPr>
              <w:jc w:val="left"/>
              <w:rPr>
                <w:rFonts w:ascii="Arial" w:hAnsi="Arial" w:cs="Arial"/>
                <w:sz w:val="20"/>
              </w:rPr>
            </w:pPr>
            <w:r>
              <w:rPr>
                <w:rFonts w:ascii="Arial" w:eastAsiaTheme="minorHAnsi" w:hAnsi="Arial" w:cs="Arial"/>
                <w:color w:val="000000"/>
                <w:sz w:val="20"/>
                <w:szCs w:val="20"/>
              </w:rPr>
              <w:t>Мероприятия в составе среднесрочного производственного плана</w:t>
            </w:r>
          </w:p>
        </w:tc>
        <w:tc>
          <w:tcPr>
            <w:tcW w:w="541" w:type="pct"/>
            <w:shd w:val="clear" w:color="auto" w:fill="auto"/>
          </w:tcPr>
          <w:p w14:paraId="5FB597A0" w14:textId="5CB2F8B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5486D0AE" w14:textId="58FC4D89"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53009134" w14:textId="62375E6E"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2D72B201" w14:textId="77777777" w:rsidTr="009936BB">
        <w:trPr>
          <w:cantSplit/>
        </w:trPr>
        <w:tc>
          <w:tcPr>
            <w:tcW w:w="658" w:type="pct"/>
          </w:tcPr>
          <w:p w14:paraId="4B3999AB" w14:textId="012E7DC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ПП-10.06.01</w:t>
            </w:r>
          </w:p>
        </w:tc>
        <w:tc>
          <w:tcPr>
            <w:tcW w:w="746" w:type="pct"/>
            <w:shd w:val="clear" w:color="auto" w:fill="auto"/>
          </w:tcPr>
          <w:p w14:paraId="7BC91B65" w14:textId="6F9AF5C8"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Планирование транспортной логистики</w:t>
            </w:r>
          </w:p>
        </w:tc>
        <w:tc>
          <w:tcPr>
            <w:tcW w:w="708" w:type="pct"/>
            <w:shd w:val="clear" w:color="auto" w:fill="auto"/>
          </w:tcPr>
          <w:p w14:paraId="6D2CEF92" w14:textId="26D3DAFE"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6FEF93DF" w14:textId="2884FF7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План перевозок Полюс Логистики</w:t>
            </w:r>
          </w:p>
        </w:tc>
        <w:tc>
          <w:tcPr>
            <w:tcW w:w="541" w:type="pct"/>
            <w:shd w:val="clear" w:color="auto" w:fill="auto"/>
          </w:tcPr>
          <w:p w14:paraId="5508B823" w14:textId="114A479D"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4A8D06BB" w14:textId="3AC4C2B6"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1F4822FB" w14:textId="296E8E6B"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6624B2" w:rsidRPr="00F94454" w14:paraId="6277A8E5" w14:textId="77777777" w:rsidTr="009936BB">
        <w:trPr>
          <w:cantSplit/>
        </w:trPr>
        <w:tc>
          <w:tcPr>
            <w:tcW w:w="658" w:type="pct"/>
          </w:tcPr>
          <w:p w14:paraId="24239A65" w14:textId="115A7198"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04E6D9DB" w14:textId="55C49C13"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27404CC6" w14:textId="72A46628" w:rsidR="006624B2" w:rsidRPr="00F94454" w:rsidRDefault="006624B2" w:rsidP="009936BB">
            <w:pPr>
              <w:jc w:val="left"/>
              <w:rPr>
                <w:rFonts w:ascii="Arial" w:hAnsi="Arial" w:cs="Arial"/>
                <w:sz w:val="20"/>
              </w:rPr>
            </w:pPr>
            <w:r>
              <w:rPr>
                <w:rFonts w:ascii="Arial" w:eastAsiaTheme="minorHAnsi" w:hAnsi="Arial" w:cs="Arial"/>
                <w:color w:val="000000"/>
                <w:sz w:val="20"/>
                <w:szCs w:val="20"/>
              </w:rPr>
              <w:t>120</w:t>
            </w:r>
          </w:p>
        </w:tc>
        <w:tc>
          <w:tcPr>
            <w:tcW w:w="945" w:type="pct"/>
            <w:shd w:val="clear" w:color="auto" w:fill="auto"/>
          </w:tcPr>
          <w:p w14:paraId="68CE13D4" w14:textId="3DD2294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Лимиты бюджета по СПП-элементам</w:t>
            </w:r>
          </w:p>
        </w:tc>
        <w:tc>
          <w:tcPr>
            <w:tcW w:w="541" w:type="pct"/>
            <w:shd w:val="clear" w:color="auto" w:fill="auto"/>
          </w:tcPr>
          <w:p w14:paraId="44DBAC4B" w14:textId="42876941"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ПП-07.03.03.02-ERP</w:t>
            </w:r>
          </w:p>
        </w:tc>
        <w:tc>
          <w:tcPr>
            <w:tcW w:w="922" w:type="pct"/>
            <w:shd w:val="clear" w:color="auto" w:fill="auto"/>
          </w:tcPr>
          <w:p w14:paraId="3A6D91E3" w14:textId="5B1762D8"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Управление внеплановыми воздействиями ТОиР</w:t>
            </w:r>
          </w:p>
        </w:tc>
        <w:tc>
          <w:tcPr>
            <w:tcW w:w="480" w:type="pct"/>
            <w:shd w:val="clear" w:color="auto" w:fill="auto"/>
          </w:tcPr>
          <w:p w14:paraId="188286BC" w14:textId="2B37CF76" w:rsidR="006624B2" w:rsidRPr="00F94454" w:rsidRDefault="006624B2" w:rsidP="009936BB">
            <w:pPr>
              <w:jc w:val="left"/>
              <w:rPr>
                <w:rFonts w:ascii="Arial" w:hAnsi="Arial" w:cs="Arial"/>
                <w:sz w:val="20"/>
              </w:rPr>
            </w:pPr>
            <w:r>
              <w:rPr>
                <w:rFonts w:ascii="Arial" w:eastAsiaTheme="minorHAnsi" w:hAnsi="Arial" w:cs="Arial"/>
                <w:color w:val="000000"/>
                <w:sz w:val="20"/>
                <w:szCs w:val="20"/>
              </w:rPr>
              <w:t>70</w:t>
            </w:r>
          </w:p>
        </w:tc>
      </w:tr>
      <w:tr w:rsidR="006624B2" w:rsidRPr="00F94454" w14:paraId="029AEFB5" w14:textId="77777777" w:rsidTr="009936BB">
        <w:trPr>
          <w:cantSplit/>
        </w:trPr>
        <w:tc>
          <w:tcPr>
            <w:tcW w:w="658" w:type="pct"/>
          </w:tcPr>
          <w:p w14:paraId="239747CA" w14:textId="171EB74A"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7DA9C7C0" w14:textId="106A480F"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756119DE" w14:textId="585B2770"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110, 118, 80</w:t>
            </w:r>
          </w:p>
        </w:tc>
        <w:tc>
          <w:tcPr>
            <w:tcW w:w="945" w:type="pct"/>
            <w:shd w:val="clear" w:color="auto" w:fill="auto"/>
          </w:tcPr>
          <w:p w14:paraId="3C6133D1"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план воздействий на ПА БЕ</w:t>
            </w:r>
          </w:p>
          <w:p w14:paraId="780D9DA2" w14:textId="251F9978"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 xml:space="preserve">Протокол заседания Технического </w:t>
            </w:r>
            <w:r w:rsidR="00E91639">
              <w:rPr>
                <w:rFonts w:ascii="Arial" w:eastAsiaTheme="minorHAnsi" w:hAnsi="Arial" w:cs="Arial"/>
                <w:color w:val="000000"/>
                <w:sz w:val="20"/>
                <w:szCs w:val="20"/>
              </w:rPr>
              <w:t>комитета УО</w:t>
            </w:r>
          </w:p>
          <w:p w14:paraId="3D653F58"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заседания технического комитета УК</w:t>
            </w:r>
          </w:p>
          <w:p w14:paraId="703BF798"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бюджет воздействий на ПА БЕ</w:t>
            </w:r>
          </w:p>
          <w:p w14:paraId="292A4313" w14:textId="1FFFBDB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Протокол заседания БК</w:t>
            </w:r>
          </w:p>
        </w:tc>
        <w:tc>
          <w:tcPr>
            <w:tcW w:w="541" w:type="pct"/>
            <w:shd w:val="clear" w:color="auto" w:fill="auto"/>
          </w:tcPr>
          <w:p w14:paraId="555BF942" w14:textId="311D3C18"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922" w:type="pct"/>
            <w:shd w:val="clear" w:color="auto" w:fill="auto"/>
          </w:tcPr>
          <w:p w14:paraId="44762C26" w14:textId="499723CF"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480" w:type="pct"/>
            <w:shd w:val="clear" w:color="auto" w:fill="auto"/>
          </w:tcPr>
          <w:p w14:paraId="0488791D" w14:textId="464593CA"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110, 90, 80, 130</w:t>
            </w:r>
          </w:p>
        </w:tc>
      </w:tr>
      <w:tr w:rsidR="006624B2" w:rsidRPr="00F94454" w14:paraId="61A84AF3" w14:textId="77777777" w:rsidTr="009936BB">
        <w:trPr>
          <w:cantSplit/>
        </w:trPr>
        <w:tc>
          <w:tcPr>
            <w:tcW w:w="658" w:type="pct"/>
          </w:tcPr>
          <w:p w14:paraId="0CEA9FA4" w14:textId="19725402"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ПП-07.02.02-ERP</w:t>
            </w:r>
          </w:p>
        </w:tc>
        <w:tc>
          <w:tcPr>
            <w:tcW w:w="746" w:type="pct"/>
            <w:shd w:val="clear" w:color="auto" w:fill="auto"/>
          </w:tcPr>
          <w:p w14:paraId="1FFB027E" w14:textId="520D93C9"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Перспективное среднесрочное планирование воздействий на производственные активы (3-х летний период)</w:t>
            </w:r>
          </w:p>
        </w:tc>
        <w:tc>
          <w:tcPr>
            <w:tcW w:w="708" w:type="pct"/>
            <w:shd w:val="clear" w:color="auto" w:fill="auto"/>
          </w:tcPr>
          <w:p w14:paraId="7B9B50CF" w14:textId="6DEB75A9"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100, 70</w:t>
            </w:r>
          </w:p>
        </w:tc>
        <w:tc>
          <w:tcPr>
            <w:tcW w:w="945" w:type="pct"/>
            <w:shd w:val="clear" w:color="auto" w:fill="auto"/>
          </w:tcPr>
          <w:p w14:paraId="41AFC1F2"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план воздействий на ПА БЕ</w:t>
            </w:r>
          </w:p>
          <w:p w14:paraId="0EB02567"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Среднесрочный бюджет воздействий на ПА БЕ</w:t>
            </w:r>
          </w:p>
          <w:p w14:paraId="169794A5" w14:textId="77777777" w:rsidR="006624B2" w:rsidRDefault="006624B2">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Экспертиза по анализу среднесрочного плана проектов</w:t>
            </w:r>
          </w:p>
          <w:p w14:paraId="10781D3C" w14:textId="2A7F013D" w:rsidR="006624B2" w:rsidRPr="00F94454" w:rsidRDefault="006624B2" w:rsidP="00C15F73">
            <w:pPr>
              <w:autoSpaceDE w:val="0"/>
              <w:autoSpaceDN w:val="0"/>
              <w:adjustRightInd w:val="0"/>
              <w:jc w:val="left"/>
              <w:rPr>
                <w:rFonts w:ascii="Arial" w:hAnsi="Arial" w:cs="Arial"/>
                <w:sz w:val="20"/>
              </w:rPr>
            </w:pPr>
            <w:r>
              <w:rPr>
                <w:rFonts w:ascii="Arial" w:eastAsiaTheme="minorHAnsi" w:hAnsi="Arial" w:cs="Arial"/>
                <w:color w:val="000000"/>
                <w:sz w:val="20"/>
                <w:szCs w:val="20"/>
              </w:rPr>
              <w:t>Структура СПП-элементов</w:t>
            </w:r>
          </w:p>
        </w:tc>
        <w:tc>
          <w:tcPr>
            <w:tcW w:w="541" w:type="pct"/>
            <w:shd w:val="clear" w:color="auto" w:fill="auto"/>
          </w:tcPr>
          <w:p w14:paraId="6B06449C" w14:textId="14969ADE"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6A830F41" w14:textId="70C005D8"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40ED10BF" w14:textId="11AD2F73" w:rsidR="006624B2" w:rsidRPr="00F94454" w:rsidRDefault="006624B2" w:rsidP="009936BB">
            <w:pPr>
              <w:jc w:val="left"/>
              <w:rPr>
                <w:rFonts w:ascii="Arial" w:hAnsi="Arial" w:cs="Arial"/>
                <w:sz w:val="20"/>
              </w:rPr>
            </w:pPr>
            <w:r>
              <w:rPr>
                <w:rFonts w:ascii="Arial" w:eastAsiaTheme="minorHAnsi" w:hAnsi="Arial" w:cs="Arial"/>
                <w:color w:val="000000"/>
                <w:sz w:val="20"/>
                <w:szCs w:val="20"/>
              </w:rPr>
              <w:t>110, 40</w:t>
            </w:r>
          </w:p>
        </w:tc>
      </w:tr>
      <w:tr w:rsidR="006624B2" w:rsidRPr="00F94454" w14:paraId="08CD3EA0" w14:textId="77777777" w:rsidTr="009936BB">
        <w:trPr>
          <w:cantSplit/>
        </w:trPr>
        <w:tc>
          <w:tcPr>
            <w:tcW w:w="658" w:type="pct"/>
          </w:tcPr>
          <w:p w14:paraId="105024C5" w14:textId="3C020B8B" w:rsidR="006624B2" w:rsidRPr="00F94454" w:rsidRDefault="006624B2" w:rsidP="009936BB">
            <w:pPr>
              <w:jc w:val="left"/>
              <w:rPr>
                <w:rFonts w:ascii="Arial" w:hAnsi="Arial" w:cs="Arial"/>
                <w:sz w:val="20"/>
              </w:rPr>
            </w:pPr>
            <w:r>
              <w:rPr>
                <w:rFonts w:ascii="Arial" w:eastAsiaTheme="minorHAnsi" w:hAnsi="Arial" w:cs="Arial"/>
                <w:color w:val="000000"/>
                <w:sz w:val="20"/>
                <w:szCs w:val="20"/>
              </w:rPr>
              <w:t>УП-03.03.02</w:t>
            </w:r>
          </w:p>
        </w:tc>
        <w:tc>
          <w:tcPr>
            <w:tcW w:w="746" w:type="pct"/>
            <w:shd w:val="clear" w:color="auto" w:fill="auto"/>
          </w:tcPr>
          <w:p w14:paraId="6D9F60E5" w14:textId="4CAC995A" w:rsidR="006624B2" w:rsidRPr="00F94454" w:rsidRDefault="006624B2" w:rsidP="009936BB">
            <w:pPr>
              <w:jc w:val="left"/>
              <w:rPr>
                <w:rFonts w:ascii="Arial" w:hAnsi="Arial" w:cs="Arial"/>
                <w:sz w:val="20"/>
              </w:rPr>
            </w:pPr>
            <w:r>
              <w:rPr>
                <w:rFonts w:ascii="Arial" w:eastAsiaTheme="minorHAnsi" w:hAnsi="Arial" w:cs="Arial"/>
                <w:color w:val="000000"/>
                <w:sz w:val="20"/>
                <w:szCs w:val="20"/>
              </w:rPr>
              <w:t>Среднесрочное производственное планирование первичной переработки золотосодержащего сырья</w:t>
            </w:r>
          </w:p>
        </w:tc>
        <w:tc>
          <w:tcPr>
            <w:tcW w:w="708" w:type="pct"/>
            <w:shd w:val="clear" w:color="auto" w:fill="auto"/>
          </w:tcPr>
          <w:p w14:paraId="16552E66" w14:textId="1483E804" w:rsidR="006624B2" w:rsidRPr="00F94454" w:rsidRDefault="006624B2"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5CE1C69C" w14:textId="23689E86" w:rsidR="006624B2" w:rsidRPr="00F94454" w:rsidRDefault="006624B2" w:rsidP="009936BB">
            <w:pPr>
              <w:jc w:val="left"/>
              <w:rPr>
                <w:rFonts w:ascii="Arial" w:hAnsi="Arial" w:cs="Arial"/>
                <w:sz w:val="20"/>
              </w:rPr>
            </w:pPr>
            <w:r>
              <w:rPr>
                <w:rFonts w:ascii="Arial" w:eastAsiaTheme="minorHAnsi" w:hAnsi="Arial" w:cs="Arial"/>
                <w:color w:val="000000"/>
                <w:sz w:val="20"/>
                <w:szCs w:val="20"/>
              </w:rPr>
              <w:t>Мероприятия в составе среднесрочного производственного плана</w:t>
            </w:r>
          </w:p>
        </w:tc>
        <w:tc>
          <w:tcPr>
            <w:tcW w:w="541" w:type="pct"/>
            <w:shd w:val="clear" w:color="auto" w:fill="auto"/>
          </w:tcPr>
          <w:p w14:paraId="5C8D3A6B" w14:textId="7F962F93" w:rsidR="006624B2" w:rsidRPr="00F94454" w:rsidRDefault="006624B2" w:rsidP="009936BB">
            <w:pPr>
              <w:jc w:val="left"/>
              <w:rPr>
                <w:rFonts w:ascii="Arial" w:hAnsi="Arial" w:cs="Arial"/>
                <w:sz w:val="20"/>
              </w:rPr>
            </w:pPr>
            <w:r>
              <w:rPr>
                <w:rFonts w:ascii="Arial" w:eastAsiaTheme="minorHAnsi" w:hAnsi="Arial" w:cs="Arial"/>
                <w:color w:val="000000"/>
                <w:sz w:val="20"/>
                <w:szCs w:val="20"/>
              </w:rPr>
              <w:t>ПП-07.06.03-ERP</w:t>
            </w:r>
          </w:p>
        </w:tc>
        <w:tc>
          <w:tcPr>
            <w:tcW w:w="922" w:type="pct"/>
            <w:shd w:val="clear" w:color="auto" w:fill="auto"/>
          </w:tcPr>
          <w:p w14:paraId="3106FC5B" w14:textId="3FAC23BF" w:rsidR="006624B2" w:rsidRPr="00F94454" w:rsidRDefault="006624B2"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480" w:type="pct"/>
            <w:shd w:val="clear" w:color="auto" w:fill="auto"/>
          </w:tcPr>
          <w:p w14:paraId="740BEE98" w14:textId="49E42E47" w:rsidR="006624B2" w:rsidRPr="00F94454" w:rsidRDefault="006624B2" w:rsidP="009936BB">
            <w:pPr>
              <w:jc w:val="left"/>
              <w:rPr>
                <w:rFonts w:ascii="Arial" w:hAnsi="Arial" w:cs="Arial"/>
                <w:sz w:val="20"/>
              </w:rPr>
            </w:pPr>
            <w:r>
              <w:rPr>
                <w:rFonts w:ascii="Arial" w:eastAsiaTheme="minorHAnsi" w:hAnsi="Arial" w:cs="Arial"/>
                <w:color w:val="000000"/>
                <w:sz w:val="20"/>
                <w:szCs w:val="20"/>
              </w:rPr>
              <w:t>10</w:t>
            </w:r>
          </w:p>
        </w:tc>
      </w:tr>
      <w:tr w:rsidR="0012539D" w:rsidRPr="00F94454" w14:paraId="62614EC6" w14:textId="77777777" w:rsidTr="009936BB">
        <w:trPr>
          <w:cantSplit/>
        </w:trPr>
        <w:tc>
          <w:tcPr>
            <w:tcW w:w="658" w:type="pct"/>
          </w:tcPr>
          <w:p w14:paraId="44E827E9" w14:textId="51D0361B"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ПП-07.06.03-ERP</w:t>
            </w:r>
          </w:p>
        </w:tc>
        <w:tc>
          <w:tcPr>
            <w:tcW w:w="746" w:type="pct"/>
            <w:shd w:val="clear" w:color="auto" w:fill="auto"/>
          </w:tcPr>
          <w:p w14:paraId="195000CB" w14:textId="2F5D5776" w:rsidR="0012539D" w:rsidRPr="00F94454" w:rsidRDefault="0012539D" w:rsidP="009936BB">
            <w:pPr>
              <w:jc w:val="left"/>
              <w:rPr>
                <w:rFonts w:ascii="Arial" w:hAnsi="Arial" w:cs="Arial"/>
                <w:sz w:val="20"/>
              </w:rPr>
            </w:pPr>
            <w:r>
              <w:rPr>
                <w:rFonts w:ascii="Arial" w:eastAsiaTheme="minorHAnsi" w:hAnsi="Arial" w:cs="Arial"/>
                <w:color w:val="000000"/>
                <w:sz w:val="20"/>
                <w:szCs w:val="20"/>
              </w:rPr>
              <w:t>Формирование годового бюджета воздействий на производственные активы</w:t>
            </w:r>
          </w:p>
        </w:tc>
        <w:tc>
          <w:tcPr>
            <w:tcW w:w="708" w:type="pct"/>
            <w:shd w:val="clear" w:color="auto" w:fill="auto"/>
          </w:tcPr>
          <w:p w14:paraId="2D3B3BD9" w14:textId="2AF12475" w:rsidR="0012539D" w:rsidRPr="00F94454" w:rsidRDefault="0012539D" w:rsidP="009936BB">
            <w:pPr>
              <w:jc w:val="left"/>
              <w:rPr>
                <w:rFonts w:ascii="Arial" w:hAnsi="Arial" w:cs="Arial"/>
                <w:sz w:val="20"/>
              </w:rPr>
            </w:pPr>
            <w:r>
              <w:rPr>
                <w:rFonts w:ascii="Arial" w:eastAsiaTheme="minorHAnsi" w:hAnsi="Arial" w:cs="Arial"/>
                <w:color w:val="000000"/>
                <w:sz w:val="20"/>
                <w:szCs w:val="20"/>
              </w:rPr>
              <w:t>120</w:t>
            </w:r>
          </w:p>
        </w:tc>
        <w:tc>
          <w:tcPr>
            <w:tcW w:w="945" w:type="pct"/>
            <w:shd w:val="clear" w:color="auto" w:fill="auto"/>
          </w:tcPr>
          <w:p w14:paraId="2B927FA8"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Лимиты бюджета по СПП-элементам</w:t>
            </w:r>
          </w:p>
          <w:p w14:paraId="5473ADFA" w14:textId="00106723" w:rsidR="0012539D" w:rsidRPr="00F94454" w:rsidRDefault="0012539D" w:rsidP="009936BB">
            <w:pPr>
              <w:jc w:val="left"/>
              <w:rPr>
                <w:rFonts w:ascii="Arial" w:hAnsi="Arial" w:cs="Arial"/>
                <w:sz w:val="20"/>
              </w:rPr>
            </w:pPr>
            <w:r>
              <w:rPr>
                <w:rFonts w:ascii="Arial" w:eastAsiaTheme="minorHAnsi" w:hAnsi="Arial" w:cs="Arial"/>
                <w:color w:val="000000"/>
                <w:sz w:val="20"/>
                <w:szCs w:val="20"/>
              </w:rPr>
              <w:t>Годовой бюджет воздействий на ПА БЕ</w:t>
            </w:r>
          </w:p>
        </w:tc>
        <w:tc>
          <w:tcPr>
            <w:tcW w:w="541" w:type="pct"/>
            <w:shd w:val="clear" w:color="auto" w:fill="auto"/>
          </w:tcPr>
          <w:p w14:paraId="74E627DC" w14:textId="105159E6"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922" w:type="pct"/>
            <w:shd w:val="clear" w:color="auto" w:fill="auto"/>
          </w:tcPr>
          <w:p w14:paraId="3C940D2C" w14:textId="1BF2782B"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16CA1A58" w14:textId="3FF8BFD0" w:rsidR="0012539D" w:rsidRPr="00F94454" w:rsidRDefault="0012539D" w:rsidP="009936BB">
            <w:pPr>
              <w:jc w:val="left"/>
              <w:rPr>
                <w:rFonts w:ascii="Arial" w:hAnsi="Arial" w:cs="Arial"/>
                <w:sz w:val="20"/>
              </w:rPr>
            </w:pPr>
            <w:r>
              <w:rPr>
                <w:rFonts w:ascii="Arial" w:eastAsiaTheme="minorHAnsi" w:hAnsi="Arial" w:cs="Arial"/>
                <w:color w:val="000000"/>
                <w:sz w:val="20"/>
                <w:szCs w:val="20"/>
              </w:rPr>
              <w:t>10</w:t>
            </w:r>
          </w:p>
        </w:tc>
      </w:tr>
      <w:tr w:rsidR="0012539D" w:rsidRPr="00F94454" w14:paraId="7E486D84" w14:textId="77777777" w:rsidTr="009936BB">
        <w:trPr>
          <w:cantSplit/>
        </w:trPr>
        <w:tc>
          <w:tcPr>
            <w:tcW w:w="658" w:type="pct"/>
          </w:tcPr>
          <w:p w14:paraId="4A17F398" w14:textId="44E36D0C"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746" w:type="pct"/>
            <w:shd w:val="clear" w:color="auto" w:fill="auto"/>
          </w:tcPr>
          <w:p w14:paraId="13E8FD1E" w14:textId="6D5C35F7"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708" w:type="pct"/>
            <w:shd w:val="clear" w:color="auto" w:fill="auto"/>
          </w:tcPr>
          <w:p w14:paraId="6C4314C7" w14:textId="058F2A30" w:rsidR="0012539D" w:rsidRPr="00F94454" w:rsidRDefault="0012539D" w:rsidP="009936BB">
            <w:pPr>
              <w:jc w:val="left"/>
              <w:rPr>
                <w:rFonts w:ascii="Arial" w:hAnsi="Arial" w:cs="Arial"/>
                <w:sz w:val="20"/>
              </w:rPr>
            </w:pPr>
            <w:r>
              <w:rPr>
                <w:rFonts w:ascii="Arial" w:eastAsiaTheme="minorHAnsi" w:hAnsi="Arial" w:cs="Arial"/>
                <w:color w:val="000000"/>
                <w:sz w:val="20"/>
                <w:szCs w:val="20"/>
              </w:rPr>
              <w:t>150</w:t>
            </w:r>
          </w:p>
        </w:tc>
        <w:tc>
          <w:tcPr>
            <w:tcW w:w="945" w:type="pct"/>
            <w:shd w:val="clear" w:color="auto" w:fill="auto"/>
          </w:tcPr>
          <w:p w14:paraId="3EFA5C0D"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ТК БЕ о корректировке</w:t>
            </w:r>
          </w:p>
          <w:p w14:paraId="25AA4740"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Служебная записка на корректировку</w:t>
            </w:r>
          </w:p>
          <w:p w14:paraId="64810EED" w14:textId="484F486A" w:rsidR="0012539D" w:rsidRPr="00F94454" w:rsidRDefault="0012539D" w:rsidP="008A41C3">
            <w:pPr>
              <w:jc w:val="left"/>
              <w:rPr>
                <w:rFonts w:ascii="Arial" w:hAnsi="Arial" w:cs="Arial"/>
                <w:sz w:val="20"/>
              </w:rPr>
            </w:pPr>
            <w:r>
              <w:rPr>
                <w:rFonts w:ascii="Arial" w:eastAsiaTheme="minorHAnsi" w:hAnsi="Arial" w:cs="Arial"/>
                <w:color w:val="000000"/>
                <w:sz w:val="20"/>
                <w:szCs w:val="20"/>
              </w:rPr>
              <w:t xml:space="preserve">Проект </w:t>
            </w:r>
            <w:r w:rsidR="008A41C3">
              <w:rPr>
                <w:rFonts w:ascii="Arial" w:eastAsiaTheme="minorHAnsi" w:hAnsi="Arial" w:cs="Arial"/>
                <w:color w:val="000000"/>
                <w:sz w:val="20"/>
                <w:szCs w:val="20"/>
              </w:rPr>
              <w:t>ОВП</w:t>
            </w:r>
          </w:p>
        </w:tc>
        <w:tc>
          <w:tcPr>
            <w:tcW w:w="541" w:type="pct"/>
            <w:shd w:val="clear" w:color="auto" w:fill="auto"/>
          </w:tcPr>
          <w:p w14:paraId="46268505" w14:textId="4A5B344D" w:rsidR="0012539D" w:rsidRPr="00F94454" w:rsidRDefault="0012539D" w:rsidP="009936BB">
            <w:pPr>
              <w:jc w:val="left"/>
              <w:rPr>
                <w:rFonts w:ascii="Arial" w:hAnsi="Arial" w:cs="Arial"/>
                <w:sz w:val="20"/>
              </w:rPr>
            </w:pPr>
            <w:r>
              <w:rPr>
                <w:rFonts w:ascii="Arial" w:eastAsiaTheme="minorHAnsi" w:hAnsi="Arial" w:cs="Arial"/>
                <w:color w:val="000000"/>
                <w:sz w:val="20"/>
                <w:szCs w:val="20"/>
              </w:rPr>
              <w:t>УП-02.04.04</w:t>
            </w:r>
          </w:p>
        </w:tc>
        <w:tc>
          <w:tcPr>
            <w:tcW w:w="922" w:type="pct"/>
            <w:shd w:val="clear" w:color="auto" w:fill="auto"/>
          </w:tcPr>
          <w:p w14:paraId="4EC9F25F" w14:textId="27F247AA"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Изменение бюджета проекта (вывод средств из резерва/увеличение /уменьшение бюджета)</w:t>
            </w:r>
          </w:p>
        </w:tc>
        <w:tc>
          <w:tcPr>
            <w:tcW w:w="480" w:type="pct"/>
            <w:shd w:val="clear" w:color="auto" w:fill="auto"/>
          </w:tcPr>
          <w:p w14:paraId="34641362" w14:textId="14B4087F" w:rsidR="0012539D" w:rsidRPr="00F94454" w:rsidRDefault="0012539D" w:rsidP="009936BB">
            <w:pPr>
              <w:jc w:val="left"/>
              <w:rPr>
                <w:rFonts w:ascii="Arial" w:hAnsi="Arial" w:cs="Arial"/>
                <w:sz w:val="20"/>
              </w:rPr>
            </w:pPr>
            <w:r>
              <w:rPr>
                <w:rFonts w:ascii="Arial" w:eastAsiaTheme="minorHAnsi" w:hAnsi="Arial" w:cs="Arial"/>
                <w:color w:val="000000"/>
                <w:sz w:val="20"/>
                <w:szCs w:val="20"/>
              </w:rPr>
              <w:t>-</w:t>
            </w:r>
          </w:p>
        </w:tc>
      </w:tr>
      <w:tr w:rsidR="0012539D" w:rsidRPr="00F94454" w14:paraId="03AF9189" w14:textId="77777777" w:rsidTr="009936BB">
        <w:trPr>
          <w:cantSplit/>
        </w:trPr>
        <w:tc>
          <w:tcPr>
            <w:tcW w:w="658" w:type="pct"/>
          </w:tcPr>
          <w:p w14:paraId="3B9E55C4" w14:textId="59B6AB67" w:rsidR="0012539D" w:rsidRPr="00F94454" w:rsidRDefault="0012539D" w:rsidP="009936BB">
            <w:pPr>
              <w:jc w:val="left"/>
              <w:rPr>
                <w:rFonts w:ascii="Arial" w:hAnsi="Arial" w:cs="Arial"/>
                <w:sz w:val="20"/>
              </w:rPr>
            </w:pPr>
            <w:r>
              <w:rPr>
                <w:rFonts w:ascii="Arial" w:eastAsiaTheme="minorHAnsi" w:hAnsi="Arial" w:cs="Arial"/>
                <w:color w:val="000000"/>
                <w:sz w:val="20"/>
                <w:szCs w:val="20"/>
              </w:rPr>
              <w:t>УП-02.04.04</w:t>
            </w:r>
          </w:p>
        </w:tc>
        <w:tc>
          <w:tcPr>
            <w:tcW w:w="746" w:type="pct"/>
            <w:shd w:val="clear" w:color="auto" w:fill="auto"/>
          </w:tcPr>
          <w:p w14:paraId="444D20F0" w14:textId="4FDA8242"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Изменение бюджета проекта (вывод средств из резерва/увеличение /уменьшение бюджета)</w:t>
            </w:r>
          </w:p>
        </w:tc>
        <w:tc>
          <w:tcPr>
            <w:tcW w:w="708" w:type="pct"/>
            <w:shd w:val="clear" w:color="auto" w:fill="auto"/>
          </w:tcPr>
          <w:p w14:paraId="5DF55DC5" w14:textId="0CC3F0C7" w:rsidR="0012539D" w:rsidRPr="00F94454" w:rsidRDefault="0012539D"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024E1791"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ТК БЕ о корректировке</w:t>
            </w:r>
          </w:p>
          <w:p w14:paraId="291B2C74" w14:textId="53F8AAC1" w:rsidR="0012539D" w:rsidRPr="00F94454" w:rsidRDefault="0012539D" w:rsidP="009936BB">
            <w:pPr>
              <w:jc w:val="left"/>
              <w:rPr>
                <w:rFonts w:ascii="Arial" w:hAnsi="Arial" w:cs="Arial"/>
                <w:sz w:val="20"/>
              </w:rPr>
            </w:pPr>
            <w:r>
              <w:rPr>
                <w:rFonts w:ascii="Arial" w:eastAsiaTheme="minorHAnsi" w:hAnsi="Arial" w:cs="Arial"/>
                <w:color w:val="000000"/>
                <w:sz w:val="20"/>
                <w:szCs w:val="20"/>
              </w:rPr>
              <w:t>Служебная записка на корректировку</w:t>
            </w:r>
          </w:p>
        </w:tc>
        <w:tc>
          <w:tcPr>
            <w:tcW w:w="541" w:type="pct"/>
            <w:shd w:val="clear" w:color="auto" w:fill="auto"/>
          </w:tcPr>
          <w:p w14:paraId="12852879" w14:textId="05BB8B41"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922" w:type="pct"/>
            <w:shd w:val="clear" w:color="auto" w:fill="auto"/>
          </w:tcPr>
          <w:p w14:paraId="196E64A1" w14:textId="06D9E7A0"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3B173095" w14:textId="7097A2A3" w:rsidR="0012539D" w:rsidRPr="00F94454" w:rsidRDefault="0012539D" w:rsidP="009936BB">
            <w:pPr>
              <w:jc w:val="left"/>
              <w:rPr>
                <w:rFonts w:ascii="Arial" w:hAnsi="Arial" w:cs="Arial"/>
                <w:sz w:val="20"/>
              </w:rPr>
            </w:pPr>
            <w:r>
              <w:rPr>
                <w:rFonts w:ascii="Arial" w:eastAsiaTheme="minorHAnsi" w:hAnsi="Arial" w:cs="Arial"/>
                <w:color w:val="000000"/>
                <w:sz w:val="20"/>
                <w:szCs w:val="20"/>
              </w:rPr>
              <w:t>110</w:t>
            </w:r>
          </w:p>
        </w:tc>
      </w:tr>
      <w:tr w:rsidR="0012539D" w:rsidRPr="00F94454" w14:paraId="4ED8A632" w14:textId="77777777" w:rsidTr="009936BB">
        <w:trPr>
          <w:cantSplit/>
        </w:trPr>
        <w:tc>
          <w:tcPr>
            <w:tcW w:w="658" w:type="pct"/>
          </w:tcPr>
          <w:p w14:paraId="016EDA3D" w14:textId="04474C4B"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746" w:type="pct"/>
            <w:shd w:val="clear" w:color="auto" w:fill="auto"/>
          </w:tcPr>
          <w:p w14:paraId="14B702BF" w14:textId="313B81C8"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708" w:type="pct"/>
            <w:shd w:val="clear" w:color="auto" w:fill="auto"/>
          </w:tcPr>
          <w:p w14:paraId="4BF10FC9" w14:textId="52EE95DE" w:rsidR="0012539D" w:rsidRPr="00F94454" w:rsidRDefault="0012539D" w:rsidP="009936BB">
            <w:pPr>
              <w:jc w:val="left"/>
              <w:rPr>
                <w:rFonts w:ascii="Arial" w:hAnsi="Arial" w:cs="Arial"/>
                <w:sz w:val="20"/>
              </w:rPr>
            </w:pPr>
            <w:r>
              <w:rPr>
                <w:rFonts w:ascii="Arial" w:eastAsiaTheme="minorHAnsi" w:hAnsi="Arial" w:cs="Arial"/>
                <w:color w:val="000000"/>
                <w:sz w:val="20"/>
                <w:szCs w:val="20"/>
              </w:rPr>
              <w:t>190</w:t>
            </w:r>
          </w:p>
        </w:tc>
        <w:tc>
          <w:tcPr>
            <w:tcW w:w="945" w:type="pct"/>
            <w:shd w:val="clear" w:color="auto" w:fill="auto"/>
          </w:tcPr>
          <w:p w14:paraId="79F77269" w14:textId="25F8590A" w:rsidR="0012539D" w:rsidRPr="00F94454" w:rsidRDefault="0012539D" w:rsidP="009936BB">
            <w:pPr>
              <w:jc w:val="left"/>
              <w:rPr>
                <w:rFonts w:ascii="Arial" w:hAnsi="Arial" w:cs="Arial"/>
                <w:sz w:val="20"/>
              </w:rPr>
            </w:pPr>
            <w:r>
              <w:rPr>
                <w:rFonts w:ascii="Arial" w:eastAsiaTheme="minorHAnsi" w:hAnsi="Arial" w:cs="Arial"/>
                <w:color w:val="000000"/>
                <w:sz w:val="20"/>
                <w:szCs w:val="20"/>
              </w:rPr>
              <w:t xml:space="preserve">Корректировка Годового бюджета воздействий на ПА БЕ </w:t>
            </w:r>
          </w:p>
        </w:tc>
        <w:tc>
          <w:tcPr>
            <w:tcW w:w="541" w:type="pct"/>
            <w:shd w:val="clear" w:color="auto" w:fill="auto"/>
          </w:tcPr>
          <w:p w14:paraId="24ED2D51" w14:textId="437CA3FB" w:rsidR="0012539D" w:rsidRPr="00F94454" w:rsidRDefault="0012539D" w:rsidP="009936BB">
            <w:pPr>
              <w:jc w:val="left"/>
              <w:rPr>
                <w:rFonts w:ascii="Arial" w:hAnsi="Arial" w:cs="Arial"/>
                <w:sz w:val="20"/>
              </w:rPr>
            </w:pPr>
            <w:r>
              <w:rPr>
                <w:rFonts w:ascii="Arial" w:eastAsiaTheme="minorHAnsi" w:hAnsi="Arial" w:cs="Arial"/>
                <w:color w:val="000000"/>
                <w:sz w:val="20"/>
                <w:szCs w:val="20"/>
              </w:rPr>
              <w:t>УП-04.02.02.01</w:t>
            </w:r>
          </w:p>
        </w:tc>
        <w:tc>
          <w:tcPr>
            <w:tcW w:w="922" w:type="pct"/>
            <w:shd w:val="clear" w:color="auto" w:fill="auto"/>
          </w:tcPr>
          <w:p w14:paraId="39F049FA" w14:textId="1FABBBBD" w:rsidR="0012539D" w:rsidRPr="00F94454" w:rsidRDefault="0012539D" w:rsidP="009936BB">
            <w:pPr>
              <w:jc w:val="left"/>
              <w:rPr>
                <w:rFonts w:ascii="Arial" w:hAnsi="Arial" w:cs="Arial"/>
                <w:sz w:val="20"/>
              </w:rPr>
            </w:pPr>
            <w:r>
              <w:rPr>
                <w:rFonts w:ascii="Arial" w:eastAsiaTheme="minorHAnsi" w:hAnsi="Arial" w:cs="Arial"/>
                <w:color w:val="000000"/>
                <w:sz w:val="20"/>
                <w:szCs w:val="20"/>
              </w:rPr>
              <w:t>Формирование и согласование ВБ</w:t>
            </w:r>
          </w:p>
        </w:tc>
        <w:tc>
          <w:tcPr>
            <w:tcW w:w="480" w:type="pct"/>
            <w:shd w:val="clear" w:color="auto" w:fill="auto"/>
          </w:tcPr>
          <w:p w14:paraId="5252D595" w14:textId="1A4DF630" w:rsidR="0012539D" w:rsidRPr="00F94454" w:rsidRDefault="0012539D" w:rsidP="009936BB">
            <w:pPr>
              <w:jc w:val="left"/>
              <w:rPr>
                <w:rFonts w:ascii="Arial" w:hAnsi="Arial" w:cs="Arial"/>
                <w:sz w:val="20"/>
              </w:rPr>
            </w:pPr>
            <w:r>
              <w:rPr>
                <w:rFonts w:ascii="Arial" w:eastAsiaTheme="minorHAnsi" w:hAnsi="Arial" w:cs="Arial"/>
                <w:color w:val="000000"/>
                <w:sz w:val="20"/>
                <w:szCs w:val="20"/>
              </w:rPr>
              <w:t>-</w:t>
            </w:r>
          </w:p>
        </w:tc>
      </w:tr>
      <w:tr w:rsidR="0012539D" w:rsidRPr="00F94454" w14:paraId="799433B7" w14:textId="77777777" w:rsidTr="009936BB">
        <w:trPr>
          <w:cantSplit/>
        </w:trPr>
        <w:tc>
          <w:tcPr>
            <w:tcW w:w="658" w:type="pct"/>
          </w:tcPr>
          <w:p w14:paraId="686CA9AC" w14:textId="3BEA4F94"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746" w:type="pct"/>
            <w:shd w:val="clear" w:color="auto" w:fill="auto"/>
          </w:tcPr>
          <w:p w14:paraId="2BB61FB3" w14:textId="26FBA6D3"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708" w:type="pct"/>
            <w:shd w:val="clear" w:color="auto" w:fill="auto"/>
          </w:tcPr>
          <w:p w14:paraId="04EAE54E" w14:textId="1F3BC020" w:rsidR="0012539D" w:rsidRPr="00F94454" w:rsidRDefault="0012539D" w:rsidP="009936BB">
            <w:pPr>
              <w:jc w:val="left"/>
              <w:rPr>
                <w:rFonts w:ascii="Arial" w:hAnsi="Arial" w:cs="Arial"/>
                <w:sz w:val="20"/>
              </w:rPr>
            </w:pPr>
            <w:r>
              <w:rPr>
                <w:rFonts w:ascii="Arial" w:eastAsiaTheme="minorHAnsi" w:hAnsi="Arial" w:cs="Arial"/>
                <w:color w:val="000000"/>
                <w:sz w:val="20"/>
                <w:szCs w:val="20"/>
              </w:rPr>
              <w:t>190, 20</w:t>
            </w:r>
          </w:p>
        </w:tc>
        <w:tc>
          <w:tcPr>
            <w:tcW w:w="945" w:type="pct"/>
            <w:shd w:val="clear" w:color="auto" w:fill="auto"/>
          </w:tcPr>
          <w:p w14:paraId="56100482"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Заявка на корректировку лимита</w:t>
            </w:r>
          </w:p>
          <w:p w14:paraId="3F89DBDF"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Лимиты бюджета по СПП-элементам</w:t>
            </w:r>
          </w:p>
          <w:p w14:paraId="426B9B8E" w14:textId="6DEF4318" w:rsidR="0012539D" w:rsidRPr="00F94454" w:rsidRDefault="0012539D" w:rsidP="009936BB">
            <w:pPr>
              <w:jc w:val="left"/>
              <w:rPr>
                <w:rFonts w:ascii="Arial" w:hAnsi="Arial" w:cs="Arial"/>
                <w:sz w:val="20"/>
              </w:rPr>
            </w:pPr>
            <w:r>
              <w:rPr>
                <w:rFonts w:ascii="Arial" w:eastAsiaTheme="minorHAnsi" w:hAnsi="Arial" w:cs="Arial"/>
                <w:color w:val="000000"/>
                <w:sz w:val="20"/>
                <w:szCs w:val="20"/>
              </w:rPr>
              <w:t>Заказ ТОРО</w:t>
            </w:r>
          </w:p>
        </w:tc>
        <w:tc>
          <w:tcPr>
            <w:tcW w:w="541" w:type="pct"/>
            <w:shd w:val="clear" w:color="auto" w:fill="auto"/>
          </w:tcPr>
          <w:p w14:paraId="353B7599" w14:textId="0EEDEAD4"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ПП-07.03.02-ERP</w:t>
            </w:r>
          </w:p>
        </w:tc>
        <w:tc>
          <w:tcPr>
            <w:tcW w:w="922" w:type="pct"/>
            <w:shd w:val="clear" w:color="auto" w:fill="auto"/>
          </w:tcPr>
          <w:p w14:paraId="451B2E59" w14:textId="58568B46" w:rsidR="0012539D" w:rsidRPr="00F94454" w:rsidRDefault="0012539D" w:rsidP="009936BB">
            <w:pPr>
              <w:jc w:val="left"/>
              <w:rPr>
                <w:rFonts w:ascii="Arial" w:hAnsi="Arial" w:cs="Arial"/>
                <w:sz w:val="20"/>
              </w:rPr>
            </w:pPr>
            <w:r>
              <w:rPr>
                <w:rFonts w:ascii="Arial" w:eastAsiaTheme="minorHAnsi" w:hAnsi="Arial" w:cs="Arial"/>
                <w:color w:val="000000"/>
                <w:sz w:val="20"/>
                <w:szCs w:val="20"/>
              </w:rPr>
              <w:t>Недельно-суточное планирование воздействий на производственные активы</w:t>
            </w:r>
          </w:p>
        </w:tc>
        <w:tc>
          <w:tcPr>
            <w:tcW w:w="480" w:type="pct"/>
            <w:shd w:val="clear" w:color="auto" w:fill="auto"/>
          </w:tcPr>
          <w:p w14:paraId="3ECDD5E9" w14:textId="0B29E87B" w:rsidR="0012539D" w:rsidRPr="00F94454" w:rsidRDefault="0012539D" w:rsidP="009936BB">
            <w:pPr>
              <w:jc w:val="left"/>
              <w:rPr>
                <w:rFonts w:ascii="Arial" w:hAnsi="Arial" w:cs="Arial"/>
                <w:sz w:val="20"/>
              </w:rPr>
            </w:pPr>
            <w:r>
              <w:rPr>
                <w:rFonts w:ascii="Arial" w:eastAsiaTheme="minorHAnsi" w:hAnsi="Arial" w:cs="Arial"/>
                <w:color w:val="000000"/>
                <w:sz w:val="20"/>
                <w:szCs w:val="20"/>
              </w:rPr>
              <w:t>180, 250</w:t>
            </w:r>
          </w:p>
        </w:tc>
      </w:tr>
      <w:tr w:rsidR="0012539D" w:rsidRPr="00F94454" w14:paraId="04E58500" w14:textId="77777777" w:rsidTr="009936BB">
        <w:trPr>
          <w:cantSplit/>
        </w:trPr>
        <w:tc>
          <w:tcPr>
            <w:tcW w:w="658" w:type="pct"/>
          </w:tcPr>
          <w:p w14:paraId="4590FF26" w14:textId="61C8674F"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ПП-07.03.02-ERP</w:t>
            </w:r>
          </w:p>
        </w:tc>
        <w:tc>
          <w:tcPr>
            <w:tcW w:w="746" w:type="pct"/>
            <w:shd w:val="clear" w:color="auto" w:fill="auto"/>
          </w:tcPr>
          <w:p w14:paraId="66991E75" w14:textId="60303D7B" w:rsidR="0012539D" w:rsidRPr="00F94454" w:rsidRDefault="0012539D" w:rsidP="009936BB">
            <w:pPr>
              <w:jc w:val="left"/>
              <w:rPr>
                <w:rFonts w:ascii="Arial" w:hAnsi="Arial" w:cs="Arial"/>
                <w:sz w:val="20"/>
              </w:rPr>
            </w:pPr>
            <w:r>
              <w:rPr>
                <w:rFonts w:ascii="Arial" w:eastAsiaTheme="minorHAnsi" w:hAnsi="Arial" w:cs="Arial"/>
                <w:color w:val="000000"/>
                <w:sz w:val="20"/>
                <w:szCs w:val="20"/>
              </w:rPr>
              <w:t>Недельно-суточное планирование воздействий на производственные активы</w:t>
            </w:r>
          </w:p>
        </w:tc>
        <w:tc>
          <w:tcPr>
            <w:tcW w:w="708" w:type="pct"/>
            <w:shd w:val="clear" w:color="auto" w:fill="auto"/>
          </w:tcPr>
          <w:p w14:paraId="1B325D8D" w14:textId="35B37439" w:rsidR="0012539D" w:rsidRPr="00F94454" w:rsidRDefault="0012539D" w:rsidP="009936BB">
            <w:pPr>
              <w:jc w:val="left"/>
              <w:rPr>
                <w:rFonts w:ascii="Arial" w:hAnsi="Arial" w:cs="Arial"/>
                <w:sz w:val="20"/>
              </w:rPr>
            </w:pPr>
            <w:r>
              <w:rPr>
                <w:rFonts w:ascii="Arial" w:eastAsiaTheme="minorHAnsi" w:hAnsi="Arial" w:cs="Arial"/>
                <w:color w:val="000000"/>
                <w:sz w:val="20"/>
                <w:szCs w:val="20"/>
              </w:rPr>
              <w:t>170</w:t>
            </w:r>
          </w:p>
        </w:tc>
        <w:tc>
          <w:tcPr>
            <w:tcW w:w="945" w:type="pct"/>
            <w:shd w:val="clear" w:color="auto" w:fill="auto"/>
          </w:tcPr>
          <w:p w14:paraId="04EF7FC8"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Заказ ТОРО</w:t>
            </w:r>
          </w:p>
          <w:p w14:paraId="763BA50A" w14:textId="4D698126" w:rsidR="0012539D" w:rsidRPr="00F94454" w:rsidRDefault="0012539D" w:rsidP="009936BB">
            <w:pPr>
              <w:jc w:val="left"/>
              <w:rPr>
                <w:rFonts w:ascii="Arial" w:hAnsi="Arial" w:cs="Arial"/>
                <w:sz w:val="20"/>
              </w:rPr>
            </w:pPr>
            <w:r>
              <w:rPr>
                <w:rFonts w:ascii="Arial" w:eastAsiaTheme="minorHAnsi" w:hAnsi="Arial" w:cs="Arial"/>
                <w:color w:val="000000"/>
                <w:sz w:val="20"/>
                <w:szCs w:val="20"/>
              </w:rPr>
              <w:t>Уведомление о необходимости корректировки бюджета</w:t>
            </w:r>
          </w:p>
        </w:tc>
        <w:tc>
          <w:tcPr>
            <w:tcW w:w="541" w:type="pct"/>
            <w:shd w:val="clear" w:color="auto" w:fill="auto"/>
          </w:tcPr>
          <w:p w14:paraId="69376106" w14:textId="638C6A84"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922" w:type="pct"/>
            <w:shd w:val="clear" w:color="auto" w:fill="auto"/>
          </w:tcPr>
          <w:p w14:paraId="0C920EB5" w14:textId="1CDF3062"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5A4ADBF7" w14:textId="394FDEB1" w:rsidR="0012539D" w:rsidRPr="00F94454" w:rsidRDefault="0012539D" w:rsidP="009936BB">
            <w:pPr>
              <w:jc w:val="left"/>
              <w:rPr>
                <w:rFonts w:ascii="Arial" w:hAnsi="Arial" w:cs="Arial"/>
                <w:sz w:val="20"/>
              </w:rPr>
            </w:pPr>
            <w:r>
              <w:rPr>
                <w:rFonts w:ascii="Arial" w:eastAsiaTheme="minorHAnsi" w:hAnsi="Arial" w:cs="Arial"/>
                <w:color w:val="000000"/>
                <w:sz w:val="20"/>
                <w:szCs w:val="20"/>
              </w:rPr>
              <w:t>10</w:t>
            </w:r>
          </w:p>
        </w:tc>
      </w:tr>
      <w:tr w:rsidR="0012539D" w:rsidRPr="00F94454" w14:paraId="5164213E" w14:textId="77777777" w:rsidTr="009936BB">
        <w:trPr>
          <w:cantSplit/>
        </w:trPr>
        <w:tc>
          <w:tcPr>
            <w:tcW w:w="658" w:type="pct"/>
          </w:tcPr>
          <w:p w14:paraId="742C048C" w14:textId="481F03E4"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746" w:type="pct"/>
            <w:shd w:val="clear" w:color="auto" w:fill="auto"/>
          </w:tcPr>
          <w:p w14:paraId="57B76DDD" w14:textId="68E528A1"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708" w:type="pct"/>
            <w:shd w:val="clear" w:color="auto" w:fill="auto"/>
          </w:tcPr>
          <w:p w14:paraId="32FE8CA1" w14:textId="3A548A6C" w:rsidR="0012539D" w:rsidRPr="00F94454" w:rsidRDefault="0012539D" w:rsidP="009936BB">
            <w:pPr>
              <w:jc w:val="left"/>
              <w:rPr>
                <w:rFonts w:ascii="Arial" w:hAnsi="Arial" w:cs="Arial"/>
                <w:sz w:val="20"/>
              </w:rPr>
            </w:pPr>
            <w:r>
              <w:rPr>
                <w:rFonts w:ascii="Arial" w:eastAsiaTheme="minorHAnsi" w:hAnsi="Arial" w:cs="Arial"/>
                <w:color w:val="000000"/>
                <w:sz w:val="20"/>
                <w:szCs w:val="20"/>
              </w:rPr>
              <w:t>150</w:t>
            </w:r>
          </w:p>
        </w:tc>
        <w:tc>
          <w:tcPr>
            <w:tcW w:w="945" w:type="pct"/>
            <w:shd w:val="clear" w:color="auto" w:fill="auto"/>
          </w:tcPr>
          <w:p w14:paraId="6CBEBCC3"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ТК БЕ о корректировке</w:t>
            </w:r>
          </w:p>
          <w:p w14:paraId="6C5C8304"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Проект ППА</w:t>
            </w:r>
          </w:p>
          <w:p w14:paraId="6A65D20E" w14:textId="584F1438" w:rsidR="0012539D" w:rsidRPr="00F94454" w:rsidRDefault="0012539D" w:rsidP="009936BB">
            <w:pPr>
              <w:jc w:val="left"/>
              <w:rPr>
                <w:rFonts w:ascii="Arial" w:hAnsi="Arial" w:cs="Arial"/>
                <w:sz w:val="20"/>
              </w:rPr>
            </w:pPr>
            <w:r>
              <w:rPr>
                <w:rFonts w:ascii="Arial" w:eastAsiaTheme="minorHAnsi" w:hAnsi="Arial" w:cs="Arial"/>
                <w:color w:val="000000"/>
                <w:sz w:val="20"/>
                <w:szCs w:val="20"/>
              </w:rPr>
              <w:t>Служебная записка на корректировку</w:t>
            </w:r>
          </w:p>
        </w:tc>
        <w:tc>
          <w:tcPr>
            <w:tcW w:w="541" w:type="pct"/>
            <w:shd w:val="clear" w:color="auto" w:fill="auto"/>
          </w:tcPr>
          <w:p w14:paraId="5F384D8F" w14:textId="6CC79104" w:rsidR="0012539D" w:rsidRPr="00F94454" w:rsidRDefault="0012539D" w:rsidP="009936BB">
            <w:pPr>
              <w:jc w:val="left"/>
              <w:rPr>
                <w:rFonts w:ascii="Arial" w:hAnsi="Arial" w:cs="Arial"/>
                <w:sz w:val="20"/>
              </w:rPr>
            </w:pPr>
            <w:r>
              <w:rPr>
                <w:rFonts w:ascii="Arial" w:eastAsiaTheme="minorHAnsi" w:hAnsi="Arial" w:cs="Arial"/>
                <w:color w:val="000000"/>
                <w:sz w:val="20"/>
                <w:szCs w:val="20"/>
              </w:rPr>
              <w:t>УП-04.06.01</w:t>
            </w:r>
          </w:p>
        </w:tc>
        <w:tc>
          <w:tcPr>
            <w:tcW w:w="922" w:type="pct"/>
            <w:shd w:val="clear" w:color="auto" w:fill="auto"/>
          </w:tcPr>
          <w:p w14:paraId="0E044510" w14:textId="3F133D24" w:rsidR="0012539D" w:rsidRPr="00F94454" w:rsidRDefault="0012539D" w:rsidP="009936BB">
            <w:pPr>
              <w:jc w:val="left"/>
              <w:rPr>
                <w:rFonts w:ascii="Arial" w:hAnsi="Arial" w:cs="Arial"/>
                <w:sz w:val="20"/>
              </w:rPr>
            </w:pPr>
            <w:r>
              <w:rPr>
                <w:rFonts w:ascii="Arial" w:eastAsiaTheme="minorHAnsi" w:hAnsi="Arial" w:cs="Arial"/>
                <w:color w:val="000000"/>
                <w:sz w:val="20"/>
                <w:szCs w:val="20"/>
              </w:rPr>
              <w:t>Корректировки утверждённого бюджета (нижний уровень)</w:t>
            </w:r>
          </w:p>
        </w:tc>
        <w:tc>
          <w:tcPr>
            <w:tcW w:w="480" w:type="pct"/>
            <w:shd w:val="clear" w:color="auto" w:fill="auto"/>
          </w:tcPr>
          <w:p w14:paraId="54DA2FAF" w14:textId="601D5D20" w:rsidR="0012539D" w:rsidRPr="00F94454" w:rsidRDefault="0012539D" w:rsidP="009936BB">
            <w:pPr>
              <w:jc w:val="left"/>
              <w:rPr>
                <w:rFonts w:ascii="Arial" w:hAnsi="Arial" w:cs="Arial"/>
                <w:sz w:val="20"/>
              </w:rPr>
            </w:pPr>
            <w:r>
              <w:rPr>
                <w:rFonts w:ascii="Arial" w:eastAsiaTheme="minorHAnsi" w:hAnsi="Arial" w:cs="Arial"/>
                <w:color w:val="000000"/>
                <w:sz w:val="20"/>
                <w:szCs w:val="20"/>
              </w:rPr>
              <w:t>-</w:t>
            </w:r>
          </w:p>
        </w:tc>
      </w:tr>
      <w:tr w:rsidR="0012539D" w:rsidRPr="00F94454" w14:paraId="3E406D0A" w14:textId="77777777" w:rsidTr="009936BB">
        <w:trPr>
          <w:cantSplit/>
        </w:trPr>
        <w:tc>
          <w:tcPr>
            <w:tcW w:w="658" w:type="pct"/>
          </w:tcPr>
          <w:p w14:paraId="095C2B1B" w14:textId="618A86AA" w:rsidR="0012539D" w:rsidRPr="00F94454" w:rsidRDefault="0012539D" w:rsidP="009936BB">
            <w:pPr>
              <w:jc w:val="left"/>
              <w:rPr>
                <w:rFonts w:ascii="Arial" w:hAnsi="Arial" w:cs="Arial"/>
                <w:sz w:val="20"/>
              </w:rPr>
            </w:pPr>
            <w:r>
              <w:rPr>
                <w:rFonts w:ascii="Arial" w:eastAsiaTheme="minorHAnsi" w:hAnsi="Arial" w:cs="Arial"/>
                <w:color w:val="000000"/>
                <w:sz w:val="20"/>
                <w:szCs w:val="20"/>
              </w:rPr>
              <w:t>УП-04.06.01</w:t>
            </w:r>
          </w:p>
        </w:tc>
        <w:tc>
          <w:tcPr>
            <w:tcW w:w="746" w:type="pct"/>
            <w:shd w:val="clear" w:color="auto" w:fill="auto"/>
          </w:tcPr>
          <w:p w14:paraId="2FEE6DA5" w14:textId="7FB3BDFD" w:rsidR="0012539D" w:rsidRPr="00F94454" w:rsidRDefault="0012539D" w:rsidP="009936BB">
            <w:pPr>
              <w:jc w:val="left"/>
              <w:rPr>
                <w:rFonts w:ascii="Arial" w:hAnsi="Arial" w:cs="Arial"/>
                <w:sz w:val="20"/>
              </w:rPr>
            </w:pPr>
            <w:r>
              <w:rPr>
                <w:rFonts w:ascii="Arial" w:eastAsiaTheme="minorHAnsi" w:hAnsi="Arial" w:cs="Arial"/>
                <w:color w:val="000000"/>
                <w:sz w:val="20"/>
                <w:szCs w:val="20"/>
              </w:rPr>
              <w:t>Корректировки утверждённого бюджета (нижний уровень)</w:t>
            </w:r>
          </w:p>
        </w:tc>
        <w:tc>
          <w:tcPr>
            <w:tcW w:w="708" w:type="pct"/>
            <w:shd w:val="clear" w:color="auto" w:fill="auto"/>
          </w:tcPr>
          <w:p w14:paraId="68F12DAD" w14:textId="2D8C8D6B" w:rsidR="0012539D" w:rsidRPr="00F94454" w:rsidRDefault="0012539D" w:rsidP="009936BB">
            <w:pPr>
              <w:jc w:val="left"/>
              <w:rPr>
                <w:rFonts w:ascii="Arial" w:hAnsi="Arial" w:cs="Arial"/>
                <w:sz w:val="20"/>
              </w:rPr>
            </w:pPr>
            <w:r>
              <w:rPr>
                <w:rFonts w:ascii="Arial" w:eastAsiaTheme="minorHAnsi" w:hAnsi="Arial" w:cs="Arial"/>
                <w:color w:val="000000"/>
                <w:sz w:val="20"/>
                <w:szCs w:val="20"/>
              </w:rPr>
              <w:t>-</w:t>
            </w:r>
          </w:p>
        </w:tc>
        <w:tc>
          <w:tcPr>
            <w:tcW w:w="945" w:type="pct"/>
            <w:shd w:val="clear" w:color="auto" w:fill="auto"/>
          </w:tcPr>
          <w:p w14:paraId="23973BF5"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Протокол ТК БЕ о корректировке</w:t>
            </w:r>
          </w:p>
          <w:p w14:paraId="077244C8" w14:textId="041A1B1D" w:rsidR="0012539D" w:rsidRPr="00F94454" w:rsidRDefault="0012539D" w:rsidP="009936BB">
            <w:pPr>
              <w:jc w:val="left"/>
              <w:rPr>
                <w:rFonts w:ascii="Arial" w:hAnsi="Arial" w:cs="Arial"/>
                <w:sz w:val="20"/>
              </w:rPr>
            </w:pPr>
            <w:r>
              <w:rPr>
                <w:rFonts w:ascii="Arial" w:eastAsiaTheme="minorHAnsi" w:hAnsi="Arial" w:cs="Arial"/>
                <w:color w:val="000000"/>
                <w:sz w:val="20"/>
                <w:szCs w:val="20"/>
              </w:rPr>
              <w:t>Служебная записка на корректировку</w:t>
            </w:r>
          </w:p>
        </w:tc>
        <w:tc>
          <w:tcPr>
            <w:tcW w:w="541" w:type="pct"/>
            <w:shd w:val="clear" w:color="auto" w:fill="auto"/>
          </w:tcPr>
          <w:p w14:paraId="45C55498" w14:textId="788EE7D2"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922" w:type="pct"/>
            <w:shd w:val="clear" w:color="auto" w:fill="auto"/>
          </w:tcPr>
          <w:p w14:paraId="3E4B1DF1" w14:textId="14F5749C"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62C86E68" w14:textId="27874D34" w:rsidR="0012539D" w:rsidRPr="00F94454" w:rsidRDefault="0012539D" w:rsidP="009936BB">
            <w:pPr>
              <w:jc w:val="left"/>
              <w:rPr>
                <w:rFonts w:ascii="Arial" w:hAnsi="Arial" w:cs="Arial"/>
                <w:sz w:val="20"/>
              </w:rPr>
            </w:pPr>
            <w:r>
              <w:rPr>
                <w:rFonts w:ascii="Arial" w:eastAsiaTheme="minorHAnsi" w:hAnsi="Arial" w:cs="Arial"/>
                <w:color w:val="000000"/>
                <w:sz w:val="20"/>
                <w:szCs w:val="20"/>
              </w:rPr>
              <w:t>110</w:t>
            </w:r>
          </w:p>
        </w:tc>
      </w:tr>
      <w:tr w:rsidR="0012539D" w:rsidRPr="00F94454" w14:paraId="6B7CB367" w14:textId="77777777" w:rsidTr="009936BB">
        <w:trPr>
          <w:cantSplit/>
        </w:trPr>
        <w:tc>
          <w:tcPr>
            <w:tcW w:w="658" w:type="pct"/>
          </w:tcPr>
          <w:p w14:paraId="48A3E9A1" w14:textId="0CA99724" w:rsidR="0012539D" w:rsidRPr="00F94454" w:rsidRDefault="0012539D" w:rsidP="009936BB">
            <w:pPr>
              <w:jc w:val="left"/>
              <w:rPr>
                <w:rFonts w:ascii="Arial" w:hAnsi="Arial" w:cs="Arial"/>
                <w:sz w:val="20"/>
              </w:rPr>
            </w:pPr>
            <w:r>
              <w:rPr>
                <w:rFonts w:ascii="Arial" w:eastAsiaTheme="minorHAnsi" w:hAnsi="Arial" w:cs="Arial"/>
                <w:color w:val="000000"/>
                <w:sz w:val="20"/>
                <w:szCs w:val="20"/>
              </w:rPr>
              <w:t>ОП-03.02.21.03-ERP</w:t>
            </w:r>
          </w:p>
        </w:tc>
        <w:tc>
          <w:tcPr>
            <w:tcW w:w="746" w:type="pct"/>
            <w:shd w:val="clear" w:color="auto" w:fill="auto"/>
          </w:tcPr>
          <w:p w14:paraId="5346ACE3" w14:textId="6117EBFC" w:rsidR="0012539D" w:rsidRPr="00F94454" w:rsidRDefault="0012539D" w:rsidP="009936BB">
            <w:pPr>
              <w:jc w:val="left"/>
              <w:rPr>
                <w:rFonts w:ascii="Arial" w:hAnsi="Arial" w:cs="Arial"/>
                <w:sz w:val="20"/>
              </w:rPr>
            </w:pPr>
            <w:r>
              <w:rPr>
                <w:rFonts w:ascii="Arial" w:eastAsiaTheme="minorHAnsi" w:hAnsi="Arial" w:cs="Arial"/>
                <w:color w:val="000000"/>
                <w:sz w:val="20"/>
                <w:szCs w:val="20"/>
              </w:rPr>
              <w:t>Корректировка утвержденного бюджета проекта в части ОСС и других статей</w:t>
            </w:r>
          </w:p>
        </w:tc>
        <w:tc>
          <w:tcPr>
            <w:tcW w:w="708" w:type="pct"/>
            <w:shd w:val="clear" w:color="auto" w:fill="auto"/>
          </w:tcPr>
          <w:p w14:paraId="596373C7" w14:textId="6DC50D51" w:rsidR="0012539D" w:rsidRPr="00F94454" w:rsidRDefault="0012539D" w:rsidP="009936BB">
            <w:pPr>
              <w:jc w:val="left"/>
              <w:rPr>
                <w:rFonts w:ascii="Arial" w:hAnsi="Arial" w:cs="Arial"/>
                <w:sz w:val="20"/>
              </w:rPr>
            </w:pPr>
            <w:r>
              <w:rPr>
                <w:rFonts w:ascii="Arial" w:eastAsiaTheme="minorHAnsi" w:hAnsi="Arial" w:cs="Arial"/>
                <w:color w:val="000000"/>
                <w:sz w:val="20"/>
                <w:szCs w:val="20"/>
              </w:rPr>
              <w:t>ОП-03.02.21.03-ERP-050</w:t>
            </w:r>
          </w:p>
        </w:tc>
        <w:tc>
          <w:tcPr>
            <w:tcW w:w="945" w:type="pct"/>
            <w:shd w:val="clear" w:color="auto" w:fill="auto"/>
          </w:tcPr>
          <w:p w14:paraId="575D8809" w14:textId="0ADA48E6" w:rsidR="0012539D" w:rsidRPr="00F94454" w:rsidRDefault="0012539D" w:rsidP="009936BB">
            <w:pPr>
              <w:jc w:val="left"/>
              <w:rPr>
                <w:rFonts w:ascii="Arial" w:hAnsi="Arial" w:cs="Arial"/>
                <w:sz w:val="20"/>
              </w:rPr>
            </w:pPr>
            <w:r>
              <w:rPr>
                <w:rFonts w:ascii="Arial" w:eastAsiaTheme="minorHAnsi" w:hAnsi="Arial" w:cs="Arial"/>
                <w:color w:val="000000"/>
                <w:sz w:val="20"/>
                <w:szCs w:val="20"/>
              </w:rPr>
              <w:t>Запрос на изменение проекта</w:t>
            </w:r>
          </w:p>
        </w:tc>
        <w:tc>
          <w:tcPr>
            <w:tcW w:w="541" w:type="pct"/>
            <w:shd w:val="clear" w:color="auto" w:fill="auto"/>
          </w:tcPr>
          <w:p w14:paraId="3A38ACF1" w14:textId="732B4F5B" w:rsidR="0012539D" w:rsidRPr="00F94454" w:rsidRDefault="0012539D" w:rsidP="009936BB">
            <w:pPr>
              <w:jc w:val="left"/>
              <w:rPr>
                <w:rFonts w:ascii="Arial" w:hAnsi="Arial" w:cs="Arial"/>
                <w:sz w:val="20"/>
              </w:rPr>
            </w:pPr>
            <w:r>
              <w:rPr>
                <w:rFonts w:ascii="Arial" w:eastAsiaTheme="minorHAnsi" w:hAnsi="Arial" w:cs="Arial"/>
                <w:color w:val="000000"/>
                <w:sz w:val="20"/>
                <w:szCs w:val="20"/>
              </w:rPr>
              <w:t>ПП-07.06.04-ERP</w:t>
            </w:r>
          </w:p>
        </w:tc>
        <w:tc>
          <w:tcPr>
            <w:tcW w:w="922" w:type="pct"/>
            <w:shd w:val="clear" w:color="auto" w:fill="auto"/>
          </w:tcPr>
          <w:p w14:paraId="2B4F7411" w14:textId="5F9051EA" w:rsidR="0012539D" w:rsidRPr="00F94454" w:rsidRDefault="0012539D" w:rsidP="009936BB">
            <w:pPr>
              <w:jc w:val="left"/>
              <w:rPr>
                <w:rFonts w:ascii="Arial" w:hAnsi="Arial" w:cs="Arial"/>
                <w:sz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222473D7" w14:textId="3EA36197" w:rsidR="0012539D" w:rsidRPr="00F94454" w:rsidRDefault="0012539D" w:rsidP="009936BB">
            <w:pPr>
              <w:jc w:val="left"/>
              <w:rPr>
                <w:rFonts w:ascii="Arial" w:hAnsi="Arial" w:cs="Arial"/>
                <w:sz w:val="20"/>
              </w:rPr>
            </w:pPr>
            <w:r>
              <w:rPr>
                <w:rFonts w:ascii="Arial" w:eastAsiaTheme="minorHAnsi" w:hAnsi="Arial" w:cs="Arial"/>
                <w:color w:val="000000"/>
                <w:sz w:val="20"/>
                <w:szCs w:val="20"/>
              </w:rPr>
              <w:t>10</w:t>
            </w:r>
          </w:p>
        </w:tc>
      </w:tr>
      <w:tr w:rsidR="0012539D" w:rsidRPr="00F94454" w14:paraId="2A2F1945" w14:textId="77777777" w:rsidTr="009936BB">
        <w:trPr>
          <w:cantSplit/>
        </w:trPr>
        <w:tc>
          <w:tcPr>
            <w:tcW w:w="658" w:type="pct"/>
          </w:tcPr>
          <w:p w14:paraId="2C200AD4" w14:textId="6009D3FB"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ПП-07.06.04-ERP</w:t>
            </w:r>
          </w:p>
        </w:tc>
        <w:tc>
          <w:tcPr>
            <w:tcW w:w="746" w:type="pct"/>
            <w:shd w:val="clear" w:color="auto" w:fill="auto"/>
          </w:tcPr>
          <w:p w14:paraId="644C2761" w14:textId="7416201E"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708" w:type="pct"/>
            <w:shd w:val="clear" w:color="auto" w:fill="auto"/>
          </w:tcPr>
          <w:p w14:paraId="588F8F33" w14:textId="0FDB1A3C"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190, 20</w:t>
            </w:r>
          </w:p>
        </w:tc>
        <w:tc>
          <w:tcPr>
            <w:tcW w:w="945" w:type="pct"/>
            <w:shd w:val="clear" w:color="auto" w:fill="auto"/>
          </w:tcPr>
          <w:p w14:paraId="638A22AC"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Заявка на корректировку лимита</w:t>
            </w:r>
          </w:p>
          <w:p w14:paraId="45610723"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Лимиты бюджета по СПП-элементам</w:t>
            </w:r>
          </w:p>
          <w:p w14:paraId="16758500" w14:textId="365B9DB6"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Заказ ТОРО</w:t>
            </w:r>
          </w:p>
        </w:tc>
        <w:tc>
          <w:tcPr>
            <w:tcW w:w="541" w:type="pct"/>
            <w:shd w:val="clear" w:color="auto" w:fill="auto"/>
          </w:tcPr>
          <w:p w14:paraId="357C12F0" w14:textId="73BE1A58"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ПП-07.03.01-ERP</w:t>
            </w:r>
          </w:p>
        </w:tc>
        <w:tc>
          <w:tcPr>
            <w:tcW w:w="922" w:type="pct"/>
            <w:shd w:val="clear" w:color="auto" w:fill="auto"/>
          </w:tcPr>
          <w:p w14:paraId="73EF5508" w14:textId="5F0589E5"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Оперативное (месячное) планирование воздействий на производственные активы</w:t>
            </w:r>
          </w:p>
        </w:tc>
        <w:tc>
          <w:tcPr>
            <w:tcW w:w="480" w:type="pct"/>
            <w:shd w:val="clear" w:color="auto" w:fill="auto"/>
          </w:tcPr>
          <w:p w14:paraId="3F9DF790" w14:textId="7287EDA1"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180, 250</w:t>
            </w:r>
          </w:p>
        </w:tc>
      </w:tr>
      <w:tr w:rsidR="0012539D" w:rsidRPr="00F94454" w14:paraId="2CDF1E3D" w14:textId="77777777" w:rsidTr="009936BB">
        <w:trPr>
          <w:cantSplit/>
        </w:trPr>
        <w:tc>
          <w:tcPr>
            <w:tcW w:w="658" w:type="pct"/>
          </w:tcPr>
          <w:p w14:paraId="6A145B16" w14:textId="63B438B7"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ПП-07.03.01-ERP</w:t>
            </w:r>
          </w:p>
        </w:tc>
        <w:tc>
          <w:tcPr>
            <w:tcW w:w="746" w:type="pct"/>
            <w:shd w:val="clear" w:color="auto" w:fill="auto"/>
          </w:tcPr>
          <w:p w14:paraId="29F742FF" w14:textId="13F0AECF"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Оперативное (месячное) планирование воздействий на производственные активы</w:t>
            </w:r>
          </w:p>
        </w:tc>
        <w:tc>
          <w:tcPr>
            <w:tcW w:w="708" w:type="pct"/>
            <w:shd w:val="clear" w:color="auto" w:fill="auto"/>
          </w:tcPr>
          <w:p w14:paraId="0DD1E89D" w14:textId="136EE503"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170</w:t>
            </w:r>
          </w:p>
        </w:tc>
        <w:tc>
          <w:tcPr>
            <w:tcW w:w="945" w:type="pct"/>
            <w:shd w:val="clear" w:color="auto" w:fill="auto"/>
          </w:tcPr>
          <w:p w14:paraId="20546534"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Уведомление о необходимости корректировки бюджета</w:t>
            </w:r>
          </w:p>
          <w:p w14:paraId="48D57672" w14:textId="60BB4FCF"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Заказ ТОРО</w:t>
            </w:r>
          </w:p>
        </w:tc>
        <w:tc>
          <w:tcPr>
            <w:tcW w:w="541" w:type="pct"/>
            <w:shd w:val="clear" w:color="auto" w:fill="auto"/>
          </w:tcPr>
          <w:p w14:paraId="402DE215" w14:textId="0CF1A2D3"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ПП-07.06.04-ERP</w:t>
            </w:r>
          </w:p>
        </w:tc>
        <w:tc>
          <w:tcPr>
            <w:tcW w:w="922" w:type="pct"/>
            <w:shd w:val="clear" w:color="auto" w:fill="auto"/>
          </w:tcPr>
          <w:p w14:paraId="3B472455" w14:textId="2D003E56"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3349AF84" w14:textId="7D64403B"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10</w:t>
            </w:r>
          </w:p>
        </w:tc>
      </w:tr>
      <w:tr w:rsidR="0012539D" w:rsidRPr="00F94454" w14:paraId="23942374" w14:textId="77777777" w:rsidTr="009936BB">
        <w:trPr>
          <w:cantSplit/>
        </w:trPr>
        <w:tc>
          <w:tcPr>
            <w:tcW w:w="658" w:type="pct"/>
          </w:tcPr>
          <w:p w14:paraId="454F0EF2" w14:textId="0A011338"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ПП-07.03.03.01-ERP</w:t>
            </w:r>
          </w:p>
        </w:tc>
        <w:tc>
          <w:tcPr>
            <w:tcW w:w="746" w:type="pct"/>
            <w:shd w:val="clear" w:color="auto" w:fill="auto"/>
          </w:tcPr>
          <w:p w14:paraId="04FD38B4" w14:textId="664B0184"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Выполнение и фактический учет воздействий</w:t>
            </w:r>
          </w:p>
        </w:tc>
        <w:tc>
          <w:tcPr>
            <w:tcW w:w="708" w:type="pct"/>
            <w:shd w:val="clear" w:color="auto" w:fill="auto"/>
          </w:tcPr>
          <w:p w14:paraId="0174FC41" w14:textId="66860B4E"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180</w:t>
            </w:r>
          </w:p>
        </w:tc>
        <w:tc>
          <w:tcPr>
            <w:tcW w:w="945" w:type="pct"/>
            <w:shd w:val="clear" w:color="auto" w:fill="auto"/>
          </w:tcPr>
          <w:p w14:paraId="7FFDF930" w14:textId="3F6C8DD2"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Заказ ТОРО</w:t>
            </w:r>
          </w:p>
        </w:tc>
        <w:tc>
          <w:tcPr>
            <w:tcW w:w="541" w:type="pct"/>
            <w:shd w:val="clear" w:color="auto" w:fill="auto"/>
          </w:tcPr>
          <w:p w14:paraId="4D4DB3C1" w14:textId="42898D00"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ПП-07.06.04-ERP</w:t>
            </w:r>
          </w:p>
        </w:tc>
        <w:tc>
          <w:tcPr>
            <w:tcW w:w="922" w:type="pct"/>
            <w:shd w:val="clear" w:color="auto" w:fill="auto"/>
          </w:tcPr>
          <w:p w14:paraId="38F5C828" w14:textId="31F31F6E"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480C8697" w14:textId="57097E0D"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10</w:t>
            </w:r>
          </w:p>
        </w:tc>
      </w:tr>
      <w:tr w:rsidR="0012539D" w:rsidRPr="00F94454" w14:paraId="1D32EBB4" w14:textId="77777777" w:rsidTr="009936BB">
        <w:trPr>
          <w:cantSplit/>
        </w:trPr>
        <w:tc>
          <w:tcPr>
            <w:tcW w:w="658" w:type="pct"/>
          </w:tcPr>
          <w:p w14:paraId="5B09B685" w14:textId="22359051"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ПП-07.06.04-ERP</w:t>
            </w:r>
          </w:p>
        </w:tc>
        <w:tc>
          <w:tcPr>
            <w:tcW w:w="746" w:type="pct"/>
            <w:shd w:val="clear" w:color="auto" w:fill="auto"/>
          </w:tcPr>
          <w:p w14:paraId="1EABFA50" w14:textId="7BEE33DC"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708" w:type="pct"/>
            <w:shd w:val="clear" w:color="auto" w:fill="auto"/>
          </w:tcPr>
          <w:p w14:paraId="46AE9B6A" w14:textId="7C488737"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190, 20</w:t>
            </w:r>
          </w:p>
        </w:tc>
        <w:tc>
          <w:tcPr>
            <w:tcW w:w="945" w:type="pct"/>
            <w:shd w:val="clear" w:color="auto" w:fill="auto"/>
          </w:tcPr>
          <w:p w14:paraId="05783269"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Заявка на корректировку лимита</w:t>
            </w:r>
          </w:p>
          <w:p w14:paraId="6F328922"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Лимиты бюджета по СПП-элементам</w:t>
            </w:r>
          </w:p>
          <w:p w14:paraId="338D0EDF" w14:textId="00C3D6E4"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Заказ ТОРО</w:t>
            </w:r>
          </w:p>
        </w:tc>
        <w:tc>
          <w:tcPr>
            <w:tcW w:w="541" w:type="pct"/>
            <w:shd w:val="clear" w:color="auto" w:fill="auto"/>
          </w:tcPr>
          <w:p w14:paraId="458040ED" w14:textId="74178DEA"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ПП-07.03.03.02-ERP</w:t>
            </w:r>
          </w:p>
        </w:tc>
        <w:tc>
          <w:tcPr>
            <w:tcW w:w="922" w:type="pct"/>
            <w:shd w:val="clear" w:color="auto" w:fill="auto"/>
          </w:tcPr>
          <w:p w14:paraId="64479B9D" w14:textId="46AC46D7"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Управление внеплановыми воздействиями ТОиР</w:t>
            </w:r>
          </w:p>
        </w:tc>
        <w:tc>
          <w:tcPr>
            <w:tcW w:w="480" w:type="pct"/>
            <w:shd w:val="clear" w:color="auto" w:fill="auto"/>
          </w:tcPr>
          <w:p w14:paraId="2A29B5DF" w14:textId="5A267CA5"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90, 50</w:t>
            </w:r>
          </w:p>
        </w:tc>
      </w:tr>
      <w:tr w:rsidR="0012539D" w:rsidRPr="00F94454" w14:paraId="5B76AD86" w14:textId="77777777" w:rsidTr="009936BB">
        <w:trPr>
          <w:cantSplit/>
        </w:trPr>
        <w:tc>
          <w:tcPr>
            <w:tcW w:w="658" w:type="pct"/>
          </w:tcPr>
          <w:p w14:paraId="10361B29" w14:textId="1188BE48"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ПП-07.03.03.02-ERP</w:t>
            </w:r>
          </w:p>
        </w:tc>
        <w:tc>
          <w:tcPr>
            <w:tcW w:w="746" w:type="pct"/>
            <w:shd w:val="clear" w:color="auto" w:fill="auto"/>
          </w:tcPr>
          <w:p w14:paraId="06BCBE14" w14:textId="45F878B1"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Управление внеплановыми воздействиями ТОиР</w:t>
            </w:r>
          </w:p>
        </w:tc>
        <w:tc>
          <w:tcPr>
            <w:tcW w:w="708" w:type="pct"/>
            <w:shd w:val="clear" w:color="auto" w:fill="auto"/>
          </w:tcPr>
          <w:p w14:paraId="11D4BD81" w14:textId="683B0267"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70</w:t>
            </w:r>
          </w:p>
        </w:tc>
        <w:tc>
          <w:tcPr>
            <w:tcW w:w="945" w:type="pct"/>
            <w:shd w:val="clear" w:color="auto" w:fill="auto"/>
          </w:tcPr>
          <w:p w14:paraId="3AD81D08" w14:textId="77777777" w:rsidR="0012539D" w:rsidRDefault="0012539D">
            <w:pPr>
              <w:autoSpaceDE w:val="0"/>
              <w:autoSpaceDN w:val="0"/>
              <w:adjustRightInd w:val="0"/>
              <w:jc w:val="left"/>
              <w:rPr>
                <w:rFonts w:ascii="Arial" w:eastAsiaTheme="minorHAnsi" w:hAnsi="Arial" w:cs="Arial"/>
                <w:color w:val="000000"/>
                <w:sz w:val="20"/>
                <w:szCs w:val="20"/>
              </w:rPr>
            </w:pPr>
            <w:r>
              <w:rPr>
                <w:rFonts w:ascii="Arial" w:eastAsiaTheme="minorHAnsi" w:hAnsi="Arial" w:cs="Arial"/>
                <w:color w:val="000000"/>
                <w:sz w:val="20"/>
                <w:szCs w:val="20"/>
              </w:rPr>
              <w:t>Заказ ТОРО</w:t>
            </w:r>
          </w:p>
          <w:p w14:paraId="2976AA7C" w14:textId="0FDEA02A"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Уведомление о необходимости корректировки бюджета</w:t>
            </w:r>
          </w:p>
        </w:tc>
        <w:tc>
          <w:tcPr>
            <w:tcW w:w="541" w:type="pct"/>
            <w:shd w:val="clear" w:color="auto" w:fill="auto"/>
          </w:tcPr>
          <w:p w14:paraId="4877241C" w14:textId="6AB32014"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ПП-07.06.04-ERP</w:t>
            </w:r>
          </w:p>
        </w:tc>
        <w:tc>
          <w:tcPr>
            <w:tcW w:w="922" w:type="pct"/>
            <w:shd w:val="clear" w:color="auto" w:fill="auto"/>
          </w:tcPr>
          <w:p w14:paraId="1DB12C30" w14:textId="74E2A1A3"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Исполнение, корректировка и контроль бюджета воздействий на производственные активы</w:t>
            </w:r>
          </w:p>
        </w:tc>
        <w:tc>
          <w:tcPr>
            <w:tcW w:w="480" w:type="pct"/>
            <w:shd w:val="clear" w:color="auto" w:fill="auto"/>
          </w:tcPr>
          <w:p w14:paraId="30F8FFB6" w14:textId="355FEC84" w:rsidR="0012539D" w:rsidDel="00D4625C" w:rsidRDefault="0012539D" w:rsidP="009936BB">
            <w:pPr>
              <w:jc w:val="left"/>
              <w:rPr>
                <w:rFonts w:ascii="Arial" w:hAnsi="Arial" w:cs="Arial"/>
                <w:color w:val="000000"/>
                <w:sz w:val="20"/>
                <w:szCs w:val="20"/>
              </w:rPr>
            </w:pPr>
            <w:r>
              <w:rPr>
                <w:rFonts w:ascii="Arial" w:eastAsiaTheme="minorHAnsi" w:hAnsi="Arial" w:cs="Arial"/>
                <w:color w:val="000000"/>
                <w:sz w:val="20"/>
                <w:szCs w:val="20"/>
              </w:rPr>
              <w:t>10</w:t>
            </w:r>
          </w:p>
        </w:tc>
      </w:tr>
    </w:tbl>
    <w:p w14:paraId="0949BAD5" w14:textId="7B8D4C66" w:rsidR="00022C33" w:rsidRPr="009E7E92" w:rsidRDefault="00022C33" w:rsidP="009936BB">
      <w:pPr>
        <w:jc w:val="left"/>
        <w:rPr>
          <w:rFonts w:ascii="Arial" w:hAnsi="Arial" w:cs="Arial"/>
          <w:color w:val="000000" w:themeColor="text1"/>
        </w:rPr>
      </w:pPr>
    </w:p>
    <w:p w14:paraId="6C912AB5" w14:textId="77777777" w:rsidR="00B61C4B" w:rsidRPr="00BE014D" w:rsidRDefault="00B61C4B" w:rsidP="00BE014D">
      <w:pPr>
        <w:pStyle w:val="21"/>
        <w:keepNext/>
        <w:keepLines/>
        <w:numPr>
          <w:ilvl w:val="1"/>
          <w:numId w:val="8"/>
        </w:numPr>
        <w:spacing w:before="160" w:after="120" w:line="276" w:lineRule="auto"/>
        <w:rPr>
          <w:rFonts w:eastAsiaTheme="majorEastAsia" w:cstheme="majorBidi"/>
          <w:bCs w:val="0"/>
          <w:iCs w:val="0"/>
          <w:szCs w:val="26"/>
        </w:rPr>
      </w:pPr>
      <w:bookmarkStart w:id="2625" w:name="_Toc77357551"/>
      <w:r w:rsidRPr="00BE014D">
        <w:rPr>
          <w:rFonts w:eastAsiaTheme="majorEastAsia" w:cstheme="majorBidi"/>
          <w:bCs w:val="0"/>
          <w:iCs w:val="0"/>
          <w:szCs w:val="26"/>
        </w:rPr>
        <w:t>Основные данные</w:t>
      </w:r>
      <w:bookmarkEnd w:id="2625"/>
    </w:p>
    <w:p w14:paraId="18205DD7" w14:textId="77777777" w:rsidR="00AE25D2" w:rsidRPr="00D34937" w:rsidRDefault="007E418D" w:rsidP="00A66844">
      <w:pPr>
        <w:spacing w:after="240" w:line="276" w:lineRule="auto"/>
        <w:ind w:firstLine="567"/>
        <w:rPr>
          <w:rFonts w:ascii="Arial" w:hAnsi="Arial" w:cs="Arial"/>
          <w:color w:val="000000" w:themeColor="text1"/>
        </w:rPr>
      </w:pPr>
      <w:r>
        <w:rPr>
          <w:rFonts w:ascii="Arial" w:hAnsi="Arial" w:cs="Arial"/>
          <w:color w:val="000000" w:themeColor="text1"/>
        </w:rPr>
        <w:t>Следу</w:t>
      </w:r>
      <w:r w:rsidR="00C66304">
        <w:rPr>
          <w:rFonts w:ascii="Arial" w:hAnsi="Arial" w:cs="Arial"/>
          <w:color w:val="000000" w:themeColor="text1"/>
        </w:rPr>
        <w:t xml:space="preserve">ющие основные данные </w:t>
      </w:r>
      <w:r w:rsidR="00074A3B">
        <w:rPr>
          <w:rFonts w:ascii="Arial" w:hAnsi="Arial" w:cs="Arial"/>
          <w:color w:val="000000" w:themeColor="text1"/>
        </w:rPr>
        <w:t>относятся</w:t>
      </w:r>
      <w:r>
        <w:rPr>
          <w:rFonts w:ascii="Arial" w:hAnsi="Arial" w:cs="Arial"/>
          <w:color w:val="000000" w:themeColor="text1"/>
        </w:rPr>
        <w:t xml:space="preserve"> </w:t>
      </w:r>
      <w:r w:rsidR="00074A3B">
        <w:rPr>
          <w:rFonts w:ascii="Arial" w:hAnsi="Arial" w:cs="Arial"/>
          <w:color w:val="000000" w:themeColor="text1"/>
        </w:rPr>
        <w:t>к</w:t>
      </w:r>
      <w:r w:rsidR="0097063D">
        <w:rPr>
          <w:rFonts w:ascii="Arial" w:hAnsi="Arial" w:cs="Arial"/>
          <w:color w:val="000000" w:themeColor="text1"/>
        </w:rPr>
        <w:t xml:space="preserve"> бизнес-процесс</w:t>
      </w:r>
      <w:r w:rsidR="00074A3B">
        <w:rPr>
          <w:rFonts w:ascii="Arial" w:hAnsi="Arial" w:cs="Arial"/>
          <w:color w:val="000000" w:themeColor="text1"/>
        </w:rPr>
        <w:t>ам</w:t>
      </w:r>
      <w:r w:rsidR="0097063D">
        <w:rPr>
          <w:rFonts w:ascii="Arial" w:hAnsi="Arial" w:cs="Arial"/>
          <w:color w:val="000000" w:themeColor="text1"/>
        </w:rPr>
        <w:t>, описыва</w:t>
      </w:r>
      <w:r w:rsidR="00074A3B">
        <w:rPr>
          <w:rFonts w:ascii="Arial" w:hAnsi="Arial" w:cs="Arial"/>
          <w:color w:val="000000" w:themeColor="text1"/>
        </w:rPr>
        <w:t xml:space="preserve">емым </w:t>
      </w:r>
      <w:r w:rsidR="0097063D">
        <w:rPr>
          <w:rFonts w:ascii="Arial" w:hAnsi="Arial" w:cs="Arial"/>
          <w:color w:val="000000" w:themeColor="text1"/>
        </w:rPr>
        <w:t>в концептуальном дизайне.</w:t>
      </w:r>
    </w:p>
    <w:p w14:paraId="2CBCACCA" w14:textId="77777777" w:rsidR="00090E81" w:rsidRPr="005271C9" w:rsidRDefault="00090E81">
      <w:pPr>
        <w:pStyle w:val="3"/>
      </w:pPr>
      <w:bookmarkStart w:id="2626" w:name="_Toc77357552"/>
      <w:r w:rsidRPr="005271C9">
        <w:t>Балансовая единица</w:t>
      </w:r>
      <w:bookmarkEnd w:id="2626"/>
    </w:p>
    <w:p w14:paraId="5D3D9740" w14:textId="77777777" w:rsidR="00090E81" w:rsidRDefault="001C58CD" w:rsidP="00090E81">
      <w:pPr>
        <w:spacing w:after="240" w:line="276" w:lineRule="auto"/>
        <w:ind w:firstLine="567"/>
        <w:rPr>
          <w:rFonts w:ascii="Arial" w:hAnsi="Arial" w:cs="Arial"/>
          <w:color w:val="000000" w:themeColor="text1"/>
        </w:rPr>
      </w:pPr>
      <w:r>
        <w:rPr>
          <w:rFonts w:ascii="Arial" w:hAnsi="Arial" w:cs="Arial"/>
          <w:color w:val="000000" w:themeColor="text1"/>
        </w:rPr>
        <w:t>Э</w:t>
      </w:r>
      <w:r w:rsidRPr="001C58CD">
        <w:rPr>
          <w:rFonts w:ascii="Arial" w:hAnsi="Arial" w:cs="Arial"/>
          <w:color w:val="000000" w:themeColor="text1"/>
        </w:rPr>
        <w:t>лемент системы SAP, отражающий организацию бизнеса с точки зрения бухгал</w:t>
      </w:r>
      <w:r>
        <w:rPr>
          <w:rFonts w:ascii="Arial" w:hAnsi="Arial" w:cs="Arial"/>
          <w:color w:val="000000" w:themeColor="text1"/>
        </w:rPr>
        <w:t>терского ракурса, в котором ведё</w:t>
      </w:r>
      <w:r w:rsidRPr="001C58CD">
        <w:rPr>
          <w:rFonts w:ascii="Arial" w:hAnsi="Arial" w:cs="Arial"/>
          <w:color w:val="000000" w:themeColor="text1"/>
        </w:rPr>
        <w:t>тс</w:t>
      </w:r>
      <w:r>
        <w:rPr>
          <w:rFonts w:ascii="Arial" w:hAnsi="Arial" w:cs="Arial"/>
          <w:color w:val="000000" w:themeColor="text1"/>
        </w:rPr>
        <w:t>я обособленный бухгалтерский учёт и формируется финансовая (бухгалтерская) отчё</w:t>
      </w:r>
      <w:r w:rsidRPr="001C58CD">
        <w:rPr>
          <w:rFonts w:ascii="Arial" w:hAnsi="Arial" w:cs="Arial"/>
          <w:color w:val="000000" w:themeColor="text1"/>
        </w:rPr>
        <w:t>тность</w:t>
      </w:r>
      <w:r w:rsidR="00090E81">
        <w:rPr>
          <w:rFonts w:ascii="Arial" w:hAnsi="Arial" w:cs="Arial"/>
          <w:color w:val="000000" w:themeColor="text1"/>
        </w:rPr>
        <w:t>. Используется при планировании бюджета.</w:t>
      </w:r>
    </w:p>
    <w:p w14:paraId="1EE0523C" w14:textId="655F4737" w:rsidR="00090E81" w:rsidRDefault="00090E81" w:rsidP="00090E81">
      <w:pPr>
        <w:spacing w:after="240" w:line="276" w:lineRule="auto"/>
        <w:ind w:firstLine="567"/>
        <w:rPr>
          <w:rFonts w:ascii="Arial" w:hAnsi="Arial" w:cs="Arial"/>
          <w:color w:val="000000" w:themeColor="text1"/>
        </w:rPr>
      </w:pPr>
      <w:r>
        <w:rPr>
          <w:rFonts w:ascii="Arial" w:hAnsi="Arial" w:cs="Arial"/>
          <w:color w:val="000000" w:themeColor="text1"/>
        </w:rPr>
        <w:t xml:space="preserve">Балансовые единицы ведутся </w:t>
      </w:r>
      <w:r w:rsidR="001C58CD">
        <w:rPr>
          <w:rFonts w:ascii="Arial" w:hAnsi="Arial" w:cs="Arial"/>
          <w:color w:val="000000" w:themeColor="text1"/>
        </w:rPr>
        <w:t>функциональной области «Финансы»</w:t>
      </w:r>
      <w:r w:rsidRPr="007F75AC">
        <w:rPr>
          <w:rFonts w:ascii="Arial" w:hAnsi="Arial" w:cs="Arial"/>
          <w:color w:val="000000" w:themeColor="text1"/>
        </w:rPr>
        <w:t xml:space="preserve"> </w:t>
      </w:r>
      <w:r>
        <w:rPr>
          <w:rFonts w:ascii="Arial" w:hAnsi="Arial" w:cs="Arial"/>
          <w:color w:val="000000" w:themeColor="text1"/>
        </w:rPr>
        <w:t xml:space="preserve">системы </w:t>
      </w:r>
      <w:r w:rsidRPr="005271C9">
        <w:rPr>
          <w:rFonts w:ascii="Arial" w:hAnsi="Arial" w:cs="Arial"/>
          <w:color w:val="000000" w:themeColor="text1"/>
        </w:rPr>
        <w:t>S</w:t>
      </w:r>
      <w:r w:rsidR="001C58CD">
        <w:rPr>
          <w:rFonts w:ascii="Arial" w:hAnsi="Arial" w:cs="Arial"/>
          <w:color w:val="000000" w:themeColor="text1"/>
          <w:lang w:val="en-US"/>
        </w:rPr>
        <w:t>AP</w:t>
      </w:r>
      <w:r w:rsidRPr="007F75AC">
        <w:rPr>
          <w:rFonts w:ascii="Arial" w:hAnsi="Arial" w:cs="Arial"/>
          <w:color w:val="000000" w:themeColor="text1"/>
        </w:rPr>
        <w:t xml:space="preserve">. </w:t>
      </w:r>
      <w:r>
        <w:rPr>
          <w:rFonts w:ascii="Arial" w:hAnsi="Arial" w:cs="Arial"/>
          <w:color w:val="000000" w:themeColor="text1"/>
        </w:rPr>
        <w:t xml:space="preserve">Описание объекта основных данных приведено в концептуальном дизайне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00FC551B" w:rsidRPr="00FC551B">
        <w:rPr>
          <w:rFonts w:ascii="Arial" w:hAnsi="Arial" w:cs="Arial"/>
          <w:color w:val="000000" w:themeColor="text1"/>
        </w:rPr>
        <w:t>1</w:t>
      </w:r>
      <w:r w:rsidR="000D7259">
        <w:rPr>
          <w:rFonts w:ascii="Arial" w:hAnsi="Arial" w:cs="Arial"/>
          <w:color w:val="000000" w:themeColor="text1"/>
        </w:rPr>
        <w:t xml:space="preserve"> «Организационная </w:t>
      </w:r>
      <w:r>
        <w:rPr>
          <w:rFonts w:ascii="Arial" w:hAnsi="Arial" w:cs="Arial"/>
          <w:color w:val="000000" w:themeColor="text1"/>
        </w:rPr>
        <w:t>структур</w:t>
      </w:r>
      <w:r w:rsidR="000D7259">
        <w:rPr>
          <w:rFonts w:ascii="Arial" w:hAnsi="Arial" w:cs="Arial"/>
          <w:color w:val="000000" w:themeColor="text1"/>
        </w:rPr>
        <w:t>а»</w:t>
      </w:r>
      <w:r>
        <w:rPr>
          <w:rFonts w:ascii="Arial" w:hAnsi="Arial" w:cs="Arial"/>
          <w:color w:val="000000" w:themeColor="text1"/>
        </w:rPr>
        <w:t>.</w:t>
      </w:r>
    </w:p>
    <w:p w14:paraId="1EBF956D" w14:textId="77777777" w:rsidR="000A1539" w:rsidRDefault="00090E81" w:rsidP="00090E81">
      <w:pPr>
        <w:spacing w:after="240" w:line="276" w:lineRule="auto"/>
        <w:ind w:firstLine="567"/>
        <w:rPr>
          <w:rFonts w:ascii="Arial" w:hAnsi="Arial" w:cs="Arial"/>
          <w:color w:val="000000" w:themeColor="text1"/>
        </w:rPr>
      </w:pPr>
      <w:r>
        <w:rPr>
          <w:rFonts w:ascii="Arial" w:hAnsi="Arial" w:cs="Arial"/>
          <w:color w:val="000000" w:themeColor="text1"/>
        </w:rPr>
        <w:t xml:space="preserve">В хранилище данных </w:t>
      </w:r>
      <w:r w:rsidRPr="005271C9">
        <w:rPr>
          <w:rFonts w:ascii="Arial" w:hAnsi="Arial" w:cs="Arial"/>
          <w:color w:val="000000" w:themeColor="text1"/>
        </w:rPr>
        <w:t>BW</w:t>
      </w:r>
      <w:r>
        <w:rPr>
          <w:rFonts w:ascii="Arial" w:hAnsi="Arial" w:cs="Arial"/>
          <w:color w:val="000000" w:themeColor="text1"/>
        </w:rPr>
        <w:t xml:space="preserve"> используется признак - </w:t>
      </w:r>
      <w:r w:rsidRPr="00111BFB">
        <w:rPr>
          <w:rFonts w:ascii="Arial" w:hAnsi="Arial" w:cs="Arial"/>
          <w:color w:val="000000" w:themeColor="text1"/>
        </w:rPr>
        <w:t>/</w:t>
      </w:r>
      <w:r w:rsidRPr="007F75AC">
        <w:rPr>
          <w:rFonts w:ascii="Arial" w:hAnsi="Arial" w:cs="Arial"/>
          <w:color w:val="000000" w:themeColor="text1"/>
        </w:rPr>
        <w:t>ERP/COMPCODE</w:t>
      </w:r>
      <w:r>
        <w:rPr>
          <w:rFonts w:ascii="Arial" w:hAnsi="Arial" w:cs="Arial"/>
          <w:color w:val="000000" w:themeColor="text1"/>
        </w:rPr>
        <w:t xml:space="preserve"> «</w:t>
      </w:r>
      <w:r w:rsidRPr="007F75AC">
        <w:rPr>
          <w:rFonts w:ascii="Arial" w:hAnsi="Arial" w:cs="Arial"/>
          <w:color w:val="000000" w:themeColor="text1"/>
        </w:rPr>
        <w:t>Company Code</w:t>
      </w:r>
      <w:r>
        <w:rPr>
          <w:rFonts w:ascii="Arial" w:hAnsi="Arial" w:cs="Arial"/>
          <w:color w:val="000000" w:themeColor="text1"/>
        </w:rPr>
        <w:t xml:space="preserve">». </w:t>
      </w:r>
      <w:r w:rsidRPr="007F75AC">
        <w:rPr>
          <w:rFonts w:ascii="Arial" w:hAnsi="Arial" w:cs="Arial"/>
          <w:color w:val="000000" w:themeColor="text1"/>
        </w:rPr>
        <w:t>Доступ к основным данным признака осуществляется с помощью</w:t>
      </w:r>
      <w:r>
        <w:rPr>
          <w:rFonts w:ascii="Arial" w:hAnsi="Arial" w:cs="Arial"/>
          <w:color w:val="000000" w:themeColor="text1"/>
        </w:rPr>
        <w:t xml:space="preserve"> стандартного вычисляемого ракурса (</w:t>
      </w:r>
      <w:r w:rsidRPr="005271C9">
        <w:rPr>
          <w:rFonts w:ascii="Arial" w:hAnsi="Arial" w:cs="Arial"/>
          <w:color w:val="000000" w:themeColor="text1"/>
        </w:rPr>
        <w:t>SAP</w:t>
      </w:r>
      <w:r w:rsidRPr="00313F04">
        <w:rPr>
          <w:rFonts w:ascii="Arial" w:hAnsi="Arial" w:cs="Arial"/>
          <w:color w:val="000000" w:themeColor="text1"/>
        </w:rPr>
        <w:t xml:space="preserve"> </w:t>
      </w:r>
      <w:r w:rsidRPr="005271C9">
        <w:rPr>
          <w:rFonts w:ascii="Arial" w:hAnsi="Arial" w:cs="Arial"/>
          <w:color w:val="000000" w:themeColor="text1"/>
        </w:rPr>
        <w:t>HANA</w:t>
      </w:r>
      <w:r w:rsidRPr="00313F04">
        <w:rPr>
          <w:rFonts w:ascii="Arial" w:hAnsi="Arial" w:cs="Arial"/>
          <w:color w:val="000000" w:themeColor="text1"/>
        </w:rPr>
        <w:t xml:space="preserve"> </w:t>
      </w:r>
      <w:r w:rsidRPr="005271C9">
        <w:rPr>
          <w:rFonts w:ascii="Arial" w:hAnsi="Arial" w:cs="Arial"/>
          <w:color w:val="000000" w:themeColor="text1"/>
        </w:rPr>
        <w:t>View</w:t>
      </w:r>
      <w:r w:rsidRPr="00313F04">
        <w:rPr>
          <w:rFonts w:ascii="Arial" w:hAnsi="Arial" w:cs="Arial"/>
          <w:color w:val="000000" w:themeColor="text1"/>
        </w:rPr>
        <w:t>).</w:t>
      </w:r>
    </w:p>
    <w:p w14:paraId="36D430F8" w14:textId="77777777" w:rsidR="00090E81" w:rsidRDefault="000877D7" w:rsidP="00090E81">
      <w:pPr>
        <w:spacing w:after="240" w:line="276" w:lineRule="auto"/>
        <w:ind w:firstLine="567"/>
        <w:rPr>
          <w:rFonts w:ascii="Arial" w:hAnsi="Arial" w:cs="Arial"/>
          <w:color w:val="000000" w:themeColor="text1"/>
        </w:rPr>
      </w:pPr>
      <w:r>
        <w:rPr>
          <w:rFonts w:ascii="Arial" w:hAnsi="Arial" w:cs="Arial"/>
          <w:color w:val="000000" w:themeColor="text1"/>
        </w:rPr>
        <w:t xml:space="preserve">Для автоматической агрегации данных на уровне управляющей компании на признаке будет реализована иерархия с группирующим элементом «Управляющая компания (свод)». </w:t>
      </w:r>
    </w:p>
    <w:p w14:paraId="4DC03075" w14:textId="77777777" w:rsidR="000877D7" w:rsidRDefault="000877D7" w:rsidP="00090E81">
      <w:pPr>
        <w:spacing w:after="240" w:line="276" w:lineRule="auto"/>
        <w:ind w:firstLine="567"/>
        <w:rPr>
          <w:rFonts w:ascii="Arial" w:hAnsi="Arial" w:cs="Arial"/>
          <w:color w:val="000000" w:themeColor="text1"/>
        </w:rPr>
      </w:pPr>
      <w:r>
        <w:rPr>
          <w:rFonts w:ascii="Arial" w:hAnsi="Arial" w:cs="Arial"/>
          <w:noProof/>
          <w:color w:val="000000" w:themeColor="text1"/>
          <w:lang w:eastAsia="ru-RU"/>
        </w:rPr>
        <w:drawing>
          <wp:inline distT="0" distB="0" distL="0" distR="0" wp14:anchorId="610FC7ED" wp14:editId="3575BD9E">
            <wp:extent cx="5486400" cy="3200400"/>
            <wp:effectExtent l="0" t="0" r="0" b="1905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9F4AABB" w14:textId="77777777" w:rsidR="000877D7" w:rsidRPr="007F75AC" w:rsidRDefault="000877D7" w:rsidP="00090E81">
      <w:pPr>
        <w:spacing w:after="240" w:line="276" w:lineRule="auto"/>
        <w:ind w:firstLine="567"/>
        <w:rPr>
          <w:rFonts w:ascii="Arial" w:hAnsi="Arial" w:cs="Arial"/>
          <w:color w:val="000000" w:themeColor="text1"/>
        </w:rPr>
      </w:pPr>
      <w:r>
        <w:rPr>
          <w:rFonts w:ascii="Arial" w:hAnsi="Arial" w:cs="Arial"/>
          <w:color w:val="000000" w:themeColor="text1"/>
        </w:rPr>
        <w:t>На значении «Управляющая компания (собственно)» будет планироваться бюджет по релевантным СПП-э</w:t>
      </w:r>
      <w:r w:rsidR="00F50C8B">
        <w:rPr>
          <w:rFonts w:ascii="Arial" w:hAnsi="Arial" w:cs="Arial"/>
          <w:color w:val="000000" w:themeColor="text1"/>
        </w:rPr>
        <w:t>лементам, например, «Резерв УК», целевые программы и так далее.</w:t>
      </w:r>
    </w:p>
    <w:p w14:paraId="6A46B8A0" w14:textId="77777777" w:rsidR="00090E81" w:rsidRDefault="00090E81" w:rsidP="00090E81">
      <w:pPr>
        <w:spacing w:after="240" w:line="276" w:lineRule="auto"/>
        <w:ind w:firstLine="567"/>
        <w:rPr>
          <w:rFonts w:ascii="Arial" w:hAnsi="Arial" w:cs="Arial"/>
          <w:color w:val="000000" w:themeColor="text1"/>
        </w:rPr>
      </w:pPr>
    </w:p>
    <w:p w14:paraId="3625B328" w14:textId="77777777" w:rsidR="005271C9" w:rsidRPr="005271C9" w:rsidRDefault="009F134D">
      <w:pPr>
        <w:pStyle w:val="3"/>
      </w:pPr>
      <w:bookmarkStart w:id="2627" w:name="_Toc77357553"/>
      <w:r>
        <w:t>СПП-элемент</w:t>
      </w:r>
      <w:bookmarkEnd w:id="2627"/>
    </w:p>
    <w:p w14:paraId="5F56E7FC" w14:textId="77777777" w:rsidR="0097063D" w:rsidRDefault="005271C9" w:rsidP="005271C9">
      <w:pPr>
        <w:spacing w:after="240" w:line="276" w:lineRule="auto"/>
        <w:ind w:firstLine="567"/>
        <w:rPr>
          <w:rFonts w:ascii="Arial" w:hAnsi="Arial" w:cs="Arial"/>
          <w:color w:val="000000" w:themeColor="text1"/>
        </w:rPr>
      </w:pPr>
      <w:r>
        <w:rPr>
          <w:rFonts w:ascii="Arial" w:hAnsi="Arial" w:cs="Arial"/>
          <w:color w:val="000000" w:themeColor="text1"/>
        </w:rPr>
        <w:t>И</w:t>
      </w:r>
      <w:r w:rsidR="00D34937" w:rsidRPr="00D34937">
        <w:rPr>
          <w:rFonts w:ascii="Arial" w:hAnsi="Arial" w:cs="Arial"/>
          <w:color w:val="000000" w:themeColor="text1"/>
        </w:rPr>
        <w:t>ерархическая структура о</w:t>
      </w:r>
      <w:r w:rsidR="00832E2C">
        <w:rPr>
          <w:rFonts w:ascii="Arial" w:hAnsi="Arial" w:cs="Arial"/>
          <w:color w:val="000000" w:themeColor="text1"/>
        </w:rPr>
        <w:t xml:space="preserve">бъектов, используемых для </w:t>
      </w:r>
      <w:r w:rsidR="00D34937">
        <w:rPr>
          <w:rFonts w:ascii="Arial" w:hAnsi="Arial" w:cs="Arial"/>
          <w:color w:val="000000" w:themeColor="text1"/>
        </w:rPr>
        <w:t>планирования и учёта за</w:t>
      </w:r>
      <w:r w:rsidR="00D34937" w:rsidRPr="00D34937">
        <w:rPr>
          <w:rFonts w:ascii="Arial" w:hAnsi="Arial" w:cs="Arial"/>
          <w:color w:val="000000" w:themeColor="text1"/>
        </w:rPr>
        <w:t>трат</w:t>
      </w:r>
      <w:r w:rsidR="00832E2C">
        <w:rPr>
          <w:rFonts w:ascii="Arial" w:hAnsi="Arial" w:cs="Arial"/>
          <w:color w:val="000000" w:themeColor="text1"/>
        </w:rPr>
        <w:t xml:space="preserve">, а </w:t>
      </w:r>
      <w:r w:rsidR="00AB127E">
        <w:rPr>
          <w:rFonts w:ascii="Arial" w:hAnsi="Arial" w:cs="Arial"/>
          <w:color w:val="000000" w:themeColor="text1"/>
        </w:rPr>
        <w:t>также</w:t>
      </w:r>
      <w:r w:rsidR="00832E2C">
        <w:rPr>
          <w:rFonts w:ascii="Arial" w:hAnsi="Arial" w:cs="Arial"/>
          <w:color w:val="000000" w:themeColor="text1"/>
        </w:rPr>
        <w:t xml:space="preserve"> капитальных вложений</w:t>
      </w:r>
      <w:r w:rsidR="00D34937">
        <w:rPr>
          <w:rFonts w:ascii="Arial" w:hAnsi="Arial" w:cs="Arial"/>
          <w:color w:val="000000" w:themeColor="text1"/>
        </w:rPr>
        <w:t xml:space="preserve">. </w:t>
      </w:r>
      <w:r w:rsidR="00832E2C">
        <w:rPr>
          <w:rFonts w:ascii="Arial" w:hAnsi="Arial" w:cs="Arial"/>
          <w:color w:val="000000" w:themeColor="text1"/>
        </w:rPr>
        <w:t xml:space="preserve">На иерархии СПП-элементов </w:t>
      </w:r>
      <w:r w:rsidR="00957918">
        <w:rPr>
          <w:rFonts w:ascii="Arial" w:hAnsi="Arial" w:cs="Arial"/>
          <w:color w:val="000000" w:themeColor="text1"/>
        </w:rPr>
        <w:t xml:space="preserve">основаны </w:t>
      </w:r>
      <w:r w:rsidR="00832E2C">
        <w:rPr>
          <w:rFonts w:ascii="Arial" w:hAnsi="Arial" w:cs="Arial"/>
          <w:color w:val="000000" w:themeColor="text1"/>
        </w:rPr>
        <w:t>форматы планирования и отчёты по бюджетам.</w:t>
      </w:r>
    </w:p>
    <w:p w14:paraId="240EA250" w14:textId="133C02D1" w:rsidR="00C52397" w:rsidRDefault="00C52397" w:rsidP="00844151">
      <w:pPr>
        <w:spacing w:after="240" w:line="276" w:lineRule="auto"/>
        <w:ind w:firstLine="567"/>
        <w:rPr>
          <w:rFonts w:ascii="Arial" w:hAnsi="Arial" w:cs="Arial"/>
          <w:color w:val="000000" w:themeColor="text1"/>
        </w:rPr>
      </w:pPr>
      <w:r>
        <w:rPr>
          <w:rFonts w:ascii="Arial" w:hAnsi="Arial" w:cs="Arial"/>
          <w:color w:val="000000" w:themeColor="text1"/>
        </w:rPr>
        <w:t xml:space="preserve">Принципы построения иерархии СПП-элементов для бюджетирования описаны в </w:t>
      </w:r>
      <w:r w:rsidR="00844151">
        <w:rPr>
          <w:rFonts w:ascii="Arial" w:hAnsi="Arial" w:cs="Arial"/>
          <w:color w:val="000000" w:themeColor="text1"/>
        </w:rPr>
        <w:t xml:space="preserve">документе </w:t>
      </w:r>
      <w:r w:rsidR="002E6C85">
        <w:rPr>
          <w:rFonts w:ascii="Arial" w:hAnsi="Arial" w:cs="Arial"/>
          <w:color w:val="000000" w:themeColor="text1"/>
        </w:rPr>
        <w:t>ERP.13.9_10_101_PM</w:t>
      </w:r>
      <w:r w:rsidR="00844151">
        <w:rPr>
          <w:rFonts w:ascii="Arial" w:hAnsi="Arial" w:cs="Arial"/>
          <w:color w:val="000000" w:themeColor="text1"/>
        </w:rPr>
        <w:t xml:space="preserve"> «</w:t>
      </w:r>
      <w:r w:rsidR="00844151" w:rsidRPr="00844151">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00844151">
        <w:rPr>
          <w:rFonts w:ascii="Arial" w:hAnsi="Arial" w:cs="Arial"/>
          <w:color w:val="000000" w:themeColor="text1"/>
        </w:rPr>
        <w:t>»</w:t>
      </w:r>
      <w:r>
        <w:rPr>
          <w:rFonts w:ascii="Arial" w:hAnsi="Arial" w:cs="Arial"/>
          <w:color w:val="000000" w:themeColor="text1"/>
        </w:rPr>
        <w:t>.</w:t>
      </w:r>
    </w:p>
    <w:p w14:paraId="6075A2E3" w14:textId="77777777" w:rsidR="007363AB" w:rsidRPr="007363AB" w:rsidRDefault="00C52397" w:rsidP="005271C9">
      <w:pPr>
        <w:spacing w:after="240" w:line="276" w:lineRule="auto"/>
        <w:ind w:firstLine="567"/>
        <w:rPr>
          <w:rFonts w:ascii="Arial" w:hAnsi="Arial" w:cs="Arial"/>
          <w:color w:val="000000" w:themeColor="text1"/>
        </w:rPr>
      </w:pPr>
      <w:r>
        <w:rPr>
          <w:rFonts w:ascii="Arial" w:hAnsi="Arial" w:cs="Arial"/>
          <w:color w:val="000000" w:themeColor="text1"/>
        </w:rPr>
        <w:t xml:space="preserve">Структура СПП-элементов ведётся в </w:t>
      </w:r>
      <w:r w:rsidR="00957918">
        <w:rPr>
          <w:rFonts w:ascii="Arial" w:hAnsi="Arial" w:cs="Arial"/>
          <w:color w:val="000000" w:themeColor="text1"/>
        </w:rPr>
        <w:t>функциональной области «</w:t>
      </w:r>
      <w:r w:rsidR="003751EF">
        <w:rPr>
          <w:rFonts w:ascii="Arial" w:hAnsi="Arial" w:cs="Arial"/>
          <w:color w:val="000000" w:themeColor="text1"/>
        </w:rPr>
        <w:t>Капитальное строительство и управления проектами</w:t>
      </w:r>
      <w:r w:rsidR="00957918">
        <w:rPr>
          <w:rFonts w:ascii="Arial" w:hAnsi="Arial" w:cs="Arial"/>
          <w:color w:val="000000" w:themeColor="text1"/>
        </w:rPr>
        <w:t xml:space="preserve">» </w:t>
      </w:r>
      <w:r>
        <w:rPr>
          <w:rFonts w:ascii="Arial" w:hAnsi="Arial" w:cs="Arial"/>
          <w:color w:val="000000" w:themeColor="text1"/>
        </w:rPr>
        <w:t xml:space="preserve">системы </w:t>
      </w:r>
      <w:r w:rsidRPr="005271C9">
        <w:rPr>
          <w:rFonts w:ascii="Arial" w:hAnsi="Arial" w:cs="Arial"/>
          <w:color w:val="000000" w:themeColor="text1"/>
        </w:rPr>
        <w:t>S</w:t>
      </w:r>
      <w:r w:rsidR="003751EF">
        <w:rPr>
          <w:rFonts w:ascii="Arial" w:hAnsi="Arial" w:cs="Arial"/>
          <w:color w:val="000000" w:themeColor="text1"/>
          <w:lang w:val="en-US"/>
        </w:rPr>
        <w:t>AP</w:t>
      </w:r>
      <w:r w:rsidRPr="00C52397">
        <w:rPr>
          <w:rFonts w:ascii="Arial" w:hAnsi="Arial" w:cs="Arial"/>
          <w:color w:val="000000" w:themeColor="text1"/>
        </w:rPr>
        <w:t xml:space="preserve">. </w:t>
      </w:r>
      <w:r w:rsidR="007363AB">
        <w:rPr>
          <w:rFonts w:ascii="Arial" w:hAnsi="Arial" w:cs="Arial"/>
          <w:color w:val="000000" w:themeColor="text1"/>
        </w:rPr>
        <w:t xml:space="preserve">Описание объекта основных данных приведено в концептуально дизайне по управлению </w:t>
      </w:r>
      <w:r w:rsidR="007363AB" w:rsidRPr="007363AB">
        <w:rPr>
          <w:rFonts w:ascii="Arial" w:hAnsi="Arial" w:cs="Arial"/>
          <w:color w:val="000000" w:themeColor="text1"/>
        </w:rPr>
        <w:t xml:space="preserve">основными данными по направлению </w:t>
      </w:r>
      <w:r w:rsidR="007363AB">
        <w:rPr>
          <w:rFonts w:ascii="Arial" w:hAnsi="Arial" w:cs="Arial"/>
          <w:color w:val="000000" w:themeColor="text1"/>
        </w:rPr>
        <w:t>«</w:t>
      </w:r>
      <w:r w:rsidR="007363AB" w:rsidRPr="007363AB">
        <w:rPr>
          <w:rFonts w:ascii="Arial" w:hAnsi="Arial" w:cs="Arial"/>
          <w:color w:val="000000" w:themeColor="text1"/>
        </w:rPr>
        <w:t>Капитальное строительство и инвестиции</w:t>
      </w:r>
      <w:r w:rsidR="007363AB">
        <w:rPr>
          <w:rFonts w:ascii="Arial" w:hAnsi="Arial" w:cs="Arial"/>
          <w:color w:val="000000" w:themeColor="text1"/>
        </w:rPr>
        <w:t>».</w:t>
      </w:r>
    </w:p>
    <w:p w14:paraId="1BF6D7C7" w14:textId="77777777" w:rsidR="00313F04" w:rsidRDefault="00832E2C" w:rsidP="005271C9">
      <w:pPr>
        <w:spacing w:after="240" w:line="276" w:lineRule="auto"/>
        <w:ind w:firstLine="567"/>
        <w:rPr>
          <w:rFonts w:ascii="Arial" w:hAnsi="Arial" w:cs="Arial"/>
          <w:color w:val="000000" w:themeColor="text1"/>
        </w:rPr>
      </w:pPr>
      <w:r>
        <w:rPr>
          <w:rFonts w:ascii="Arial" w:hAnsi="Arial" w:cs="Arial"/>
          <w:color w:val="000000" w:themeColor="text1"/>
        </w:rPr>
        <w:t>В хр</w:t>
      </w:r>
      <w:r w:rsidR="00321200">
        <w:rPr>
          <w:rFonts w:ascii="Arial" w:hAnsi="Arial" w:cs="Arial"/>
          <w:color w:val="000000" w:themeColor="text1"/>
        </w:rPr>
        <w:t xml:space="preserve">анилище данных </w:t>
      </w:r>
      <w:r w:rsidR="00321200" w:rsidRPr="005271C9">
        <w:rPr>
          <w:rFonts w:ascii="Arial" w:hAnsi="Arial" w:cs="Arial"/>
          <w:color w:val="000000" w:themeColor="text1"/>
        </w:rPr>
        <w:t>BW</w:t>
      </w:r>
      <w:r w:rsidR="00321200">
        <w:rPr>
          <w:rFonts w:ascii="Arial" w:hAnsi="Arial" w:cs="Arial"/>
          <w:color w:val="000000" w:themeColor="text1"/>
        </w:rPr>
        <w:t xml:space="preserve"> </w:t>
      </w:r>
      <w:r w:rsidR="00313F04">
        <w:rPr>
          <w:rFonts w:ascii="Arial" w:hAnsi="Arial" w:cs="Arial"/>
          <w:color w:val="000000" w:themeColor="text1"/>
        </w:rPr>
        <w:t xml:space="preserve">используется признак - </w:t>
      </w:r>
      <w:r w:rsidR="00313F04" w:rsidRPr="00313F04">
        <w:rPr>
          <w:rFonts w:ascii="Arial" w:hAnsi="Arial" w:cs="Arial"/>
          <w:color w:val="000000" w:themeColor="text1"/>
        </w:rPr>
        <w:t>/ERP/WBSELMT</w:t>
      </w:r>
      <w:r w:rsidR="00313F04">
        <w:rPr>
          <w:rFonts w:ascii="Arial" w:hAnsi="Arial" w:cs="Arial"/>
          <w:color w:val="000000" w:themeColor="text1"/>
        </w:rPr>
        <w:t xml:space="preserve"> «</w:t>
      </w:r>
      <w:r w:rsidR="00313F04" w:rsidRPr="00313F04">
        <w:rPr>
          <w:rFonts w:ascii="Arial" w:hAnsi="Arial" w:cs="Arial"/>
          <w:color w:val="000000" w:themeColor="text1"/>
        </w:rPr>
        <w:t>Work Breakdown Structure Element (WBS Element)</w:t>
      </w:r>
      <w:r w:rsidR="00313F04">
        <w:rPr>
          <w:rFonts w:ascii="Arial" w:hAnsi="Arial" w:cs="Arial"/>
          <w:color w:val="000000" w:themeColor="text1"/>
        </w:rPr>
        <w:t>». Доступ к основным данным признака осуществляется с помощью</w:t>
      </w:r>
      <w:r w:rsidR="00313F04" w:rsidRPr="00313F04">
        <w:rPr>
          <w:rFonts w:ascii="Arial" w:hAnsi="Arial" w:cs="Arial"/>
          <w:color w:val="000000" w:themeColor="text1"/>
        </w:rPr>
        <w:t xml:space="preserve"> </w:t>
      </w:r>
      <w:r w:rsidR="00313F04">
        <w:rPr>
          <w:rFonts w:ascii="Arial" w:hAnsi="Arial" w:cs="Arial"/>
          <w:color w:val="000000" w:themeColor="text1"/>
        </w:rPr>
        <w:t>стандартного вычисляемого ракурса (</w:t>
      </w:r>
      <w:r w:rsidR="00313F04" w:rsidRPr="005271C9">
        <w:rPr>
          <w:rFonts w:ascii="Arial" w:hAnsi="Arial" w:cs="Arial"/>
          <w:color w:val="000000" w:themeColor="text1"/>
        </w:rPr>
        <w:t>SAP</w:t>
      </w:r>
      <w:r w:rsidR="00313F04" w:rsidRPr="00313F04">
        <w:rPr>
          <w:rFonts w:ascii="Arial" w:hAnsi="Arial" w:cs="Arial"/>
          <w:color w:val="000000" w:themeColor="text1"/>
        </w:rPr>
        <w:t xml:space="preserve"> </w:t>
      </w:r>
      <w:r w:rsidR="00313F04" w:rsidRPr="005271C9">
        <w:rPr>
          <w:rFonts w:ascii="Arial" w:hAnsi="Arial" w:cs="Arial"/>
          <w:color w:val="000000" w:themeColor="text1"/>
        </w:rPr>
        <w:t>HANA</w:t>
      </w:r>
      <w:r w:rsidR="00313F04" w:rsidRPr="00313F04">
        <w:rPr>
          <w:rFonts w:ascii="Arial" w:hAnsi="Arial" w:cs="Arial"/>
          <w:color w:val="000000" w:themeColor="text1"/>
        </w:rPr>
        <w:t xml:space="preserve"> </w:t>
      </w:r>
      <w:r w:rsidR="00313F04" w:rsidRPr="005271C9">
        <w:rPr>
          <w:rFonts w:ascii="Arial" w:hAnsi="Arial" w:cs="Arial"/>
          <w:color w:val="000000" w:themeColor="text1"/>
        </w:rPr>
        <w:t>View</w:t>
      </w:r>
      <w:r w:rsidR="00313F04" w:rsidRPr="00313F04">
        <w:rPr>
          <w:rFonts w:ascii="Arial" w:hAnsi="Arial" w:cs="Arial"/>
          <w:color w:val="000000" w:themeColor="text1"/>
        </w:rPr>
        <w:t xml:space="preserve">). </w:t>
      </w:r>
      <w:r w:rsidR="00313F04">
        <w:rPr>
          <w:rFonts w:ascii="Arial" w:hAnsi="Arial" w:cs="Arial"/>
          <w:color w:val="000000" w:themeColor="text1"/>
        </w:rPr>
        <w:t>Для получения иерархи</w:t>
      </w:r>
      <w:r w:rsidR="000A1539">
        <w:rPr>
          <w:rFonts w:ascii="Arial" w:hAnsi="Arial" w:cs="Arial"/>
          <w:color w:val="000000" w:themeColor="text1"/>
        </w:rPr>
        <w:t>и</w:t>
      </w:r>
      <w:r w:rsidR="00313F04">
        <w:rPr>
          <w:rFonts w:ascii="Arial" w:hAnsi="Arial" w:cs="Arial"/>
          <w:color w:val="000000" w:themeColor="text1"/>
        </w:rPr>
        <w:t xml:space="preserve"> используется стандартный </w:t>
      </w:r>
      <w:r w:rsidR="00313F04" w:rsidRPr="005271C9">
        <w:rPr>
          <w:rFonts w:ascii="Arial" w:hAnsi="Arial" w:cs="Arial"/>
          <w:color w:val="000000" w:themeColor="text1"/>
        </w:rPr>
        <w:t>ABAP</w:t>
      </w:r>
      <w:r w:rsidR="00313F04" w:rsidRPr="00313F04">
        <w:rPr>
          <w:rFonts w:ascii="Arial" w:hAnsi="Arial" w:cs="Arial"/>
          <w:color w:val="000000" w:themeColor="text1"/>
        </w:rPr>
        <w:t>-</w:t>
      </w:r>
      <w:r w:rsidR="00313F04">
        <w:rPr>
          <w:rFonts w:ascii="Arial" w:hAnsi="Arial" w:cs="Arial"/>
          <w:color w:val="000000" w:themeColor="text1"/>
        </w:rPr>
        <w:t>класс.</w:t>
      </w:r>
    </w:p>
    <w:p w14:paraId="67C0A3B0" w14:textId="77777777" w:rsidR="007363AB" w:rsidRPr="00313F04" w:rsidRDefault="007363AB" w:rsidP="005271C9">
      <w:pPr>
        <w:spacing w:after="240" w:line="276" w:lineRule="auto"/>
        <w:ind w:firstLine="567"/>
        <w:rPr>
          <w:rFonts w:ascii="Arial" w:hAnsi="Arial" w:cs="Arial"/>
          <w:color w:val="000000" w:themeColor="text1"/>
        </w:rPr>
      </w:pPr>
    </w:p>
    <w:p w14:paraId="64549231" w14:textId="77777777" w:rsidR="009E2BC9" w:rsidRDefault="009E2BC9">
      <w:pPr>
        <w:pStyle w:val="3"/>
      </w:pPr>
      <w:bookmarkStart w:id="2628" w:name="_Toc77357554"/>
      <w:r>
        <w:t>Элемент структуры бюджета</w:t>
      </w:r>
      <w:bookmarkEnd w:id="2628"/>
    </w:p>
    <w:p w14:paraId="1B795A4A" w14:textId="11788303" w:rsidR="009E2BC9" w:rsidRDefault="00B7285D" w:rsidP="009936BB">
      <w:pPr>
        <w:spacing w:after="240" w:line="276" w:lineRule="auto"/>
        <w:ind w:firstLine="567"/>
        <w:rPr>
          <w:color w:val="000000" w:themeColor="text1"/>
        </w:rPr>
      </w:pPr>
      <w:r>
        <w:rPr>
          <w:rFonts w:ascii="Arial" w:hAnsi="Arial" w:cs="Arial"/>
          <w:color w:val="000000" w:themeColor="text1"/>
        </w:rPr>
        <w:t>Аналитика годового, среднесрочного и долгосрочного бюджетов, позволяющая структурир</w:t>
      </w:r>
      <w:r w:rsidR="004A29B5">
        <w:rPr>
          <w:rFonts w:ascii="Arial" w:hAnsi="Arial" w:cs="Arial"/>
          <w:color w:val="000000" w:themeColor="text1"/>
        </w:rPr>
        <w:t xml:space="preserve">овать форматы бюджетов в части разделов </w:t>
      </w:r>
      <w:r w:rsidR="00844151">
        <w:rPr>
          <w:rFonts w:ascii="Arial" w:hAnsi="Arial" w:cs="Arial"/>
          <w:color w:val="000000" w:themeColor="text1"/>
        </w:rPr>
        <w:t>«Р</w:t>
      </w:r>
      <w:r w:rsidR="004A29B5">
        <w:rPr>
          <w:rFonts w:ascii="Arial" w:hAnsi="Arial" w:cs="Arial"/>
          <w:color w:val="000000" w:themeColor="text1"/>
        </w:rPr>
        <w:t>езерв</w:t>
      </w:r>
      <w:r w:rsidR="00844151">
        <w:rPr>
          <w:rFonts w:ascii="Arial" w:hAnsi="Arial" w:cs="Arial"/>
          <w:color w:val="000000" w:themeColor="text1"/>
        </w:rPr>
        <w:t>» и</w:t>
      </w:r>
      <w:r w:rsidR="004A29B5">
        <w:rPr>
          <w:rFonts w:ascii="Arial" w:hAnsi="Arial" w:cs="Arial"/>
          <w:color w:val="000000" w:themeColor="text1"/>
        </w:rPr>
        <w:t xml:space="preserve"> </w:t>
      </w:r>
      <w:r w:rsidR="00844151">
        <w:rPr>
          <w:rFonts w:ascii="Arial" w:hAnsi="Arial" w:cs="Arial"/>
          <w:color w:val="000000" w:themeColor="text1"/>
        </w:rPr>
        <w:t>«П</w:t>
      </w:r>
      <w:r w:rsidR="004A29B5">
        <w:rPr>
          <w:rFonts w:ascii="Arial" w:hAnsi="Arial" w:cs="Arial"/>
          <w:color w:val="000000" w:themeColor="text1"/>
        </w:rPr>
        <w:t>рочие работы</w:t>
      </w:r>
      <w:r w:rsidR="00844151">
        <w:rPr>
          <w:rFonts w:ascii="Arial" w:hAnsi="Arial" w:cs="Arial"/>
          <w:color w:val="000000" w:themeColor="text1"/>
        </w:rPr>
        <w:t>»</w:t>
      </w:r>
      <w:r w:rsidR="004A29B5">
        <w:rPr>
          <w:rFonts w:ascii="Arial" w:hAnsi="Arial" w:cs="Arial"/>
          <w:color w:val="000000" w:themeColor="text1"/>
        </w:rPr>
        <w:t xml:space="preserve">, в едином виде вне зависимости от объектов </w:t>
      </w:r>
      <w:r w:rsidR="000450C2">
        <w:rPr>
          <w:rFonts w:ascii="Arial" w:hAnsi="Arial" w:cs="Arial"/>
          <w:color w:val="000000" w:themeColor="text1"/>
        </w:rPr>
        <w:t>планирования и учёта затрат (СПП-элементов).</w:t>
      </w:r>
    </w:p>
    <w:p w14:paraId="19897F5C" w14:textId="1E2DD171" w:rsidR="000450C2" w:rsidRDefault="000450C2" w:rsidP="009936BB">
      <w:pPr>
        <w:spacing w:after="240" w:line="276" w:lineRule="auto"/>
        <w:ind w:firstLine="567"/>
        <w:rPr>
          <w:color w:val="000000" w:themeColor="text1"/>
        </w:rPr>
      </w:pPr>
      <w:r>
        <w:rPr>
          <w:rFonts w:ascii="Arial" w:hAnsi="Arial" w:cs="Arial"/>
          <w:color w:val="000000" w:themeColor="text1"/>
        </w:rPr>
        <w:t>Использование данной аналитики обусловлено тем, что СПП-элементы данных разделов будут ежегодно меняться на аналогичные. То есть СПП-элемент, на котором будут отражаться затраты</w:t>
      </w:r>
      <w:r w:rsidR="00844151">
        <w:rPr>
          <w:rFonts w:ascii="Arial" w:hAnsi="Arial" w:cs="Arial"/>
          <w:color w:val="000000" w:themeColor="text1"/>
        </w:rPr>
        <w:t xml:space="preserve">, например, «Резерв </w:t>
      </w:r>
      <w:r w:rsidR="00844151">
        <w:rPr>
          <w:rFonts w:ascii="Arial" w:hAnsi="Arial" w:cs="Arial"/>
          <w:color w:val="000000" w:themeColor="text1"/>
          <w:lang w:val="en-US"/>
        </w:rPr>
        <w:t>CAPEX</w:t>
      </w:r>
      <w:r w:rsidR="00844151">
        <w:rPr>
          <w:rFonts w:ascii="Arial" w:hAnsi="Arial" w:cs="Arial"/>
          <w:color w:val="000000" w:themeColor="text1"/>
        </w:rPr>
        <w:t>»</w:t>
      </w:r>
      <w:r>
        <w:rPr>
          <w:rFonts w:ascii="Arial" w:hAnsi="Arial" w:cs="Arial"/>
          <w:color w:val="000000" w:themeColor="text1"/>
        </w:rPr>
        <w:t>, будет каждый год будет иметь новый технический код. Данные затраты, в определённый год, будут отнесены на СПП-элемент соответствующего года.</w:t>
      </w:r>
    </w:p>
    <w:p w14:paraId="4AE7A1EC" w14:textId="77777777" w:rsidR="000450C2" w:rsidRDefault="000450C2" w:rsidP="009936BB">
      <w:pPr>
        <w:spacing w:after="240" w:line="276" w:lineRule="auto"/>
        <w:ind w:firstLine="567"/>
        <w:rPr>
          <w:color w:val="000000" w:themeColor="text1"/>
        </w:rPr>
      </w:pPr>
      <w:r>
        <w:rPr>
          <w:rFonts w:ascii="Arial" w:hAnsi="Arial" w:cs="Arial"/>
          <w:color w:val="000000" w:themeColor="text1"/>
        </w:rPr>
        <w:t>Таким образом, в структуре бюджета каждый год данные разделы будут состоять из других СПП-элементов. Для возможности использовать единую структуру бюджета в различные года будет реализована аналитика «элемент структуры бюджета».</w:t>
      </w:r>
      <w:r w:rsidR="003C5F64">
        <w:rPr>
          <w:rFonts w:ascii="Arial" w:hAnsi="Arial" w:cs="Arial"/>
          <w:color w:val="000000" w:themeColor="text1"/>
        </w:rPr>
        <w:t xml:space="preserve"> В атрибутах СПП-элемента будет указан элемент структуры бюджета, на который он ссылается. Аналогичные СПП-элементы для различных годов будут ссылаться на один элемент структуры бюджета.</w:t>
      </w:r>
    </w:p>
    <w:p w14:paraId="333BA8BC" w14:textId="5AC17650" w:rsidR="003C5F64" w:rsidRPr="00916FAB" w:rsidRDefault="003C5F64" w:rsidP="003C5F64">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11</w:t>
      </w:r>
      <w:r w:rsidRPr="00916FAB">
        <w:rPr>
          <w:rFonts w:ascii="Arial" w:hAnsi="Arial" w:cs="Arial"/>
          <w:b/>
          <w:sz w:val="22"/>
        </w:rPr>
        <w:fldChar w:fldCharType="end"/>
      </w:r>
      <w:r>
        <w:rPr>
          <w:rFonts w:ascii="Arial" w:hAnsi="Arial" w:cs="Arial"/>
          <w:b/>
          <w:sz w:val="22"/>
        </w:rPr>
        <w:t>. Пример соответствия СПП-элемента и элемента структуры бюджета</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789"/>
        <w:gridCol w:w="3387"/>
      </w:tblGrid>
      <w:tr w:rsidR="003C5F64" w:rsidRPr="00B14753" w14:paraId="0654F369" w14:textId="77777777" w:rsidTr="009936BB">
        <w:trPr>
          <w:cantSplit/>
          <w:trHeight w:val="645"/>
          <w:tblHeader/>
          <w:jc w:val="center"/>
        </w:trPr>
        <w:tc>
          <w:tcPr>
            <w:tcW w:w="3336" w:type="pct"/>
            <w:shd w:val="clear" w:color="auto" w:fill="FFC000"/>
            <w:vAlign w:val="center"/>
          </w:tcPr>
          <w:p w14:paraId="12C51183" w14:textId="77777777" w:rsidR="003C5F64" w:rsidRPr="00B14753" w:rsidRDefault="003C5F64" w:rsidP="00CD3CA5">
            <w:pPr>
              <w:suppressAutoHyphens/>
              <w:jc w:val="center"/>
              <w:rPr>
                <w:rFonts w:ascii="Arial" w:hAnsi="Arial" w:cs="Arial"/>
                <w:b/>
                <w:sz w:val="20"/>
              </w:rPr>
            </w:pPr>
            <w:r>
              <w:rPr>
                <w:rFonts w:ascii="Arial" w:hAnsi="Arial" w:cs="Arial"/>
                <w:b/>
                <w:sz w:val="20"/>
              </w:rPr>
              <w:t>СПП-элемент</w:t>
            </w:r>
          </w:p>
        </w:tc>
        <w:tc>
          <w:tcPr>
            <w:tcW w:w="1664" w:type="pct"/>
            <w:shd w:val="clear" w:color="auto" w:fill="FFC000"/>
            <w:vAlign w:val="center"/>
          </w:tcPr>
          <w:p w14:paraId="2D3D8092" w14:textId="77777777" w:rsidR="003C5F64" w:rsidRDefault="003C5F64" w:rsidP="00CD3CA5">
            <w:pPr>
              <w:suppressAutoHyphens/>
              <w:jc w:val="center"/>
              <w:rPr>
                <w:rFonts w:ascii="Arial" w:hAnsi="Arial" w:cs="Arial"/>
                <w:b/>
                <w:sz w:val="20"/>
              </w:rPr>
            </w:pPr>
            <w:r>
              <w:rPr>
                <w:rFonts w:ascii="Arial" w:hAnsi="Arial" w:cs="Arial"/>
                <w:b/>
                <w:sz w:val="20"/>
              </w:rPr>
              <w:t>Элемент структуры бюджета</w:t>
            </w:r>
          </w:p>
          <w:p w14:paraId="2B7A1A70" w14:textId="77777777" w:rsidR="00CE7E1E" w:rsidRPr="00B14753" w:rsidRDefault="00CE7E1E" w:rsidP="00CD3CA5">
            <w:pPr>
              <w:suppressAutoHyphens/>
              <w:jc w:val="center"/>
              <w:rPr>
                <w:rFonts w:ascii="Arial" w:hAnsi="Arial" w:cs="Arial"/>
                <w:b/>
                <w:sz w:val="20"/>
              </w:rPr>
            </w:pPr>
            <w:r>
              <w:rPr>
                <w:rFonts w:ascii="Arial" w:hAnsi="Arial" w:cs="Arial"/>
                <w:b/>
                <w:sz w:val="20"/>
              </w:rPr>
              <w:t>(атрибут СПП-элемента)</w:t>
            </w:r>
          </w:p>
        </w:tc>
      </w:tr>
      <w:tr w:rsidR="00F10FD1" w:rsidRPr="00E94015" w14:paraId="6F659569" w14:textId="77777777" w:rsidTr="009936BB">
        <w:trPr>
          <w:cantSplit/>
          <w:jc w:val="center"/>
        </w:trPr>
        <w:tc>
          <w:tcPr>
            <w:tcW w:w="3336" w:type="pct"/>
          </w:tcPr>
          <w:p w14:paraId="69C71FB9" w14:textId="4AE4F598" w:rsidR="003A1485" w:rsidRPr="00494ECB" w:rsidRDefault="003A1485" w:rsidP="00F10FD1">
            <w:pPr>
              <w:suppressAutoHyphens/>
              <w:spacing w:line="360" w:lineRule="auto"/>
              <w:jc w:val="center"/>
              <w:rPr>
                <w:rFonts w:ascii="Arial" w:hAnsi="Arial" w:cs="Arial"/>
                <w:sz w:val="20"/>
                <w:szCs w:val="20"/>
              </w:rPr>
            </w:pPr>
            <w:r w:rsidRPr="00D71039">
              <w:rPr>
                <w:rFonts w:ascii="Arial" w:hAnsi="Arial" w:cs="Arial"/>
                <w:sz w:val="20"/>
                <w:szCs w:val="20"/>
              </w:rPr>
              <w:t>LT-1200-2019</w:t>
            </w:r>
            <w:r w:rsidR="00F10FD1" w:rsidRPr="00494ECB">
              <w:rPr>
                <w:rFonts w:ascii="Arial" w:hAnsi="Arial" w:cs="Arial"/>
                <w:sz w:val="20"/>
                <w:szCs w:val="20"/>
              </w:rPr>
              <w:t>-2-001-02</w:t>
            </w:r>
          </w:p>
          <w:p w14:paraId="2CEF8233" w14:textId="6D157693" w:rsidR="00F10FD1" w:rsidRPr="00D71039" w:rsidRDefault="003A1485" w:rsidP="00F10FD1">
            <w:pPr>
              <w:suppressAutoHyphens/>
              <w:spacing w:line="360" w:lineRule="auto"/>
              <w:jc w:val="center"/>
              <w:rPr>
                <w:rFonts w:ascii="Arial" w:hAnsi="Arial" w:cs="Arial"/>
                <w:sz w:val="20"/>
                <w:szCs w:val="20"/>
              </w:rPr>
            </w:pPr>
            <w:r w:rsidRPr="00D71039">
              <w:rPr>
                <w:rFonts w:ascii="Arial" w:hAnsi="Arial" w:cs="Arial"/>
                <w:sz w:val="20"/>
                <w:szCs w:val="20"/>
              </w:rPr>
              <w:t>ЦЗ Бурение (Энерг OPEX)</w:t>
            </w:r>
            <w:r w:rsidRPr="00494ECB">
              <w:rPr>
                <w:rFonts w:ascii="Arial" w:hAnsi="Arial" w:cs="Arial"/>
                <w:sz w:val="20"/>
                <w:szCs w:val="20"/>
              </w:rPr>
              <w:t xml:space="preserve"> (на 2019)</w:t>
            </w:r>
          </w:p>
        </w:tc>
        <w:tc>
          <w:tcPr>
            <w:tcW w:w="1664" w:type="pct"/>
          </w:tcPr>
          <w:p w14:paraId="224BDCFF" w14:textId="09D48B0A" w:rsidR="00F10FD1" w:rsidRDefault="003A1485" w:rsidP="00494ECB">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p w14:paraId="11B888D2" w14:textId="08786792" w:rsidR="003A1485" w:rsidRPr="009936BB" w:rsidRDefault="003A1485" w:rsidP="00494ECB">
            <w:pPr>
              <w:suppressAutoHyphens/>
              <w:spacing w:line="360" w:lineRule="auto"/>
              <w:jc w:val="center"/>
              <w:rPr>
                <w:rFonts w:ascii="Arial" w:hAnsi="Arial" w:cs="Arial"/>
                <w:sz w:val="20"/>
                <w:szCs w:val="20"/>
              </w:rPr>
            </w:pPr>
            <w:r w:rsidRPr="00966646">
              <w:rPr>
                <w:rFonts w:ascii="Arial" w:hAnsi="Arial" w:cs="Arial"/>
                <w:sz w:val="20"/>
                <w:szCs w:val="20"/>
              </w:rPr>
              <w:t>ЦЗ Бурение (Энерг OPEX)</w:t>
            </w:r>
          </w:p>
        </w:tc>
      </w:tr>
      <w:tr w:rsidR="003A1485" w:rsidRPr="00E94015" w14:paraId="02EB7167" w14:textId="77777777" w:rsidTr="009936BB">
        <w:trPr>
          <w:cantSplit/>
          <w:jc w:val="center"/>
        </w:trPr>
        <w:tc>
          <w:tcPr>
            <w:tcW w:w="3336" w:type="pct"/>
          </w:tcPr>
          <w:p w14:paraId="06759D01" w14:textId="05101D11" w:rsidR="003A1485" w:rsidRPr="00966646" w:rsidRDefault="003A1485" w:rsidP="003A1485">
            <w:pPr>
              <w:suppressAutoHyphens/>
              <w:spacing w:line="360" w:lineRule="auto"/>
              <w:jc w:val="center"/>
              <w:rPr>
                <w:rFonts w:ascii="Arial" w:hAnsi="Arial" w:cs="Arial"/>
                <w:sz w:val="20"/>
                <w:szCs w:val="20"/>
              </w:rPr>
            </w:pPr>
            <w:r>
              <w:rPr>
                <w:rFonts w:ascii="Arial" w:hAnsi="Arial" w:cs="Arial"/>
                <w:sz w:val="20"/>
                <w:szCs w:val="20"/>
              </w:rPr>
              <w:t>LT-1200-2020</w:t>
            </w:r>
            <w:r w:rsidRPr="00966646">
              <w:rPr>
                <w:rFonts w:ascii="Arial" w:hAnsi="Arial" w:cs="Arial"/>
                <w:sz w:val="20"/>
                <w:szCs w:val="20"/>
              </w:rPr>
              <w:t>-2-001-02</w:t>
            </w:r>
          </w:p>
          <w:p w14:paraId="57F65F5C" w14:textId="2B7B88A3" w:rsidR="003A1485" w:rsidRPr="00D71039" w:rsidRDefault="003A1485" w:rsidP="003A1485">
            <w:pPr>
              <w:suppressAutoHyphens/>
              <w:spacing w:line="360" w:lineRule="auto"/>
              <w:jc w:val="center"/>
              <w:rPr>
                <w:rFonts w:ascii="Arial" w:hAnsi="Arial" w:cs="Arial"/>
                <w:sz w:val="20"/>
                <w:szCs w:val="20"/>
              </w:rPr>
            </w:pPr>
            <w:r w:rsidRPr="00966646">
              <w:rPr>
                <w:rFonts w:ascii="Arial" w:hAnsi="Arial" w:cs="Arial"/>
                <w:sz w:val="20"/>
                <w:szCs w:val="20"/>
              </w:rPr>
              <w:t>ЦЗ Бурение (Энерг OPEX)</w:t>
            </w:r>
            <w:r w:rsidRPr="00494ECB">
              <w:rPr>
                <w:rFonts w:ascii="Arial" w:hAnsi="Arial" w:cs="Arial"/>
                <w:sz w:val="20"/>
                <w:szCs w:val="20"/>
              </w:rPr>
              <w:t xml:space="preserve"> (на 2020)</w:t>
            </w:r>
          </w:p>
        </w:tc>
        <w:tc>
          <w:tcPr>
            <w:tcW w:w="1664" w:type="pct"/>
          </w:tcPr>
          <w:p w14:paraId="374786C7" w14:textId="77777777" w:rsidR="003A1485" w:rsidRDefault="003A1485" w:rsidP="00D71039">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p w14:paraId="3D084FD5" w14:textId="78FF370D" w:rsidR="003A1485" w:rsidRPr="009936BB" w:rsidRDefault="003A1485" w:rsidP="00494ECB">
            <w:pPr>
              <w:suppressAutoHyphens/>
              <w:spacing w:line="360" w:lineRule="auto"/>
              <w:jc w:val="center"/>
              <w:rPr>
                <w:rFonts w:ascii="Arial" w:hAnsi="Arial" w:cs="Arial"/>
                <w:sz w:val="20"/>
                <w:szCs w:val="20"/>
              </w:rPr>
            </w:pPr>
            <w:r w:rsidRPr="00966646">
              <w:rPr>
                <w:rFonts w:ascii="Arial" w:hAnsi="Arial" w:cs="Arial"/>
                <w:sz w:val="20"/>
                <w:szCs w:val="20"/>
              </w:rPr>
              <w:t>ЦЗ Бурение (Энерг OPEX)</w:t>
            </w:r>
          </w:p>
        </w:tc>
      </w:tr>
      <w:tr w:rsidR="003A1485" w:rsidRPr="00E94015" w14:paraId="6DCA94CB" w14:textId="77777777" w:rsidTr="003C5F64">
        <w:trPr>
          <w:cantSplit/>
          <w:jc w:val="center"/>
        </w:trPr>
        <w:tc>
          <w:tcPr>
            <w:tcW w:w="3336" w:type="pct"/>
          </w:tcPr>
          <w:p w14:paraId="0114BEA3" w14:textId="1F735BA3" w:rsidR="003A1485" w:rsidRPr="00966646" w:rsidRDefault="003A1485" w:rsidP="003A1485">
            <w:pPr>
              <w:suppressAutoHyphens/>
              <w:spacing w:line="360" w:lineRule="auto"/>
              <w:jc w:val="center"/>
              <w:rPr>
                <w:rFonts w:ascii="Arial" w:hAnsi="Arial" w:cs="Arial"/>
                <w:sz w:val="20"/>
                <w:szCs w:val="20"/>
              </w:rPr>
            </w:pPr>
            <w:r>
              <w:rPr>
                <w:rFonts w:ascii="Arial" w:hAnsi="Arial" w:cs="Arial"/>
                <w:sz w:val="20"/>
                <w:szCs w:val="20"/>
              </w:rPr>
              <w:t>LT-1200-2021</w:t>
            </w:r>
            <w:r w:rsidRPr="00966646">
              <w:rPr>
                <w:rFonts w:ascii="Arial" w:hAnsi="Arial" w:cs="Arial"/>
                <w:sz w:val="20"/>
                <w:szCs w:val="20"/>
              </w:rPr>
              <w:t>-2-001-02</w:t>
            </w:r>
          </w:p>
          <w:p w14:paraId="0F37A4CC" w14:textId="7ED6EEF9" w:rsidR="003A1485" w:rsidRPr="00D71039" w:rsidRDefault="003A1485" w:rsidP="003A1485">
            <w:pPr>
              <w:suppressAutoHyphens/>
              <w:spacing w:line="360" w:lineRule="auto"/>
              <w:jc w:val="center"/>
              <w:rPr>
                <w:rFonts w:ascii="Arial" w:hAnsi="Arial" w:cs="Arial"/>
                <w:sz w:val="20"/>
                <w:szCs w:val="20"/>
              </w:rPr>
            </w:pPr>
            <w:r w:rsidRPr="00966646">
              <w:rPr>
                <w:rFonts w:ascii="Arial" w:hAnsi="Arial" w:cs="Arial"/>
                <w:sz w:val="20"/>
                <w:szCs w:val="20"/>
              </w:rPr>
              <w:t>ЦЗ Бурение (Энерг OPEX)</w:t>
            </w:r>
            <w:r w:rsidRPr="00494ECB">
              <w:rPr>
                <w:rFonts w:ascii="Arial" w:hAnsi="Arial" w:cs="Arial"/>
                <w:sz w:val="20"/>
                <w:szCs w:val="20"/>
              </w:rPr>
              <w:t xml:space="preserve"> (на 20</w:t>
            </w:r>
            <w:r>
              <w:rPr>
                <w:rFonts w:ascii="Arial" w:hAnsi="Arial" w:cs="Arial"/>
                <w:sz w:val="20"/>
                <w:szCs w:val="20"/>
              </w:rPr>
              <w:t>2</w:t>
            </w:r>
            <w:r w:rsidRPr="00494ECB">
              <w:rPr>
                <w:rFonts w:ascii="Arial" w:hAnsi="Arial" w:cs="Arial"/>
                <w:sz w:val="20"/>
                <w:szCs w:val="20"/>
              </w:rPr>
              <w:t>1)</w:t>
            </w:r>
          </w:p>
        </w:tc>
        <w:tc>
          <w:tcPr>
            <w:tcW w:w="1664" w:type="pct"/>
          </w:tcPr>
          <w:p w14:paraId="12B03FAC" w14:textId="77777777" w:rsidR="003A1485" w:rsidRDefault="003A1485" w:rsidP="00D71039">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p w14:paraId="4B35E622" w14:textId="588E7BEE" w:rsidR="003A1485" w:rsidRPr="009936BB" w:rsidRDefault="003A1485" w:rsidP="00494ECB">
            <w:pPr>
              <w:suppressAutoHyphens/>
              <w:spacing w:line="360" w:lineRule="auto"/>
              <w:jc w:val="center"/>
              <w:rPr>
                <w:rFonts w:ascii="Arial" w:hAnsi="Arial" w:cs="Arial"/>
                <w:sz w:val="20"/>
              </w:rPr>
            </w:pPr>
            <w:r w:rsidRPr="00966646">
              <w:rPr>
                <w:rFonts w:ascii="Arial" w:hAnsi="Arial" w:cs="Arial"/>
                <w:sz w:val="20"/>
                <w:szCs w:val="20"/>
              </w:rPr>
              <w:t>ЦЗ Бурение (Энерг OPEX)</w:t>
            </w:r>
          </w:p>
        </w:tc>
      </w:tr>
      <w:tr w:rsidR="003A1485" w:rsidRPr="00E94015" w14:paraId="136CCDD8" w14:textId="77777777" w:rsidTr="003C5F64">
        <w:trPr>
          <w:cantSplit/>
          <w:jc w:val="center"/>
        </w:trPr>
        <w:tc>
          <w:tcPr>
            <w:tcW w:w="3336" w:type="pct"/>
          </w:tcPr>
          <w:p w14:paraId="32586AB7" w14:textId="05898B7B" w:rsidR="003A1485" w:rsidRPr="00966646" w:rsidRDefault="003A1485" w:rsidP="003A1485">
            <w:pPr>
              <w:suppressAutoHyphens/>
              <w:spacing w:line="360" w:lineRule="auto"/>
              <w:jc w:val="center"/>
              <w:rPr>
                <w:rFonts w:ascii="Arial" w:hAnsi="Arial" w:cs="Arial"/>
                <w:sz w:val="20"/>
                <w:szCs w:val="20"/>
              </w:rPr>
            </w:pPr>
            <w:r>
              <w:rPr>
                <w:rFonts w:ascii="Arial" w:hAnsi="Arial" w:cs="Arial"/>
                <w:sz w:val="20"/>
                <w:szCs w:val="20"/>
              </w:rPr>
              <w:t>LT-1200-2022</w:t>
            </w:r>
            <w:r w:rsidRPr="00966646">
              <w:rPr>
                <w:rFonts w:ascii="Arial" w:hAnsi="Arial" w:cs="Arial"/>
                <w:sz w:val="20"/>
                <w:szCs w:val="20"/>
              </w:rPr>
              <w:t>-2-001-02</w:t>
            </w:r>
          </w:p>
          <w:p w14:paraId="19AA205B" w14:textId="5601F503" w:rsidR="003A1485" w:rsidRPr="00D71039" w:rsidRDefault="003A1485" w:rsidP="003A1485">
            <w:pPr>
              <w:suppressAutoHyphens/>
              <w:spacing w:line="360" w:lineRule="auto"/>
              <w:jc w:val="center"/>
              <w:rPr>
                <w:rFonts w:ascii="Arial" w:hAnsi="Arial" w:cs="Arial"/>
                <w:sz w:val="20"/>
                <w:szCs w:val="20"/>
              </w:rPr>
            </w:pPr>
            <w:r w:rsidRPr="00966646">
              <w:rPr>
                <w:rFonts w:ascii="Arial" w:hAnsi="Arial" w:cs="Arial"/>
                <w:sz w:val="20"/>
                <w:szCs w:val="20"/>
              </w:rPr>
              <w:t>ЦЗ Бурение (Энерг OPEX)</w:t>
            </w:r>
            <w:r w:rsidRPr="00494ECB">
              <w:rPr>
                <w:rFonts w:ascii="Arial" w:hAnsi="Arial" w:cs="Arial"/>
                <w:sz w:val="20"/>
                <w:szCs w:val="20"/>
              </w:rPr>
              <w:t xml:space="preserve"> (на 2022)</w:t>
            </w:r>
          </w:p>
        </w:tc>
        <w:tc>
          <w:tcPr>
            <w:tcW w:w="1664" w:type="pct"/>
          </w:tcPr>
          <w:p w14:paraId="6AAF1712" w14:textId="77777777" w:rsidR="003A1485" w:rsidRDefault="003A1485" w:rsidP="00D71039">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p w14:paraId="7FE87210" w14:textId="445D15F6" w:rsidR="003A1485" w:rsidRPr="00E94015" w:rsidRDefault="003A1485" w:rsidP="00494ECB">
            <w:pPr>
              <w:suppressAutoHyphens/>
              <w:spacing w:line="360" w:lineRule="auto"/>
              <w:jc w:val="center"/>
              <w:rPr>
                <w:rFonts w:ascii="Arial" w:hAnsi="Arial" w:cs="Arial"/>
                <w:sz w:val="20"/>
              </w:rPr>
            </w:pPr>
            <w:r w:rsidRPr="00966646">
              <w:rPr>
                <w:rFonts w:ascii="Arial" w:hAnsi="Arial" w:cs="Arial"/>
                <w:sz w:val="20"/>
                <w:szCs w:val="20"/>
              </w:rPr>
              <w:t>ЦЗ Бурение (Энерг OPEX)</w:t>
            </w:r>
          </w:p>
        </w:tc>
      </w:tr>
    </w:tbl>
    <w:p w14:paraId="50219F06" w14:textId="77777777" w:rsidR="003C5F64" w:rsidRPr="00494ECB" w:rsidRDefault="003C5F64" w:rsidP="009936BB">
      <w:pPr>
        <w:spacing w:after="240" w:line="276" w:lineRule="auto"/>
        <w:ind w:firstLine="567"/>
        <w:rPr>
          <w:rFonts w:ascii="Arial" w:hAnsi="Arial" w:cs="Arial"/>
          <w:color w:val="000000" w:themeColor="text1"/>
        </w:rPr>
      </w:pPr>
    </w:p>
    <w:p w14:paraId="34DE94ED" w14:textId="77777777" w:rsidR="003C5F64" w:rsidRDefault="00E94015" w:rsidP="009936BB">
      <w:pPr>
        <w:spacing w:after="240" w:line="276" w:lineRule="auto"/>
        <w:ind w:firstLine="567"/>
        <w:rPr>
          <w:color w:val="000000" w:themeColor="text1"/>
        </w:rPr>
      </w:pPr>
      <w:r>
        <w:rPr>
          <w:rFonts w:ascii="Arial" w:hAnsi="Arial" w:cs="Arial"/>
          <w:color w:val="000000" w:themeColor="text1"/>
        </w:rPr>
        <w:t>В модели данных сумма будет храниться в следующем разрезе:</w:t>
      </w:r>
    </w:p>
    <w:p w14:paraId="5A042994" w14:textId="78105C8D" w:rsidR="00E94015" w:rsidRPr="00916FAB" w:rsidRDefault="00E94015" w:rsidP="00E94015">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12</w:t>
      </w:r>
      <w:r w:rsidRPr="00916FAB">
        <w:rPr>
          <w:rFonts w:ascii="Arial" w:hAnsi="Arial" w:cs="Arial"/>
          <w:b/>
          <w:sz w:val="22"/>
        </w:rPr>
        <w:fldChar w:fldCharType="end"/>
      </w:r>
      <w:r>
        <w:rPr>
          <w:rFonts w:ascii="Arial" w:hAnsi="Arial" w:cs="Arial"/>
          <w:b/>
          <w:sz w:val="22"/>
        </w:rPr>
        <w:t xml:space="preserve">. Пример </w:t>
      </w:r>
      <w:r w:rsidR="00CE7E1E">
        <w:rPr>
          <w:rFonts w:ascii="Arial" w:hAnsi="Arial" w:cs="Arial"/>
          <w:b/>
          <w:sz w:val="22"/>
        </w:rPr>
        <w:t>модели хранения данных в разрезе СПП и элемента структуры</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00"/>
        <w:gridCol w:w="3582"/>
        <w:gridCol w:w="1720"/>
        <w:gridCol w:w="1274"/>
      </w:tblGrid>
      <w:tr w:rsidR="00E94015" w:rsidRPr="00B14753" w14:paraId="0440C98C" w14:textId="77777777" w:rsidTr="009936BB">
        <w:trPr>
          <w:cantSplit/>
          <w:trHeight w:val="397"/>
          <w:tblHeader/>
          <w:jc w:val="center"/>
        </w:trPr>
        <w:tc>
          <w:tcPr>
            <w:tcW w:w="1769" w:type="pct"/>
            <w:shd w:val="clear" w:color="auto" w:fill="FFC000"/>
            <w:vAlign w:val="center"/>
          </w:tcPr>
          <w:p w14:paraId="6CBBF8AA" w14:textId="77777777" w:rsidR="00E94015" w:rsidRDefault="00E94015" w:rsidP="00E94015">
            <w:pPr>
              <w:suppressAutoHyphens/>
              <w:jc w:val="center"/>
              <w:rPr>
                <w:rFonts w:ascii="Arial" w:hAnsi="Arial" w:cs="Arial"/>
                <w:b/>
                <w:sz w:val="20"/>
              </w:rPr>
            </w:pPr>
            <w:r>
              <w:rPr>
                <w:rFonts w:ascii="Arial" w:hAnsi="Arial" w:cs="Arial"/>
                <w:b/>
                <w:sz w:val="20"/>
              </w:rPr>
              <w:t>Элемент структуры бюджета</w:t>
            </w:r>
          </w:p>
        </w:tc>
        <w:tc>
          <w:tcPr>
            <w:tcW w:w="1760" w:type="pct"/>
            <w:shd w:val="clear" w:color="auto" w:fill="FFC000"/>
            <w:vAlign w:val="center"/>
          </w:tcPr>
          <w:p w14:paraId="023F932A" w14:textId="77777777" w:rsidR="00E94015" w:rsidRDefault="00E94015" w:rsidP="00E94015">
            <w:pPr>
              <w:suppressAutoHyphens/>
              <w:jc w:val="center"/>
              <w:rPr>
                <w:rFonts w:ascii="Arial" w:hAnsi="Arial" w:cs="Arial"/>
                <w:b/>
                <w:sz w:val="20"/>
              </w:rPr>
            </w:pPr>
            <w:r>
              <w:rPr>
                <w:rFonts w:ascii="Arial" w:hAnsi="Arial" w:cs="Arial"/>
                <w:b/>
                <w:sz w:val="20"/>
              </w:rPr>
              <w:t>СПП-элемент</w:t>
            </w:r>
          </w:p>
        </w:tc>
        <w:tc>
          <w:tcPr>
            <w:tcW w:w="845" w:type="pct"/>
            <w:shd w:val="clear" w:color="auto" w:fill="FFC000"/>
            <w:vAlign w:val="center"/>
          </w:tcPr>
          <w:p w14:paraId="5BFD5A0B" w14:textId="77777777" w:rsidR="00E94015" w:rsidRDefault="00E94015" w:rsidP="00E94015">
            <w:pPr>
              <w:suppressAutoHyphens/>
              <w:jc w:val="center"/>
              <w:rPr>
                <w:rFonts w:ascii="Arial" w:hAnsi="Arial" w:cs="Arial"/>
                <w:b/>
                <w:sz w:val="20"/>
              </w:rPr>
            </w:pPr>
            <w:r>
              <w:rPr>
                <w:rFonts w:ascii="Arial" w:hAnsi="Arial" w:cs="Arial"/>
                <w:b/>
                <w:sz w:val="20"/>
              </w:rPr>
              <w:t>Период</w:t>
            </w:r>
          </w:p>
        </w:tc>
        <w:tc>
          <w:tcPr>
            <w:tcW w:w="626" w:type="pct"/>
            <w:shd w:val="clear" w:color="auto" w:fill="FFC000"/>
            <w:vAlign w:val="center"/>
          </w:tcPr>
          <w:p w14:paraId="21744326" w14:textId="77777777" w:rsidR="00E94015" w:rsidRDefault="00E94015" w:rsidP="00E94015">
            <w:pPr>
              <w:suppressAutoHyphens/>
              <w:jc w:val="center"/>
              <w:rPr>
                <w:rFonts w:ascii="Arial" w:hAnsi="Arial" w:cs="Arial"/>
                <w:b/>
                <w:sz w:val="20"/>
              </w:rPr>
            </w:pPr>
            <w:r>
              <w:rPr>
                <w:rFonts w:ascii="Arial" w:hAnsi="Arial" w:cs="Arial"/>
                <w:b/>
                <w:sz w:val="20"/>
              </w:rPr>
              <w:t>Сумма</w:t>
            </w:r>
          </w:p>
        </w:tc>
      </w:tr>
      <w:tr w:rsidR="003F6D96" w:rsidRPr="00E94015" w14:paraId="596FD058" w14:textId="77777777" w:rsidTr="009936BB">
        <w:trPr>
          <w:cantSplit/>
          <w:jc w:val="center"/>
        </w:trPr>
        <w:tc>
          <w:tcPr>
            <w:tcW w:w="1769" w:type="pct"/>
          </w:tcPr>
          <w:p w14:paraId="79E0C69D" w14:textId="4AEC8049" w:rsidR="003F6D96" w:rsidRPr="009936BB" w:rsidRDefault="003F6D96" w:rsidP="003F6D96">
            <w:pPr>
              <w:suppressAutoHyphens/>
              <w:spacing w:line="360" w:lineRule="auto"/>
              <w:jc w:val="center"/>
              <w:rPr>
                <w:rFonts w:ascii="Arial" w:hAnsi="Arial" w:cs="Arial"/>
                <w:sz w:val="20"/>
                <w:szCs w:val="20"/>
              </w:rPr>
            </w:pPr>
            <w:r w:rsidRPr="00D71039">
              <w:rPr>
                <w:rFonts w:ascii="Arial" w:hAnsi="Arial" w:cs="Arial"/>
                <w:sz w:val="20"/>
                <w:szCs w:val="20"/>
              </w:rPr>
              <w:t>LT-1200-2019</w:t>
            </w:r>
            <w:r w:rsidRPr="00494ECB">
              <w:rPr>
                <w:rFonts w:ascii="Arial" w:hAnsi="Arial" w:cs="Arial"/>
                <w:sz w:val="20"/>
                <w:szCs w:val="20"/>
              </w:rPr>
              <w:t>-2-001-02</w:t>
            </w:r>
          </w:p>
        </w:tc>
        <w:tc>
          <w:tcPr>
            <w:tcW w:w="1760" w:type="pct"/>
          </w:tcPr>
          <w:p w14:paraId="3F3066B4" w14:textId="647CBBC9"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tc>
        <w:tc>
          <w:tcPr>
            <w:tcW w:w="845" w:type="pct"/>
          </w:tcPr>
          <w:p w14:paraId="3EE0CFFF" w14:textId="77777777"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2019</w:t>
            </w:r>
          </w:p>
        </w:tc>
        <w:tc>
          <w:tcPr>
            <w:tcW w:w="626" w:type="pct"/>
          </w:tcPr>
          <w:p w14:paraId="519843DA" w14:textId="77777777"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1100,00</w:t>
            </w:r>
          </w:p>
        </w:tc>
      </w:tr>
      <w:tr w:rsidR="003F6D96" w:rsidRPr="00E94015" w14:paraId="084E7FF0" w14:textId="77777777" w:rsidTr="009936BB">
        <w:trPr>
          <w:cantSplit/>
          <w:jc w:val="center"/>
        </w:trPr>
        <w:tc>
          <w:tcPr>
            <w:tcW w:w="1769" w:type="pct"/>
          </w:tcPr>
          <w:p w14:paraId="3198AB1E" w14:textId="5F2B5274"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LT-1200-2020</w:t>
            </w:r>
            <w:r w:rsidRPr="00494ECB">
              <w:rPr>
                <w:rFonts w:ascii="Arial" w:hAnsi="Arial" w:cs="Arial"/>
                <w:sz w:val="20"/>
                <w:szCs w:val="20"/>
              </w:rPr>
              <w:t>-2-001-02</w:t>
            </w:r>
          </w:p>
        </w:tc>
        <w:tc>
          <w:tcPr>
            <w:tcW w:w="1760" w:type="pct"/>
          </w:tcPr>
          <w:p w14:paraId="48E96DFF" w14:textId="4A16D60C"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tc>
        <w:tc>
          <w:tcPr>
            <w:tcW w:w="845" w:type="pct"/>
          </w:tcPr>
          <w:p w14:paraId="3E2DB025" w14:textId="77777777"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2020</w:t>
            </w:r>
          </w:p>
        </w:tc>
        <w:tc>
          <w:tcPr>
            <w:tcW w:w="626" w:type="pct"/>
          </w:tcPr>
          <w:p w14:paraId="79CB537B" w14:textId="77777777"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1200,00</w:t>
            </w:r>
          </w:p>
        </w:tc>
      </w:tr>
      <w:tr w:rsidR="003F6D96" w:rsidRPr="00E94015" w14:paraId="77B3672D" w14:textId="77777777" w:rsidTr="009936BB">
        <w:trPr>
          <w:cantSplit/>
          <w:jc w:val="center"/>
        </w:trPr>
        <w:tc>
          <w:tcPr>
            <w:tcW w:w="1769" w:type="pct"/>
          </w:tcPr>
          <w:p w14:paraId="468EBD2E" w14:textId="3C8E6359"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LT-1200-2021</w:t>
            </w:r>
            <w:r w:rsidRPr="00494ECB">
              <w:rPr>
                <w:rFonts w:ascii="Arial" w:hAnsi="Arial" w:cs="Arial"/>
                <w:sz w:val="20"/>
                <w:szCs w:val="20"/>
              </w:rPr>
              <w:t>-2-001-02</w:t>
            </w:r>
          </w:p>
        </w:tc>
        <w:tc>
          <w:tcPr>
            <w:tcW w:w="1760" w:type="pct"/>
          </w:tcPr>
          <w:p w14:paraId="6CFC60E1" w14:textId="46CFAE7C"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tc>
        <w:tc>
          <w:tcPr>
            <w:tcW w:w="845" w:type="pct"/>
          </w:tcPr>
          <w:p w14:paraId="291D8968" w14:textId="77777777"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2021</w:t>
            </w:r>
          </w:p>
        </w:tc>
        <w:tc>
          <w:tcPr>
            <w:tcW w:w="626" w:type="pct"/>
          </w:tcPr>
          <w:p w14:paraId="6D2D2362" w14:textId="77777777" w:rsidR="003F6D96" w:rsidRPr="009936BB" w:rsidRDefault="003F6D96" w:rsidP="003F6D96">
            <w:pPr>
              <w:suppressAutoHyphens/>
              <w:spacing w:line="360" w:lineRule="auto"/>
              <w:jc w:val="center"/>
              <w:rPr>
                <w:rFonts w:ascii="Arial" w:hAnsi="Arial" w:cs="Arial"/>
                <w:sz w:val="20"/>
                <w:szCs w:val="20"/>
              </w:rPr>
            </w:pPr>
            <w:r>
              <w:rPr>
                <w:rFonts w:ascii="Arial" w:hAnsi="Arial" w:cs="Arial"/>
                <w:sz w:val="20"/>
                <w:szCs w:val="20"/>
              </w:rPr>
              <w:t>1300,00</w:t>
            </w:r>
          </w:p>
        </w:tc>
      </w:tr>
      <w:tr w:rsidR="003F6D96" w:rsidRPr="00E94015" w14:paraId="4BC4B7AE" w14:textId="77777777" w:rsidTr="009936BB">
        <w:trPr>
          <w:cantSplit/>
          <w:jc w:val="center"/>
        </w:trPr>
        <w:tc>
          <w:tcPr>
            <w:tcW w:w="1769" w:type="pct"/>
          </w:tcPr>
          <w:p w14:paraId="1FCD8E57" w14:textId="59E99ACD" w:rsidR="003F6D96" w:rsidRDefault="003F6D96" w:rsidP="003F6D96">
            <w:pPr>
              <w:suppressAutoHyphens/>
              <w:spacing w:line="360" w:lineRule="auto"/>
              <w:jc w:val="center"/>
              <w:rPr>
                <w:rFonts w:ascii="Arial" w:hAnsi="Arial" w:cs="Arial"/>
                <w:sz w:val="20"/>
                <w:szCs w:val="20"/>
              </w:rPr>
            </w:pPr>
            <w:r>
              <w:rPr>
                <w:rFonts w:ascii="Arial" w:hAnsi="Arial" w:cs="Arial"/>
                <w:sz w:val="20"/>
                <w:szCs w:val="20"/>
              </w:rPr>
              <w:t>LT-1200-2022</w:t>
            </w:r>
            <w:r w:rsidRPr="00494ECB">
              <w:rPr>
                <w:rFonts w:ascii="Arial" w:hAnsi="Arial" w:cs="Arial"/>
                <w:sz w:val="20"/>
                <w:szCs w:val="20"/>
              </w:rPr>
              <w:t>-2-001-02</w:t>
            </w:r>
          </w:p>
        </w:tc>
        <w:tc>
          <w:tcPr>
            <w:tcW w:w="1760" w:type="pct"/>
          </w:tcPr>
          <w:p w14:paraId="2BDA672A" w14:textId="2993CFD6" w:rsidR="003F6D96" w:rsidRDefault="003F6D96" w:rsidP="003F6D96">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p>
        </w:tc>
        <w:tc>
          <w:tcPr>
            <w:tcW w:w="845" w:type="pct"/>
          </w:tcPr>
          <w:p w14:paraId="74B48724" w14:textId="71E4958B" w:rsidR="003F6D96" w:rsidRPr="00C15F73" w:rsidRDefault="003F6D96" w:rsidP="003F6D96">
            <w:pPr>
              <w:suppressAutoHyphens/>
              <w:spacing w:line="360" w:lineRule="auto"/>
              <w:jc w:val="center"/>
              <w:rPr>
                <w:rFonts w:ascii="Arial" w:hAnsi="Arial" w:cs="Arial"/>
                <w:sz w:val="20"/>
                <w:szCs w:val="20"/>
                <w:lang w:val="en-US"/>
              </w:rPr>
            </w:pPr>
            <w:r>
              <w:rPr>
                <w:rFonts w:ascii="Arial" w:hAnsi="Arial" w:cs="Arial"/>
                <w:sz w:val="20"/>
                <w:szCs w:val="20"/>
                <w:lang w:val="en-US"/>
              </w:rPr>
              <w:t>2022</w:t>
            </w:r>
          </w:p>
        </w:tc>
        <w:tc>
          <w:tcPr>
            <w:tcW w:w="626" w:type="pct"/>
          </w:tcPr>
          <w:p w14:paraId="4CB16035" w14:textId="6949E4FD" w:rsidR="003F6D96" w:rsidRPr="00C15F73" w:rsidRDefault="003F6D96" w:rsidP="003F6D96">
            <w:pPr>
              <w:suppressAutoHyphens/>
              <w:spacing w:line="360" w:lineRule="auto"/>
              <w:jc w:val="center"/>
              <w:rPr>
                <w:rFonts w:ascii="Arial" w:hAnsi="Arial" w:cs="Arial"/>
                <w:sz w:val="20"/>
                <w:szCs w:val="20"/>
                <w:lang w:val="en-US"/>
              </w:rPr>
            </w:pPr>
            <w:r>
              <w:rPr>
                <w:rFonts w:ascii="Arial" w:hAnsi="Arial" w:cs="Arial"/>
                <w:sz w:val="20"/>
                <w:szCs w:val="20"/>
                <w:lang w:val="en-US"/>
              </w:rPr>
              <w:t>1350,00</w:t>
            </w:r>
          </w:p>
        </w:tc>
      </w:tr>
    </w:tbl>
    <w:p w14:paraId="388A1DDD" w14:textId="77777777" w:rsidR="000450C2" w:rsidRDefault="000450C2" w:rsidP="009936BB">
      <w:pPr>
        <w:spacing w:after="240" w:line="276" w:lineRule="auto"/>
        <w:ind w:firstLine="567"/>
        <w:rPr>
          <w:color w:val="000000" w:themeColor="text1"/>
        </w:rPr>
      </w:pPr>
    </w:p>
    <w:p w14:paraId="25A86C25" w14:textId="77777777" w:rsidR="009E2BC9" w:rsidRDefault="00E94015" w:rsidP="009936BB">
      <w:pPr>
        <w:spacing w:after="240" w:line="276" w:lineRule="auto"/>
        <w:ind w:firstLine="567"/>
        <w:rPr>
          <w:color w:val="000000" w:themeColor="text1"/>
        </w:rPr>
      </w:pPr>
      <w:r>
        <w:rPr>
          <w:rFonts w:ascii="Arial" w:hAnsi="Arial" w:cs="Arial"/>
          <w:color w:val="000000" w:themeColor="text1"/>
        </w:rPr>
        <w:t xml:space="preserve">В формат бюджета при этом будет </w:t>
      </w:r>
      <w:r w:rsidR="00CE7E1E">
        <w:rPr>
          <w:rFonts w:ascii="Arial" w:hAnsi="Arial" w:cs="Arial"/>
          <w:color w:val="000000" w:themeColor="text1"/>
        </w:rPr>
        <w:t>выведен элемент структуры бюджета и период:</w:t>
      </w:r>
    </w:p>
    <w:p w14:paraId="49499E82" w14:textId="5D18CAF1" w:rsidR="00CE7E1E" w:rsidRPr="00916FAB" w:rsidRDefault="00CE7E1E" w:rsidP="00CE7E1E">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13</w:t>
      </w:r>
      <w:r w:rsidRPr="00916FAB">
        <w:rPr>
          <w:rFonts w:ascii="Arial" w:hAnsi="Arial" w:cs="Arial"/>
          <w:b/>
          <w:sz w:val="22"/>
        </w:rPr>
        <w:fldChar w:fldCharType="end"/>
      </w:r>
      <w:r>
        <w:rPr>
          <w:rFonts w:ascii="Arial" w:hAnsi="Arial" w:cs="Arial"/>
          <w:b/>
          <w:sz w:val="22"/>
        </w:rPr>
        <w:t>. Пример представления бюджета в разрезе элемента структуры и периода</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748"/>
        <w:gridCol w:w="1607"/>
        <w:gridCol w:w="1607"/>
        <w:gridCol w:w="1607"/>
        <w:gridCol w:w="1607"/>
      </w:tblGrid>
      <w:tr w:rsidR="00E94015" w:rsidRPr="007B2AD3" w14:paraId="1EEE0A82" w14:textId="77777777" w:rsidTr="009936BB">
        <w:trPr>
          <w:cantSplit/>
          <w:trHeight w:val="397"/>
          <w:tblHeader/>
          <w:jc w:val="center"/>
        </w:trPr>
        <w:tc>
          <w:tcPr>
            <w:tcW w:w="3748" w:type="dxa"/>
            <w:shd w:val="clear" w:color="auto" w:fill="FFC000"/>
            <w:vAlign w:val="center"/>
          </w:tcPr>
          <w:p w14:paraId="2852BD9D" w14:textId="77777777" w:rsidR="00E94015" w:rsidRDefault="00E94015" w:rsidP="00CD3CA5">
            <w:pPr>
              <w:suppressAutoHyphens/>
              <w:jc w:val="center"/>
              <w:rPr>
                <w:rFonts w:ascii="Arial" w:hAnsi="Arial" w:cs="Arial"/>
                <w:b/>
                <w:sz w:val="20"/>
              </w:rPr>
            </w:pPr>
          </w:p>
        </w:tc>
        <w:tc>
          <w:tcPr>
            <w:tcW w:w="6428" w:type="dxa"/>
            <w:gridSpan w:val="4"/>
            <w:shd w:val="clear" w:color="auto" w:fill="FFC000"/>
            <w:vAlign w:val="center"/>
          </w:tcPr>
          <w:p w14:paraId="09410874" w14:textId="77777777" w:rsidR="00E94015" w:rsidRDefault="00E94015" w:rsidP="00CD3CA5">
            <w:pPr>
              <w:suppressAutoHyphens/>
              <w:jc w:val="center"/>
              <w:rPr>
                <w:rFonts w:ascii="Arial" w:hAnsi="Arial" w:cs="Arial"/>
                <w:b/>
                <w:sz w:val="20"/>
              </w:rPr>
            </w:pPr>
            <w:r>
              <w:rPr>
                <w:rFonts w:ascii="Arial" w:hAnsi="Arial" w:cs="Arial"/>
                <w:b/>
                <w:sz w:val="20"/>
              </w:rPr>
              <w:t>Период</w:t>
            </w:r>
          </w:p>
        </w:tc>
      </w:tr>
      <w:tr w:rsidR="00E94015" w:rsidRPr="00B14753" w14:paraId="6C28473D" w14:textId="77777777" w:rsidTr="009936BB">
        <w:trPr>
          <w:cantSplit/>
          <w:trHeight w:val="397"/>
          <w:tblHeader/>
          <w:jc w:val="center"/>
        </w:trPr>
        <w:tc>
          <w:tcPr>
            <w:tcW w:w="3748" w:type="dxa"/>
            <w:shd w:val="clear" w:color="auto" w:fill="FFC000"/>
            <w:vAlign w:val="center"/>
          </w:tcPr>
          <w:p w14:paraId="2D15D1D4" w14:textId="77777777" w:rsidR="00E94015" w:rsidRDefault="00E94015" w:rsidP="00CD3CA5">
            <w:pPr>
              <w:suppressAutoHyphens/>
              <w:jc w:val="center"/>
              <w:rPr>
                <w:rFonts w:ascii="Arial" w:hAnsi="Arial" w:cs="Arial"/>
                <w:b/>
                <w:sz w:val="20"/>
              </w:rPr>
            </w:pPr>
            <w:r>
              <w:rPr>
                <w:rFonts w:ascii="Arial" w:hAnsi="Arial" w:cs="Arial"/>
                <w:b/>
                <w:sz w:val="20"/>
              </w:rPr>
              <w:t>Элемент структуры бюджета</w:t>
            </w:r>
          </w:p>
        </w:tc>
        <w:tc>
          <w:tcPr>
            <w:tcW w:w="1607" w:type="dxa"/>
            <w:shd w:val="clear" w:color="auto" w:fill="FFC000"/>
            <w:vAlign w:val="center"/>
          </w:tcPr>
          <w:p w14:paraId="391F7920" w14:textId="2865A6C3" w:rsidR="00E94015" w:rsidRDefault="00E94015" w:rsidP="00CD3CA5">
            <w:pPr>
              <w:suppressAutoHyphens/>
              <w:jc w:val="center"/>
              <w:rPr>
                <w:rFonts w:ascii="Arial" w:hAnsi="Arial" w:cs="Arial"/>
                <w:b/>
                <w:sz w:val="20"/>
              </w:rPr>
            </w:pPr>
            <w:r>
              <w:rPr>
                <w:rFonts w:ascii="Arial" w:hAnsi="Arial" w:cs="Arial"/>
                <w:b/>
                <w:sz w:val="20"/>
              </w:rPr>
              <w:t>201</w:t>
            </w:r>
            <w:r w:rsidR="003F6D96">
              <w:rPr>
                <w:rFonts w:ascii="Arial" w:hAnsi="Arial" w:cs="Arial"/>
                <w:b/>
                <w:sz w:val="20"/>
                <w:lang w:val="en-US"/>
              </w:rPr>
              <w:t>9</w:t>
            </w:r>
          </w:p>
        </w:tc>
        <w:tc>
          <w:tcPr>
            <w:tcW w:w="1607" w:type="dxa"/>
            <w:shd w:val="clear" w:color="auto" w:fill="FFC000"/>
            <w:vAlign w:val="center"/>
          </w:tcPr>
          <w:p w14:paraId="07768291" w14:textId="5EBB46E7" w:rsidR="00E94015" w:rsidRDefault="00E94015" w:rsidP="00CD3CA5">
            <w:pPr>
              <w:suppressAutoHyphens/>
              <w:jc w:val="center"/>
              <w:rPr>
                <w:rFonts w:ascii="Arial" w:hAnsi="Arial" w:cs="Arial"/>
                <w:b/>
                <w:sz w:val="20"/>
              </w:rPr>
            </w:pPr>
            <w:r>
              <w:rPr>
                <w:rFonts w:ascii="Arial" w:hAnsi="Arial" w:cs="Arial"/>
                <w:b/>
                <w:sz w:val="20"/>
              </w:rPr>
              <w:t>20</w:t>
            </w:r>
            <w:r w:rsidR="003F6D96">
              <w:rPr>
                <w:rFonts w:ascii="Arial" w:hAnsi="Arial" w:cs="Arial"/>
                <w:b/>
                <w:sz w:val="20"/>
                <w:lang w:val="en-US"/>
              </w:rPr>
              <w:t>20</w:t>
            </w:r>
          </w:p>
        </w:tc>
        <w:tc>
          <w:tcPr>
            <w:tcW w:w="1607" w:type="dxa"/>
            <w:shd w:val="clear" w:color="auto" w:fill="FFC000"/>
            <w:vAlign w:val="center"/>
          </w:tcPr>
          <w:p w14:paraId="687BA228" w14:textId="519BF15F" w:rsidR="00E94015" w:rsidRDefault="00E94015" w:rsidP="00CD3CA5">
            <w:pPr>
              <w:suppressAutoHyphens/>
              <w:jc w:val="center"/>
              <w:rPr>
                <w:rFonts w:ascii="Arial" w:hAnsi="Arial" w:cs="Arial"/>
                <w:b/>
                <w:sz w:val="20"/>
              </w:rPr>
            </w:pPr>
            <w:r>
              <w:rPr>
                <w:rFonts w:ascii="Arial" w:hAnsi="Arial" w:cs="Arial"/>
                <w:b/>
                <w:sz w:val="20"/>
              </w:rPr>
              <w:t>202</w:t>
            </w:r>
            <w:r w:rsidR="003F6D96">
              <w:rPr>
                <w:rFonts w:ascii="Arial" w:hAnsi="Arial" w:cs="Arial"/>
                <w:b/>
                <w:sz w:val="20"/>
                <w:lang w:val="en-US"/>
              </w:rPr>
              <w:t>1</w:t>
            </w:r>
          </w:p>
        </w:tc>
        <w:tc>
          <w:tcPr>
            <w:tcW w:w="1607" w:type="dxa"/>
            <w:shd w:val="clear" w:color="auto" w:fill="FFC000"/>
            <w:vAlign w:val="center"/>
          </w:tcPr>
          <w:p w14:paraId="6A08BC2F" w14:textId="6687A11A" w:rsidR="00E94015" w:rsidRDefault="00E94015" w:rsidP="00CD3CA5">
            <w:pPr>
              <w:suppressAutoHyphens/>
              <w:jc w:val="center"/>
              <w:rPr>
                <w:rFonts w:ascii="Arial" w:hAnsi="Arial" w:cs="Arial"/>
                <w:b/>
                <w:sz w:val="20"/>
              </w:rPr>
            </w:pPr>
            <w:r>
              <w:rPr>
                <w:rFonts w:ascii="Arial" w:hAnsi="Arial" w:cs="Arial"/>
                <w:b/>
                <w:sz w:val="20"/>
              </w:rPr>
              <w:t>202</w:t>
            </w:r>
            <w:r w:rsidR="003F6D96">
              <w:rPr>
                <w:rFonts w:ascii="Arial" w:hAnsi="Arial" w:cs="Arial"/>
                <w:b/>
                <w:sz w:val="20"/>
                <w:lang w:val="en-US"/>
              </w:rPr>
              <w:t>2</w:t>
            </w:r>
          </w:p>
        </w:tc>
      </w:tr>
      <w:tr w:rsidR="00E94015" w:rsidRPr="00096955" w14:paraId="5DDA1B93" w14:textId="77777777" w:rsidTr="009936BB">
        <w:trPr>
          <w:cantSplit/>
          <w:jc w:val="center"/>
        </w:trPr>
        <w:tc>
          <w:tcPr>
            <w:tcW w:w="3748" w:type="dxa"/>
          </w:tcPr>
          <w:p w14:paraId="6885A136" w14:textId="210751AA" w:rsidR="003F6D96" w:rsidRPr="00C15F73" w:rsidRDefault="003F6D96" w:rsidP="00CD3CA5">
            <w:pPr>
              <w:suppressAutoHyphens/>
              <w:spacing w:line="360" w:lineRule="auto"/>
              <w:jc w:val="center"/>
              <w:rPr>
                <w:rFonts w:ascii="Arial" w:hAnsi="Arial" w:cs="Arial"/>
                <w:sz w:val="20"/>
                <w:szCs w:val="20"/>
              </w:rPr>
            </w:pPr>
            <w:r>
              <w:rPr>
                <w:rFonts w:ascii="Arial" w:hAnsi="Arial" w:cs="Arial"/>
                <w:sz w:val="20"/>
                <w:szCs w:val="20"/>
              </w:rPr>
              <w:t>LT-1200-0000</w:t>
            </w:r>
            <w:r w:rsidRPr="00966646">
              <w:rPr>
                <w:rFonts w:ascii="Arial" w:hAnsi="Arial" w:cs="Arial"/>
                <w:sz w:val="20"/>
                <w:szCs w:val="20"/>
              </w:rPr>
              <w:t>-2-001-02</w:t>
            </w:r>
            <w:r w:rsidRPr="00C15F73">
              <w:rPr>
                <w:rFonts w:ascii="Arial" w:hAnsi="Arial" w:cs="Arial"/>
                <w:sz w:val="20"/>
                <w:szCs w:val="20"/>
              </w:rPr>
              <w:t xml:space="preserve"> – </w:t>
            </w:r>
          </w:p>
          <w:p w14:paraId="5C0CFA04" w14:textId="69867400" w:rsidR="00CE7E1E" w:rsidRPr="00245185" w:rsidRDefault="003F6D96" w:rsidP="00CD3CA5">
            <w:pPr>
              <w:suppressAutoHyphens/>
              <w:spacing w:line="360" w:lineRule="auto"/>
              <w:jc w:val="center"/>
              <w:rPr>
                <w:rFonts w:ascii="Arial" w:hAnsi="Arial" w:cs="Arial"/>
                <w:sz w:val="20"/>
                <w:szCs w:val="20"/>
              </w:rPr>
            </w:pPr>
            <w:r w:rsidRPr="00966646">
              <w:rPr>
                <w:rFonts w:ascii="Arial" w:hAnsi="Arial" w:cs="Arial"/>
                <w:sz w:val="20"/>
                <w:szCs w:val="20"/>
              </w:rPr>
              <w:t>ЦЗ Бурение (Энерг OPEX)</w:t>
            </w:r>
          </w:p>
        </w:tc>
        <w:tc>
          <w:tcPr>
            <w:tcW w:w="1607" w:type="dxa"/>
          </w:tcPr>
          <w:p w14:paraId="78E05C97" w14:textId="30D4B74F" w:rsidR="00E94015" w:rsidRPr="00096955" w:rsidRDefault="00CE7E1E">
            <w:pPr>
              <w:suppressAutoHyphens/>
              <w:spacing w:line="360" w:lineRule="auto"/>
              <w:jc w:val="center"/>
              <w:rPr>
                <w:rFonts w:ascii="Arial" w:hAnsi="Arial" w:cs="Arial"/>
                <w:sz w:val="20"/>
                <w:szCs w:val="20"/>
              </w:rPr>
            </w:pPr>
            <w:r>
              <w:rPr>
                <w:rFonts w:ascii="Arial" w:hAnsi="Arial" w:cs="Arial"/>
                <w:sz w:val="20"/>
                <w:szCs w:val="20"/>
              </w:rPr>
              <w:t>1</w:t>
            </w:r>
            <w:r w:rsidR="003F6D96">
              <w:rPr>
                <w:rFonts w:ascii="Arial" w:hAnsi="Arial" w:cs="Arial"/>
                <w:sz w:val="20"/>
                <w:szCs w:val="20"/>
                <w:lang w:val="en-US"/>
              </w:rPr>
              <w:t>1</w:t>
            </w:r>
            <w:r>
              <w:rPr>
                <w:rFonts w:ascii="Arial" w:hAnsi="Arial" w:cs="Arial"/>
                <w:sz w:val="20"/>
                <w:szCs w:val="20"/>
              </w:rPr>
              <w:t>00,00</w:t>
            </w:r>
          </w:p>
        </w:tc>
        <w:tc>
          <w:tcPr>
            <w:tcW w:w="1607" w:type="dxa"/>
          </w:tcPr>
          <w:p w14:paraId="524D17B2" w14:textId="6B890F4A" w:rsidR="00E94015" w:rsidRPr="00096955" w:rsidRDefault="00CE7E1E" w:rsidP="00CD3CA5">
            <w:pPr>
              <w:suppressAutoHyphens/>
              <w:spacing w:line="360" w:lineRule="auto"/>
              <w:jc w:val="center"/>
              <w:rPr>
                <w:rFonts w:ascii="Arial" w:hAnsi="Arial" w:cs="Arial"/>
                <w:sz w:val="20"/>
                <w:szCs w:val="20"/>
              </w:rPr>
            </w:pPr>
            <w:r>
              <w:rPr>
                <w:rFonts w:ascii="Arial" w:hAnsi="Arial" w:cs="Arial"/>
                <w:sz w:val="20"/>
                <w:szCs w:val="20"/>
              </w:rPr>
              <w:t>1</w:t>
            </w:r>
            <w:r w:rsidR="003F6D96">
              <w:rPr>
                <w:rFonts w:ascii="Arial" w:hAnsi="Arial" w:cs="Arial"/>
                <w:sz w:val="20"/>
                <w:szCs w:val="20"/>
                <w:lang w:val="en-US"/>
              </w:rPr>
              <w:t>2</w:t>
            </w:r>
            <w:r>
              <w:rPr>
                <w:rFonts w:ascii="Arial" w:hAnsi="Arial" w:cs="Arial"/>
                <w:sz w:val="20"/>
                <w:szCs w:val="20"/>
              </w:rPr>
              <w:t>00,00</w:t>
            </w:r>
          </w:p>
        </w:tc>
        <w:tc>
          <w:tcPr>
            <w:tcW w:w="1607" w:type="dxa"/>
          </w:tcPr>
          <w:p w14:paraId="7292F7D4" w14:textId="041C6F91" w:rsidR="00E94015" w:rsidRPr="00096955" w:rsidRDefault="00CE7E1E" w:rsidP="00CD3CA5">
            <w:pPr>
              <w:suppressAutoHyphens/>
              <w:spacing w:line="360" w:lineRule="auto"/>
              <w:jc w:val="center"/>
              <w:rPr>
                <w:rFonts w:ascii="Arial" w:hAnsi="Arial" w:cs="Arial"/>
                <w:sz w:val="20"/>
                <w:szCs w:val="20"/>
              </w:rPr>
            </w:pPr>
            <w:r>
              <w:rPr>
                <w:rFonts w:ascii="Arial" w:hAnsi="Arial" w:cs="Arial"/>
                <w:sz w:val="20"/>
                <w:szCs w:val="20"/>
              </w:rPr>
              <w:t>1</w:t>
            </w:r>
            <w:r w:rsidR="003F6D96">
              <w:rPr>
                <w:rFonts w:ascii="Arial" w:hAnsi="Arial" w:cs="Arial"/>
                <w:sz w:val="20"/>
                <w:szCs w:val="20"/>
                <w:lang w:val="en-US"/>
              </w:rPr>
              <w:t>3</w:t>
            </w:r>
            <w:r>
              <w:rPr>
                <w:rFonts w:ascii="Arial" w:hAnsi="Arial" w:cs="Arial"/>
                <w:sz w:val="20"/>
                <w:szCs w:val="20"/>
              </w:rPr>
              <w:t>00,00</w:t>
            </w:r>
          </w:p>
        </w:tc>
        <w:tc>
          <w:tcPr>
            <w:tcW w:w="1607" w:type="dxa"/>
          </w:tcPr>
          <w:p w14:paraId="0B3A7D00" w14:textId="51F0AD85" w:rsidR="00E94015" w:rsidRPr="00096955" w:rsidRDefault="00CE7E1E" w:rsidP="00CD3CA5">
            <w:pPr>
              <w:suppressAutoHyphens/>
              <w:spacing w:line="360" w:lineRule="auto"/>
              <w:jc w:val="center"/>
              <w:rPr>
                <w:rFonts w:ascii="Arial" w:hAnsi="Arial" w:cs="Arial"/>
                <w:sz w:val="20"/>
                <w:szCs w:val="20"/>
              </w:rPr>
            </w:pPr>
            <w:r>
              <w:rPr>
                <w:rFonts w:ascii="Arial" w:hAnsi="Arial" w:cs="Arial"/>
                <w:sz w:val="20"/>
                <w:szCs w:val="20"/>
              </w:rPr>
              <w:t>13</w:t>
            </w:r>
            <w:r w:rsidR="003F6D96">
              <w:rPr>
                <w:rFonts w:ascii="Arial" w:hAnsi="Arial" w:cs="Arial"/>
                <w:sz w:val="20"/>
                <w:szCs w:val="20"/>
                <w:lang w:val="en-US"/>
              </w:rPr>
              <w:t>5</w:t>
            </w:r>
            <w:r>
              <w:rPr>
                <w:rFonts w:ascii="Arial" w:hAnsi="Arial" w:cs="Arial"/>
                <w:sz w:val="20"/>
                <w:szCs w:val="20"/>
              </w:rPr>
              <w:t>0,00</w:t>
            </w:r>
          </w:p>
        </w:tc>
      </w:tr>
    </w:tbl>
    <w:p w14:paraId="1360C78C" w14:textId="77777777" w:rsidR="00E94015" w:rsidRDefault="00E94015" w:rsidP="009936BB">
      <w:pPr>
        <w:spacing w:after="240" w:line="276" w:lineRule="auto"/>
        <w:ind w:firstLine="567"/>
        <w:rPr>
          <w:color w:val="000000" w:themeColor="text1"/>
        </w:rPr>
      </w:pPr>
    </w:p>
    <w:p w14:paraId="02D403FB" w14:textId="77777777" w:rsidR="00E94015" w:rsidRDefault="00CE7E1E" w:rsidP="009936BB">
      <w:pPr>
        <w:spacing w:after="240" w:line="276" w:lineRule="auto"/>
        <w:ind w:firstLine="567"/>
        <w:rPr>
          <w:color w:val="000000" w:themeColor="text1"/>
        </w:rPr>
      </w:pPr>
      <w:r>
        <w:rPr>
          <w:rFonts w:ascii="Arial" w:hAnsi="Arial" w:cs="Arial"/>
          <w:color w:val="000000" w:themeColor="text1"/>
        </w:rPr>
        <w:t>Данный подход позволит выводить в структуру бюджета одну аналитику со стабильным набором основных данных, а вести и контролировать бюджет на СПП-элементах соответствующих году.</w:t>
      </w:r>
    </w:p>
    <w:p w14:paraId="1AA9578D" w14:textId="655CD0BE" w:rsidR="004E1E19" w:rsidRDefault="004E1E19" w:rsidP="004E1E19">
      <w:pPr>
        <w:spacing w:after="240" w:line="276" w:lineRule="auto"/>
        <w:ind w:firstLine="567"/>
        <w:rPr>
          <w:rFonts w:ascii="Arial" w:hAnsi="Arial" w:cs="Arial"/>
          <w:color w:val="000000" w:themeColor="text1"/>
        </w:rPr>
      </w:pPr>
      <w:r>
        <w:rPr>
          <w:rFonts w:ascii="Arial" w:hAnsi="Arial" w:cs="Arial"/>
          <w:color w:val="000000" w:themeColor="text1"/>
        </w:rPr>
        <w:t>В</w:t>
      </w:r>
      <w:r w:rsidRPr="004E609D">
        <w:rPr>
          <w:rFonts w:ascii="Arial" w:hAnsi="Arial" w:cs="Arial"/>
          <w:color w:val="000000" w:themeColor="text1"/>
        </w:rPr>
        <w:t xml:space="preserve"> </w:t>
      </w:r>
      <w:r>
        <w:rPr>
          <w:rFonts w:ascii="Arial" w:hAnsi="Arial" w:cs="Arial"/>
          <w:color w:val="000000" w:themeColor="text1"/>
        </w:rPr>
        <w:t>хранилище</w:t>
      </w:r>
      <w:r w:rsidRPr="004E609D">
        <w:rPr>
          <w:rFonts w:ascii="Arial" w:hAnsi="Arial" w:cs="Arial"/>
          <w:color w:val="000000" w:themeColor="text1"/>
        </w:rPr>
        <w:t xml:space="preserve"> </w:t>
      </w:r>
      <w:r>
        <w:rPr>
          <w:rFonts w:ascii="Arial" w:hAnsi="Arial" w:cs="Arial"/>
          <w:color w:val="000000" w:themeColor="text1"/>
        </w:rPr>
        <w:t>данных</w:t>
      </w:r>
      <w:r w:rsidRPr="004E609D">
        <w:rPr>
          <w:rFonts w:ascii="Arial" w:hAnsi="Arial" w:cs="Arial"/>
          <w:color w:val="000000" w:themeColor="text1"/>
        </w:rPr>
        <w:t xml:space="preserve"> </w:t>
      </w:r>
      <w:r w:rsidRPr="009F134D">
        <w:rPr>
          <w:rFonts w:ascii="Arial" w:hAnsi="Arial" w:cs="Arial"/>
          <w:color w:val="000000" w:themeColor="text1"/>
          <w:lang w:val="en-US"/>
        </w:rPr>
        <w:t>BW</w:t>
      </w:r>
      <w:r w:rsidRPr="004E609D">
        <w:rPr>
          <w:rFonts w:ascii="Arial" w:hAnsi="Arial" w:cs="Arial"/>
          <w:color w:val="000000" w:themeColor="text1"/>
        </w:rPr>
        <w:t xml:space="preserve"> </w:t>
      </w:r>
      <w:r>
        <w:rPr>
          <w:rFonts w:ascii="Arial" w:hAnsi="Arial" w:cs="Arial"/>
          <w:color w:val="000000" w:themeColor="text1"/>
        </w:rPr>
        <w:t>будет</w:t>
      </w:r>
      <w:r w:rsidRPr="004E609D">
        <w:rPr>
          <w:rFonts w:ascii="Arial" w:hAnsi="Arial" w:cs="Arial"/>
          <w:color w:val="000000" w:themeColor="text1"/>
        </w:rPr>
        <w:t xml:space="preserve"> </w:t>
      </w:r>
      <w:r>
        <w:rPr>
          <w:rFonts w:ascii="Arial" w:hAnsi="Arial" w:cs="Arial"/>
          <w:color w:val="000000" w:themeColor="text1"/>
        </w:rPr>
        <w:t>создан</w:t>
      </w:r>
      <w:r w:rsidRPr="004E609D">
        <w:rPr>
          <w:rFonts w:ascii="Arial" w:hAnsi="Arial" w:cs="Arial"/>
          <w:color w:val="000000" w:themeColor="text1"/>
        </w:rPr>
        <w:t xml:space="preserve"> </w:t>
      </w:r>
      <w:r>
        <w:rPr>
          <w:rFonts w:ascii="Arial" w:hAnsi="Arial" w:cs="Arial"/>
          <w:color w:val="000000" w:themeColor="text1"/>
        </w:rPr>
        <w:t>признак</w:t>
      </w:r>
      <w:r w:rsidRPr="004E609D">
        <w:rPr>
          <w:rFonts w:ascii="Arial" w:hAnsi="Arial" w:cs="Arial"/>
          <w:color w:val="000000" w:themeColor="text1"/>
        </w:rPr>
        <w:t xml:space="preserve"> - </w:t>
      </w:r>
      <w:r>
        <w:rPr>
          <w:rFonts w:ascii="Arial" w:hAnsi="Arial" w:cs="Arial"/>
          <w:color w:val="000000" w:themeColor="text1"/>
          <w:lang w:val="en-US"/>
        </w:rPr>
        <w:t>Z</w:t>
      </w:r>
      <w:r w:rsidRPr="00313F04">
        <w:rPr>
          <w:rFonts w:ascii="Arial" w:hAnsi="Arial" w:cs="Arial"/>
          <w:color w:val="000000" w:themeColor="text1"/>
        </w:rPr>
        <w:t>WBSELMT</w:t>
      </w:r>
      <w:r w:rsidRPr="004E609D">
        <w:rPr>
          <w:rFonts w:ascii="Arial" w:hAnsi="Arial" w:cs="Arial"/>
          <w:color w:val="000000" w:themeColor="text1"/>
        </w:rPr>
        <w:t xml:space="preserve"> «</w:t>
      </w:r>
      <w:r>
        <w:rPr>
          <w:rFonts w:ascii="Arial" w:hAnsi="Arial" w:cs="Arial"/>
          <w:color w:val="000000" w:themeColor="text1"/>
          <w:lang w:val="en-US"/>
        </w:rPr>
        <w:t>Budget</w:t>
      </w:r>
      <w:r w:rsidRPr="009936BB">
        <w:rPr>
          <w:rFonts w:ascii="Arial" w:hAnsi="Arial" w:cs="Arial"/>
          <w:color w:val="000000" w:themeColor="text1"/>
        </w:rPr>
        <w:t xml:space="preserve"> </w:t>
      </w:r>
      <w:r>
        <w:rPr>
          <w:rFonts w:ascii="Arial" w:hAnsi="Arial" w:cs="Arial"/>
          <w:color w:val="000000" w:themeColor="text1"/>
          <w:lang w:val="en-US"/>
        </w:rPr>
        <w:t>WBS</w:t>
      </w:r>
      <w:r w:rsidRPr="004E609D">
        <w:rPr>
          <w:rFonts w:ascii="Arial" w:hAnsi="Arial" w:cs="Arial"/>
          <w:color w:val="000000" w:themeColor="text1"/>
        </w:rPr>
        <w:t>»</w:t>
      </w:r>
      <w:r>
        <w:rPr>
          <w:rFonts w:ascii="Arial" w:hAnsi="Arial" w:cs="Arial"/>
          <w:color w:val="000000" w:themeColor="text1"/>
        </w:rPr>
        <w:t xml:space="preserve"> с типом данных </w:t>
      </w:r>
      <w:r>
        <w:rPr>
          <w:rFonts w:ascii="Arial" w:hAnsi="Arial" w:cs="Arial"/>
          <w:color w:val="000000" w:themeColor="text1"/>
          <w:lang w:val="en-US"/>
        </w:rPr>
        <w:t>CHAR</w:t>
      </w:r>
      <w:r w:rsidRPr="00003D3A">
        <w:rPr>
          <w:rFonts w:ascii="Arial" w:hAnsi="Arial" w:cs="Arial"/>
          <w:color w:val="000000" w:themeColor="text1"/>
        </w:rPr>
        <w:t xml:space="preserve"> </w:t>
      </w:r>
      <w:r>
        <w:rPr>
          <w:rFonts w:ascii="Arial" w:hAnsi="Arial" w:cs="Arial"/>
          <w:color w:val="000000" w:themeColor="text1"/>
        </w:rPr>
        <w:t>и длиной 2</w:t>
      </w:r>
      <w:r w:rsidR="007B2AD3" w:rsidRPr="009936BB">
        <w:rPr>
          <w:rFonts w:ascii="Arial" w:hAnsi="Arial" w:cs="Arial"/>
          <w:color w:val="000000" w:themeColor="text1"/>
        </w:rPr>
        <w:t>4</w:t>
      </w:r>
      <w:r>
        <w:rPr>
          <w:rFonts w:ascii="Arial" w:hAnsi="Arial" w:cs="Arial"/>
          <w:color w:val="000000" w:themeColor="text1"/>
        </w:rPr>
        <w:t xml:space="preserve"> символа</w:t>
      </w:r>
      <w:r w:rsidRPr="004E609D">
        <w:rPr>
          <w:rFonts w:ascii="Arial" w:hAnsi="Arial" w:cs="Arial"/>
          <w:color w:val="000000" w:themeColor="text1"/>
        </w:rPr>
        <w:t>.</w:t>
      </w:r>
      <w:r w:rsidR="009F4CAA" w:rsidRPr="009F4CAA">
        <w:rPr>
          <w:rFonts w:ascii="Arial" w:hAnsi="Arial" w:cs="Arial"/>
          <w:color w:val="000000" w:themeColor="text1"/>
        </w:rPr>
        <w:t xml:space="preserve"> </w:t>
      </w:r>
      <w:r w:rsidR="009F4CAA">
        <w:rPr>
          <w:rFonts w:ascii="Arial" w:hAnsi="Arial" w:cs="Arial"/>
          <w:color w:val="000000" w:themeColor="text1"/>
        </w:rPr>
        <w:t>Доступ к основным данным признака будет осуществляться с помощью</w:t>
      </w:r>
      <w:r w:rsidR="009F4CAA" w:rsidRPr="00313F04">
        <w:rPr>
          <w:rFonts w:ascii="Arial" w:hAnsi="Arial" w:cs="Arial"/>
          <w:color w:val="000000" w:themeColor="text1"/>
        </w:rPr>
        <w:t xml:space="preserve"> </w:t>
      </w:r>
      <w:r w:rsidR="009F4CAA">
        <w:rPr>
          <w:rFonts w:ascii="Arial" w:hAnsi="Arial" w:cs="Arial"/>
          <w:color w:val="000000" w:themeColor="text1"/>
        </w:rPr>
        <w:t>разработанного вычисляемого ракурса (</w:t>
      </w:r>
      <w:r w:rsidR="009F4CAA" w:rsidRPr="005271C9">
        <w:rPr>
          <w:rFonts w:ascii="Arial" w:hAnsi="Arial" w:cs="Arial"/>
          <w:color w:val="000000" w:themeColor="text1"/>
        </w:rPr>
        <w:t>SAP</w:t>
      </w:r>
      <w:r w:rsidR="009F4CAA" w:rsidRPr="00313F04">
        <w:rPr>
          <w:rFonts w:ascii="Arial" w:hAnsi="Arial" w:cs="Arial"/>
          <w:color w:val="000000" w:themeColor="text1"/>
        </w:rPr>
        <w:t xml:space="preserve"> </w:t>
      </w:r>
      <w:r w:rsidR="009F4CAA" w:rsidRPr="005271C9">
        <w:rPr>
          <w:rFonts w:ascii="Arial" w:hAnsi="Arial" w:cs="Arial"/>
          <w:color w:val="000000" w:themeColor="text1"/>
        </w:rPr>
        <w:t>HANA</w:t>
      </w:r>
      <w:r w:rsidR="009F4CAA" w:rsidRPr="00313F04">
        <w:rPr>
          <w:rFonts w:ascii="Arial" w:hAnsi="Arial" w:cs="Arial"/>
          <w:color w:val="000000" w:themeColor="text1"/>
        </w:rPr>
        <w:t xml:space="preserve"> </w:t>
      </w:r>
      <w:r w:rsidR="009F4CAA" w:rsidRPr="005271C9">
        <w:rPr>
          <w:rFonts w:ascii="Arial" w:hAnsi="Arial" w:cs="Arial"/>
          <w:color w:val="000000" w:themeColor="text1"/>
        </w:rPr>
        <w:t>View</w:t>
      </w:r>
      <w:r w:rsidR="009F4CAA" w:rsidRPr="00313F04">
        <w:rPr>
          <w:rFonts w:ascii="Arial" w:hAnsi="Arial" w:cs="Arial"/>
          <w:color w:val="000000" w:themeColor="text1"/>
        </w:rPr>
        <w:t xml:space="preserve">). </w:t>
      </w:r>
      <w:r w:rsidR="009F4CAA">
        <w:rPr>
          <w:rFonts w:ascii="Arial" w:hAnsi="Arial" w:cs="Arial"/>
          <w:color w:val="000000" w:themeColor="text1"/>
        </w:rPr>
        <w:t>Для получения иерархии будет использоваться</w:t>
      </w:r>
      <w:r w:rsidR="009F4CAA" w:rsidRPr="009936BB">
        <w:rPr>
          <w:rFonts w:ascii="Arial" w:hAnsi="Arial" w:cs="Arial"/>
          <w:color w:val="000000" w:themeColor="text1"/>
        </w:rPr>
        <w:t xml:space="preserve"> </w:t>
      </w:r>
      <w:r w:rsidR="009F4CAA">
        <w:rPr>
          <w:rFonts w:ascii="Arial" w:hAnsi="Arial" w:cs="Arial"/>
          <w:color w:val="000000" w:themeColor="text1"/>
        </w:rPr>
        <w:t xml:space="preserve">доработанный источник данных </w:t>
      </w:r>
      <w:r w:rsidR="009F4CAA" w:rsidRPr="009F4CAA">
        <w:rPr>
          <w:rFonts w:ascii="Arial" w:hAnsi="Arial" w:cs="Arial"/>
          <w:color w:val="000000" w:themeColor="text1"/>
        </w:rPr>
        <w:t>0WBS_ELEMT_WBSH_HIER</w:t>
      </w:r>
      <w:r w:rsidR="009F4CAA">
        <w:rPr>
          <w:rFonts w:ascii="Arial" w:hAnsi="Arial" w:cs="Arial"/>
          <w:color w:val="000000" w:themeColor="text1"/>
        </w:rPr>
        <w:t>.</w:t>
      </w:r>
    </w:p>
    <w:p w14:paraId="6D908BDF" w14:textId="77777777" w:rsidR="00CE7E1E" w:rsidRPr="009936BB" w:rsidRDefault="00CE7E1E" w:rsidP="009936BB">
      <w:pPr>
        <w:spacing w:after="240" w:line="276" w:lineRule="auto"/>
        <w:ind w:firstLine="567"/>
        <w:rPr>
          <w:rFonts w:cs="Arial"/>
          <w:caps/>
          <w:color w:val="000000" w:themeColor="text1"/>
        </w:rPr>
      </w:pPr>
    </w:p>
    <w:p w14:paraId="5D52DE13" w14:textId="77777777" w:rsidR="00090E81" w:rsidRPr="00DB0474" w:rsidRDefault="000C6B7E">
      <w:pPr>
        <w:pStyle w:val="3"/>
      </w:pPr>
      <w:bookmarkStart w:id="2629" w:name="_Toc77357555"/>
      <w:r>
        <w:t>Тип затрат</w:t>
      </w:r>
      <w:bookmarkEnd w:id="2629"/>
    </w:p>
    <w:p w14:paraId="4F1E66AD" w14:textId="77777777" w:rsidR="00090E81" w:rsidRDefault="000C6B7E" w:rsidP="000C6B7E">
      <w:pPr>
        <w:spacing w:after="240" w:line="276" w:lineRule="auto"/>
        <w:ind w:firstLine="567"/>
        <w:rPr>
          <w:rFonts w:ascii="Arial" w:hAnsi="Arial" w:cs="Arial"/>
          <w:color w:val="000000" w:themeColor="text1"/>
        </w:rPr>
      </w:pPr>
      <w:r>
        <w:rPr>
          <w:rFonts w:ascii="Arial" w:hAnsi="Arial" w:cs="Arial"/>
          <w:color w:val="000000" w:themeColor="text1"/>
        </w:rPr>
        <w:t>Аналитика годового, среднесрочного и долгосрочного бюджетов, позволяющая отделить операционные затраты от капитальных вложений. Аналитика может принимать значения: «</w:t>
      </w:r>
      <w:r w:rsidR="00090E81" w:rsidRPr="00DB0474">
        <w:rPr>
          <w:rFonts w:ascii="Arial" w:hAnsi="Arial" w:cs="Arial"/>
          <w:color w:val="000000" w:themeColor="text1"/>
        </w:rPr>
        <w:t>OPEX</w:t>
      </w:r>
      <w:r>
        <w:rPr>
          <w:rFonts w:ascii="Arial" w:hAnsi="Arial" w:cs="Arial"/>
          <w:color w:val="000000" w:themeColor="text1"/>
        </w:rPr>
        <w:t>» для операционных затрат; «</w:t>
      </w:r>
      <w:r w:rsidR="00090E81" w:rsidRPr="00DB0474">
        <w:rPr>
          <w:rFonts w:ascii="Arial" w:hAnsi="Arial" w:cs="Arial"/>
          <w:color w:val="000000" w:themeColor="text1"/>
        </w:rPr>
        <w:t>CAPEX</w:t>
      </w:r>
      <w:r>
        <w:rPr>
          <w:rFonts w:ascii="Arial" w:hAnsi="Arial" w:cs="Arial"/>
          <w:color w:val="000000" w:themeColor="text1"/>
        </w:rPr>
        <w:t>» для капитальных вложений.</w:t>
      </w:r>
    </w:p>
    <w:p w14:paraId="5C55EAA4" w14:textId="042EE738" w:rsidR="000C6B7E" w:rsidRPr="00B124A7" w:rsidRDefault="00610434" w:rsidP="000C6B7E">
      <w:pPr>
        <w:spacing w:after="240" w:line="276" w:lineRule="auto"/>
        <w:ind w:firstLine="567"/>
        <w:rPr>
          <w:rFonts w:ascii="Arial" w:hAnsi="Arial" w:cs="Arial"/>
          <w:color w:val="000000" w:themeColor="text1"/>
        </w:rPr>
      </w:pPr>
      <w:r>
        <w:rPr>
          <w:rFonts w:ascii="Arial" w:hAnsi="Arial" w:cs="Arial"/>
          <w:color w:val="000000" w:themeColor="text1"/>
        </w:rPr>
        <w:t>Плановые и фактические значения из заказа ТОРО могут относиться к операционным затратам или к капитальным вложения. Это зависит от</w:t>
      </w:r>
      <w:r w:rsidR="00F92165">
        <w:rPr>
          <w:rFonts w:ascii="Arial" w:hAnsi="Arial" w:cs="Arial"/>
          <w:color w:val="000000" w:themeColor="text1"/>
        </w:rPr>
        <w:t xml:space="preserve"> стоимости ремонтов</w:t>
      </w:r>
      <w:r w:rsidR="00B124A7">
        <w:rPr>
          <w:rFonts w:ascii="Arial" w:hAnsi="Arial" w:cs="Arial"/>
          <w:color w:val="000000" w:themeColor="text1"/>
        </w:rPr>
        <w:t>.</w:t>
      </w:r>
    </w:p>
    <w:p w14:paraId="67176FB7" w14:textId="383EE9AF" w:rsidR="00610434" w:rsidRDefault="00610434" w:rsidP="000C6B7E">
      <w:pPr>
        <w:spacing w:after="240" w:line="276" w:lineRule="auto"/>
        <w:ind w:firstLine="567"/>
        <w:rPr>
          <w:rFonts w:ascii="Arial" w:hAnsi="Arial" w:cs="Arial"/>
          <w:color w:val="000000" w:themeColor="text1"/>
        </w:rPr>
      </w:pPr>
      <w:r>
        <w:rPr>
          <w:rFonts w:ascii="Arial" w:hAnsi="Arial" w:cs="Arial"/>
          <w:color w:val="000000" w:themeColor="text1"/>
        </w:rPr>
        <w:t xml:space="preserve">Плановые и фактические значения из сетевых графиков </w:t>
      </w:r>
      <w:r w:rsidR="00F92165">
        <w:rPr>
          <w:rFonts w:ascii="Arial" w:hAnsi="Arial" w:cs="Arial"/>
          <w:color w:val="000000" w:themeColor="text1"/>
        </w:rPr>
        <w:t xml:space="preserve">(Компонентный учет) </w:t>
      </w:r>
      <w:r>
        <w:rPr>
          <w:rFonts w:ascii="Arial" w:hAnsi="Arial" w:cs="Arial"/>
          <w:color w:val="000000" w:themeColor="text1"/>
        </w:rPr>
        <w:t>всегда относятся к капитальным вложениям.</w:t>
      </w:r>
    </w:p>
    <w:p w14:paraId="0925AD08" w14:textId="77777777" w:rsidR="009F134D" w:rsidRDefault="009F134D" w:rsidP="009F134D">
      <w:pPr>
        <w:spacing w:after="240" w:line="276" w:lineRule="auto"/>
        <w:ind w:firstLine="567"/>
        <w:rPr>
          <w:rFonts w:ascii="Arial" w:hAnsi="Arial" w:cs="Arial"/>
          <w:color w:val="000000" w:themeColor="text1"/>
        </w:rPr>
      </w:pPr>
      <w:r>
        <w:rPr>
          <w:rFonts w:ascii="Arial" w:hAnsi="Arial" w:cs="Arial"/>
          <w:color w:val="000000" w:themeColor="text1"/>
        </w:rPr>
        <w:t>В</w:t>
      </w:r>
      <w:r w:rsidRPr="004E609D">
        <w:rPr>
          <w:rFonts w:ascii="Arial" w:hAnsi="Arial" w:cs="Arial"/>
          <w:color w:val="000000" w:themeColor="text1"/>
        </w:rPr>
        <w:t xml:space="preserve"> </w:t>
      </w:r>
      <w:r>
        <w:rPr>
          <w:rFonts w:ascii="Arial" w:hAnsi="Arial" w:cs="Arial"/>
          <w:color w:val="000000" w:themeColor="text1"/>
        </w:rPr>
        <w:t>хранилище</w:t>
      </w:r>
      <w:r w:rsidRPr="004E609D">
        <w:rPr>
          <w:rFonts w:ascii="Arial" w:hAnsi="Arial" w:cs="Arial"/>
          <w:color w:val="000000" w:themeColor="text1"/>
        </w:rPr>
        <w:t xml:space="preserve"> </w:t>
      </w:r>
      <w:r>
        <w:rPr>
          <w:rFonts w:ascii="Arial" w:hAnsi="Arial" w:cs="Arial"/>
          <w:color w:val="000000" w:themeColor="text1"/>
        </w:rPr>
        <w:t>данных</w:t>
      </w:r>
      <w:r w:rsidRPr="004E609D">
        <w:rPr>
          <w:rFonts w:ascii="Arial" w:hAnsi="Arial" w:cs="Arial"/>
          <w:color w:val="000000" w:themeColor="text1"/>
        </w:rPr>
        <w:t xml:space="preserve"> </w:t>
      </w:r>
      <w:r w:rsidRPr="009F134D">
        <w:rPr>
          <w:rFonts w:ascii="Arial" w:hAnsi="Arial" w:cs="Arial"/>
          <w:color w:val="000000" w:themeColor="text1"/>
          <w:lang w:val="en-US"/>
        </w:rPr>
        <w:t>BW</w:t>
      </w:r>
      <w:r w:rsidRPr="004E609D">
        <w:rPr>
          <w:rFonts w:ascii="Arial" w:hAnsi="Arial" w:cs="Arial"/>
          <w:color w:val="000000" w:themeColor="text1"/>
        </w:rPr>
        <w:t xml:space="preserve"> </w:t>
      </w:r>
      <w:r>
        <w:rPr>
          <w:rFonts w:ascii="Arial" w:hAnsi="Arial" w:cs="Arial"/>
          <w:color w:val="000000" w:themeColor="text1"/>
        </w:rPr>
        <w:t>будет</w:t>
      </w:r>
      <w:r w:rsidRPr="004E609D">
        <w:rPr>
          <w:rFonts w:ascii="Arial" w:hAnsi="Arial" w:cs="Arial"/>
          <w:color w:val="000000" w:themeColor="text1"/>
        </w:rPr>
        <w:t xml:space="preserve"> </w:t>
      </w:r>
      <w:r>
        <w:rPr>
          <w:rFonts w:ascii="Arial" w:hAnsi="Arial" w:cs="Arial"/>
          <w:color w:val="000000" w:themeColor="text1"/>
        </w:rPr>
        <w:t>создан</w:t>
      </w:r>
      <w:r w:rsidRPr="004E609D">
        <w:rPr>
          <w:rFonts w:ascii="Arial" w:hAnsi="Arial" w:cs="Arial"/>
          <w:color w:val="000000" w:themeColor="text1"/>
        </w:rPr>
        <w:t xml:space="preserve"> </w:t>
      </w:r>
      <w:r>
        <w:rPr>
          <w:rFonts w:ascii="Arial" w:hAnsi="Arial" w:cs="Arial"/>
          <w:color w:val="000000" w:themeColor="text1"/>
        </w:rPr>
        <w:t>признак</w:t>
      </w:r>
      <w:r w:rsidRPr="004E609D">
        <w:rPr>
          <w:rFonts w:ascii="Arial" w:hAnsi="Arial" w:cs="Arial"/>
          <w:color w:val="000000" w:themeColor="text1"/>
        </w:rPr>
        <w:t xml:space="preserve"> - </w:t>
      </w:r>
      <w:r>
        <w:rPr>
          <w:rFonts w:ascii="Arial" w:hAnsi="Arial" w:cs="Arial"/>
          <w:color w:val="000000" w:themeColor="text1"/>
          <w:lang w:val="en-US"/>
        </w:rPr>
        <w:t>ZCOSTTYPE</w:t>
      </w:r>
      <w:r w:rsidRPr="004E609D">
        <w:rPr>
          <w:rFonts w:ascii="Arial" w:hAnsi="Arial" w:cs="Arial"/>
          <w:color w:val="000000" w:themeColor="text1"/>
        </w:rPr>
        <w:t xml:space="preserve"> «</w:t>
      </w:r>
      <w:r w:rsidR="004E609D">
        <w:rPr>
          <w:rFonts w:ascii="Arial" w:hAnsi="Arial" w:cs="Arial"/>
          <w:color w:val="000000" w:themeColor="text1"/>
          <w:lang w:val="en-US"/>
        </w:rPr>
        <w:t>Cost</w:t>
      </w:r>
      <w:r w:rsidR="004E609D" w:rsidRPr="004E609D">
        <w:rPr>
          <w:rFonts w:ascii="Arial" w:hAnsi="Arial" w:cs="Arial"/>
          <w:color w:val="000000" w:themeColor="text1"/>
        </w:rPr>
        <w:t xml:space="preserve"> </w:t>
      </w:r>
      <w:r w:rsidR="004E609D">
        <w:rPr>
          <w:rFonts w:ascii="Arial" w:hAnsi="Arial" w:cs="Arial"/>
          <w:color w:val="000000" w:themeColor="text1"/>
          <w:lang w:val="en-US"/>
        </w:rPr>
        <w:t>type</w:t>
      </w:r>
      <w:r w:rsidRPr="004E609D">
        <w:rPr>
          <w:rFonts w:ascii="Arial" w:hAnsi="Arial" w:cs="Arial"/>
          <w:color w:val="000000" w:themeColor="text1"/>
        </w:rPr>
        <w:t>»</w:t>
      </w:r>
      <w:r w:rsidR="00003D3A">
        <w:rPr>
          <w:rFonts w:ascii="Arial" w:hAnsi="Arial" w:cs="Arial"/>
          <w:color w:val="000000" w:themeColor="text1"/>
        </w:rPr>
        <w:t xml:space="preserve"> с типом данных </w:t>
      </w:r>
      <w:r w:rsidR="00003D3A">
        <w:rPr>
          <w:rFonts w:ascii="Arial" w:hAnsi="Arial" w:cs="Arial"/>
          <w:color w:val="000000" w:themeColor="text1"/>
          <w:lang w:val="en-US"/>
        </w:rPr>
        <w:t>CHAR</w:t>
      </w:r>
      <w:r w:rsidR="00003D3A" w:rsidRPr="00003D3A">
        <w:rPr>
          <w:rFonts w:ascii="Arial" w:hAnsi="Arial" w:cs="Arial"/>
          <w:color w:val="000000" w:themeColor="text1"/>
        </w:rPr>
        <w:t xml:space="preserve"> </w:t>
      </w:r>
      <w:r w:rsidR="00003D3A">
        <w:rPr>
          <w:rFonts w:ascii="Arial" w:hAnsi="Arial" w:cs="Arial"/>
          <w:color w:val="000000" w:themeColor="text1"/>
        </w:rPr>
        <w:t>и длиной 2 символа</w:t>
      </w:r>
      <w:r w:rsidRPr="004E609D">
        <w:rPr>
          <w:rFonts w:ascii="Arial" w:hAnsi="Arial" w:cs="Arial"/>
          <w:color w:val="000000" w:themeColor="text1"/>
        </w:rPr>
        <w:t>.</w:t>
      </w:r>
      <w:r w:rsidR="004E609D" w:rsidRPr="004E609D">
        <w:rPr>
          <w:rFonts w:ascii="Arial" w:hAnsi="Arial" w:cs="Arial"/>
          <w:color w:val="000000" w:themeColor="text1"/>
        </w:rPr>
        <w:t xml:space="preserve"> </w:t>
      </w:r>
      <w:r w:rsidR="004E609D">
        <w:rPr>
          <w:rFonts w:ascii="Arial" w:hAnsi="Arial" w:cs="Arial"/>
          <w:color w:val="000000" w:themeColor="text1"/>
        </w:rPr>
        <w:t xml:space="preserve">Основные данные признака будут </w:t>
      </w:r>
      <w:r w:rsidR="00C66304">
        <w:rPr>
          <w:rFonts w:ascii="Arial" w:hAnsi="Arial" w:cs="Arial"/>
          <w:color w:val="000000" w:themeColor="text1"/>
        </w:rPr>
        <w:t xml:space="preserve">вестись </w:t>
      </w:r>
      <w:r w:rsidR="004E609D">
        <w:rPr>
          <w:rFonts w:ascii="Arial" w:hAnsi="Arial" w:cs="Arial"/>
          <w:color w:val="000000" w:themeColor="text1"/>
        </w:rPr>
        <w:t xml:space="preserve">вручную с помощью транзакции </w:t>
      </w:r>
      <w:r w:rsidR="004E609D" w:rsidRPr="004E609D">
        <w:rPr>
          <w:rFonts w:ascii="Arial" w:hAnsi="Arial" w:cs="Arial"/>
          <w:color w:val="000000" w:themeColor="text1"/>
        </w:rPr>
        <w:t>RSDMD</w:t>
      </w:r>
      <w:r w:rsidR="004E609D">
        <w:rPr>
          <w:rFonts w:ascii="Arial" w:hAnsi="Arial" w:cs="Arial"/>
          <w:color w:val="000000" w:themeColor="text1"/>
        </w:rPr>
        <w:t xml:space="preserve"> «Ведение основных данных с предварительным выбором».</w:t>
      </w:r>
    </w:p>
    <w:p w14:paraId="056BAE74" w14:textId="58D540A7" w:rsidR="002968D9" w:rsidRPr="00916FAB" w:rsidRDefault="002968D9" w:rsidP="002968D9">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14</w:t>
      </w:r>
      <w:r w:rsidRPr="00916FAB">
        <w:rPr>
          <w:rFonts w:ascii="Arial" w:hAnsi="Arial" w:cs="Arial"/>
          <w:b/>
          <w:sz w:val="22"/>
        </w:rPr>
        <w:fldChar w:fldCharType="end"/>
      </w:r>
      <w:r>
        <w:rPr>
          <w:rFonts w:ascii="Arial" w:hAnsi="Arial" w:cs="Arial"/>
          <w:b/>
          <w:sz w:val="22"/>
        </w:rPr>
        <w:t>. Основные данные признака «Тип затрат»</w:t>
      </w:r>
    </w:p>
    <w:tbl>
      <w:tblPr>
        <w:tblW w:w="312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395"/>
        <w:gridCol w:w="3969"/>
      </w:tblGrid>
      <w:tr w:rsidR="00003D3A" w:rsidRPr="00B14753" w14:paraId="0B33BAB1" w14:textId="77777777" w:rsidTr="00003D3A">
        <w:trPr>
          <w:cantSplit/>
          <w:trHeight w:val="397"/>
          <w:tblHeader/>
          <w:jc w:val="center"/>
        </w:trPr>
        <w:tc>
          <w:tcPr>
            <w:tcW w:w="1882" w:type="pct"/>
            <w:shd w:val="clear" w:color="auto" w:fill="FFC000"/>
            <w:vAlign w:val="center"/>
          </w:tcPr>
          <w:p w14:paraId="0F104181" w14:textId="77777777" w:rsidR="00003D3A" w:rsidRPr="00B14753" w:rsidRDefault="00003D3A" w:rsidP="00FA728E">
            <w:pPr>
              <w:suppressAutoHyphens/>
              <w:jc w:val="center"/>
              <w:rPr>
                <w:rFonts w:ascii="Arial" w:hAnsi="Arial" w:cs="Arial"/>
                <w:b/>
                <w:sz w:val="20"/>
              </w:rPr>
            </w:pPr>
            <w:r>
              <w:rPr>
                <w:rFonts w:ascii="Arial" w:hAnsi="Arial" w:cs="Arial"/>
                <w:b/>
                <w:sz w:val="20"/>
              </w:rPr>
              <w:t>Код типа затрат</w:t>
            </w:r>
          </w:p>
        </w:tc>
        <w:tc>
          <w:tcPr>
            <w:tcW w:w="3118" w:type="pct"/>
            <w:shd w:val="clear" w:color="auto" w:fill="FFC000"/>
            <w:vAlign w:val="center"/>
          </w:tcPr>
          <w:p w14:paraId="7DADAF87" w14:textId="77777777" w:rsidR="00003D3A" w:rsidRPr="00B14753" w:rsidRDefault="00003D3A" w:rsidP="00FA728E">
            <w:pPr>
              <w:suppressAutoHyphens/>
              <w:jc w:val="center"/>
              <w:rPr>
                <w:rFonts w:ascii="Arial" w:hAnsi="Arial" w:cs="Arial"/>
                <w:b/>
                <w:sz w:val="20"/>
              </w:rPr>
            </w:pPr>
            <w:r>
              <w:rPr>
                <w:rFonts w:ascii="Arial" w:hAnsi="Arial" w:cs="Arial"/>
                <w:b/>
                <w:sz w:val="20"/>
              </w:rPr>
              <w:t>Описание типа затрат</w:t>
            </w:r>
          </w:p>
        </w:tc>
      </w:tr>
      <w:tr w:rsidR="00003D3A" w:rsidRPr="00B14753" w14:paraId="78FD89B0" w14:textId="77777777" w:rsidTr="00003D3A">
        <w:trPr>
          <w:cantSplit/>
          <w:jc w:val="center"/>
        </w:trPr>
        <w:tc>
          <w:tcPr>
            <w:tcW w:w="1882" w:type="pct"/>
          </w:tcPr>
          <w:p w14:paraId="5A8DDA76" w14:textId="77777777" w:rsidR="00003D3A" w:rsidRPr="00003D3A" w:rsidRDefault="00003D3A" w:rsidP="00003D3A">
            <w:pPr>
              <w:suppressAutoHyphens/>
              <w:jc w:val="center"/>
              <w:rPr>
                <w:rFonts w:ascii="Arial" w:hAnsi="Arial" w:cs="Arial"/>
                <w:sz w:val="20"/>
                <w:szCs w:val="20"/>
                <w:lang w:val="en-US"/>
              </w:rPr>
            </w:pPr>
            <w:r>
              <w:rPr>
                <w:rFonts w:ascii="Arial" w:hAnsi="Arial" w:cs="Arial"/>
                <w:sz w:val="20"/>
                <w:lang w:val="en-US"/>
              </w:rPr>
              <w:t>CP</w:t>
            </w:r>
          </w:p>
        </w:tc>
        <w:tc>
          <w:tcPr>
            <w:tcW w:w="3118" w:type="pct"/>
          </w:tcPr>
          <w:p w14:paraId="0F02C99F" w14:textId="77777777" w:rsidR="00003D3A" w:rsidRPr="00003D3A" w:rsidRDefault="00003D3A" w:rsidP="00FA728E">
            <w:pPr>
              <w:suppressAutoHyphens/>
              <w:jc w:val="left"/>
              <w:rPr>
                <w:rFonts w:ascii="Arial" w:hAnsi="Arial" w:cs="Arial"/>
                <w:sz w:val="20"/>
                <w:szCs w:val="20"/>
                <w:lang w:val="en-US"/>
              </w:rPr>
            </w:pPr>
            <w:r>
              <w:rPr>
                <w:rFonts w:ascii="Arial" w:hAnsi="Arial" w:cs="Arial"/>
                <w:sz w:val="20"/>
                <w:lang w:val="en-US"/>
              </w:rPr>
              <w:t>CAPEX</w:t>
            </w:r>
          </w:p>
        </w:tc>
      </w:tr>
      <w:tr w:rsidR="00003D3A" w:rsidRPr="00B14753" w14:paraId="4AD4F9E6" w14:textId="77777777" w:rsidTr="00003D3A">
        <w:trPr>
          <w:cantSplit/>
          <w:jc w:val="center"/>
        </w:trPr>
        <w:tc>
          <w:tcPr>
            <w:tcW w:w="1882" w:type="pct"/>
          </w:tcPr>
          <w:p w14:paraId="3198163B" w14:textId="77777777" w:rsidR="00003D3A" w:rsidRPr="00003D3A" w:rsidRDefault="00003D3A" w:rsidP="00003D3A">
            <w:pPr>
              <w:suppressAutoHyphens/>
              <w:jc w:val="center"/>
              <w:rPr>
                <w:rFonts w:ascii="Arial" w:hAnsi="Arial" w:cs="Arial"/>
                <w:sz w:val="20"/>
                <w:lang w:val="en-US"/>
              </w:rPr>
            </w:pPr>
            <w:r>
              <w:rPr>
                <w:rFonts w:ascii="Arial" w:hAnsi="Arial" w:cs="Arial"/>
                <w:sz w:val="20"/>
                <w:lang w:val="en-US"/>
              </w:rPr>
              <w:t>OP</w:t>
            </w:r>
          </w:p>
        </w:tc>
        <w:tc>
          <w:tcPr>
            <w:tcW w:w="3118" w:type="pct"/>
          </w:tcPr>
          <w:p w14:paraId="3299A17D" w14:textId="77777777" w:rsidR="00003D3A" w:rsidRPr="00003D3A" w:rsidRDefault="00003D3A" w:rsidP="00FA728E">
            <w:pPr>
              <w:suppressAutoHyphens/>
              <w:jc w:val="left"/>
              <w:rPr>
                <w:rFonts w:ascii="Arial" w:hAnsi="Arial" w:cs="Arial"/>
                <w:sz w:val="20"/>
                <w:szCs w:val="20"/>
                <w:lang w:val="en-US"/>
              </w:rPr>
            </w:pPr>
            <w:r>
              <w:rPr>
                <w:rFonts w:ascii="Arial" w:hAnsi="Arial" w:cs="Arial"/>
                <w:sz w:val="20"/>
                <w:lang w:val="en-US"/>
              </w:rPr>
              <w:t>OPEX</w:t>
            </w:r>
          </w:p>
        </w:tc>
      </w:tr>
    </w:tbl>
    <w:p w14:paraId="6783BCF3" w14:textId="77777777" w:rsidR="00090E81" w:rsidRDefault="00090E81" w:rsidP="00090E81">
      <w:pPr>
        <w:spacing w:after="240" w:line="276" w:lineRule="auto"/>
        <w:ind w:firstLine="567"/>
        <w:rPr>
          <w:rFonts w:ascii="Arial" w:hAnsi="Arial" w:cs="Arial"/>
          <w:color w:val="000000" w:themeColor="text1"/>
        </w:rPr>
      </w:pPr>
    </w:p>
    <w:p w14:paraId="43F4B2A9" w14:textId="77777777" w:rsidR="009526C8" w:rsidRDefault="009526C8">
      <w:pPr>
        <w:pStyle w:val="3"/>
      </w:pPr>
      <w:bookmarkStart w:id="2630" w:name="_Toc77357556"/>
      <w:r w:rsidRPr="00DB0474">
        <w:t>Способ выполнения работ</w:t>
      </w:r>
      <w:bookmarkEnd w:id="2630"/>
    </w:p>
    <w:p w14:paraId="1D76C4F4" w14:textId="77777777" w:rsidR="009526C8" w:rsidRDefault="009526C8" w:rsidP="009526C8">
      <w:pPr>
        <w:spacing w:after="240" w:line="276" w:lineRule="auto"/>
        <w:ind w:firstLine="567"/>
        <w:rPr>
          <w:rFonts w:ascii="Arial" w:hAnsi="Arial" w:cs="Arial"/>
          <w:color w:val="000000" w:themeColor="text1"/>
        </w:rPr>
      </w:pPr>
      <w:r>
        <w:rPr>
          <w:rFonts w:ascii="Arial" w:hAnsi="Arial" w:cs="Arial"/>
          <w:color w:val="000000" w:themeColor="text1"/>
        </w:rPr>
        <w:t xml:space="preserve">Аналитика </w:t>
      </w:r>
      <w:r w:rsidR="00C66304">
        <w:rPr>
          <w:rFonts w:ascii="Arial" w:hAnsi="Arial" w:cs="Arial"/>
          <w:color w:val="000000" w:themeColor="text1"/>
        </w:rPr>
        <w:t>годового, среднесрочного и долгосрочного бюджетов</w:t>
      </w:r>
      <w:r>
        <w:rPr>
          <w:rFonts w:ascii="Arial" w:hAnsi="Arial" w:cs="Arial"/>
          <w:color w:val="000000" w:themeColor="text1"/>
        </w:rPr>
        <w:t>, позволяющая разделить затраты по способу выполнения работ. Аналитика может принимать значения «п</w:t>
      </w:r>
      <w:r w:rsidRPr="00DB0474">
        <w:rPr>
          <w:rFonts w:ascii="Arial" w:hAnsi="Arial" w:cs="Arial"/>
          <w:color w:val="000000" w:themeColor="text1"/>
        </w:rPr>
        <w:t>одрядный</w:t>
      </w:r>
      <w:r>
        <w:rPr>
          <w:rFonts w:ascii="Arial" w:hAnsi="Arial" w:cs="Arial"/>
          <w:color w:val="000000" w:themeColor="text1"/>
        </w:rPr>
        <w:t>» и «</w:t>
      </w:r>
      <w:r w:rsidRPr="00DB0474">
        <w:rPr>
          <w:rFonts w:ascii="Arial" w:hAnsi="Arial" w:cs="Arial"/>
          <w:color w:val="000000" w:themeColor="text1"/>
        </w:rPr>
        <w:t>хоз</w:t>
      </w:r>
      <w:r>
        <w:rPr>
          <w:rFonts w:ascii="Arial" w:hAnsi="Arial" w:cs="Arial"/>
          <w:color w:val="000000" w:themeColor="text1"/>
        </w:rPr>
        <w:t xml:space="preserve">яйственный </w:t>
      </w:r>
      <w:r w:rsidRPr="00DB0474">
        <w:rPr>
          <w:rFonts w:ascii="Arial" w:hAnsi="Arial" w:cs="Arial"/>
          <w:color w:val="000000" w:themeColor="text1"/>
        </w:rPr>
        <w:t>способ</w:t>
      </w:r>
      <w:r>
        <w:rPr>
          <w:rFonts w:ascii="Arial" w:hAnsi="Arial" w:cs="Arial"/>
          <w:color w:val="000000" w:themeColor="text1"/>
        </w:rPr>
        <w:t>».</w:t>
      </w:r>
    </w:p>
    <w:p w14:paraId="706E8A06" w14:textId="3C236F09" w:rsidR="009526C8" w:rsidRPr="006E187D" w:rsidRDefault="009526C8" w:rsidP="009526C8">
      <w:pPr>
        <w:spacing w:after="240" w:line="276" w:lineRule="auto"/>
        <w:ind w:firstLine="567"/>
        <w:rPr>
          <w:rFonts w:ascii="Arial" w:hAnsi="Arial" w:cs="Arial"/>
          <w:color w:val="000000" w:themeColor="text1"/>
        </w:rPr>
      </w:pPr>
      <w:r>
        <w:rPr>
          <w:rFonts w:ascii="Arial" w:hAnsi="Arial" w:cs="Arial"/>
          <w:color w:val="000000" w:themeColor="text1"/>
        </w:rPr>
        <w:t>Значение аналитики можно определить по управляющему ключу операции в заказе ТОРО.</w:t>
      </w:r>
      <w:r w:rsidRPr="006E187D">
        <w:rPr>
          <w:rFonts w:ascii="Arial" w:hAnsi="Arial" w:cs="Arial"/>
          <w:color w:val="000000" w:themeColor="text1"/>
        </w:rPr>
        <w:t xml:space="preserve"> </w:t>
      </w:r>
      <w:r>
        <w:rPr>
          <w:rFonts w:ascii="Arial" w:hAnsi="Arial" w:cs="Arial"/>
          <w:color w:val="000000" w:themeColor="text1"/>
        </w:rPr>
        <w:t xml:space="preserve">Хозяйственному способу выполнения работ будет соответствовать значение управляющего ключа </w:t>
      </w:r>
      <w:r>
        <w:rPr>
          <w:rFonts w:ascii="Arial" w:hAnsi="Arial" w:cs="Arial"/>
          <w:color w:val="000000" w:themeColor="text1"/>
          <w:lang w:val="en-US"/>
        </w:rPr>
        <w:t>PM</w:t>
      </w:r>
      <w:r w:rsidRPr="006E187D">
        <w:rPr>
          <w:rFonts w:ascii="Arial" w:hAnsi="Arial" w:cs="Arial"/>
          <w:color w:val="000000" w:themeColor="text1"/>
        </w:rPr>
        <w:t xml:space="preserve">01 </w:t>
      </w:r>
      <w:r>
        <w:rPr>
          <w:rFonts w:ascii="Arial" w:hAnsi="Arial" w:cs="Arial"/>
          <w:color w:val="000000" w:themeColor="text1"/>
        </w:rPr>
        <w:t>«ТОРО – хозспособ»</w:t>
      </w:r>
      <w:r w:rsidR="00F92165">
        <w:rPr>
          <w:rFonts w:ascii="Arial" w:hAnsi="Arial" w:cs="Arial"/>
          <w:color w:val="000000" w:themeColor="text1"/>
        </w:rPr>
        <w:t xml:space="preserve">, </w:t>
      </w:r>
      <w:r w:rsidR="00F92165">
        <w:rPr>
          <w:rFonts w:ascii="Arial" w:hAnsi="Arial" w:cs="Arial"/>
          <w:color w:val="000000" w:themeColor="text1"/>
          <w:lang w:val="en-US"/>
        </w:rPr>
        <w:t>PM</w:t>
      </w:r>
      <w:r w:rsidR="00F92165" w:rsidRPr="00494ECB">
        <w:rPr>
          <w:rFonts w:ascii="Arial" w:hAnsi="Arial" w:cs="Arial"/>
          <w:color w:val="000000" w:themeColor="text1"/>
        </w:rPr>
        <w:t xml:space="preserve">07 </w:t>
      </w:r>
      <w:r w:rsidR="00F92165">
        <w:rPr>
          <w:rFonts w:ascii="Arial" w:hAnsi="Arial" w:cs="Arial"/>
          <w:color w:val="000000" w:themeColor="text1"/>
        </w:rPr>
        <w:t>«Элемент планирования без затрат»</w:t>
      </w:r>
      <w:r>
        <w:rPr>
          <w:rFonts w:ascii="Arial" w:hAnsi="Arial" w:cs="Arial"/>
          <w:color w:val="000000" w:themeColor="text1"/>
        </w:rPr>
        <w:t xml:space="preserve">, а подрядному - </w:t>
      </w:r>
      <w:r>
        <w:rPr>
          <w:rFonts w:ascii="Arial" w:hAnsi="Arial" w:cs="Arial"/>
          <w:color w:val="000000" w:themeColor="text1"/>
          <w:lang w:val="en-US"/>
        </w:rPr>
        <w:t>PM</w:t>
      </w:r>
      <w:r>
        <w:rPr>
          <w:rFonts w:ascii="Arial" w:hAnsi="Arial" w:cs="Arial"/>
          <w:color w:val="000000" w:themeColor="text1"/>
        </w:rPr>
        <w:t>0</w:t>
      </w:r>
      <w:r w:rsidRPr="006E187D">
        <w:rPr>
          <w:rFonts w:ascii="Arial" w:hAnsi="Arial" w:cs="Arial"/>
          <w:color w:val="000000" w:themeColor="text1"/>
        </w:rPr>
        <w:t xml:space="preserve">2 </w:t>
      </w:r>
      <w:r>
        <w:rPr>
          <w:rFonts w:ascii="Arial" w:hAnsi="Arial" w:cs="Arial"/>
          <w:color w:val="000000" w:themeColor="text1"/>
        </w:rPr>
        <w:t>«ТОРО – УСО»</w:t>
      </w:r>
      <w:r w:rsidR="00F92165">
        <w:rPr>
          <w:rFonts w:ascii="Arial" w:hAnsi="Arial" w:cs="Arial"/>
          <w:color w:val="000000" w:themeColor="text1"/>
        </w:rPr>
        <w:t xml:space="preserve">, </w:t>
      </w:r>
      <w:r w:rsidR="00F92165">
        <w:rPr>
          <w:rFonts w:ascii="Arial" w:hAnsi="Arial" w:cs="Arial"/>
          <w:color w:val="000000" w:themeColor="text1"/>
          <w:lang w:val="en-US"/>
        </w:rPr>
        <w:t>PM</w:t>
      </w:r>
      <w:r w:rsidR="00F92165" w:rsidRPr="00494ECB">
        <w:rPr>
          <w:rFonts w:ascii="Arial" w:hAnsi="Arial" w:cs="Arial"/>
          <w:color w:val="000000" w:themeColor="text1"/>
        </w:rPr>
        <w:t>03</w:t>
      </w:r>
      <w:r w:rsidR="00F92165">
        <w:rPr>
          <w:rFonts w:ascii="Arial" w:hAnsi="Arial" w:cs="Arial"/>
          <w:color w:val="000000" w:themeColor="text1"/>
        </w:rPr>
        <w:t xml:space="preserve"> «ТОРО – УСО (гарантия)»</w:t>
      </w:r>
      <w:r w:rsidR="00F92165" w:rsidRPr="00494ECB">
        <w:rPr>
          <w:rFonts w:ascii="Arial" w:hAnsi="Arial" w:cs="Arial"/>
          <w:color w:val="000000" w:themeColor="text1"/>
        </w:rPr>
        <w:t xml:space="preserve">, </w:t>
      </w:r>
      <w:r w:rsidR="00F92165">
        <w:rPr>
          <w:rFonts w:ascii="Arial" w:hAnsi="Arial" w:cs="Arial"/>
          <w:color w:val="000000" w:themeColor="text1"/>
          <w:lang w:val="en-US"/>
        </w:rPr>
        <w:t>PM</w:t>
      </w:r>
      <w:r w:rsidR="00F92165" w:rsidRPr="00494ECB">
        <w:rPr>
          <w:rFonts w:ascii="Arial" w:hAnsi="Arial" w:cs="Arial"/>
          <w:color w:val="000000" w:themeColor="text1"/>
        </w:rPr>
        <w:t>05</w:t>
      </w:r>
      <w:r w:rsidR="00F92165">
        <w:rPr>
          <w:rFonts w:ascii="Arial" w:hAnsi="Arial" w:cs="Arial"/>
          <w:color w:val="000000" w:themeColor="text1"/>
        </w:rPr>
        <w:t xml:space="preserve"> «ТОРО – УСО (тариф)»</w:t>
      </w:r>
      <w:r>
        <w:rPr>
          <w:rFonts w:ascii="Arial" w:hAnsi="Arial" w:cs="Arial"/>
          <w:color w:val="000000" w:themeColor="text1"/>
        </w:rPr>
        <w:t>.</w:t>
      </w:r>
    </w:p>
    <w:p w14:paraId="5BB1E9A9" w14:textId="77777777" w:rsidR="009526C8" w:rsidRDefault="009526C8" w:rsidP="009526C8">
      <w:pPr>
        <w:spacing w:after="240" w:line="276" w:lineRule="auto"/>
        <w:ind w:firstLine="567"/>
        <w:rPr>
          <w:rFonts w:ascii="Arial" w:hAnsi="Arial" w:cs="Arial"/>
          <w:color w:val="000000" w:themeColor="text1"/>
        </w:rPr>
      </w:pPr>
      <w:r w:rsidRPr="006E187D">
        <w:rPr>
          <w:rFonts w:ascii="Arial" w:hAnsi="Arial" w:cs="Arial"/>
          <w:color w:val="000000" w:themeColor="text1"/>
        </w:rPr>
        <w:t>В хранилище данных BW будет создан признак - Z</w:t>
      </w:r>
      <w:r>
        <w:rPr>
          <w:rFonts w:ascii="Arial" w:hAnsi="Arial" w:cs="Arial"/>
          <w:color w:val="000000" w:themeColor="text1"/>
          <w:lang w:val="en-US"/>
        </w:rPr>
        <w:t>WRKMETH</w:t>
      </w:r>
      <w:r w:rsidRPr="006E187D">
        <w:rPr>
          <w:rFonts w:ascii="Arial" w:hAnsi="Arial" w:cs="Arial"/>
          <w:color w:val="000000" w:themeColor="text1"/>
        </w:rPr>
        <w:t xml:space="preserve"> «</w:t>
      </w:r>
      <w:r>
        <w:rPr>
          <w:rFonts w:ascii="Arial" w:hAnsi="Arial" w:cs="Arial"/>
          <w:color w:val="000000" w:themeColor="text1"/>
          <w:lang w:val="en-US"/>
        </w:rPr>
        <w:t>Work</w:t>
      </w:r>
      <w:r w:rsidRPr="006E187D">
        <w:rPr>
          <w:rFonts w:ascii="Arial" w:hAnsi="Arial" w:cs="Arial"/>
          <w:color w:val="000000" w:themeColor="text1"/>
        </w:rPr>
        <w:t xml:space="preserve"> </w:t>
      </w:r>
      <w:r>
        <w:rPr>
          <w:rFonts w:ascii="Arial" w:hAnsi="Arial" w:cs="Arial"/>
          <w:color w:val="000000" w:themeColor="text1"/>
          <w:lang w:val="en-US"/>
        </w:rPr>
        <w:t>method</w:t>
      </w:r>
      <w:r w:rsidRPr="006E187D">
        <w:rPr>
          <w:rFonts w:ascii="Arial" w:hAnsi="Arial" w:cs="Arial"/>
          <w:color w:val="000000" w:themeColor="text1"/>
        </w:rPr>
        <w:t>»</w:t>
      </w:r>
      <w:r w:rsidR="00032743" w:rsidRPr="00032743">
        <w:rPr>
          <w:rFonts w:ascii="Arial" w:hAnsi="Arial" w:cs="Arial"/>
          <w:color w:val="000000" w:themeColor="text1"/>
        </w:rPr>
        <w:t xml:space="preserve"> </w:t>
      </w:r>
      <w:r w:rsidR="00CD4FAB">
        <w:rPr>
          <w:rFonts w:ascii="Arial" w:hAnsi="Arial" w:cs="Arial"/>
          <w:color w:val="000000" w:themeColor="text1"/>
        </w:rPr>
        <w:t xml:space="preserve">с </w:t>
      </w:r>
      <w:r w:rsidR="00032743">
        <w:rPr>
          <w:rFonts w:ascii="Arial" w:hAnsi="Arial" w:cs="Arial"/>
          <w:color w:val="000000" w:themeColor="text1"/>
        </w:rPr>
        <w:t xml:space="preserve">типом данных </w:t>
      </w:r>
      <w:r w:rsidR="00032743">
        <w:rPr>
          <w:rFonts w:ascii="Arial" w:hAnsi="Arial" w:cs="Arial"/>
          <w:color w:val="000000" w:themeColor="text1"/>
          <w:lang w:val="en-US"/>
        </w:rPr>
        <w:t>CHAR</w:t>
      </w:r>
      <w:r w:rsidR="00032743" w:rsidRPr="00003D3A">
        <w:rPr>
          <w:rFonts w:ascii="Arial" w:hAnsi="Arial" w:cs="Arial"/>
          <w:color w:val="000000" w:themeColor="text1"/>
        </w:rPr>
        <w:t xml:space="preserve"> </w:t>
      </w:r>
      <w:r w:rsidR="00032743">
        <w:rPr>
          <w:rFonts w:ascii="Arial" w:hAnsi="Arial" w:cs="Arial"/>
          <w:color w:val="000000" w:themeColor="text1"/>
        </w:rPr>
        <w:t>и длиной 2 символа</w:t>
      </w:r>
      <w:r w:rsidRPr="006E187D">
        <w:rPr>
          <w:rFonts w:ascii="Arial" w:hAnsi="Arial" w:cs="Arial"/>
          <w:color w:val="000000" w:themeColor="text1"/>
        </w:rPr>
        <w:t xml:space="preserve">. Основные данные признака будут </w:t>
      </w:r>
      <w:r w:rsidR="00C66304">
        <w:rPr>
          <w:rFonts w:ascii="Arial" w:hAnsi="Arial" w:cs="Arial"/>
          <w:color w:val="000000" w:themeColor="text1"/>
        </w:rPr>
        <w:t xml:space="preserve">вестись </w:t>
      </w:r>
      <w:r w:rsidRPr="006E187D">
        <w:rPr>
          <w:rFonts w:ascii="Arial" w:hAnsi="Arial" w:cs="Arial"/>
          <w:color w:val="000000" w:themeColor="text1"/>
        </w:rPr>
        <w:t>вручную с помощ</w:t>
      </w:r>
      <w:r>
        <w:rPr>
          <w:rFonts w:ascii="Arial" w:hAnsi="Arial" w:cs="Arial"/>
          <w:color w:val="000000" w:themeColor="text1"/>
        </w:rPr>
        <w:t>ью транзакции RSDMD «Ведение ос</w:t>
      </w:r>
      <w:r w:rsidRPr="006E187D">
        <w:rPr>
          <w:rFonts w:ascii="Arial" w:hAnsi="Arial" w:cs="Arial"/>
          <w:color w:val="000000" w:themeColor="text1"/>
        </w:rPr>
        <w:t>новных данных с предварительным выбором».</w:t>
      </w:r>
    </w:p>
    <w:p w14:paraId="535DDE5F" w14:textId="114C4F6F" w:rsidR="00003D3A" w:rsidRPr="00916FAB" w:rsidRDefault="00003D3A" w:rsidP="00003D3A">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15</w:t>
      </w:r>
      <w:r w:rsidRPr="00916FAB">
        <w:rPr>
          <w:rFonts w:ascii="Arial" w:hAnsi="Arial" w:cs="Arial"/>
          <w:b/>
          <w:sz w:val="22"/>
        </w:rPr>
        <w:fldChar w:fldCharType="end"/>
      </w:r>
      <w:r>
        <w:rPr>
          <w:rFonts w:ascii="Arial" w:hAnsi="Arial" w:cs="Arial"/>
          <w:b/>
          <w:sz w:val="22"/>
        </w:rPr>
        <w:t>. Основные данные признака «</w:t>
      </w:r>
      <w:r w:rsidRPr="00003D3A">
        <w:rPr>
          <w:rFonts w:ascii="Arial" w:hAnsi="Arial" w:cs="Arial"/>
          <w:b/>
          <w:sz w:val="22"/>
        </w:rPr>
        <w:t>Способ выполнения работ</w:t>
      </w:r>
      <w:r>
        <w:rPr>
          <w:rFonts w:ascii="Arial" w:hAnsi="Arial" w:cs="Arial"/>
          <w:b/>
          <w:sz w:val="22"/>
        </w:rPr>
        <w:t>»</w:t>
      </w:r>
    </w:p>
    <w:tbl>
      <w:tblPr>
        <w:tblW w:w="41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969"/>
        <w:gridCol w:w="4379"/>
      </w:tblGrid>
      <w:tr w:rsidR="00003D3A" w:rsidRPr="00B14753" w14:paraId="70FFF79E" w14:textId="77777777" w:rsidTr="00032743">
        <w:trPr>
          <w:cantSplit/>
          <w:trHeight w:val="397"/>
          <w:tblHeader/>
          <w:jc w:val="center"/>
        </w:trPr>
        <w:tc>
          <w:tcPr>
            <w:tcW w:w="2377" w:type="pct"/>
            <w:shd w:val="clear" w:color="auto" w:fill="FFC000"/>
            <w:vAlign w:val="center"/>
          </w:tcPr>
          <w:p w14:paraId="5328C484" w14:textId="77777777" w:rsidR="00003D3A" w:rsidRPr="00032743" w:rsidRDefault="00003D3A" w:rsidP="00FA728E">
            <w:pPr>
              <w:suppressAutoHyphens/>
              <w:jc w:val="center"/>
              <w:rPr>
                <w:rFonts w:ascii="Arial" w:hAnsi="Arial" w:cs="Arial"/>
                <w:b/>
                <w:sz w:val="20"/>
              </w:rPr>
            </w:pPr>
            <w:r>
              <w:rPr>
                <w:rFonts w:ascii="Arial" w:hAnsi="Arial" w:cs="Arial"/>
                <w:b/>
                <w:sz w:val="20"/>
              </w:rPr>
              <w:t xml:space="preserve">Код </w:t>
            </w:r>
            <w:r w:rsidR="00032743">
              <w:rPr>
                <w:rFonts w:ascii="Arial" w:hAnsi="Arial" w:cs="Arial"/>
                <w:b/>
                <w:sz w:val="20"/>
              </w:rPr>
              <w:t>способа выполнения работ</w:t>
            </w:r>
          </w:p>
        </w:tc>
        <w:tc>
          <w:tcPr>
            <w:tcW w:w="2623" w:type="pct"/>
            <w:shd w:val="clear" w:color="auto" w:fill="FFC000"/>
            <w:vAlign w:val="center"/>
          </w:tcPr>
          <w:p w14:paraId="5E07EC45" w14:textId="77777777" w:rsidR="00003D3A" w:rsidRPr="00B14753" w:rsidRDefault="00032743" w:rsidP="00FA728E">
            <w:pPr>
              <w:suppressAutoHyphens/>
              <w:jc w:val="center"/>
              <w:rPr>
                <w:rFonts w:ascii="Arial" w:hAnsi="Arial" w:cs="Arial"/>
                <w:b/>
                <w:sz w:val="20"/>
              </w:rPr>
            </w:pPr>
            <w:r>
              <w:rPr>
                <w:rFonts w:ascii="Arial" w:hAnsi="Arial" w:cs="Arial"/>
                <w:b/>
                <w:sz w:val="20"/>
              </w:rPr>
              <w:t>Описание способа выполнения работы</w:t>
            </w:r>
          </w:p>
        </w:tc>
      </w:tr>
      <w:tr w:rsidR="00003D3A" w:rsidRPr="00B14753" w14:paraId="771DC8FF" w14:textId="77777777" w:rsidTr="00032743">
        <w:trPr>
          <w:cantSplit/>
          <w:jc w:val="center"/>
        </w:trPr>
        <w:tc>
          <w:tcPr>
            <w:tcW w:w="2377" w:type="pct"/>
          </w:tcPr>
          <w:p w14:paraId="26CB5F76" w14:textId="77777777" w:rsidR="00003D3A" w:rsidRPr="00032743" w:rsidRDefault="00032743" w:rsidP="00FA728E">
            <w:pPr>
              <w:suppressAutoHyphens/>
              <w:jc w:val="center"/>
              <w:rPr>
                <w:rFonts w:ascii="Arial" w:hAnsi="Arial" w:cs="Arial"/>
                <w:sz w:val="20"/>
                <w:szCs w:val="20"/>
                <w:lang w:val="en-US"/>
              </w:rPr>
            </w:pPr>
            <w:r>
              <w:rPr>
                <w:rFonts w:ascii="Arial" w:hAnsi="Arial" w:cs="Arial"/>
                <w:sz w:val="20"/>
                <w:szCs w:val="20"/>
                <w:lang w:val="en-US"/>
              </w:rPr>
              <w:t>HM</w:t>
            </w:r>
          </w:p>
        </w:tc>
        <w:tc>
          <w:tcPr>
            <w:tcW w:w="2623" w:type="pct"/>
          </w:tcPr>
          <w:p w14:paraId="6319FD78" w14:textId="77777777" w:rsidR="00003D3A" w:rsidRPr="00032743" w:rsidRDefault="00032743" w:rsidP="00FA728E">
            <w:pPr>
              <w:suppressAutoHyphens/>
              <w:jc w:val="left"/>
              <w:rPr>
                <w:rFonts w:ascii="Arial" w:hAnsi="Arial" w:cs="Arial"/>
                <w:sz w:val="20"/>
                <w:szCs w:val="20"/>
              </w:rPr>
            </w:pPr>
            <w:r>
              <w:rPr>
                <w:rFonts w:ascii="Arial" w:hAnsi="Arial" w:cs="Arial"/>
                <w:sz w:val="20"/>
              </w:rPr>
              <w:t>Хоз.способ</w:t>
            </w:r>
          </w:p>
        </w:tc>
      </w:tr>
      <w:tr w:rsidR="00003D3A" w:rsidRPr="00B14753" w14:paraId="6110B83A" w14:textId="77777777" w:rsidTr="00032743">
        <w:trPr>
          <w:cantSplit/>
          <w:jc w:val="center"/>
        </w:trPr>
        <w:tc>
          <w:tcPr>
            <w:tcW w:w="2377" w:type="pct"/>
          </w:tcPr>
          <w:p w14:paraId="4CB4C7C3" w14:textId="77777777" w:rsidR="00003D3A" w:rsidRPr="00003D3A" w:rsidRDefault="00032743" w:rsidP="00FA728E">
            <w:pPr>
              <w:suppressAutoHyphens/>
              <w:jc w:val="center"/>
              <w:rPr>
                <w:rFonts w:ascii="Arial" w:hAnsi="Arial" w:cs="Arial"/>
                <w:sz w:val="20"/>
                <w:lang w:val="en-US"/>
              </w:rPr>
            </w:pPr>
            <w:r>
              <w:rPr>
                <w:rFonts w:ascii="Arial" w:hAnsi="Arial" w:cs="Arial"/>
                <w:sz w:val="20"/>
                <w:lang w:val="en-US"/>
              </w:rPr>
              <w:t>SW</w:t>
            </w:r>
          </w:p>
        </w:tc>
        <w:tc>
          <w:tcPr>
            <w:tcW w:w="2623" w:type="pct"/>
          </w:tcPr>
          <w:p w14:paraId="4E6057AF" w14:textId="77777777" w:rsidR="00003D3A" w:rsidRPr="00032743" w:rsidRDefault="00032743" w:rsidP="00FA728E">
            <w:pPr>
              <w:suppressAutoHyphens/>
              <w:jc w:val="left"/>
              <w:rPr>
                <w:rFonts w:ascii="Arial" w:hAnsi="Arial" w:cs="Arial"/>
                <w:sz w:val="20"/>
                <w:szCs w:val="20"/>
              </w:rPr>
            </w:pPr>
            <w:r>
              <w:rPr>
                <w:rFonts w:ascii="Arial" w:hAnsi="Arial" w:cs="Arial"/>
                <w:sz w:val="20"/>
              </w:rPr>
              <w:t>Подряд</w:t>
            </w:r>
          </w:p>
        </w:tc>
      </w:tr>
    </w:tbl>
    <w:p w14:paraId="5978793D" w14:textId="77777777" w:rsidR="009526C8" w:rsidRDefault="009526C8" w:rsidP="009526C8">
      <w:pPr>
        <w:spacing w:after="240" w:line="276" w:lineRule="auto"/>
        <w:ind w:firstLine="567"/>
        <w:rPr>
          <w:rFonts w:ascii="Arial" w:hAnsi="Arial" w:cs="Arial"/>
          <w:color w:val="000000" w:themeColor="text1"/>
        </w:rPr>
      </w:pPr>
    </w:p>
    <w:p w14:paraId="7DCFEFC6" w14:textId="77777777" w:rsidR="009F134D" w:rsidRPr="00B41E7E" w:rsidRDefault="009F134D">
      <w:pPr>
        <w:pStyle w:val="3"/>
      </w:pPr>
      <w:bookmarkStart w:id="2631" w:name="_Toc77357557"/>
      <w:r w:rsidRPr="00B41E7E">
        <w:t>Вид затрат</w:t>
      </w:r>
      <w:bookmarkEnd w:id="2631"/>
    </w:p>
    <w:p w14:paraId="2D2E7E3C" w14:textId="77777777" w:rsidR="009F134D" w:rsidRDefault="004E609D" w:rsidP="009F134D">
      <w:pPr>
        <w:spacing w:after="240" w:line="276" w:lineRule="auto"/>
        <w:ind w:firstLine="567"/>
        <w:rPr>
          <w:rFonts w:ascii="Arial" w:hAnsi="Arial" w:cs="Arial"/>
          <w:color w:val="000000" w:themeColor="text1"/>
        </w:rPr>
      </w:pPr>
      <w:r>
        <w:rPr>
          <w:rFonts w:ascii="Arial" w:hAnsi="Arial" w:cs="Arial"/>
          <w:color w:val="000000" w:themeColor="text1"/>
        </w:rPr>
        <w:t xml:space="preserve">Аналитика годового бюджета, </w:t>
      </w:r>
      <w:r w:rsidR="00B844BB" w:rsidRPr="00B844BB">
        <w:rPr>
          <w:rFonts w:ascii="Arial" w:hAnsi="Arial" w:cs="Arial"/>
          <w:color w:val="000000" w:themeColor="text1"/>
        </w:rPr>
        <w:t>отражающ</w:t>
      </w:r>
      <w:r w:rsidR="00B844BB">
        <w:rPr>
          <w:rFonts w:ascii="Arial" w:hAnsi="Arial" w:cs="Arial"/>
          <w:color w:val="000000" w:themeColor="text1"/>
        </w:rPr>
        <w:t>ая</w:t>
      </w:r>
      <w:r w:rsidR="00B844BB" w:rsidRPr="00B844BB">
        <w:rPr>
          <w:rFonts w:ascii="Arial" w:hAnsi="Arial" w:cs="Arial"/>
          <w:color w:val="000000" w:themeColor="text1"/>
        </w:rPr>
        <w:t xml:space="preserve"> деление затрат по экономическим элементам и видам используемых ресурсов</w:t>
      </w:r>
      <w:r w:rsidR="000A1539">
        <w:rPr>
          <w:rFonts w:ascii="Arial" w:hAnsi="Arial" w:cs="Arial"/>
          <w:color w:val="000000" w:themeColor="text1"/>
        </w:rPr>
        <w:t xml:space="preserve">. Аналитика может принимать </w:t>
      </w:r>
      <w:r w:rsidR="00B124A7">
        <w:rPr>
          <w:rFonts w:ascii="Arial" w:hAnsi="Arial" w:cs="Arial"/>
          <w:color w:val="000000" w:themeColor="text1"/>
        </w:rPr>
        <w:t xml:space="preserve">следующие </w:t>
      </w:r>
      <w:r w:rsidR="000A1539">
        <w:rPr>
          <w:rFonts w:ascii="Arial" w:hAnsi="Arial" w:cs="Arial"/>
          <w:color w:val="000000" w:themeColor="text1"/>
        </w:rPr>
        <w:t>значения:</w:t>
      </w:r>
    </w:p>
    <w:p w14:paraId="6BAD8EA6" w14:textId="77777777" w:rsidR="000A1539" w:rsidRDefault="000A1539" w:rsidP="000A1539">
      <w:pPr>
        <w:pStyle w:val="af9"/>
        <w:numPr>
          <w:ilvl w:val="0"/>
          <w:numId w:val="31"/>
        </w:numPr>
        <w:spacing w:after="240" w:line="276" w:lineRule="auto"/>
        <w:rPr>
          <w:rFonts w:ascii="Arial" w:hAnsi="Arial" w:cs="Arial"/>
          <w:color w:val="000000" w:themeColor="text1"/>
        </w:rPr>
      </w:pPr>
      <w:r>
        <w:rPr>
          <w:rFonts w:ascii="Arial" w:hAnsi="Arial" w:cs="Arial"/>
          <w:color w:val="000000" w:themeColor="text1"/>
        </w:rPr>
        <w:t xml:space="preserve">Материалы – для выделения затрат на материалы при выполнении воздействий. </w:t>
      </w:r>
      <w:r w:rsidR="00B124A7">
        <w:rPr>
          <w:rFonts w:ascii="Arial" w:hAnsi="Arial" w:cs="Arial"/>
          <w:color w:val="000000" w:themeColor="text1"/>
        </w:rPr>
        <w:t>В</w:t>
      </w:r>
      <w:r>
        <w:rPr>
          <w:rFonts w:ascii="Arial" w:hAnsi="Arial" w:cs="Arial"/>
          <w:color w:val="000000" w:themeColor="text1"/>
        </w:rPr>
        <w:t xml:space="preserve"> том случае, если работы выполняются подрядным способ, то выделяются давальческие материалы.</w:t>
      </w:r>
    </w:p>
    <w:p w14:paraId="7C4661C0" w14:textId="77777777" w:rsidR="000A1539" w:rsidRDefault="000A1539" w:rsidP="000A1539">
      <w:pPr>
        <w:pStyle w:val="af9"/>
        <w:numPr>
          <w:ilvl w:val="0"/>
          <w:numId w:val="31"/>
        </w:numPr>
        <w:spacing w:after="240" w:line="276" w:lineRule="auto"/>
        <w:rPr>
          <w:rFonts w:ascii="Arial" w:hAnsi="Arial" w:cs="Arial"/>
          <w:color w:val="000000" w:themeColor="text1"/>
        </w:rPr>
      </w:pPr>
      <w:r>
        <w:rPr>
          <w:rFonts w:ascii="Arial" w:hAnsi="Arial" w:cs="Arial"/>
          <w:color w:val="000000" w:themeColor="text1"/>
        </w:rPr>
        <w:t>Фонд оплаты труда и страховые взносы – для выделения затрат на оплату труда ремонтного персонала и социальные отчисления. Выделяется только при хозяйственном способе выполнения работ.</w:t>
      </w:r>
    </w:p>
    <w:p w14:paraId="3320EEDF" w14:textId="77777777" w:rsidR="000A1539" w:rsidRPr="000A1539" w:rsidRDefault="000A1539" w:rsidP="000A1539">
      <w:pPr>
        <w:pStyle w:val="af9"/>
        <w:numPr>
          <w:ilvl w:val="0"/>
          <w:numId w:val="31"/>
        </w:numPr>
        <w:spacing w:after="240" w:line="276" w:lineRule="auto"/>
        <w:rPr>
          <w:rFonts w:ascii="Arial" w:hAnsi="Arial" w:cs="Arial"/>
          <w:color w:val="000000" w:themeColor="text1"/>
        </w:rPr>
      </w:pPr>
      <w:r>
        <w:rPr>
          <w:rFonts w:ascii="Arial" w:hAnsi="Arial" w:cs="Arial"/>
          <w:color w:val="000000" w:themeColor="text1"/>
        </w:rPr>
        <w:t>Прочие – остальные затраты, которые не относятся ни к одному из видов выше.</w:t>
      </w:r>
    </w:p>
    <w:p w14:paraId="1178BF0D" w14:textId="77777777" w:rsidR="00B41E7E" w:rsidRDefault="00B41E7E" w:rsidP="00B41E7E">
      <w:pPr>
        <w:spacing w:after="240" w:line="276" w:lineRule="auto"/>
        <w:ind w:firstLine="567"/>
        <w:rPr>
          <w:rFonts w:ascii="Arial" w:hAnsi="Arial" w:cs="Arial"/>
          <w:color w:val="000000" w:themeColor="text1"/>
        </w:rPr>
      </w:pPr>
      <w:r>
        <w:rPr>
          <w:rFonts w:ascii="Arial" w:hAnsi="Arial" w:cs="Arial"/>
          <w:color w:val="000000" w:themeColor="text1"/>
        </w:rPr>
        <w:t>Для определения значения аналитики необходимо анализировать позиции заказа ТОРО и сетевого графика.</w:t>
      </w:r>
    </w:p>
    <w:p w14:paraId="604607A0" w14:textId="77777777" w:rsidR="00B41E7E" w:rsidRDefault="00B41E7E" w:rsidP="00B41E7E">
      <w:pPr>
        <w:spacing w:after="240" w:line="276" w:lineRule="auto"/>
        <w:ind w:firstLine="567"/>
        <w:rPr>
          <w:rFonts w:ascii="Arial" w:hAnsi="Arial" w:cs="Arial"/>
          <w:color w:val="000000" w:themeColor="text1"/>
        </w:rPr>
      </w:pPr>
      <w:r>
        <w:rPr>
          <w:rFonts w:ascii="Arial" w:hAnsi="Arial" w:cs="Arial"/>
          <w:color w:val="000000" w:themeColor="text1"/>
        </w:rPr>
        <w:t>Затраты относятся на материалы в том случае, если к</w:t>
      </w:r>
      <w:r w:rsidRPr="00B41E7E">
        <w:rPr>
          <w:rFonts w:ascii="Arial" w:hAnsi="Arial" w:cs="Arial"/>
          <w:color w:val="000000" w:themeColor="text1"/>
        </w:rPr>
        <w:t>атегории затрат в заказах ТОРО</w:t>
      </w:r>
      <w:r>
        <w:rPr>
          <w:rFonts w:ascii="Arial" w:hAnsi="Arial" w:cs="Arial"/>
          <w:color w:val="000000" w:themeColor="text1"/>
        </w:rPr>
        <w:t xml:space="preserve"> указана как закупаемы МТР или МТР собственного производства. При значении управляющего ключа операции – УСО, эти данные затраты на материал являются давальческими.</w:t>
      </w:r>
    </w:p>
    <w:p w14:paraId="799F5DE9" w14:textId="77777777" w:rsidR="00B41E7E" w:rsidRDefault="00B41E7E" w:rsidP="00B41E7E">
      <w:pPr>
        <w:spacing w:after="240" w:line="276" w:lineRule="auto"/>
        <w:ind w:firstLine="567"/>
        <w:rPr>
          <w:rFonts w:ascii="Arial" w:hAnsi="Arial" w:cs="Arial"/>
          <w:color w:val="000000" w:themeColor="text1"/>
        </w:rPr>
      </w:pPr>
      <w:r>
        <w:rPr>
          <w:rFonts w:ascii="Arial" w:hAnsi="Arial" w:cs="Arial"/>
          <w:color w:val="000000" w:themeColor="text1"/>
        </w:rPr>
        <w:t>К фонду оплаты труда и страховым взносам относятся затраты категории «работы хозспособом» в заказе ТОРО.</w:t>
      </w:r>
    </w:p>
    <w:p w14:paraId="71E2BD36" w14:textId="77777777" w:rsidR="00B41E7E" w:rsidRPr="00B41E7E" w:rsidRDefault="00B41E7E" w:rsidP="009F134D">
      <w:pPr>
        <w:spacing w:after="240" w:line="276" w:lineRule="auto"/>
        <w:ind w:firstLine="567"/>
        <w:rPr>
          <w:rFonts w:ascii="Arial" w:hAnsi="Arial" w:cs="Arial"/>
          <w:color w:val="000000" w:themeColor="text1"/>
        </w:rPr>
      </w:pPr>
      <w:r>
        <w:rPr>
          <w:rFonts w:ascii="Arial" w:hAnsi="Arial" w:cs="Arial"/>
          <w:color w:val="000000" w:themeColor="text1"/>
        </w:rPr>
        <w:t>Прочим затратам соответствует категория затрат в заказах ТОРО – «Прочие».</w:t>
      </w:r>
    </w:p>
    <w:p w14:paraId="2281AD57" w14:textId="77777777" w:rsidR="000A1539" w:rsidRDefault="000A1539" w:rsidP="009F134D">
      <w:pPr>
        <w:spacing w:after="240" w:line="276" w:lineRule="auto"/>
        <w:ind w:firstLine="567"/>
        <w:rPr>
          <w:rFonts w:ascii="Arial" w:hAnsi="Arial" w:cs="Arial"/>
          <w:color w:val="000000" w:themeColor="text1"/>
        </w:rPr>
      </w:pPr>
      <w:r w:rsidRPr="000A1539">
        <w:rPr>
          <w:rFonts w:ascii="Arial" w:hAnsi="Arial" w:cs="Arial"/>
          <w:color w:val="000000" w:themeColor="text1"/>
        </w:rPr>
        <w:t xml:space="preserve">В хранилище данных </w:t>
      </w:r>
      <w:r w:rsidRPr="000A1539">
        <w:rPr>
          <w:rFonts w:ascii="Arial" w:hAnsi="Arial" w:cs="Arial"/>
          <w:color w:val="000000" w:themeColor="text1"/>
          <w:lang w:val="en-US"/>
        </w:rPr>
        <w:t>BW</w:t>
      </w:r>
      <w:r w:rsidRPr="000A1539">
        <w:rPr>
          <w:rFonts w:ascii="Arial" w:hAnsi="Arial" w:cs="Arial"/>
          <w:color w:val="000000" w:themeColor="text1"/>
        </w:rPr>
        <w:t xml:space="preserve"> используется признак</w:t>
      </w:r>
      <w:r w:rsidR="006E187D">
        <w:rPr>
          <w:rFonts w:ascii="Arial" w:hAnsi="Arial" w:cs="Arial"/>
          <w:color w:val="000000" w:themeColor="text1"/>
        </w:rPr>
        <w:t xml:space="preserve"> - </w:t>
      </w:r>
      <w:r w:rsidR="00032743">
        <w:rPr>
          <w:rFonts w:ascii="Arial" w:hAnsi="Arial" w:cs="Arial"/>
          <w:color w:val="000000" w:themeColor="text1"/>
          <w:lang w:val="en-US"/>
        </w:rPr>
        <w:t>Z</w:t>
      </w:r>
      <w:r w:rsidRPr="000A1539">
        <w:rPr>
          <w:rFonts w:ascii="Arial" w:hAnsi="Arial" w:cs="Arial"/>
          <w:color w:val="000000" w:themeColor="text1"/>
          <w:lang w:val="en-US"/>
        </w:rPr>
        <w:t>COSTELMT</w:t>
      </w:r>
      <w:r w:rsidRPr="000A1539">
        <w:rPr>
          <w:rFonts w:ascii="Arial" w:hAnsi="Arial" w:cs="Arial"/>
          <w:color w:val="000000" w:themeColor="text1"/>
        </w:rPr>
        <w:t xml:space="preserve"> «</w:t>
      </w:r>
      <w:r w:rsidRPr="000A1539">
        <w:rPr>
          <w:rFonts w:ascii="Arial" w:hAnsi="Arial" w:cs="Arial"/>
          <w:color w:val="000000" w:themeColor="text1"/>
          <w:lang w:val="en-US"/>
        </w:rPr>
        <w:t>Cost</w:t>
      </w:r>
      <w:r w:rsidRPr="000A1539">
        <w:rPr>
          <w:rFonts w:ascii="Arial" w:hAnsi="Arial" w:cs="Arial"/>
          <w:color w:val="000000" w:themeColor="text1"/>
        </w:rPr>
        <w:t xml:space="preserve"> </w:t>
      </w:r>
      <w:r w:rsidRPr="000A1539">
        <w:rPr>
          <w:rFonts w:ascii="Arial" w:hAnsi="Arial" w:cs="Arial"/>
          <w:color w:val="000000" w:themeColor="text1"/>
          <w:lang w:val="en-US"/>
        </w:rPr>
        <w:t>Element</w:t>
      </w:r>
      <w:r w:rsidRPr="000A1539">
        <w:rPr>
          <w:rFonts w:ascii="Arial" w:hAnsi="Arial" w:cs="Arial"/>
          <w:color w:val="000000" w:themeColor="text1"/>
        </w:rPr>
        <w:t>»</w:t>
      </w:r>
      <w:r w:rsidR="00032743" w:rsidRPr="00032743">
        <w:rPr>
          <w:rFonts w:ascii="Arial" w:hAnsi="Arial" w:cs="Arial"/>
          <w:color w:val="000000" w:themeColor="text1"/>
        </w:rPr>
        <w:t xml:space="preserve"> </w:t>
      </w:r>
      <w:r w:rsidR="00CD4FAB">
        <w:rPr>
          <w:rFonts w:ascii="Arial" w:hAnsi="Arial" w:cs="Arial"/>
          <w:color w:val="000000" w:themeColor="text1"/>
        </w:rPr>
        <w:t xml:space="preserve">с </w:t>
      </w:r>
      <w:r w:rsidR="00032743">
        <w:rPr>
          <w:rFonts w:ascii="Arial" w:hAnsi="Arial" w:cs="Arial"/>
          <w:color w:val="000000" w:themeColor="text1"/>
        </w:rPr>
        <w:t xml:space="preserve">типом данных </w:t>
      </w:r>
      <w:r w:rsidR="00032743">
        <w:rPr>
          <w:rFonts w:ascii="Arial" w:hAnsi="Arial" w:cs="Arial"/>
          <w:color w:val="000000" w:themeColor="text1"/>
          <w:lang w:val="en-US"/>
        </w:rPr>
        <w:t>CHAR</w:t>
      </w:r>
      <w:r w:rsidR="00032743" w:rsidRPr="00003D3A">
        <w:rPr>
          <w:rFonts w:ascii="Arial" w:hAnsi="Arial" w:cs="Arial"/>
          <w:color w:val="000000" w:themeColor="text1"/>
        </w:rPr>
        <w:t xml:space="preserve"> </w:t>
      </w:r>
      <w:r w:rsidR="00032743">
        <w:rPr>
          <w:rFonts w:ascii="Arial" w:hAnsi="Arial" w:cs="Arial"/>
          <w:color w:val="000000" w:themeColor="text1"/>
        </w:rPr>
        <w:t>и длиной 4 символа</w:t>
      </w:r>
      <w:r w:rsidRPr="000A1539">
        <w:rPr>
          <w:rFonts w:ascii="Arial" w:hAnsi="Arial" w:cs="Arial"/>
          <w:color w:val="000000" w:themeColor="text1"/>
        </w:rPr>
        <w:t xml:space="preserve">. </w:t>
      </w:r>
      <w:r w:rsidR="00E85450" w:rsidRPr="006E187D">
        <w:rPr>
          <w:rFonts w:ascii="Arial" w:hAnsi="Arial" w:cs="Arial"/>
          <w:color w:val="000000" w:themeColor="text1"/>
        </w:rPr>
        <w:t xml:space="preserve">Основные данные признака будут </w:t>
      </w:r>
      <w:r w:rsidR="00E85450">
        <w:rPr>
          <w:rFonts w:ascii="Arial" w:hAnsi="Arial" w:cs="Arial"/>
          <w:color w:val="000000" w:themeColor="text1"/>
        </w:rPr>
        <w:t xml:space="preserve">вестись </w:t>
      </w:r>
      <w:r w:rsidR="00E85450" w:rsidRPr="006E187D">
        <w:rPr>
          <w:rFonts w:ascii="Arial" w:hAnsi="Arial" w:cs="Arial"/>
          <w:color w:val="000000" w:themeColor="text1"/>
        </w:rPr>
        <w:t>вручную с помощ</w:t>
      </w:r>
      <w:r w:rsidR="00E85450">
        <w:rPr>
          <w:rFonts w:ascii="Arial" w:hAnsi="Arial" w:cs="Arial"/>
          <w:color w:val="000000" w:themeColor="text1"/>
        </w:rPr>
        <w:t>ью транзакции RSDMD «Ведение ос</w:t>
      </w:r>
      <w:r w:rsidR="00E85450" w:rsidRPr="006E187D">
        <w:rPr>
          <w:rFonts w:ascii="Arial" w:hAnsi="Arial" w:cs="Arial"/>
          <w:color w:val="000000" w:themeColor="text1"/>
        </w:rPr>
        <w:t>новных данных с предварительным выбором».</w:t>
      </w:r>
    </w:p>
    <w:p w14:paraId="63E3ABA9" w14:textId="53C117B7" w:rsidR="00032743" w:rsidRPr="00916FAB" w:rsidRDefault="00032743" w:rsidP="00032743">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16</w:t>
      </w:r>
      <w:r w:rsidRPr="00916FAB">
        <w:rPr>
          <w:rFonts w:ascii="Arial" w:hAnsi="Arial" w:cs="Arial"/>
          <w:b/>
          <w:sz w:val="22"/>
        </w:rPr>
        <w:fldChar w:fldCharType="end"/>
      </w:r>
      <w:r>
        <w:rPr>
          <w:rFonts w:ascii="Arial" w:hAnsi="Arial" w:cs="Arial"/>
          <w:b/>
          <w:sz w:val="22"/>
        </w:rPr>
        <w:t>. Основные данные признака «Вид затрат»</w:t>
      </w:r>
    </w:p>
    <w:tbl>
      <w:tblPr>
        <w:tblW w:w="41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969"/>
        <w:gridCol w:w="4379"/>
      </w:tblGrid>
      <w:tr w:rsidR="00032743" w:rsidRPr="00B14753" w14:paraId="7C08CC67" w14:textId="77777777" w:rsidTr="00FA728E">
        <w:trPr>
          <w:cantSplit/>
          <w:trHeight w:val="397"/>
          <w:tblHeader/>
          <w:jc w:val="center"/>
        </w:trPr>
        <w:tc>
          <w:tcPr>
            <w:tcW w:w="2377" w:type="pct"/>
            <w:shd w:val="clear" w:color="auto" w:fill="FFC000"/>
            <w:vAlign w:val="center"/>
          </w:tcPr>
          <w:p w14:paraId="303D500E" w14:textId="77777777" w:rsidR="00032743" w:rsidRPr="00032743" w:rsidRDefault="00E85450" w:rsidP="00FA728E">
            <w:pPr>
              <w:suppressAutoHyphens/>
              <w:jc w:val="center"/>
              <w:rPr>
                <w:rFonts w:ascii="Arial" w:hAnsi="Arial" w:cs="Arial"/>
                <w:b/>
                <w:sz w:val="20"/>
              </w:rPr>
            </w:pPr>
            <w:r>
              <w:rPr>
                <w:rFonts w:ascii="Arial" w:hAnsi="Arial" w:cs="Arial"/>
                <w:b/>
                <w:sz w:val="20"/>
              </w:rPr>
              <w:t>Код вида затрат</w:t>
            </w:r>
          </w:p>
        </w:tc>
        <w:tc>
          <w:tcPr>
            <w:tcW w:w="2623" w:type="pct"/>
            <w:shd w:val="clear" w:color="auto" w:fill="FFC000"/>
            <w:vAlign w:val="center"/>
          </w:tcPr>
          <w:p w14:paraId="3B3504E0" w14:textId="77777777" w:rsidR="00032743" w:rsidRPr="00B14753" w:rsidRDefault="00032743" w:rsidP="00FA728E">
            <w:pPr>
              <w:suppressAutoHyphens/>
              <w:jc w:val="center"/>
              <w:rPr>
                <w:rFonts w:ascii="Arial" w:hAnsi="Arial" w:cs="Arial"/>
                <w:b/>
                <w:sz w:val="20"/>
              </w:rPr>
            </w:pPr>
            <w:r>
              <w:rPr>
                <w:rFonts w:ascii="Arial" w:hAnsi="Arial" w:cs="Arial"/>
                <w:b/>
                <w:sz w:val="20"/>
              </w:rPr>
              <w:t>Оп</w:t>
            </w:r>
            <w:r w:rsidR="00E85450">
              <w:rPr>
                <w:rFonts w:ascii="Arial" w:hAnsi="Arial" w:cs="Arial"/>
                <w:b/>
                <w:sz w:val="20"/>
              </w:rPr>
              <w:t>исание вида затрат</w:t>
            </w:r>
          </w:p>
        </w:tc>
      </w:tr>
      <w:tr w:rsidR="00F92165" w:rsidRPr="00B14753" w14:paraId="0341CCBB" w14:textId="77777777" w:rsidTr="00FA728E">
        <w:trPr>
          <w:cantSplit/>
          <w:jc w:val="center"/>
        </w:trPr>
        <w:tc>
          <w:tcPr>
            <w:tcW w:w="2377" w:type="pct"/>
          </w:tcPr>
          <w:p w14:paraId="7896931C" w14:textId="1668FC6A" w:rsidR="00F92165" w:rsidRPr="00F92165" w:rsidRDefault="00F92165" w:rsidP="00F92165">
            <w:pPr>
              <w:suppressAutoHyphens/>
              <w:jc w:val="center"/>
              <w:rPr>
                <w:rFonts w:ascii="Arial" w:hAnsi="Arial" w:cs="Arial"/>
                <w:sz w:val="20"/>
                <w:szCs w:val="20"/>
                <w:lang w:val="en-US"/>
              </w:rPr>
            </w:pPr>
            <w:r w:rsidRPr="00494ECB">
              <w:rPr>
                <w:rFonts w:ascii="Arial" w:hAnsi="Arial" w:cs="Arial"/>
                <w:sz w:val="20"/>
                <w:szCs w:val="20"/>
              </w:rPr>
              <w:t>PM100</w:t>
            </w:r>
          </w:p>
        </w:tc>
        <w:tc>
          <w:tcPr>
            <w:tcW w:w="2623" w:type="pct"/>
          </w:tcPr>
          <w:p w14:paraId="43969793" w14:textId="54A83F04" w:rsidR="00F92165" w:rsidRPr="00F92165" w:rsidRDefault="00F92165" w:rsidP="00F92165">
            <w:pPr>
              <w:suppressAutoHyphens/>
              <w:jc w:val="left"/>
              <w:rPr>
                <w:rFonts w:ascii="Arial" w:hAnsi="Arial" w:cs="Arial"/>
                <w:sz w:val="20"/>
                <w:szCs w:val="20"/>
              </w:rPr>
            </w:pPr>
            <w:r w:rsidRPr="00494ECB">
              <w:rPr>
                <w:rFonts w:ascii="Arial" w:hAnsi="Arial" w:cs="Arial"/>
                <w:sz w:val="20"/>
                <w:szCs w:val="20"/>
              </w:rPr>
              <w:t>Запчасти</w:t>
            </w:r>
          </w:p>
        </w:tc>
      </w:tr>
      <w:tr w:rsidR="00F92165" w:rsidRPr="00B14753" w14:paraId="26355C6D" w14:textId="77777777" w:rsidTr="00FA728E">
        <w:trPr>
          <w:cantSplit/>
          <w:jc w:val="center"/>
        </w:trPr>
        <w:tc>
          <w:tcPr>
            <w:tcW w:w="2377" w:type="pct"/>
          </w:tcPr>
          <w:p w14:paraId="0E57CBBF" w14:textId="5586701B" w:rsidR="00F92165" w:rsidRPr="009601B6" w:rsidRDefault="00F92165" w:rsidP="00F92165">
            <w:pPr>
              <w:suppressAutoHyphens/>
              <w:jc w:val="center"/>
              <w:rPr>
                <w:rFonts w:ascii="Arial" w:hAnsi="Arial" w:cs="Arial"/>
                <w:sz w:val="20"/>
                <w:szCs w:val="20"/>
                <w:lang w:val="en-US"/>
              </w:rPr>
            </w:pPr>
            <w:r w:rsidRPr="00494ECB">
              <w:rPr>
                <w:rFonts w:ascii="Arial" w:hAnsi="Arial" w:cs="Arial"/>
                <w:sz w:val="20"/>
                <w:szCs w:val="20"/>
              </w:rPr>
              <w:t>PM200</w:t>
            </w:r>
          </w:p>
        </w:tc>
        <w:tc>
          <w:tcPr>
            <w:tcW w:w="2623" w:type="pct"/>
          </w:tcPr>
          <w:p w14:paraId="59301F80" w14:textId="21879054" w:rsidR="00F92165" w:rsidRPr="00F92165" w:rsidRDefault="00F92165" w:rsidP="00F92165">
            <w:pPr>
              <w:suppressAutoHyphens/>
              <w:jc w:val="left"/>
              <w:rPr>
                <w:rFonts w:ascii="Arial" w:hAnsi="Arial" w:cs="Arial"/>
                <w:sz w:val="20"/>
                <w:szCs w:val="20"/>
              </w:rPr>
            </w:pPr>
            <w:r w:rsidRPr="00494ECB">
              <w:rPr>
                <w:rFonts w:ascii="Arial" w:hAnsi="Arial" w:cs="Arial"/>
                <w:sz w:val="20"/>
                <w:szCs w:val="20"/>
              </w:rPr>
              <w:t>Услуги сторон. орг. по ремонту</w:t>
            </w:r>
          </w:p>
        </w:tc>
      </w:tr>
      <w:tr w:rsidR="00F92165" w:rsidRPr="00B14753" w14:paraId="54C01A87" w14:textId="77777777" w:rsidTr="00FA728E">
        <w:trPr>
          <w:cantSplit/>
          <w:jc w:val="center"/>
        </w:trPr>
        <w:tc>
          <w:tcPr>
            <w:tcW w:w="2377" w:type="pct"/>
          </w:tcPr>
          <w:p w14:paraId="68277CCA" w14:textId="68B8BC28" w:rsidR="00F92165" w:rsidRPr="009601B6" w:rsidRDefault="00F92165" w:rsidP="00F92165">
            <w:pPr>
              <w:suppressAutoHyphens/>
              <w:jc w:val="center"/>
              <w:rPr>
                <w:rFonts w:ascii="Arial" w:hAnsi="Arial" w:cs="Arial"/>
                <w:sz w:val="20"/>
                <w:szCs w:val="20"/>
                <w:lang w:val="en-US"/>
              </w:rPr>
            </w:pPr>
            <w:r w:rsidRPr="00494ECB">
              <w:rPr>
                <w:rFonts w:ascii="Arial" w:hAnsi="Arial" w:cs="Arial"/>
                <w:sz w:val="20"/>
                <w:szCs w:val="20"/>
              </w:rPr>
              <w:t>PM300</w:t>
            </w:r>
          </w:p>
        </w:tc>
        <w:tc>
          <w:tcPr>
            <w:tcW w:w="2623" w:type="pct"/>
          </w:tcPr>
          <w:p w14:paraId="4DEB3E41" w14:textId="12173BFA" w:rsidR="00F92165" w:rsidRPr="009601B6" w:rsidRDefault="00F92165" w:rsidP="00F92165">
            <w:pPr>
              <w:suppressAutoHyphens/>
              <w:jc w:val="left"/>
              <w:rPr>
                <w:rFonts w:ascii="Arial" w:hAnsi="Arial" w:cs="Arial"/>
                <w:sz w:val="20"/>
                <w:szCs w:val="20"/>
              </w:rPr>
            </w:pPr>
            <w:r w:rsidRPr="00494ECB">
              <w:rPr>
                <w:rFonts w:ascii="Arial" w:hAnsi="Arial" w:cs="Arial"/>
                <w:sz w:val="20"/>
                <w:szCs w:val="20"/>
              </w:rPr>
              <w:t>Материалы</w:t>
            </w:r>
          </w:p>
        </w:tc>
      </w:tr>
      <w:tr w:rsidR="00F92165" w:rsidRPr="00B14753" w14:paraId="23E2F5B8" w14:textId="77777777" w:rsidTr="00FA728E">
        <w:trPr>
          <w:cantSplit/>
          <w:jc w:val="center"/>
        </w:trPr>
        <w:tc>
          <w:tcPr>
            <w:tcW w:w="2377" w:type="pct"/>
          </w:tcPr>
          <w:p w14:paraId="0590F6AD" w14:textId="216B6056" w:rsidR="00F92165" w:rsidRPr="00494ECB" w:rsidRDefault="00F92165" w:rsidP="00F92165">
            <w:pPr>
              <w:suppressAutoHyphens/>
              <w:jc w:val="center"/>
              <w:rPr>
                <w:rFonts w:ascii="Arial" w:hAnsi="Arial" w:cs="Arial"/>
                <w:sz w:val="20"/>
                <w:szCs w:val="20"/>
              </w:rPr>
            </w:pPr>
            <w:r w:rsidRPr="00494ECB">
              <w:rPr>
                <w:rFonts w:ascii="Arial" w:hAnsi="Arial" w:cs="Arial"/>
                <w:sz w:val="20"/>
                <w:szCs w:val="20"/>
              </w:rPr>
              <w:t>PM400</w:t>
            </w:r>
          </w:p>
        </w:tc>
        <w:tc>
          <w:tcPr>
            <w:tcW w:w="2623" w:type="pct"/>
          </w:tcPr>
          <w:p w14:paraId="255408D1" w14:textId="2F5B9058" w:rsidR="00F92165" w:rsidRPr="00494ECB" w:rsidRDefault="00F92165" w:rsidP="00F92165">
            <w:pPr>
              <w:suppressAutoHyphens/>
              <w:jc w:val="left"/>
              <w:rPr>
                <w:rFonts w:ascii="Arial" w:hAnsi="Arial" w:cs="Arial"/>
                <w:sz w:val="20"/>
                <w:szCs w:val="20"/>
              </w:rPr>
            </w:pPr>
            <w:r w:rsidRPr="00494ECB">
              <w:rPr>
                <w:rFonts w:ascii="Arial" w:hAnsi="Arial" w:cs="Arial"/>
                <w:sz w:val="20"/>
                <w:szCs w:val="20"/>
              </w:rPr>
              <w:t>ТЗР</w:t>
            </w:r>
          </w:p>
        </w:tc>
      </w:tr>
      <w:tr w:rsidR="00F92165" w:rsidRPr="00B14753" w14:paraId="242543D9" w14:textId="77777777" w:rsidTr="00FA728E">
        <w:trPr>
          <w:cantSplit/>
          <w:jc w:val="center"/>
        </w:trPr>
        <w:tc>
          <w:tcPr>
            <w:tcW w:w="2377" w:type="pct"/>
          </w:tcPr>
          <w:p w14:paraId="41101D1F" w14:textId="66BD5649" w:rsidR="00F92165" w:rsidRPr="00494ECB" w:rsidRDefault="00F92165" w:rsidP="00F92165">
            <w:pPr>
              <w:suppressAutoHyphens/>
              <w:jc w:val="center"/>
              <w:rPr>
                <w:rFonts w:ascii="Arial" w:hAnsi="Arial" w:cs="Arial"/>
                <w:sz w:val="20"/>
                <w:szCs w:val="20"/>
              </w:rPr>
            </w:pPr>
            <w:r w:rsidRPr="00494ECB">
              <w:rPr>
                <w:rFonts w:ascii="Arial" w:hAnsi="Arial" w:cs="Arial"/>
                <w:sz w:val="20"/>
                <w:szCs w:val="20"/>
              </w:rPr>
              <w:t>PM500</w:t>
            </w:r>
          </w:p>
        </w:tc>
        <w:tc>
          <w:tcPr>
            <w:tcW w:w="2623" w:type="pct"/>
          </w:tcPr>
          <w:p w14:paraId="2239F2D3" w14:textId="08A411F4" w:rsidR="00F92165" w:rsidRPr="00494ECB" w:rsidRDefault="00F92165" w:rsidP="00F92165">
            <w:pPr>
              <w:suppressAutoHyphens/>
              <w:jc w:val="left"/>
              <w:rPr>
                <w:rFonts w:ascii="Arial" w:hAnsi="Arial" w:cs="Arial"/>
                <w:sz w:val="20"/>
                <w:szCs w:val="20"/>
              </w:rPr>
            </w:pPr>
            <w:r w:rsidRPr="00494ECB">
              <w:rPr>
                <w:rFonts w:ascii="Arial" w:hAnsi="Arial" w:cs="Arial"/>
                <w:sz w:val="20"/>
                <w:szCs w:val="20"/>
              </w:rPr>
              <w:t>ФОТ (в т.ч. налоги, резервы)</w:t>
            </w:r>
          </w:p>
        </w:tc>
      </w:tr>
      <w:tr w:rsidR="00F92165" w:rsidRPr="00B14753" w14:paraId="0C8FC6EC" w14:textId="77777777" w:rsidTr="00FA728E">
        <w:trPr>
          <w:cantSplit/>
          <w:jc w:val="center"/>
        </w:trPr>
        <w:tc>
          <w:tcPr>
            <w:tcW w:w="2377" w:type="pct"/>
          </w:tcPr>
          <w:p w14:paraId="10C87522" w14:textId="1951728B" w:rsidR="00F92165" w:rsidRPr="00494ECB" w:rsidRDefault="00F92165" w:rsidP="00F92165">
            <w:pPr>
              <w:suppressAutoHyphens/>
              <w:jc w:val="center"/>
              <w:rPr>
                <w:rFonts w:ascii="Arial" w:hAnsi="Arial" w:cs="Arial"/>
                <w:sz w:val="20"/>
                <w:szCs w:val="20"/>
              </w:rPr>
            </w:pPr>
            <w:r w:rsidRPr="00494ECB">
              <w:rPr>
                <w:rFonts w:ascii="Arial" w:hAnsi="Arial" w:cs="Arial"/>
                <w:sz w:val="20"/>
                <w:szCs w:val="20"/>
              </w:rPr>
              <w:t>PM600</w:t>
            </w:r>
          </w:p>
        </w:tc>
        <w:tc>
          <w:tcPr>
            <w:tcW w:w="2623" w:type="pct"/>
          </w:tcPr>
          <w:p w14:paraId="754253A5" w14:textId="64A3FB1C" w:rsidR="00F92165" w:rsidRPr="00494ECB" w:rsidRDefault="00F92165" w:rsidP="00F92165">
            <w:pPr>
              <w:suppressAutoHyphens/>
              <w:jc w:val="left"/>
              <w:rPr>
                <w:rFonts w:ascii="Arial" w:hAnsi="Arial" w:cs="Arial"/>
                <w:sz w:val="20"/>
                <w:szCs w:val="20"/>
              </w:rPr>
            </w:pPr>
            <w:r w:rsidRPr="00494ECB">
              <w:rPr>
                <w:rFonts w:ascii="Arial" w:hAnsi="Arial" w:cs="Arial"/>
                <w:sz w:val="20"/>
                <w:szCs w:val="20"/>
              </w:rPr>
              <w:t>Прочие</w:t>
            </w:r>
          </w:p>
        </w:tc>
      </w:tr>
    </w:tbl>
    <w:p w14:paraId="68C6A1DB" w14:textId="77777777" w:rsidR="00032743" w:rsidRDefault="00032743" w:rsidP="009F134D">
      <w:pPr>
        <w:spacing w:after="240" w:line="276" w:lineRule="auto"/>
        <w:ind w:firstLine="567"/>
        <w:rPr>
          <w:rFonts w:ascii="Arial" w:hAnsi="Arial" w:cs="Arial"/>
          <w:color w:val="000000" w:themeColor="text1"/>
        </w:rPr>
      </w:pPr>
    </w:p>
    <w:p w14:paraId="58C5FF8B" w14:textId="17EF9821" w:rsidR="00267540" w:rsidRDefault="00267540">
      <w:pPr>
        <w:pStyle w:val="3"/>
      </w:pPr>
      <w:bookmarkStart w:id="2632" w:name="_Toc77357558"/>
      <w:r>
        <w:t>Поток</w:t>
      </w:r>
      <w:bookmarkEnd w:id="2632"/>
    </w:p>
    <w:p w14:paraId="5DABDC1D" w14:textId="2380F4B5" w:rsidR="00267540" w:rsidRDefault="00267540" w:rsidP="009936BB">
      <w:pPr>
        <w:spacing w:after="240" w:line="276" w:lineRule="auto"/>
        <w:ind w:firstLine="567"/>
        <w:rPr>
          <w:color w:val="000000" w:themeColor="text1"/>
        </w:rPr>
      </w:pPr>
      <w:r>
        <w:rPr>
          <w:rFonts w:ascii="Arial" w:hAnsi="Arial" w:cs="Arial"/>
          <w:color w:val="000000" w:themeColor="text1"/>
        </w:rPr>
        <w:t>Аналитика годового бюджета, позволяющая отделить плановые данные по освоению от финансирования, а в отношении капитальных вложение ещё и от ввода в эксплуатацию.</w:t>
      </w:r>
    </w:p>
    <w:p w14:paraId="25388DDC" w14:textId="40E9F06C" w:rsidR="00267540" w:rsidRDefault="00267540" w:rsidP="009936BB">
      <w:pPr>
        <w:spacing w:after="240" w:line="276" w:lineRule="auto"/>
        <w:ind w:firstLine="567"/>
        <w:rPr>
          <w:color w:val="000000" w:themeColor="text1"/>
        </w:rPr>
      </w:pPr>
      <w:r>
        <w:rPr>
          <w:rFonts w:ascii="Arial" w:hAnsi="Arial" w:cs="Arial"/>
          <w:color w:val="000000" w:themeColor="text1"/>
        </w:rPr>
        <w:t xml:space="preserve">В соответствии со значением аналитики «Поток» в </w:t>
      </w:r>
      <w:r w:rsidRPr="009936BB">
        <w:rPr>
          <w:rFonts w:ascii="Arial" w:hAnsi="Arial" w:cs="Arial"/>
          <w:color w:val="000000" w:themeColor="text1"/>
        </w:rPr>
        <w:t>BP</w:t>
      </w:r>
      <w:r>
        <w:rPr>
          <w:rFonts w:ascii="Arial" w:hAnsi="Arial" w:cs="Arial"/>
          <w:color w:val="000000" w:themeColor="text1"/>
          <w:lang w:val="en-US"/>
        </w:rPr>
        <w:t>C</w:t>
      </w:r>
      <w:r w:rsidRPr="009936BB">
        <w:rPr>
          <w:rFonts w:ascii="Arial" w:hAnsi="Arial" w:cs="Arial"/>
          <w:color w:val="000000" w:themeColor="text1"/>
        </w:rPr>
        <w:t xml:space="preserve"> </w:t>
      </w:r>
      <w:r>
        <w:rPr>
          <w:rFonts w:ascii="Arial" w:hAnsi="Arial" w:cs="Arial"/>
          <w:color w:val="000000" w:themeColor="text1"/>
        </w:rPr>
        <w:t>будут формироваться суммы в соответствующих периодах, когда планируется осуществить освоение затрат, их оплату и, если это капитальные вложения, то спланировать ввод объекта основных средств в эксплуатацию.</w:t>
      </w:r>
    </w:p>
    <w:p w14:paraId="69B93686" w14:textId="193DA8BA" w:rsidR="00260E53" w:rsidRDefault="00260E53" w:rsidP="009936BB">
      <w:pPr>
        <w:spacing w:after="240" w:line="276" w:lineRule="auto"/>
        <w:ind w:firstLine="567"/>
        <w:rPr>
          <w:color w:val="000000" w:themeColor="text1"/>
        </w:rPr>
      </w:pPr>
      <w:r>
        <w:rPr>
          <w:rFonts w:ascii="Arial" w:hAnsi="Arial" w:cs="Arial"/>
          <w:color w:val="000000" w:themeColor="text1"/>
        </w:rPr>
        <w:t xml:space="preserve">В процессе бюджетирования от заказов ТОРО и сетевых графиков на годовом горизонте будет планироваться освоение. Правило расчёта финансирования воздействий приведено в документе </w:t>
      </w:r>
      <w:r w:rsidR="002E6C85">
        <w:rPr>
          <w:rFonts w:ascii="Arial" w:hAnsi="Arial" w:cs="Arial"/>
          <w:color w:val="000000" w:themeColor="text1"/>
        </w:rPr>
        <w:t>ERP.13.9_10_101_PM</w:t>
      </w:r>
      <w:r>
        <w:rPr>
          <w:rFonts w:ascii="Arial" w:hAnsi="Arial" w:cs="Arial"/>
          <w:color w:val="000000" w:themeColor="text1"/>
        </w:rPr>
        <w:t xml:space="preserve"> «</w:t>
      </w:r>
      <w:r w:rsidRPr="00260E53">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Pr>
          <w:rFonts w:ascii="Arial" w:hAnsi="Arial" w:cs="Arial"/>
          <w:color w:val="000000" w:themeColor="text1"/>
        </w:rPr>
        <w:t>», в приложении к которому приводятся примеры форматов планирования финансирования.</w:t>
      </w:r>
    </w:p>
    <w:p w14:paraId="131E9E86" w14:textId="516B2E38" w:rsidR="003952F2" w:rsidRPr="00916FAB" w:rsidRDefault="003952F2" w:rsidP="003952F2">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17</w:t>
      </w:r>
      <w:r w:rsidRPr="00916FAB">
        <w:rPr>
          <w:rFonts w:ascii="Arial" w:hAnsi="Arial" w:cs="Arial"/>
          <w:b/>
          <w:sz w:val="22"/>
        </w:rPr>
        <w:fldChar w:fldCharType="end"/>
      </w:r>
      <w:r>
        <w:rPr>
          <w:rFonts w:ascii="Arial" w:hAnsi="Arial" w:cs="Arial"/>
          <w:b/>
          <w:sz w:val="22"/>
        </w:rPr>
        <w:t>. Основные данные признака «Поток»</w:t>
      </w:r>
    </w:p>
    <w:tbl>
      <w:tblPr>
        <w:tblW w:w="41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969"/>
        <w:gridCol w:w="4379"/>
      </w:tblGrid>
      <w:tr w:rsidR="001D59EB" w:rsidRPr="00B14753" w14:paraId="4294C64A" w14:textId="77777777" w:rsidTr="00CF1924">
        <w:trPr>
          <w:cantSplit/>
          <w:trHeight w:val="397"/>
          <w:tblHeader/>
          <w:jc w:val="center"/>
        </w:trPr>
        <w:tc>
          <w:tcPr>
            <w:tcW w:w="2377" w:type="pct"/>
            <w:shd w:val="clear" w:color="auto" w:fill="FFC000"/>
            <w:vAlign w:val="center"/>
          </w:tcPr>
          <w:p w14:paraId="3E53E857" w14:textId="422CE0F4" w:rsidR="001D59EB" w:rsidRPr="001D59EB" w:rsidRDefault="001D59EB" w:rsidP="00CF1924">
            <w:pPr>
              <w:suppressAutoHyphens/>
              <w:jc w:val="center"/>
              <w:rPr>
                <w:rFonts w:ascii="Arial" w:hAnsi="Arial" w:cs="Arial"/>
                <w:b/>
                <w:sz w:val="20"/>
              </w:rPr>
            </w:pPr>
            <w:r>
              <w:rPr>
                <w:rFonts w:ascii="Arial" w:hAnsi="Arial" w:cs="Arial"/>
                <w:b/>
                <w:sz w:val="20"/>
              </w:rPr>
              <w:t>Код потока</w:t>
            </w:r>
          </w:p>
        </w:tc>
        <w:tc>
          <w:tcPr>
            <w:tcW w:w="2623" w:type="pct"/>
            <w:shd w:val="clear" w:color="auto" w:fill="FFC000"/>
            <w:vAlign w:val="center"/>
          </w:tcPr>
          <w:p w14:paraId="340518CA" w14:textId="6E95E70F" w:rsidR="001D59EB" w:rsidRPr="00B14753" w:rsidRDefault="001D59EB" w:rsidP="00CF1924">
            <w:pPr>
              <w:suppressAutoHyphens/>
              <w:jc w:val="center"/>
              <w:rPr>
                <w:rFonts w:ascii="Arial" w:hAnsi="Arial" w:cs="Arial"/>
                <w:b/>
                <w:sz w:val="20"/>
              </w:rPr>
            </w:pPr>
            <w:r>
              <w:rPr>
                <w:rFonts w:ascii="Arial" w:hAnsi="Arial" w:cs="Arial"/>
                <w:b/>
                <w:sz w:val="20"/>
              </w:rPr>
              <w:t xml:space="preserve">Описание </w:t>
            </w:r>
            <w:r w:rsidR="00A856CD">
              <w:rPr>
                <w:rFonts w:ascii="Arial" w:hAnsi="Arial" w:cs="Arial"/>
                <w:b/>
                <w:sz w:val="20"/>
              </w:rPr>
              <w:t>потока</w:t>
            </w:r>
          </w:p>
        </w:tc>
      </w:tr>
      <w:tr w:rsidR="001D59EB" w:rsidRPr="00B14753" w14:paraId="11D629E4" w14:textId="77777777" w:rsidTr="00CF1924">
        <w:trPr>
          <w:cantSplit/>
          <w:jc w:val="center"/>
        </w:trPr>
        <w:tc>
          <w:tcPr>
            <w:tcW w:w="2377" w:type="pct"/>
          </w:tcPr>
          <w:p w14:paraId="6087D49B" w14:textId="42966FFE" w:rsidR="001D59EB" w:rsidRPr="00032743" w:rsidRDefault="00A856CD" w:rsidP="00CF1924">
            <w:pPr>
              <w:suppressAutoHyphens/>
              <w:jc w:val="center"/>
              <w:rPr>
                <w:rFonts w:ascii="Arial" w:hAnsi="Arial" w:cs="Arial"/>
                <w:sz w:val="20"/>
                <w:szCs w:val="20"/>
                <w:lang w:val="en-US"/>
              </w:rPr>
            </w:pPr>
            <w:r>
              <w:rPr>
                <w:rFonts w:ascii="Arial" w:hAnsi="Arial" w:cs="Arial"/>
                <w:sz w:val="20"/>
                <w:szCs w:val="20"/>
                <w:lang w:val="en-US"/>
              </w:rPr>
              <w:t>COST</w:t>
            </w:r>
          </w:p>
        </w:tc>
        <w:tc>
          <w:tcPr>
            <w:tcW w:w="2623" w:type="pct"/>
          </w:tcPr>
          <w:p w14:paraId="55F42256" w14:textId="3CC0A044" w:rsidR="001D59EB" w:rsidRPr="00032743" w:rsidRDefault="00A856CD" w:rsidP="00CF1924">
            <w:pPr>
              <w:suppressAutoHyphens/>
              <w:jc w:val="left"/>
              <w:rPr>
                <w:rFonts w:ascii="Arial" w:hAnsi="Arial" w:cs="Arial"/>
                <w:sz w:val="20"/>
                <w:szCs w:val="20"/>
              </w:rPr>
            </w:pPr>
            <w:r>
              <w:rPr>
                <w:rFonts w:ascii="Arial" w:hAnsi="Arial" w:cs="Arial"/>
                <w:sz w:val="20"/>
              </w:rPr>
              <w:t>Освоение</w:t>
            </w:r>
          </w:p>
        </w:tc>
      </w:tr>
      <w:tr w:rsidR="001D59EB" w:rsidRPr="00B14753" w14:paraId="2F85B9E8" w14:textId="77777777" w:rsidTr="00CF1924">
        <w:trPr>
          <w:cantSplit/>
          <w:jc w:val="center"/>
        </w:trPr>
        <w:tc>
          <w:tcPr>
            <w:tcW w:w="2377" w:type="pct"/>
          </w:tcPr>
          <w:p w14:paraId="6011D1D7" w14:textId="6DDFBC43" w:rsidR="001D59EB" w:rsidRPr="00003D3A" w:rsidRDefault="00A856CD" w:rsidP="00CF1924">
            <w:pPr>
              <w:suppressAutoHyphens/>
              <w:jc w:val="center"/>
              <w:rPr>
                <w:rFonts w:ascii="Arial" w:hAnsi="Arial" w:cs="Arial"/>
                <w:sz w:val="20"/>
                <w:lang w:val="en-US"/>
              </w:rPr>
            </w:pPr>
            <w:r>
              <w:rPr>
                <w:rFonts w:ascii="Arial" w:hAnsi="Arial" w:cs="Arial"/>
                <w:sz w:val="20"/>
                <w:lang w:val="en-US"/>
              </w:rPr>
              <w:t>CASH</w:t>
            </w:r>
          </w:p>
        </w:tc>
        <w:tc>
          <w:tcPr>
            <w:tcW w:w="2623" w:type="pct"/>
          </w:tcPr>
          <w:p w14:paraId="26ABFFEC" w14:textId="62B06AF6" w:rsidR="001D59EB" w:rsidRPr="00032743" w:rsidRDefault="00A856CD" w:rsidP="00CF1924">
            <w:pPr>
              <w:suppressAutoHyphens/>
              <w:jc w:val="left"/>
              <w:rPr>
                <w:rFonts w:ascii="Arial" w:hAnsi="Arial" w:cs="Arial"/>
                <w:sz w:val="20"/>
                <w:szCs w:val="20"/>
              </w:rPr>
            </w:pPr>
            <w:r>
              <w:rPr>
                <w:rFonts w:ascii="Arial" w:hAnsi="Arial" w:cs="Arial"/>
                <w:sz w:val="20"/>
              </w:rPr>
              <w:t>Финансирование</w:t>
            </w:r>
          </w:p>
        </w:tc>
      </w:tr>
      <w:tr w:rsidR="001D59EB" w:rsidRPr="00B14753" w14:paraId="43BDC011" w14:textId="77777777" w:rsidTr="00CF1924">
        <w:trPr>
          <w:cantSplit/>
          <w:jc w:val="center"/>
        </w:trPr>
        <w:tc>
          <w:tcPr>
            <w:tcW w:w="2377" w:type="pct"/>
          </w:tcPr>
          <w:p w14:paraId="3839C376" w14:textId="6F4B076B" w:rsidR="001D59EB" w:rsidRPr="009936BB" w:rsidRDefault="00A856CD" w:rsidP="00CF1924">
            <w:pPr>
              <w:suppressAutoHyphens/>
              <w:jc w:val="center"/>
              <w:rPr>
                <w:rFonts w:ascii="Arial" w:hAnsi="Arial" w:cs="Arial"/>
                <w:sz w:val="20"/>
              </w:rPr>
            </w:pPr>
            <w:r>
              <w:rPr>
                <w:rFonts w:ascii="Arial" w:hAnsi="Arial" w:cs="Arial"/>
                <w:sz w:val="20"/>
                <w:lang w:val="en-US"/>
              </w:rPr>
              <w:t>FXAS</w:t>
            </w:r>
          </w:p>
        </w:tc>
        <w:tc>
          <w:tcPr>
            <w:tcW w:w="2623" w:type="pct"/>
          </w:tcPr>
          <w:p w14:paraId="1B0C58F7" w14:textId="53DF873B" w:rsidR="001D59EB" w:rsidRDefault="00A856CD" w:rsidP="00CF1924">
            <w:pPr>
              <w:suppressAutoHyphens/>
              <w:jc w:val="left"/>
              <w:rPr>
                <w:rFonts w:ascii="Arial" w:hAnsi="Arial" w:cs="Arial"/>
                <w:sz w:val="20"/>
              </w:rPr>
            </w:pPr>
            <w:r>
              <w:rPr>
                <w:rFonts w:ascii="Arial" w:hAnsi="Arial" w:cs="Arial"/>
                <w:sz w:val="20"/>
              </w:rPr>
              <w:t>Ввод в эксплуатацию</w:t>
            </w:r>
          </w:p>
        </w:tc>
      </w:tr>
    </w:tbl>
    <w:p w14:paraId="1E159DD0" w14:textId="77777777" w:rsidR="001D59EB" w:rsidRDefault="001D59EB" w:rsidP="009936BB">
      <w:pPr>
        <w:spacing w:after="240" w:line="276" w:lineRule="auto"/>
        <w:ind w:firstLine="567"/>
        <w:rPr>
          <w:color w:val="000000" w:themeColor="text1"/>
        </w:rPr>
      </w:pPr>
    </w:p>
    <w:p w14:paraId="7D4FEB6D" w14:textId="6D7EA024" w:rsidR="00260E53" w:rsidRDefault="001D59EB" w:rsidP="009936BB">
      <w:pPr>
        <w:spacing w:after="240" w:line="276" w:lineRule="auto"/>
        <w:ind w:firstLine="567"/>
        <w:rPr>
          <w:color w:val="000000" w:themeColor="text1"/>
        </w:rPr>
      </w:pPr>
      <w:r>
        <w:rPr>
          <w:rFonts w:ascii="Arial" w:hAnsi="Arial" w:cs="Arial"/>
          <w:color w:val="000000" w:themeColor="text1"/>
        </w:rPr>
        <w:t xml:space="preserve">Ввод ОС в эксплуатацию планируется так же в соответствии с приведённой в документе </w:t>
      </w:r>
      <w:r w:rsidR="002E6C85">
        <w:rPr>
          <w:rFonts w:ascii="Arial" w:hAnsi="Arial" w:cs="Arial"/>
          <w:color w:val="000000" w:themeColor="text1"/>
        </w:rPr>
        <w:t>ERP.13.9_10_101_PM</w:t>
      </w:r>
      <w:r>
        <w:rPr>
          <w:rFonts w:ascii="Arial" w:hAnsi="Arial" w:cs="Arial"/>
          <w:color w:val="000000" w:themeColor="text1"/>
        </w:rPr>
        <w:t xml:space="preserve"> «</w:t>
      </w:r>
      <w:r w:rsidRPr="001D59EB">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Pr>
          <w:rFonts w:ascii="Arial" w:hAnsi="Arial" w:cs="Arial"/>
          <w:color w:val="000000" w:themeColor="text1"/>
        </w:rPr>
        <w:t>» правилом, либо вручную в формате планирования.</w:t>
      </w:r>
    </w:p>
    <w:p w14:paraId="567845FF" w14:textId="072DE9B3" w:rsidR="001D59EB" w:rsidRDefault="001D59EB" w:rsidP="009936BB">
      <w:pPr>
        <w:spacing w:after="240" w:line="276" w:lineRule="auto"/>
        <w:ind w:firstLine="567"/>
        <w:rPr>
          <w:color w:val="000000" w:themeColor="text1"/>
        </w:rPr>
      </w:pPr>
      <w:r w:rsidRPr="000A1539">
        <w:rPr>
          <w:rFonts w:ascii="Arial" w:hAnsi="Arial" w:cs="Arial"/>
          <w:color w:val="000000" w:themeColor="text1"/>
        </w:rPr>
        <w:t xml:space="preserve">В хранилище данных </w:t>
      </w:r>
      <w:r w:rsidRPr="000A1539">
        <w:rPr>
          <w:rFonts w:ascii="Arial" w:hAnsi="Arial" w:cs="Arial"/>
          <w:color w:val="000000" w:themeColor="text1"/>
          <w:lang w:val="en-US"/>
        </w:rPr>
        <w:t>BW</w:t>
      </w:r>
      <w:r w:rsidRPr="000A1539">
        <w:rPr>
          <w:rFonts w:ascii="Arial" w:hAnsi="Arial" w:cs="Arial"/>
          <w:color w:val="000000" w:themeColor="text1"/>
        </w:rPr>
        <w:t xml:space="preserve"> используется признак</w:t>
      </w:r>
      <w:r>
        <w:rPr>
          <w:rFonts w:ascii="Arial" w:hAnsi="Arial" w:cs="Arial"/>
          <w:color w:val="000000" w:themeColor="text1"/>
        </w:rPr>
        <w:t xml:space="preserve"> - </w:t>
      </w:r>
      <w:r>
        <w:rPr>
          <w:rFonts w:ascii="Arial" w:hAnsi="Arial" w:cs="Arial"/>
          <w:color w:val="000000" w:themeColor="text1"/>
          <w:lang w:val="en-US"/>
        </w:rPr>
        <w:t>ZFLOW</w:t>
      </w:r>
      <w:r w:rsidRPr="000A1539">
        <w:rPr>
          <w:rFonts w:ascii="Arial" w:hAnsi="Arial" w:cs="Arial"/>
          <w:color w:val="000000" w:themeColor="text1"/>
        </w:rPr>
        <w:t xml:space="preserve"> «</w:t>
      </w:r>
      <w:r>
        <w:rPr>
          <w:rFonts w:ascii="Arial" w:hAnsi="Arial" w:cs="Arial"/>
          <w:color w:val="000000" w:themeColor="text1"/>
          <w:lang w:val="en-US"/>
        </w:rPr>
        <w:t>Flow</w:t>
      </w:r>
      <w:r w:rsidRPr="000A1539">
        <w:rPr>
          <w:rFonts w:ascii="Arial" w:hAnsi="Arial" w:cs="Arial"/>
          <w:color w:val="000000" w:themeColor="text1"/>
        </w:rPr>
        <w:t>»</w:t>
      </w:r>
      <w:r w:rsidRPr="00032743">
        <w:rPr>
          <w:rFonts w:ascii="Arial" w:hAnsi="Arial" w:cs="Arial"/>
          <w:color w:val="000000" w:themeColor="text1"/>
        </w:rPr>
        <w:t xml:space="preserve"> </w:t>
      </w:r>
      <w:r>
        <w:rPr>
          <w:rFonts w:ascii="Arial" w:hAnsi="Arial" w:cs="Arial"/>
          <w:color w:val="000000" w:themeColor="text1"/>
        </w:rPr>
        <w:t xml:space="preserve">с типом данных </w:t>
      </w:r>
      <w:r>
        <w:rPr>
          <w:rFonts w:ascii="Arial" w:hAnsi="Arial" w:cs="Arial"/>
          <w:color w:val="000000" w:themeColor="text1"/>
          <w:lang w:val="en-US"/>
        </w:rPr>
        <w:t>CHAR</w:t>
      </w:r>
      <w:r w:rsidRPr="00003D3A">
        <w:rPr>
          <w:rFonts w:ascii="Arial" w:hAnsi="Arial" w:cs="Arial"/>
          <w:color w:val="000000" w:themeColor="text1"/>
        </w:rPr>
        <w:t xml:space="preserve"> </w:t>
      </w:r>
      <w:r>
        <w:rPr>
          <w:rFonts w:ascii="Arial" w:hAnsi="Arial" w:cs="Arial"/>
          <w:color w:val="000000" w:themeColor="text1"/>
        </w:rPr>
        <w:t xml:space="preserve">и длиной </w:t>
      </w:r>
      <w:r w:rsidR="00A856CD">
        <w:rPr>
          <w:rFonts w:ascii="Arial" w:hAnsi="Arial" w:cs="Arial"/>
          <w:color w:val="000000" w:themeColor="text1"/>
        </w:rPr>
        <w:t>4</w:t>
      </w:r>
      <w:r>
        <w:rPr>
          <w:rFonts w:ascii="Arial" w:hAnsi="Arial" w:cs="Arial"/>
          <w:color w:val="000000" w:themeColor="text1"/>
        </w:rPr>
        <w:t xml:space="preserve"> символа</w:t>
      </w:r>
      <w:r w:rsidRPr="000A1539">
        <w:rPr>
          <w:rFonts w:ascii="Arial" w:hAnsi="Arial" w:cs="Arial"/>
          <w:color w:val="000000" w:themeColor="text1"/>
        </w:rPr>
        <w:t xml:space="preserve">. </w:t>
      </w:r>
      <w:r w:rsidRPr="006E187D">
        <w:rPr>
          <w:rFonts w:ascii="Arial" w:hAnsi="Arial" w:cs="Arial"/>
          <w:color w:val="000000" w:themeColor="text1"/>
        </w:rPr>
        <w:t xml:space="preserve">Основные данные признака будут </w:t>
      </w:r>
      <w:r>
        <w:rPr>
          <w:rFonts w:ascii="Arial" w:hAnsi="Arial" w:cs="Arial"/>
          <w:color w:val="000000" w:themeColor="text1"/>
        </w:rPr>
        <w:t xml:space="preserve">вестись </w:t>
      </w:r>
      <w:r w:rsidRPr="006E187D">
        <w:rPr>
          <w:rFonts w:ascii="Arial" w:hAnsi="Arial" w:cs="Arial"/>
          <w:color w:val="000000" w:themeColor="text1"/>
        </w:rPr>
        <w:t>вручную с помощ</w:t>
      </w:r>
      <w:r>
        <w:rPr>
          <w:rFonts w:ascii="Arial" w:hAnsi="Arial" w:cs="Arial"/>
          <w:color w:val="000000" w:themeColor="text1"/>
        </w:rPr>
        <w:t>ью транзакции RSDMD «Ведение ос</w:t>
      </w:r>
      <w:r w:rsidRPr="006E187D">
        <w:rPr>
          <w:rFonts w:ascii="Arial" w:hAnsi="Arial" w:cs="Arial"/>
          <w:color w:val="000000" w:themeColor="text1"/>
        </w:rPr>
        <w:t>новных данных с предварительным выбором».</w:t>
      </w:r>
    </w:p>
    <w:p w14:paraId="37B5BD6B" w14:textId="77777777" w:rsidR="00267540" w:rsidRPr="009936BB" w:rsidRDefault="00267540" w:rsidP="009936BB">
      <w:pPr>
        <w:spacing w:after="240" w:line="276" w:lineRule="auto"/>
        <w:ind w:firstLine="567"/>
        <w:rPr>
          <w:color w:val="000000" w:themeColor="text1"/>
        </w:rPr>
      </w:pPr>
    </w:p>
    <w:p w14:paraId="273C2F38" w14:textId="6F422D05" w:rsidR="00090E81" w:rsidRPr="002E20E5" w:rsidRDefault="00090E81">
      <w:pPr>
        <w:pStyle w:val="3"/>
      </w:pPr>
      <w:bookmarkStart w:id="2633" w:name="_Toc77357559"/>
      <w:r w:rsidRPr="002E20E5">
        <w:t>Бюджетная кампания</w:t>
      </w:r>
      <w:bookmarkEnd w:id="2633"/>
    </w:p>
    <w:p w14:paraId="4AEC36F5" w14:textId="2DD2643D" w:rsidR="00C66304" w:rsidRDefault="003F6D96" w:rsidP="00090E81">
      <w:pPr>
        <w:spacing w:after="240" w:line="276" w:lineRule="auto"/>
        <w:ind w:firstLine="567"/>
        <w:rPr>
          <w:rFonts w:ascii="Arial" w:hAnsi="Arial" w:cs="Arial"/>
          <w:color w:val="000000" w:themeColor="text1"/>
        </w:rPr>
      </w:pPr>
      <w:r>
        <w:rPr>
          <w:rFonts w:ascii="Arial" w:hAnsi="Arial" w:cs="Arial"/>
          <w:color w:val="000000" w:themeColor="text1"/>
        </w:rPr>
        <w:t>А</w:t>
      </w:r>
      <w:r w:rsidR="00C66304">
        <w:rPr>
          <w:rFonts w:ascii="Arial" w:hAnsi="Arial" w:cs="Arial"/>
          <w:color w:val="000000" w:themeColor="text1"/>
        </w:rPr>
        <w:t>налитик</w:t>
      </w:r>
      <w:r>
        <w:rPr>
          <w:rFonts w:ascii="Arial" w:hAnsi="Arial" w:cs="Arial"/>
          <w:color w:val="000000" w:themeColor="text1"/>
        </w:rPr>
        <w:t>а</w:t>
      </w:r>
      <w:r w:rsidR="00C66304">
        <w:rPr>
          <w:rFonts w:ascii="Arial" w:hAnsi="Arial" w:cs="Arial"/>
          <w:color w:val="000000" w:themeColor="text1"/>
        </w:rPr>
        <w:t xml:space="preserve"> годового, среднесрочного и долгосрочного бюджетов, позволяющая отделить друг от друга данные одного и того же периода, но созданные в разные года планирования.</w:t>
      </w:r>
    </w:p>
    <w:p w14:paraId="63053702" w14:textId="77777777" w:rsidR="00090E81" w:rsidRDefault="00D53A1F" w:rsidP="00090E81">
      <w:pPr>
        <w:spacing w:after="240" w:line="276" w:lineRule="auto"/>
        <w:ind w:firstLine="567"/>
        <w:rPr>
          <w:rFonts w:ascii="Arial" w:hAnsi="Arial" w:cs="Arial"/>
          <w:color w:val="000000" w:themeColor="text1"/>
        </w:rPr>
      </w:pPr>
      <w:r w:rsidRPr="00D53A1F">
        <w:rPr>
          <w:rFonts w:ascii="Arial" w:hAnsi="Arial" w:cs="Arial"/>
          <w:color w:val="000000" w:themeColor="text1"/>
        </w:rPr>
        <w:t xml:space="preserve">Поскольку бюджеты планируются с горизонтом больше одного года, то один и тот же период </w:t>
      </w:r>
      <w:r w:rsidR="00CD4FAB">
        <w:rPr>
          <w:rFonts w:ascii="Arial" w:hAnsi="Arial" w:cs="Arial"/>
          <w:color w:val="000000" w:themeColor="text1"/>
        </w:rPr>
        <w:t xml:space="preserve">бюджета </w:t>
      </w:r>
      <w:r w:rsidRPr="00D53A1F">
        <w:rPr>
          <w:rFonts w:ascii="Arial" w:hAnsi="Arial" w:cs="Arial"/>
          <w:color w:val="000000" w:themeColor="text1"/>
        </w:rPr>
        <w:t xml:space="preserve">может быть запланирован в рамках бюджетных кампаний разных лет. Например, третий период текущего среднесрочного бюджета в следующем среднесрочном бюджете будет </w:t>
      </w:r>
      <w:r w:rsidR="00CD4FAB">
        <w:rPr>
          <w:rFonts w:ascii="Arial" w:hAnsi="Arial" w:cs="Arial"/>
          <w:color w:val="000000" w:themeColor="text1"/>
        </w:rPr>
        <w:t xml:space="preserve">планироваться </w:t>
      </w:r>
      <w:r w:rsidRPr="00D53A1F">
        <w:rPr>
          <w:rFonts w:ascii="Arial" w:hAnsi="Arial" w:cs="Arial"/>
          <w:color w:val="000000" w:themeColor="text1"/>
        </w:rPr>
        <w:t>вторым периодом. Для разделения результатов планирования одного и того же периода в различные года формирования бюджета будет реализована аналитика «бюджетная кампания». С её помощью можно будет спланировать, а в последствии проанализировать изменения в планировании одного и того же периода по мере приближения к нему.</w:t>
      </w:r>
    </w:p>
    <w:p w14:paraId="5A1C380B" w14:textId="77777777" w:rsidR="0072063B" w:rsidRPr="00DB0474" w:rsidRDefault="0072063B" w:rsidP="0072063B">
      <w:pPr>
        <w:spacing w:after="240" w:line="276" w:lineRule="auto"/>
        <w:ind w:firstLine="567"/>
        <w:rPr>
          <w:rFonts w:ascii="Arial" w:hAnsi="Arial" w:cs="Arial"/>
          <w:color w:val="000000" w:themeColor="text1"/>
        </w:rPr>
      </w:pPr>
      <w:r w:rsidRPr="006E187D">
        <w:rPr>
          <w:rFonts w:ascii="Arial" w:hAnsi="Arial" w:cs="Arial"/>
          <w:color w:val="000000" w:themeColor="text1"/>
        </w:rPr>
        <w:t xml:space="preserve">В хранилище данных BW будет создан </w:t>
      </w:r>
      <w:r w:rsidRPr="00535B67">
        <w:rPr>
          <w:rFonts w:ascii="Arial" w:hAnsi="Arial" w:cs="Arial"/>
          <w:color w:val="000000" w:themeColor="text1"/>
        </w:rPr>
        <w:t>признак - Z</w:t>
      </w:r>
      <w:r w:rsidR="00535B67" w:rsidRPr="00535B67">
        <w:rPr>
          <w:rFonts w:ascii="Arial" w:hAnsi="Arial" w:cs="Arial"/>
          <w:color w:val="000000" w:themeColor="text1"/>
          <w:lang w:val="en-US"/>
        </w:rPr>
        <w:t>BDGCAMP</w:t>
      </w:r>
      <w:r w:rsidRPr="00535B67">
        <w:rPr>
          <w:rFonts w:ascii="Arial" w:hAnsi="Arial" w:cs="Arial"/>
          <w:color w:val="000000" w:themeColor="text1"/>
        </w:rPr>
        <w:t xml:space="preserve"> «</w:t>
      </w:r>
      <w:r w:rsidR="00535B67" w:rsidRPr="00535B67">
        <w:rPr>
          <w:rFonts w:ascii="Arial" w:hAnsi="Arial" w:cs="Arial"/>
          <w:color w:val="000000" w:themeColor="text1"/>
          <w:lang w:val="en-US"/>
        </w:rPr>
        <w:t>Budget</w:t>
      </w:r>
      <w:r w:rsidRPr="00535B67">
        <w:rPr>
          <w:rFonts w:ascii="Arial" w:hAnsi="Arial" w:cs="Arial"/>
          <w:color w:val="000000" w:themeColor="text1"/>
        </w:rPr>
        <w:t xml:space="preserve"> </w:t>
      </w:r>
      <w:r w:rsidR="00535B67" w:rsidRPr="00535B67">
        <w:rPr>
          <w:rFonts w:ascii="Arial" w:hAnsi="Arial" w:cs="Arial"/>
          <w:color w:val="000000" w:themeColor="text1"/>
          <w:lang w:val="en-US"/>
        </w:rPr>
        <w:t>campaign</w:t>
      </w:r>
      <w:r w:rsidRPr="00535B67">
        <w:rPr>
          <w:rFonts w:ascii="Arial" w:hAnsi="Arial" w:cs="Arial"/>
          <w:color w:val="000000" w:themeColor="text1"/>
        </w:rPr>
        <w:t>»</w:t>
      </w:r>
      <w:r w:rsidR="00CD4FAB">
        <w:rPr>
          <w:rFonts w:ascii="Arial" w:hAnsi="Arial" w:cs="Arial"/>
          <w:color w:val="000000" w:themeColor="text1"/>
        </w:rPr>
        <w:t xml:space="preserve"> с типом данных </w:t>
      </w:r>
      <w:r w:rsidR="00CD4FAB">
        <w:rPr>
          <w:rFonts w:ascii="Arial" w:hAnsi="Arial" w:cs="Arial"/>
          <w:color w:val="000000" w:themeColor="text1"/>
          <w:lang w:val="en-US"/>
        </w:rPr>
        <w:t>CHAR</w:t>
      </w:r>
      <w:r w:rsidR="00CD4FAB" w:rsidRPr="00003D3A">
        <w:rPr>
          <w:rFonts w:ascii="Arial" w:hAnsi="Arial" w:cs="Arial"/>
          <w:color w:val="000000" w:themeColor="text1"/>
        </w:rPr>
        <w:t xml:space="preserve"> </w:t>
      </w:r>
      <w:r w:rsidR="00CD4FAB">
        <w:rPr>
          <w:rFonts w:ascii="Arial" w:hAnsi="Arial" w:cs="Arial"/>
          <w:color w:val="000000" w:themeColor="text1"/>
        </w:rPr>
        <w:t>и длиной 4 символа</w:t>
      </w:r>
      <w:r w:rsidRPr="00535B67">
        <w:rPr>
          <w:rFonts w:ascii="Arial" w:hAnsi="Arial" w:cs="Arial"/>
          <w:color w:val="000000" w:themeColor="text1"/>
        </w:rPr>
        <w:t>. Основные</w:t>
      </w:r>
      <w:r w:rsidRPr="006E187D">
        <w:rPr>
          <w:rFonts w:ascii="Arial" w:hAnsi="Arial" w:cs="Arial"/>
          <w:color w:val="000000" w:themeColor="text1"/>
        </w:rPr>
        <w:t xml:space="preserve"> данные признака будут </w:t>
      </w:r>
      <w:r w:rsidR="00CD4FAB">
        <w:rPr>
          <w:rFonts w:ascii="Arial" w:hAnsi="Arial" w:cs="Arial"/>
          <w:color w:val="000000" w:themeColor="text1"/>
        </w:rPr>
        <w:t>вестись</w:t>
      </w:r>
      <w:r w:rsidRPr="006E187D">
        <w:rPr>
          <w:rFonts w:ascii="Arial" w:hAnsi="Arial" w:cs="Arial"/>
          <w:color w:val="000000" w:themeColor="text1"/>
        </w:rPr>
        <w:t xml:space="preserve"> вручную с помощ</w:t>
      </w:r>
      <w:r>
        <w:rPr>
          <w:rFonts w:ascii="Arial" w:hAnsi="Arial" w:cs="Arial"/>
          <w:color w:val="000000" w:themeColor="text1"/>
        </w:rPr>
        <w:t>ью транзакции RSDMD «Ведение ос</w:t>
      </w:r>
      <w:r w:rsidRPr="006E187D">
        <w:rPr>
          <w:rFonts w:ascii="Arial" w:hAnsi="Arial" w:cs="Arial"/>
          <w:color w:val="000000" w:themeColor="text1"/>
        </w:rPr>
        <w:t>новных данных с предварительным выбором».</w:t>
      </w:r>
    </w:p>
    <w:p w14:paraId="079EE28E" w14:textId="0D300C31" w:rsidR="00CD4FAB" w:rsidRPr="00916FAB" w:rsidRDefault="00CD4FAB" w:rsidP="00CD4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18</w:t>
      </w:r>
      <w:r w:rsidRPr="00916FAB">
        <w:rPr>
          <w:rFonts w:ascii="Arial" w:hAnsi="Arial" w:cs="Arial"/>
          <w:b/>
          <w:sz w:val="22"/>
        </w:rPr>
        <w:fldChar w:fldCharType="end"/>
      </w:r>
      <w:r>
        <w:rPr>
          <w:rFonts w:ascii="Arial" w:hAnsi="Arial" w:cs="Arial"/>
          <w:b/>
          <w:sz w:val="22"/>
        </w:rPr>
        <w:t>. Основные данные признака «Бюджетная кампания»</w:t>
      </w:r>
    </w:p>
    <w:tbl>
      <w:tblPr>
        <w:tblW w:w="41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969"/>
        <w:gridCol w:w="4379"/>
      </w:tblGrid>
      <w:tr w:rsidR="00CD4FAB" w:rsidRPr="00B14753" w14:paraId="59E96FC6" w14:textId="77777777" w:rsidTr="00FA728E">
        <w:trPr>
          <w:cantSplit/>
          <w:trHeight w:val="397"/>
          <w:tblHeader/>
          <w:jc w:val="center"/>
        </w:trPr>
        <w:tc>
          <w:tcPr>
            <w:tcW w:w="2377" w:type="pct"/>
            <w:shd w:val="clear" w:color="auto" w:fill="FFC000"/>
            <w:vAlign w:val="center"/>
          </w:tcPr>
          <w:p w14:paraId="75660BEB" w14:textId="77777777" w:rsidR="00CD4FAB" w:rsidRPr="00032743" w:rsidRDefault="00CD4FAB" w:rsidP="00FA728E">
            <w:pPr>
              <w:suppressAutoHyphens/>
              <w:jc w:val="center"/>
              <w:rPr>
                <w:rFonts w:ascii="Arial" w:hAnsi="Arial" w:cs="Arial"/>
                <w:b/>
                <w:sz w:val="20"/>
              </w:rPr>
            </w:pPr>
            <w:r>
              <w:rPr>
                <w:rFonts w:ascii="Arial" w:hAnsi="Arial" w:cs="Arial"/>
                <w:b/>
                <w:sz w:val="20"/>
              </w:rPr>
              <w:t>Код бюджетной кампании</w:t>
            </w:r>
          </w:p>
        </w:tc>
        <w:tc>
          <w:tcPr>
            <w:tcW w:w="2623" w:type="pct"/>
            <w:shd w:val="clear" w:color="auto" w:fill="FFC000"/>
            <w:vAlign w:val="center"/>
          </w:tcPr>
          <w:p w14:paraId="66E42843" w14:textId="77777777" w:rsidR="00CD4FAB" w:rsidRPr="00B14753" w:rsidRDefault="00CD4FAB" w:rsidP="00FA728E">
            <w:pPr>
              <w:suppressAutoHyphens/>
              <w:jc w:val="center"/>
              <w:rPr>
                <w:rFonts w:ascii="Arial" w:hAnsi="Arial" w:cs="Arial"/>
                <w:b/>
                <w:sz w:val="20"/>
              </w:rPr>
            </w:pPr>
            <w:r>
              <w:rPr>
                <w:rFonts w:ascii="Arial" w:hAnsi="Arial" w:cs="Arial"/>
                <w:b/>
                <w:sz w:val="20"/>
              </w:rPr>
              <w:t>Описание бюджетной кампании</w:t>
            </w:r>
          </w:p>
        </w:tc>
      </w:tr>
      <w:tr w:rsidR="00CD4FAB" w:rsidRPr="00B14753" w14:paraId="6479524E" w14:textId="77777777" w:rsidTr="00FA728E">
        <w:trPr>
          <w:cantSplit/>
          <w:jc w:val="center"/>
        </w:trPr>
        <w:tc>
          <w:tcPr>
            <w:tcW w:w="2377" w:type="pct"/>
          </w:tcPr>
          <w:p w14:paraId="6B71EC2C" w14:textId="77777777" w:rsidR="00CD4FAB" w:rsidRPr="00382A14" w:rsidRDefault="00CD4FAB" w:rsidP="00FA728E">
            <w:pPr>
              <w:suppressAutoHyphens/>
              <w:jc w:val="center"/>
              <w:rPr>
                <w:rFonts w:ascii="Arial" w:hAnsi="Arial" w:cs="Arial"/>
                <w:sz w:val="20"/>
                <w:szCs w:val="20"/>
              </w:rPr>
            </w:pPr>
            <w:r>
              <w:rPr>
                <w:rFonts w:ascii="Arial" w:hAnsi="Arial" w:cs="Arial"/>
                <w:sz w:val="20"/>
                <w:szCs w:val="20"/>
                <w:lang w:val="en-US"/>
              </w:rPr>
              <w:t>20</w:t>
            </w:r>
            <w:r w:rsidR="00382A14">
              <w:rPr>
                <w:rFonts w:ascii="Arial" w:hAnsi="Arial" w:cs="Arial"/>
                <w:sz w:val="20"/>
                <w:szCs w:val="20"/>
              </w:rPr>
              <w:t>20</w:t>
            </w:r>
          </w:p>
        </w:tc>
        <w:tc>
          <w:tcPr>
            <w:tcW w:w="2623" w:type="pct"/>
          </w:tcPr>
          <w:p w14:paraId="0C7E4DBF" w14:textId="77777777" w:rsidR="00CD4FAB" w:rsidRPr="00032743" w:rsidRDefault="00382A14" w:rsidP="00FA728E">
            <w:pPr>
              <w:suppressAutoHyphens/>
              <w:jc w:val="left"/>
              <w:rPr>
                <w:rFonts w:ascii="Arial" w:hAnsi="Arial" w:cs="Arial"/>
                <w:sz w:val="20"/>
                <w:szCs w:val="20"/>
              </w:rPr>
            </w:pPr>
            <w:r>
              <w:rPr>
                <w:rFonts w:ascii="Arial" w:hAnsi="Arial" w:cs="Arial"/>
                <w:sz w:val="20"/>
              </w:rPr>
              <w:t>Кампания 2020</w:t>
            </w:r>
          </w:p>
        </w:tc>
      </w:tr>
      <w:tr w:rsidR="00CD4FAB" w:rsidRPr="00B14753" w14:paraId="0E9A505C" w14:textId="77777777" w:rsidTr="00FA728E">
        <w:trPr>
          <w:cantSplit/>
          <w:jc w:val="center"/>
        </w:trPr>
        <w:tc>
          <w:tcPr>
            <w:tcW w:w="2377" w:type="pct"/>
          </w:tcPr>
          <w:p w14:paraId="1D5763D6" w14:textId="77777777" w:rsidR="00CD4FAB" w:rsidRPr="00CD4FAB" w:rsidRDefault="00382A14" w:rsidP="00FA728E">
            <w:pPr>
              <w:suppressAutoHyphens/>
              <w:jc w:val="center"/>
              <w:rPr>
                <w:rFonts w:ascii="Arial" w:hAnsi="Arial" w:cs="Arial"/>
                <w:sz w:val="20"/>
              </w:rPr>
            </w:pPr>
            <w:r>
              <w:rPr>
                <w:rFonts w:ascii="Arial" w:hAnsi="Arial" w:cs="Arial"/>
                <w:sz w:val="20"/>
              </w:rPr>
              <w:t>2022</w:t>
            </w:r>
          </w:p>
        </w:tc>
        <w:tc>
          <w:tcPr>
            <w:tcW w:w="2623" w:type="pct"/>
          </w:tcPr>
          <w:p w14:paraId="3C9DD8FE" w14:textId="77777777" w:rsidR="00CD4FAB" w:rsidRPr="00032743" w:rsidRDefault="00382A14" w:rsidP="00FA728E">
            <w:pPr>
              <w:suppressAutoHyphens/>
              <w:jc w:val="left"/>
              <w:rPr>
                <w:rFonts w:ascii="Arial" w:hAnsi="Arial" w:cs="Arial"/>
                <w:sz w:val="20"/>
                <w:szCs w:val="20"/>
              </w:rPr>
            </w:pPr>
            <w:r>
              <w:rPr>
                <w:rFonts w:ascii="Arial" w:hAnsi="Arial" w:cs="Arial"/>
                <w:sz w:val="20"/>
              </w:rPr>
              <w:t>Кампания 2021</w:t>
            </w:r>
          </w:p>
        </w:tc>
      </w:tr>
      <w:tr w:rsidR="00CD4FAB" w:rsidRPr="00B14753" w14:paraId="68188E1C" w14:textId="77777777" w:rsidTr="00FA728E">
        <w:trPr>
          <w:cantSplit/>
          <w:jc w:val="center"/>
        </w:trPr>
        <w:tc>
          <w:tcPr>
            <w:tcW w:w="2377" w:type="pct"/>
          </w:tcPr>
          <w:p w14:paraId="510982DB" w14:textId="77777777" w:rsidR="00CD4FAB" w:rsidRPr="00CD4FAB" w:rsidRDefault="00382A14" w:rsidP="00FA728E">
            <w:pPr>
              <w:suppressAutoHyphens/>
              <w:jc w:val="center"/>
              <w:rPr>
                <w:rFonts w:ascii="Arial" w:hAnsi="Arial" w:cs="Arial"/>
                <w:sz w:val="20"/>
              </w:rPr>
            </w:pPr>
            <w:r>
              <w:rPr>
                <w:rFonts w:ascii="Arial" w:hAnsi="Arial" w:cs="Arial"/>
                <w:sz w:val="20"/>
              </w:rPr>
              <w:t>2022</w:t>
            </w:r>
          </w:p>
        </w:tc>
        <w:tc>
          <w:tcPr>
            <w:tcW w:w="2623" w:type="pct"/>
          </w:tcPr>
          <w:p w14:paraId="74EDF68E" w14:textId="77777777" w:rsidR="00CD4FAB" w:rsidRDefault="00382A14" w:rsidP="00FA728E">
            <w:pPr>
              <w:suppressAutoHyphens/>
              <w:jc w:val="left"/>
              <w:rPr>
                <w:rFonts w:ascii="Arial" w:hAnsi="Arial" w:cs="Arial"/>
                <w:sz w:val="20"/>
              </w:rPr>
            </w:pPr>
            <w:r>
              <w:rPr>
                <w:rFonts w:ascii="Arial" w:hAnsi="Arial" w:cs="Arial"/>
                <w:sz w:val="20"/>
              </w:rPr>
              <w:t>Кампания 2022</w:t>
            </w:r>
          </w:p>
        </w:tc>
      </w:tr>
      <w:tr w:rsidR="00CD4FAB" w:rsidRPr="00B14753" w14:paraId="19BFB25D" w14:textId="77777777" w:rsidTr="00FA728E">
        <w:trPr>
          <w:cantSplit/>
          <w:jc w:val="center"/>
        </w:trPr>
        <w:tc>
          <w:tcPr>
            <w:tcW w:w="2377" w:type="pct"/>
          </w:tcPr>
          <w:p w14:paraId="1110B100" w14:textId="77777777" w:rsidR="00CD4FAB" w:rsidRDefault="00CD4FAB" w:rsidP="00FA728E">
            <w:pPr>
              <w:suppressAutoHyphens/>
              <w:jc w:val="center"/>
              <w:rPr>
                <w:rFonts w:ascii="Arial" w:hAnsi="Arial" w:cs="Arial"/>
                <w:sz w:val="20"/>
              </w:rPr>
            </w:pPr>
            <w:r>
              <w:rPr>
                <w:rFonts w:ascii="Arial" w:hAnsi="Arial" w:cs="Arial"/>
                <w:sz w:val="20"/>
              </w:rPr>
              <w:t>…</w:t>
            </w:r>
          </w:p>
        </w:tc>
        <w:tc>
          <w:tcPr>
            <w:tcW w:w="2623" w:type="pct"/>
          </w:tcPr>
          <w:p w14:paraId="486304E5" w14:textId="77777777" w:rsidR="00CD4FAB" w:rsidRDefault="00CD4FAB" w:rsidP="00FA728E">
            <w:pPr>
              <w:suppressAutoHyphens/>
              <w:jc w:val="left"/>
              <w:rPr>
                <w:rFonts w:ascii="Arial" w:hAnsi="Arial" w:cs="Arial"/>
                <w:sz w:val="20"/>
              </w:rPr>
            </w:pPr>
            <w:r>
              <w:rPr>
                <w:rFonts w:ascii="Arial" w:hAnsi="Arial" w:cs="Arial"/>
                <w:sz w:val="20"/>
              </w:rPr>
              <w:t>…</w:t>
            </w:r>
          </w:p>
        </w:tc>
      </w:tr>
      <w:tr w:rsidR="00CD4FAB" w:rsidRPr="00B14753" w14:paraId="51AA6B12" w14:textId="77777777" w:rsidTr="00FA728E">
        <w:trPr>
          <w:cantSplit/>
          <w:jc w:val="center"/>
        </w:trPr>
        <w:tc>
          <w:tcPr>
            <w:tcW w:w="2377" w:type="pct"/>
          </w:tcPr>
          <w:p w14:paraId="6A2A6636" w14:textId="77777777" w:rsidR="00CD4FAB" w:rsidRDefault="00CD4FAB" w:rsidP="00FA728E">
            <w:pPr>
              <w:suppressAutoHyphens/>
              <w:jc w:val="center"/>
              <w:rPr>
                <w:rFonts w:ascii="Arial" w:hAnsi="Arial" w:cs="Arial"/>
                <w:sz w:val="20"/>
              </w:rPr>
            </w:pPr>
            <w:r>
              <w:rPr>
                <w:rFonts w:ascii="Arial" w:hAnsi="Arial" w:cs="Arial"/>
                <w:sz w:val="20"/>
              </w:rPr>
              <w:t>20</w:t>
            </w:r>
            <w:r w:rsidR="00382A14">
              <w:rPr>
                <w:rFonts w:ascii="Arial" w:hAnsi="Arial" w:cs="Arial"/>
                <w:sz w:val="20"/>
              </w:rPr>
              <w:t>40</w:t>
            </w:r>
          </w:p>
        </w:tc>
        <w:tc>
          <w:tcPr>
            <w:tcW w:w="2623" w:type="pct"/>
          </w:tcPr>
          <w:p w14:paraId="77A009F1" w14:textId="77777777" w:rsidR="00CD4FAB" w:rsidRDefault="00382A14" w:rsidP="00FA728E">
            <w:pPr>
              <w:suppressAutoHyphens/>
              <w:jc w:val="left"/>
              <w:rPr>
                <w:rFonts w:ascii="Arial" w:hAnsi="Arial" w:cs="Arial"/>
                <w:sz w:val="20"/>
              </w:rPr>
            </w:pPr>
            <w:r>
              <w:rPr>
                <w:rFonts w:ascii="Arial" w:hAnsi="Arial" w:cs="Arial"/>
                <w:sz w:val="20"/>
              </w:rPr>
              <w:t>Кампания 2040</w:t>
            </w:r>
          </w:p>
        </w:tc>
      </w:tr>
    </w:tbl>
    <w:p w14:paraId="11DA6995" w14:textId="77777777" w:rsidR="00090E81" w:rsidRDefault="00090E81" w:rsidP="00090E81">
      <w:pPr>
        <w:spacing w:after="240" w:line="276" w:lineRule="auto"/>
        <w:ind w:firstLine="567"/>
        <w:rPr>
          <w:rFonts w:ascii="Arial" w:hAnsi="Arial" w:cs="Arial"/>
          <w:color w:val="000000" w:themeColor="text1"/>
        </w:rPr>
      </w:pPr>
    </w:p>
    <w:p w14:paraId="03113D05" w14:textId="77777777" w:rsidR="00090E81" w:rsidRDefault="00090E81">
      <w:pPr>
        <w:pStyle w:val="3"/>
      </w:pPr>
      <w:bookmarkStart w:id="2634" w:name="_Toc77357560"/>
      <w:r w:rsidRPr="00DB0474">
        <w:t>Период</w:t>
      </w:r>
      <w:bookmarkEnd w:id="2634"/>
    </w:p>
    <w:p w14:paraId="475E8BA8" w14:textId="7B5C4602" w:rsidR="00E74B51" w:rsidRDefault="00017E9B" w:rsidP="002E20E5">
      <w:pPr>
        <w:spacing w:after="240" w:line="276" w:lineRule="auto"/>
        <w:ind w:firstLine="567"/>
        <w:rPr>
          <w:rFonts w:ascii="Arial" w:hAnsi="Arial" w:cs="Arial"/>
          <w:color w:val="000000" w:themeColor="text1"/>
        </w:rPr>
      </w:pPr>
      <w:r>
        <w:rPr>
          <w:rFonts w:ascii="Arial" w:hAnsi="Arial" w:cs="Arial"/>
          <w:color w:val="000000" w:themeColor="text1"/>
        </w:rPr>
        <w:t xml:space="preserve">Аналитики </w:t>
      </w:r>
      <w:r w:rsidR="00607FC3">
        <w:rPr>
          <w:rFonts w:ascii="Arial" w:hAnsi="Arial" w:cs="Arial"/>
          <w:color w:val="000000" w:themeColor="text1"/>
        </w:rPr>
        <w:t>годового, среднесрочного и дол</w:t>
      </w:r>
      <w:r>
        <w:rPr>
          <w:rFonts w:ascii="Arial" w:hAnsi="Arial" w:cs="Arial"/>
          <w:color w:val="000000" w:themeColor="text1"/>
        </w:rPr>
        <w:t>госрочного бюджетов, определяющая период планирования воздействий.</w:t>
      </w:r>
      <w:r w:rsidR="002E20E5">
        <w:rPr>
          <w:rFonts w:ascii="Arial" w:hAnsi="Arial" w:cs="Arial"/>
          <w:color w:val="000000" w:themeColor="text1"/>
        </w:rPr>
        <w:t xml:space="preserve"> </w:t>
      </w:r>
      <w:r>
        <w:rPr>
          <w:rFonts w:ascii="Arial" w:hAnsi="Arial" w:cs="Arial"/>
          <w:color w:val="000000" w:themeColor="text1"/>
        </w:rPr>
        <w:t>Период планирования состоит из двух аналитик</w:t>
      </w:r>
      <w:r w:rsidR="003F6D96">
        <w:rPr>
          <w:rFonts w:ascii="Arial" w:hAnsi="Arial" w:cs="Arial"/>
          <w:color w:val="000000" w:themeColor="text1"/>
        </w:rPr>
        <w:t xml:space="preserve"> –</w:t>
      </w:r>
      <w:r>
        <w:rPr>
          <w:rFonts w:ascii="Arial" w:hAnsi="Arial" w:cs="Arial"/>
          <w:color w:val="000000" w:themeColor="text1"/>
        </w:rPr>
        <w:t xml:space="preserve"> это год </w:t>
      </w:r>
      <w:r w:rsidR="002E20E5">
        <w:rPr>
          <w:rFonts w:ascii="Arial" w:hAnsi="Arial" w:cs="Arial"/>
          <w:color w:val="000000" w:themeColor="text1"/>
        </w:rPr>
        <w:t>и месяц.</w:t>
      </w:r>
    </w:p>
    <w:p w14:paraId="112097A2" w14:textId="77777777" w:rsidR="002E20E5" w:rsidRDefault="002E20E5" w:rsidP="002E20E5">
      <w:pPr>
        <w:spacing w:after="240" w:line="276" w:lineRule="auto"/>
        <w:ind w:firstLine="567"/>
        <w:rPr>
          <w:rFonts w:ascii="Arial" w:hAnsi="Arial" w:cs="Arial"/>
          <w:color w:val="000000" w:themeColor="text1"/>
        </w:rPr>
      </w:pPr>
      <w:r>
        <w:rPr>
          <w:rFonts w:ascii="Arial" w:hAnsi="Arial" w:cs="Arial"/>
          <w:color w:val="000000" w:themeColor="text1"/>
        </w:rPr>
        <w:t>В</w:t>
      </w:r>
      <w:r w:rsidRPr="002E20E5">
        <w:rPr>
          <w:rFonts w:ascii="Arial" w:hAnsi="Arial" w:cs="Arial"/>
          <w:color w:val="000000" w:themeColor="text1"/>
        </w:rPr>
        <w:t xml:space="preserve"> </w:t>
      </w:r>
      <w:r>
        <w:rPr>
          <w:rFonts w:ascii="Arial" w:hAnsi="Arial" w:cs="Arial"/>
          <w:color w:val="000000" w:themeColor="text1"/>
        </w:rPr>
        <w:t>хранилище</w:t>
      </w:r>
      <w:r w:rsidRPr="002E20E5">
        <w:rPr>
          <w:rFonts w:ascii="Arial" w:hAnsi="Arial" w:cs="Arial"/>
          <w:color w:val="000000" w:themeColor="text1"/>
        </w:rPr>
        <w:t xml:space="preserve"> </w:t>
      </w:r>
      <w:r>
        <w:rPr>
          <w:rFonts w:ascii="Arial" w:hAnsi="Arial" w:cs="Arial"/>
          <w:color w:val="000000" w:themeColor="text1"/>
        </w:rPr>
        <w:t>данных</w:t>
      </w:r>
      <w:r w:rsidRPr="002E20E5">
        <w:rPr>
          <w:rFonts w:ascii="Arial" w:hAnsi="Arial" w:cs="Arial"/>
          <w:color w:val="000000" w:themeColor="text1"/>
        </w:rPr>
        <w:t xml:space="preserve"> </w:t>
      </w:r>
      <w:r w:rsidRPr="002E20E5">
        <w:rPr>
          <w:rFonts w:ascii="Arial" w:hAnsi="Arial" w:cs="Arial"/>
          <w:color w:val="000000" w:themeColor="text1"/>
          <w:lang w:val="en-US"/>
        </w:rPr>
        <w:t>BW</w:t>
      </w:r>
      <w:r w:rsidRPr="002E20E5">
        <w:rPr>
          <w:rFonts w:ascii="Arial" w:hAnsi="Arial" w:cs="Arial"/>
          <w:color w:val="000000" w:themeColor="text1"/>
        </w:rPr>
        <w:t xml:space="preserve"> </w:t>
      </w:r>
      <w:r>
        <w:rPr>
          <w:rFonts w:ascii="Arial" w:hAnsi="Arial" w:cs="Arial"/>
          <w:color w:val="000000" w:themeColor="text1"/>
        </w:rPr>
        <w:t>используется</w:t>
      </w:r>
      <w:r w:rsidRPr="002E20E5">
        <w:rPr>
          <w:rFonts w:ascii="Arial" w:hAnsi="Arial" w:cs="Arial"/>
          <w:color w:val="000000" w:themeColor="text1"/>
        </w:rPr>
        <w:t xml:space="preserve"> </w:t>
      </w:r>
      <w:r>
        <w:rPr>
          <w:rFonts w:ascii="Arial" w:hAnsi="Arial" w:cs="Arial"/>
          <w:color w:val="000000" w:themeColor="text1"/>
        </w:rPr>
        <w:t>признаки</w:t>
      </w:r>
      <w:r w:rsidRPr="002E20E5">
        <w:rPr>
          <w:rFonts w:ascii="Arial" w:hAnsi="Arial" w:cs="Arial"/>
          <w:color w:val="000000" w:themeColor="text1"/>
        </w:rPr>
        <w:t>: 0</w:t>
      </w:r>
      <w:r w:rsidRPr="002E20E5">
        <w:rPr>
          <w:rFonts w:ascii="Arial" w:hAnsi="Arial" w:cs="Arial"/>
          <w:color w:val="000000" w:themeColor="text1"/>
          <w:lang w:val="en-US"/>
        </w:rPr>
        <w:t>CALYEAR</w:t>
      </w:r>
      <w:r w:rsidRPr="002E20E5">
        <w:rPr>
          <w:rFonts w:ascii="Arial" w:hAnsi="Arial" w:cs="Arial"/>
          <w:color w:val="000000" w:themeColor="text1"/>
        </w:rPr>
        <w:t xml:space="preserve"> «</w:t>
      </w:r>
      <w:r>
        <w:rPr>
          <w:rFonts w:ascii="Arial" w:hAnsi="Arial" w:cs="Arial"/>
          <w:color w:val="000000" w:themeColor="text1"/>
          <w:lang w:val="en-US"/>
        </w:rPr>
        <w:t>Calendar</w:t>
      </w:r>
      <w:r w:rsidRPr="002E20E5">
        <w:rPr>
          <w:rFonts w:ascii="Arial" w:hAnsi="Arial" w:cs="Arial"/>
          <w:color w:val="000000" w:themeColor="text1"/>
        </w:rPr>
        <w:t xml:space="preserve"> </w:t>
      </w:r>
      <w:r>
        <w:rPr>
          <w:rFonts w:ascii="Arial" w:hAnsi="Arial" w:cs="Arial"/>
          <w:color w:val="000000" w:themeColor="text1"/>
          <w:lang w:val="en-US"/>
        </w:rPr>
        <w:t>year</w:t>
      </w:r>
      <w:r w:rsidRPr="002E20E5">
        <w:rPr>
          <w:rFonts w:ascii="Arial" w:hAnsi="Arial" w:cs="Arial"/>
          <w:color w:val="000000" w:themeColor="text1"/>
        </w:rPr>
        <w:t xml:space="preserve">» </w:t>
      </w:r>
      <w:r>
        <w:rPr>
          <w:rFonts w:ascii="Arial" w:hAnsi="Arial" w:cs="Arial"/>
          <w:color w:val="000000" w:themeColor="text1"/>
        </w:rPr>
        <w:t xml:space="preserve">с типом данных NUMC и длиной 4 символа и </w:t>
      </w:r>
      <w:r w:rsidRPr="002E20E5">
        <w:rPr>
          <w:rFonts w:ascii="Arial" w:hAnsi="Arial" w:cs="Arial"/>
          <w:color w:val="000000" w:themeColor="text1"/>
        </w:rPr>
        <w:t>0CALMONTH2</w:t>
      </w:r>
      <w:r>
        <w:rPr>
          <w:rFonts w:ascii="Arial" w:hAnsi="Arial" w:cs="Arial"/>
          <w:color w:val="000000" w:themeColor="text1"/>
        </w:rPr>
        <w:t xml:space="preserve"> «</w:t>
      </w:r>
      <w:r>
        <w:rPr>
          <w:rFonts w:ascii="Arial" w:hAnsi="Arial" w:cs="Arial"/>
          <w:color w:val="000000" w:themeColor="text1"/>
          <w:lang w:val="en-US"/>
        </w:rPr>
        <w:t>Calendar</w:t>
      </w:r>
      <w:r w:rsidRPr="002E20E5">
        <w:rPr>
          <w:rFonts w:ascii="Arial" w:hAnsi="Arial" w:cs="Arial"/>
          <w:color w:val="000000" w:themeColor="text1"/>
        </w:rPr>
        <w:t xml:space="preserve"> </w:t>
      </w:r>
      <w:r>
        <w:rPr>
          <w:rFonts w:ascii="Arial" w:hAnsi="Arial" w:cs="Arial"/>
          <w:color w:val="000000" w:themeColor="text1"/>
          <w:lang w:val="en-US"/>
        </w:rPr>
        <w:t>month</w:t>
      </w:r>
      <w:r>
        <w:rPr>
          <w:rFonts w:ascii="Arial" w:hAnsi="Arial" w:cs="Arial"/>
          <w:color w:val="000000" w:themeColor="text1"/>
        </w:rPr>
        <w:t>»</w:t>
      </w:r>
      <w:r w:rsidRPr="002E20E5">
        <w:rPr>
          <w:rFonts w:ascii="Arial" w:hAnsi="Arial" w:cs="Arial"/>
          <w:color w:val="000000" w:themeColor="text1"/>
        </w:rPr>
        <w:t xml:space="preserve"> с типом данных </w:t>
      </w:r>
      <w:r>
        <w:rPr>
          <w:rFonts w:ascii="Arial" w:hAnsi="Arial" w:cs="Arial"/>
          <w:color w:val="000000" w:themeColor="text1"/>
          <w:lang w:val="en-US"/>
        </w:rPr>
        <w:t>NUMC</w:t>
      </w:r>
      <w:r w:rsidRPr="002E20E5">
        <w:rPr>
          <w:rFonts w:ascii="Arial" w:hAnsi="Arial" w:cs="Arial"/>
          <w:color w:val="000000" w:themeColor="text1"/>
        </w:rPr>
        <w:t xml:space="preserve"> </w:t>
      </w:r>
      <w:r>
        <w:rPr>
          <w:rFonts w:ascii="Arial" w:hAnsi="Arial" w:cs="Arial"/>
          <w:color w:val="000000" w:themeColor="text1"/>
        </w:rPr>
        <w:t>и длиной 2 символа</w:t>
      </w:r>
      <w:r w:rsidRPr="002E20E5">
        <w:rPr>
          <w:rFonts w:ascii="Arial" w:hAnsi="Arial" w:cs="Arial"/>
          <w:color w:val="000000" w:themeColor="text1"/>
        </w:rPr>
        <w:t xml:space="preserve">. </w:t>
      </w:r>
      <w:r>
        <w:rPr>
          <w:rFonts w:ascii="Arial" w:hAnsi="Arial" w:cs="Arial"/>
          <w:color w:val="000000" w:themeColor="text1"/>
        </w:rPr>
        <w:t>Доступ к основным данным признака осуществляется с помощью</w:t>
      </w:r>
      <w:r w:rsidRPr="00313F04">
        <w:rPr>
          <w:rFonts w:ascii="Arial" w:hAnsi="Arial" w:cs="Arial"/>
          <w:color w:val="000000" w:themeColor="text1"/>
        </w:rPr>
        <w:t xml:space="preserve"> </w:t>
      </w:r>
      <w:r>
        <w:rPr>
          <w:rFonts w:ascii="Arial" w:hAnsi="Arial" w:cs="Arial"/>
          <w:color w:val="000000" w:themeColor="text1"/>
        </w:rPr>
        <w:t xml:space="preserve">стандартного </w:t>
      </w:r>
      <w:r w:rsidRPr="005271C9">
        <w:rPr>
          <w:rFonts w:ascii="Arial" w:hAnsi="Arial" w:cs="Arial"/>
          <w:color w:val="000000" w:themeColor="text1"/>
        </w:rPr>
        <w:t>ABAP</w:t>
      </w:r>
      <w:r w:rsidRPr="00313F04">
        <w:rPr>
          <w:rFonts w:ascii="Arial" w:hAnsi="Arial" w:cs="Arial"/>
          <w:color w:val="000000" w:themeColor="text1"/>
        </w:rPr>
        <w:t>-</w:t>
      </w:r>
      <w:r>
        <w:rPr>
          <w:rFonts w:ascii="Arial" w:hAnsi="Arial" w:cs="Arial"/>
          <w:color w:val="000000" w:themeColor="text1"/>
        </w:rPr>
        <w:t>класс</w:t>
      </w:r>
      <w:r w:rsidR="00386B4E">
        <w:rPr>
          <w:rFonts w:ascii="Arial" w:hAnsi="Arial" w:cs="Arial"/>
          <w:color w:val="000000" w:themeColor="text1"/>
        </w:rPr>
        <w:t>а.</w:t>
      </w:r>
    </w:p>
    <w:p w14:paraId="2A65E60A" w14:textId="77777777" w:rsidR="00E74B51" w:rsidRDefault="00017E9B" w:rsidP="00E74B51">
      <w:pPr>
        <w:spacing w:after="240" w:line="276" w:lineRule="auto"/>
        <w:ind w:firstLine="567"/>
        <w:rPr>
          <w:rFonts w:ascii="Arial" w:hAnsi="Arial" w:cs="Arial"/>
          <w:color w:val="000000" w:themeColor="text1"/>
        </w:rPr>
      </w:pPr>
      <w:r>
        <w:rPr>
          <w:rFonts w:ascii="Arial" w:hAnsi="Arial" w:cs="Arial"/>
          <w:color w:val="000000" w:themeColor="text1"/>
        </w:rPr>
        <w:t xml:space="preserve">В зависимости от горизонта планирования меняется заполнение аналитик. Так, </w:t>
      </w:r>
      <w:r w:rsidR="00E74B51">
        <w:rPr>
          <w:rFonts w:ascii="Arial" w:hAnsi="Arial" w:cs="Arial"/>
          <w:color w:val="000000" w:themeColor="text1"/>
        </w:rPr>
        <w:t>на</w:t>
      </w:r>
      <w:r>
        <w:rPr>
          <w:rFonts w:ascii="Arial" w:hAnsi="Arial" w:cs="Arial"/>
          <w:color w:val="000000" w:themeColor="text1"/>
        </w:rPr>
        <w:t xml:space="preserve"> </w:t>
      </w:r>
      <w:r w:rsidR="00E74B51">
        <w:rPr>
          <w:rFonts w:ascii="Arial" w:hAnsi="Arial" w:cs="Arial"/>
          <w:color w:val="000000" w:themeColor="text1"/>
        </w:rPr>
        <w:t xml:space="preserve">горизонте первого года </w:t>
      </w:r>
      <w:r>
        <w:rPr>
          <w:rFonts w:ascii="Arial" w:hAnsi="Arial" w:cs="Arial"/>
          <w:color w:val="000000" w:themeColor="text1"/>
        </w:rPr>
        <w:t>заполняется значе</w:t>
      </w:r>
      <w:r w:rsidR="00386B4E">
        <w:rPr>
          <w:rFonts w:ascii="Arial" w:hAnsi="Arial" w:cs="Arial"/>
          <w:color w:val="000000" w:themeColor="text1"/>
        </w:rPr>
        <w:t xml:space="preserve">ние и года, </w:t>
      </w:r>
      <w:r w:rsidR="00E74B51">
        <w:rPr>
          <w:rFonts w:ascii="Arial" w:hAnsi="Arial" w:cs="Arial"/>
          <w:color w:val="000000" w:themeColor="text1"/>
        </w:rPr>
        <w:t xml:space="preserve">и месяца, в то время </w:t>
      </w:r>
      <w:r>
        <w:rPr>
          <w:rFonts w:ascii="Arial" w:hAnsi="Arial" w:cs="Arial"/>
          <w:color w:val="000000" w:themeColor="text1"/>
        </w:rPr>
        <w:t>как начиная со второго года, то есть на среднесрочный и долгосро</w:t>
      </w:r>
      <w:r w:rsidR="00E74B51">
        <w:rPr>
          <w:rFonts w:ascii="Arial" w:hAnsi="Arial" w:cs="Arial"/>
          <w:color w:val="000000" w:themeColor="text1"/>
        </w:rPr>
        <w:t>чный горизонты, заполняется только значения аналитики год. Например, при формировании трёх бюджетов в бюджетную кампания 2020 будут заполнены следующий значения аналитик периода.</w:t>
      </w:r>
    </w:p>
    <w:tbl>
      <w:tblPr>
        <w:tblW w:w="9534" w:type="dxa"/>
        <w:jc w:val="center"/>
        <w:tblLook w:val="04A0" w:firstRow="1" w:lastRow="0" w:firstColumn="1" w:lastColumn="0" w:noHBand="0" w:noVBand="1"/>
      </w:tblPr>
      <w:tblGrid>
        <w:gridCol w:w="1004"/>
        <w:gridCol w:w="1690"/>
        <w:gridCol w:w="473"/>
        <w:gridCol w:w="533"/>
        <w:gridCol w:w="533"/>
        <w:gridCol w:w="416"/>
        <w:gridCol w:w="533"/>
        <w:gridCol w:w="1001"/>
        <w:gridCol w:w="1001"/>
        <w:gridCol w:w="1001"/>
        <w:gridCol w:w="416"/>
        <w:gridCol w:w="1001"/>
      </w:tblGrid>
      <w:tr w:rsidR="002E20E5" w:rsidRPr="002E20E5" w14:paraId="30E7DF90" w14:textId="77777777" w:rsidTr="002E20E5">
        <w:trPr>
          <w:trHeight w:val="300"/>
          <w:jc w:val="center"/>
        </w:trPr>
        <w:tc>
          <w:tcPr>
            <w:tcW w:w="1004" w:type="dxa"/>
            <w:tcBorders>
              <w:top w:val="nil"/>
              <w:left w:val="nil"/>
              <w:bottom w:val="nil"/>
              <w:right w:val="nil"/>
            </w:tcBorders>
            <w:shd w:val="clear" w:color="auto" w:fill="auto"/>
            <w:noWrap/>
            <w:vAlign w:val="bottom"/>
            <w:hideMark/>
          </w:tcPr>
          <w:p w14:paraId="2236CC5A" w14:textId="77777777" w:rsidR="002E20E5" w:rsidRPr="002E20E5" w:rsidRDefault="002E20E5" w:rsidP="002E20E5">
            <w:pPr>
              <w:jc w:val="left"/>
              <w:rPr>
                <w:rFonts w:ascii="Arial" w:hAnsi="Arial" w:cs="Arial"/>
                <w:sz w:val="20"/>
                <w:szCs w:val="20"/>
                <w:lang w:eastAsia="ru-RU"/>
              </w:rPr>
            </w:pPr>
          </w:p>
        </w:tc>
        <w:tc>
          <w:tcPr>
            <w:tcW w:w="1690" w:type="dxa"/>
            <w:tcBorders>
              <w:top w:val="nil"/>
              <w:left w:val="nil"/>
              <w:bottom w:val="nil"/>
              <w:right w:val="nil"/>
            </w:tcBorders>
            <w:shd w:val="clear" w:color="auto" w:fill="auto"/>
            <w:noWrap/>
            <w:vAlign w:val="bottom"/>
            <w:hideMark/>
          </w:tcPr>
          <w:p w14:paraId="2B4A4D72" w14:textId="77777777" w:rsidR="002E20E5" w:rsidRPr="002E20E5" w:rsidRDefault="002E20E5" w:rsidP="002E20E5">
            <w:pPr>
              <w:jc w:val="left"/>
              <w:rPr>
                <w:rFonts w:ascii="Arial" w:hAnsi="Arial" w:cs="Arial"/>
                <w:sz w:val="20"/>
                <w:szCs w:val="20"/>
                <w:lang w:eastAsia="ru-RU"/>
              </w:rPr>
            </w:pPr>
          </w:p>
        </w:tc>
        <w:tc>
          <w:tcPr>
            <w:tcW w:w="6840" w:type="dxa"/>
            <w:gridSpan w:val="10"/>
            <w:tcBorders>
              <w:top w:val="nil"/>
              <w:left w:val="nil"/>
              <w:bottom w:val="nil"/>
              <w:right w:val="nil"/>
            </w:tcBorders>
            <w:shd w:val="clear" w:color="000000" w:fill="FFE699"/>
            <w:noWrap/>
            <w:vAlign w:val="bottom"/>
            <w:hideMark/>
          </w:tcPr>
          <w:p w14:paraId="5C89E375"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Долгосрочный бюджет</w:t>
            </w:r>
          </w:p>
        </w:tc>
      </w:tr>
      <w:tr w:rsidR="002E20E5" w:rsidRPr="002E20E5" w14:paraId="031C3A3F" w14:textId="77777777" w:rsidTr="002E20E5">
        <w:trPr>
          <w:trHeight w:val="300"/>
          <w:jc w:val="center"/>
        </w:trPr>
        <w:tc>
          <w:tcPr>
            <w:tcW w:w="1004" w:type="dxa"/>
            <w:tcBorders>
              <w:top w:val="nil"/>
              <w:left w:val="nil"/>
              <w:bottom w:val="nil"/>
              <w:right w:val="nil"/>
            </w:tcBorders>
            <w:shd w:val="clear" w:color="auto" w:fill="auto"/>
            <w:noWrap/>
            <w:vAlign w:val="bottom"/>
            <w:hideMark/>
          </w:tcPr>
          <w:p w14:paraId="4A786BE8" w14:textId="77777777" w:rsidR="002E20E5" w:rsidRPr="002E20E5" w:rsidRDefault="002E20E5" w:rsidP="002E20E5">
            <w:pPr>
              <w:jc w:val="left"/>
              <w:rPr>
                <w:rFonts w:ascii="Arial" w:hAnsi="Arial" w:cs="Arial"/>
                <w:sz w:val="20"/>
                <w:szCs w:val="20"/>
                <w:lang w:eastAsia="ru-RU"/>
              </w:rPr>
            </w:pPr>
          </w:p>
        </w:tc>
        <w:tc>
          <w:tcPr>
            <w:tcW w:w="1690" w:type="dxa"/>
            <w:tcBorders>
              <w:top w:val="nil"/>
              <w:left w:val="nil"/>
              <w:bottom w:val="nil"/>
              <w:right w:val="nil"/>
            </w:tcBorders>
            <w:shd w:val="clear" w:color="auto" w:fill="auto"/>
            <w:noWrap/>
            <w:vAlign w:val="bottom"/>
            <w:hideMark/>
          </w:tcPr>
          <w:p w14:paraId="08D07FE5" w14:textId="77777777" w:rsidR="002E20E5" w:rsidRPr="002E20E5" w:rsidRDefault="002E20E5" w:rsidP="002E20E5">
            <w:pPr>
              <w:jc w:val="left"/>
              <w:rPr>
                <w:rFonts w:ascii="Arial" w:hAnsi="Arial" w:cs="Arial"/>
                <w:sz w:val="20"/>
                <w:szCs w:val="20"/>
                <w:lang w:eastAsia="ru-RU"/>
              </w:rPr>
            </w:pPr>
          </w:p>
        </w:tc>
        <w:tc>
          <w:tcPr>
            <w:tcW w:w="4456" w:type="dxa"/>
            <w:gridSpan w:val="7"/>
            <w:tcBorders>
              <w:top w:val="nil"/>
              <w:left w:val="nil"/>
              <w:bottom w:val="nil"/>
              <w:right w:val="nil"/>
            </w:tcBorders>
            <w:shd w:val="clear" w:color="000000" w:fill="FFD966"/>
            <w:noWrap/>
            <w:vAlign w:val="bottom"/>
            <w:hideMark/>
          </w:tcPr>
          <w:p w14:paraId="41C73B26"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Среднесрочный бюджет</w:t>
            </w:r>
          </w:p>
        </w:tc>
        <w:tc>
          <w:tcPr>
            <w:tcW w:w="1001" w:type="dxa"/>
            <w:tcBorders>
              <w:top w:val="nil"/>
              <w:left w:val="nil"/>
              <w:bottom w:val="nil"/>
              <w:right w:val="nil"/>
            </w:tcBorders>
            <w:shd w:val="clear" w:color="auto" w:fill="auto"/>
            <w:noWrap/>
            <w:vAlign w:val="bottom"/>
            <w:hideMark/>
          </w:tcPr>
          <w:p w14:paraId="1334FB2C" w14:textId="77777777" w:rsidR="002E20E5" w:rsidRPr="002E20E5" w:rsidRDefault="002E20E5" w:rsidP="002E20E5">
            <w:pPr>
              <w:jc w:val="center"/>
              <w:rPr>
                <w:rFonts w:ascii="Arial" w:hAnsi="Arial" w:cs="Arial"/>
                <w:color w:val="000000"/>
                <w:sz w:val="20"/>
                <w:szCs w:val="20"/>
                <w:lang w:eastAsia="ru-RU"/>
              </w:rPr>
            </w:pPr>
          </w:p>
        </w:tc>
        <w:tc>
          <w:tcPr>
            <w:tcW w:w="382" w:type="dxa"/>
            <w:tcBorders>
              <w:top w:val="nil"/>
              <w:left w:val="nil"/>
              <w:bottom w:val="nil"/>
              <w:right w:val="nil"/>
            </w:tcBorders>
            <w:shd w:val="clear" w:color="auto" w:fill="auto"/>
            <w:noWrap/>
            <w:vAlign w:val="bottom"/>
            <w:hideMark/>
          </w:tcPr>
          <w:p w14:paraId="72947CB5" w14:textId="77777777" w:rsidR="002E20E5" w:rsidRPr="002E20E5" w:rsidRDefault="002E20E5" w:rsidP="002E20E5">
            <w:pPr>
              <w:jc w:val="left"/>
              <w:rPr>
                <w:rFonts w:ascii="Arial" w:hAnsi="Arial" w:cs="Arial"/>
                <w:sz w:val="20"/>
                <w:szCs w:val="20"/>
                <w:lang w:eastAsia="ru-RU"/>
              </w:rPr>
            </w:pPr>
          </w:p>
        </w:tc>
        <w:tc>
          <w:tcPr>
            <w:tcW w:w="1001" w:type="dxa"/>
            <w:tcBorders>
              <w:top w:val="nil"/>
              <w:left w:val="nil"/>
              <w:bottom w:val="nil"/>
              <w:right w:val="nil"/>
            </w:tcBorders>
            <w:shd w:val="clear" w:color="auto" w:fill="auto"/>
            <w:noWrap/>
            <w:vAlign w:val="bottom"/>
            <w:hideMark/>
          </w:tcPr>
          <w:p w14:paraId="45810EA9" w14:textId="77777777" w:rsidR="002E20E5" w:rsidRPr="002E20E5" w:rsidRDefault="002E20E5" w:rsidP="002E20E5">
            <w:pPr>
              <w:jc w:val="left"/>
              <w:rPr>
                <w:rFonts w:ascii="Arial" w:hAnsi="Arial" w:cs="Arial"/>
                <w:sz w:val="20"/>
                <w:szCs w:val="20"/>
                <w:lang w:eastAsia="ru-RU"/>
              </w:rPr>
            </w:pPr>
          </w:p>
        </w:tc>
      </w:tr>
      <w:tr w:rsidR="002E20E5" w:rsidRPr="002E20E5" w14:paraId="72483F36" w14:textId="77777777" w:rsidTr="00776332">
        <w:trPr>
          <w:trHeight w:val="300"/>
          <w:jc w:val="center"/>
        </w:trPr>
        <w:tc>
          <w:tcPr>
            <w:tcW w:w="1004" w:type="dxa"/>
            <w:tcBorders>
              <w:top w:val="nil"/>
              <w:left w:val="nil"/>
              <w:bottom w:val="nil"/>
              <w:right w:val="nil"/>
            </w:tcBorders>
            <w:shd w:val="clear" w:color="auto" w:fill="auto"/>
            <w:noWrap/>
            <w:vAlign w:val="bottom"/>
            <w:hideMark/>
          </w:tcPr>
          <w:p w14:paraId="6CF335FC" w14:textId="77777777" w:rsidR="002E20E5" w:rsidRPr="002E20E5" w:rsidRDefault="002E20E5" w:rsidP="002E20E5">
            <w:pPr>
              <w:jc w:val="left"/>
              <w:rPr>
                <w:rFonts w:ascii="Arial" w:hAnsi="Arial" w:cs="Arial"/>
                <w:sz w:val="20"/>
                <w:szCs w:val="20"/>
                <w:lang w:eastAsia="ru-RU"/>
              </w:rPr>
            </w:pPr>
          </w:p>
        </w:tc>
        <w:tc>
          <w:tcPr>
            <w:tcW w:w="1690" w:type="dxa"/>
            <w:tcBorders>
              <w:top w:val="nil"/>
              <w:left w:val="nil"/>
              <w:bottom w:val="nil"/>
              <w:right w:val="nil"/>
            </w:tcBorders>
            <w:shd w:val="clear" w:color="auto" w:fill="auto"/>
            <w:noWrap/>
            <w:vAlign w:val="bottom"/>
            <w:hideMark/>
          </w:tcPr>
          <w:p w14:paraId="496B001B" w14:textId="77777777" w:rsidR="002E20E5" w:rsidRPr="002E20E5" w:rsidRDefault="002E20E5" w:rsidP="002E20E5">
            <w:pPr>
              <w:jc w:val="left"/>
              <w:rPr>
                <w:rFonts w:ascii="Arial" w:hAnsi="Arial" w:cs="Arial"/>
                <w:sz w:val="20"/>
                <w:szCs w:val="20"/>
                <w:lang w:eastAsia="ru-RU"/>
              </w:rPr>
            </w:pPr>
          </w:p>
        </w:tc>
        <w:tc>
          <w:tcPr>
            <w:tcW w:w="2454" w:type="dxa"/>
            <w:gridSpan w:val="5"/>
            <w:tcBorders>
              <w:top w:val="nil"/>
              <w:left w:val="nil"/>
              <w:bottom w:val="nil"/>
              <w:right w:val="nil"/>
            </w:tcBorders>
            <w:shd w:val="clear" w:color="auto" w:fill="FFC000"/>
            <w:noWrap/>
            <w:vAlign w:val="bottom"/>
            <w:hideMark/>
          </w:tcPr>
          <w:p w14:paraId="28EFEA72"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Годовой бюджет</w:t>
            </w:r>
          </w:p>
        </w:tc>
        <w:tc>
          <w:tcPr>
            <w:tcW w:w="1001" w:type="dxa"/>
            <w:tcBorders>
              <w:top w:val="nil"/>
              <w:left w:val="nil"/>
              <w:bottom w:val="nil"/>
              <w:right w:val="nil"/>
            </w:tcBorders>
            <w:shd w:val="clear" w:color="auto" w:fill="auto"/>
            <w:noWrap/>
            <w:vAlign w:val="bottom"/>
            <w:hideMark/>
          </w:tcPr>
          <w:p w14:paraId="1701DAB4" w14:textId="77777777" w:rsidR="002E20E5" w:rsidRPr="002E20E5" w:rsidRDefault="002E20E5" w:rsidP="002E20E5">
            <w:pPr>
              <w:jc w:val="center"/>
              <w:rPr>
                <w:rFonts w:ascii="Arial" w:hAnsi="Arial" w:cs="Arial"/>
                <w:color w:val="000000"/>
                <w:sz w:val="20"/>
                <w:szCs w:val="20"/>
                <w:lang w:eastAsia="ru-RU"/>
              </w:rPr>
            </w:pPr>
          </w:p>
        </w:tc>
        <w:tc>
          <w:tcPr>
            <w:tcW w:w="1001" w:type="dxa"/>
            <w:tcBorders>
              <w:top w:val="nil"/>
              <w:left w:val="nil"/>
              <w:bottom w:val="nil"/>
              <w:right w:val="nil"/>
            </w:tcBorders>
            <w:shd w:val="clear" w:color="auto" w:fill="auto"/>
            <w:noWrap/>
            <w:vAlign w:val="bottom"/>
            <w:hideMark/>
          </w:tcPr>
          <w:p w14:paraId="3D2FE336" w14:textId="77777777" w:rsidR="002E20E5" w:rsidRPr="002E20E5" w:rsidRDefault="002E20E5" w:rsidP="002E20E5">
            <w:pPr>
              <w:jc w:val="left"/>
              <w:rPr>
                <w:rFonts w:ascii="Arial" w:hAnsi="Arial" w:cs="Arial"/>
                <w:sz w:val="20"/>
                <w:szCs w:val="20"/>
                <w:lang w:eastAsia="ru-RU"/>
              </w:rPr>
            </w:pPr>
          </w:p>
        </w:tc>
        <w:tc>
          <w:tcPr>
            <w:tcW w:w="1001" w:type="dxa"/>
            <w:tcBorders>
              <w:top w:val="nil"/>
              <w:left w:val="nil"/>
              <w:bottom w:val="nil"/>
              <w:right w:val="nil"/>
            </w:tcBorders>
            <w:shd w:val="clear" w:color="auto" w:fill="auto"/>
            <w:noWrap/>
            <w:vAlign w:val="bottom"/>
            <w:hideMark/>
          </w:tcPr>
          <w:p w14:paraId="712C74D1" w14:textId="77777777" w:rsidR="002E20E5" w:rsidRPr="002E20E5" w:rsidRDefault="002E20E5" w:rsidP="002E20E5">
            <w:pPr>
              <w:jc w:val="left"/>
              <w:rPr>
                <w:rFonts w:ascii="Arial" w:hAnsi="Arial" w:cs="Arial"/>
                <w:sz w:val="20"/>
                <w:szCs w:val="20"/>
                <w:lang w:eastAsia="ru-RU"/>
              </w:rPr>
            </w:pPr>
          </w:p>
        </w:tc>
        <w:tc>
          <w:tcPr>
            <w:tcW w:w="382" w:type="dxa"/>
            <w:tcBorders>
              <w:top w:val="nil"/>
              <w:left w:val="nil"/>
              <w:bottom w:val="nil"/>
              <w:right w:val="nil"/>
            </w:tcBorders>
            <w:shd w:val="clear" w:color="auto" w:fill="auto"/>
            <w:noWrap/>
            <w:vAlign w:val="bottom"/>
            <w:hideMark/>
          </w:tcPr>
          <w:p w14:paraId="518A6CD6" w14:textId="77777777" w:rsidR="002E20E5" w:rsidRPr="002E20E5" w:rsidRDefault="002E20E5" w:rsidP="002E20E5">
            <w:pPr>
              <w:jc w:val="left"/>
              <w:rPr>
                <w:rFonts w:ascii="Arial" w:hAnsi="Arial" w:cs="Arial"/>
                <w:sz w:val="20"/>
                <w:szCs w:val="20"/>
                <w:lang w:eastAsia="ru-RU"/>
              </w:rPr>
            </w:pPr>
          </w:p>
        </w:tc>
        <w:tc>
          <w:tcPr>
            <w:tcW w:w="1001" w:type="dxa"/>
            <w:tcBorders>
              <w:top w:val="nil"/>
              <w:left w:val="nil"/>
              <w:bottom w:val="nil"/>
              <w:right w:val="nil"/>
            </w:tcBorders>
            <w:shd w:val="clear" w:color="auto" w:fill="auto"/>
            <w:noWrap/>
            <w:vAlign w:val="bottom"/>
            <w:hideMark/>
          </w:tcPr>
          <w:p w14:paraId="467E31C5" w14:textId="77777777" w:rsidR="002E20E5" w:rsidRPr="002E20E5" w:rsidRDefault="002E20E5" w:rsidP="002E20E5">
            <w:pPr>
              <w:jc w:val="left"/>
              <w:rPr>
                <w:rFonts w:ascii="Arial" w:hAnsi="Arial" w:cs="Arial"/>
                <w:sz w:val="20"/>
                <w:szCs w:val="20"/>
                <w:lang w:eastAsia="ru-RU"/>
              </w:rPr>
            </w:pPr>
          </w:p>
        </w:tc>
      </w:tr>
      <w:tr w:rsidR="002E20E5" w:rsidRPr="002E20E5" w14:paraId="27C2EBB6" w14:textId="77777777" w:rsidTr="002E20E5">
        <w:trPr>
          <w:trHeight w:val="300"/>
          <w:jc w:val="center"/>
        </w:trPr>
        <w:tc>
          <w:tcPr>
            <w:tcW w:w="1004" w:type="dxa"/>
            <w:tcBorders>
              <w:top w:val="nil"/>
              <w:left w:val="nil"/>
              <w:bottom w:val="nil"/>
              <w:right w:val="nil"/>
            </w:tcBorders>
            <w:shd w:val="clear" w:color="auto" w:fill="auto"/>
            <w:noWrap/>
            <w:vAlign w:val="bottom"/>
            <w:hideMark/>
          </w:tcPr>
          <w:p w14:paraId="58ADE2FE" w14:textId="77777777" w:rsidR="002E20E5" w:rsidRPr="002E20E5" w:rsidRDefault="002E20E5" w:rsidP="002E20E5">
            <w:pPr>
              <w:jc w:val="left"/>
              <w:rPr>
                <w:rFonts w:ascii="Arial" w:hAnsi="Arial" w:cs="Arial"/>
                <w:color w:val="000000"/>
                <w:sz w:val="20"/>
                <w:szCs w:val="20"/>
                <w:lang w:eastAsia="ru-RU"/>
              </w:rPr>
            </w:pPr>
            <w:r w:rsidRPr="002E20E5">
              <w:rPr>
                <w:rFonts w:ascii="Arial" w:hAnsi="Arial" w:cs="Arial"/>
                <w:color w:val="000000"/>
                <w:sz w:val="20"/>
                <w:szCs w:val="20"/>
                <w:lang w:eastAsia="ru-RU"/>
              </w:rPr>
              <w:t>Год</w:t>
            </w:r>
          </w:p>
        </w:tc>
        <w:tc>
          <w:tcPr>
            <w:tcW w:w="1690" w:type="dxa"/>
            <w:tcBorders>
              <w:top w:val="nil"/>
              <w:left w:val="nil"/>
              <w:bottom w:val="nil"/>
              <w:right w:val="nil"/>
            </w:tcBorders>
            <w:shd w:val="clear" w:color="auto" w:fill="auto"/>
            <w:noWrap/>
            <w:vAlign w:val="bottom"/>
            <w:hideMark/>
          </w:tcPr>
          <w:p w14:paraId="21EA052A" w14:textId="77777777" w:rsidR="002E20E5" w:rsidRPr="002E20E5" w:rsidRDefault="002E20E5" w:rsidP="002E20E5">
            <w:pPr>
              <w:jc w:val="left"/>
              <w:rPr>
                <w:rFonts w:ascii="Arial" w:hAnsi="Arial" w:cs="Arial"/>
                <w:color w:val="000000"/>
                <w:sz w:val="20"/>
                <w:szCs w:val="20"/>
                <w:lang w:eastAsia="ru-RU"/>
              </w:rPr>
            </w:pPr>
            <w:r w:rsidRPr="00776332">
              <w:rPr>
                <w:rFonts w:ascii="Arial" w:hAnsi="Arial" w:cs="Arial"/>
                <w:color w:val="000000"/>
                <w:sz w:val="20"/>
                <w:szCs w:val="20"/>
                <w:lang w:eastAsia="ru-RU"/>
              </w:rPr>
              <w:t>0CALYEAR</w:t>
            </w:r>
          </w:p>
        </w:tc>
        <w:tc>
          <w:tcPr>
            <w:tcW w:w="2454"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4DC66"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2020</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6617FB1C"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2021</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41095B01"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2022</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1EF51C8B"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2023</w:t>
            </w:r>
          </w:p>
        </w:tc>
        <w:tc>
          <w:tcPr>
            <w:tcW w:w="382" w:type="dxa"/>
            <w:tcBorders>
              <w:top w:val="single" w:sz="4" w:space="0" w:color="auto"/>
              <w:left w:val="nil"/>
              <w:bottom w:val="single" w:sz="4" w:space="0" w:color="auto"/>
              <w:right w:val="single" w:sz="4" w:space="0" w:color="auto"/>
            </w:tcBorders>
            <w:shd w:val="clear" w:color="auto" w:fill="auto"/>
            <w:noWrap/>
            <w:vAlign w:val="center"/>
            <w:hideMark/>
          </w:tcPr>
          <w:p w14:paraId="3C54B88B"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w:t>
            </w:r>
          </w:p>
        </w:tc>
        <w:tc>
          <w:tcPr>
            <w:tcW w:w="1001" w:type="dxa"/>
            <w:tcBorders>
              <w:top w:val="single" w:sz="4" w:space="0" w:color="auto"/>
              <w:left w:val="nil"/>
              <w:bottom w:val="single" w:sz="4" w:space="0" w:color="auto"/>
              <w:right w:val="single" w:sz="4" w:space="0" w:color="auto"/>
            </w:tcBorders>
            <w:shd w:val="clear" w:color="auto" w:fill="auto"/>
            <w:noWrap/>
            <w:vAlign w:val="center"/>
            <w:hideMark/>
          </w:tcPr>
          <w:p w14:paraId="1938813E"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2029</w:t>
            </w:r>
          </w:p>
        </w:tc>
      </w:tr>
      <w:tr w:rsidR="002E20E5" w:rsidRPr="002E20E5" w14:paraId="708455D6" w14:textId="77777777" w:rsidTr="002E20E5">
        <w:trPr>
          <w:trHeight w:val="300"/>
          <w:jc w:val="center"/>
        </w:trPr>
        <w:tc>
          <w:tcPr>
            <w:tcW w:w="1004" w:type="dxa"/>
            <w:tcBorders>
              <w:top w:val="nil"/>
              <w:left w:val="nil"/>
              <w:bottom w:val="nil"/>
              <w:right w:val="nil"/>
            </w:tcBorders>
            <w:shd w:val="clear" w:color="auto" w:fill="auto"/>
            <w:noWrap/>
            <w:vAlign w:val="bottom"/>
            <w:hideMark/>
          </w:tcPr>
          <w:p w14:paraId="7BD963D4" w14:textId="77777777" w:rsidR="002E20E5" w:rsidRPr="002E20E5" w:rsidRDefault="002E20E5" w:rsidP="002E20E5">
            <w:pPr>
              <w:jc w:val="left"/>
              <w:rPr>
                <w:rFonts w:ascii="Arial" w:hAnsi="Arial" w:cs="Arial"/>
                <w:color w:val="000000"/>
                <w:sz w:val="20"/>
                <w:szCs w:val="20"/>
                <w:lang w:eastAsia="ru-RU"/>
              </w:rPr>
            </w:pPr>
            <w:r w:rsidRPr="002E20E5">
              <w:rPr>
                <w:rFonts w:ascii="Arial" w:hAnsi="Arial" w:cs="Arial"/>
                <w:color w:val="000000"/>
                <w:sz w:val="20"/>
                <w:szCs w:val="20"/>
                <w:lang w:eastAsia="ru-RU"/>
              </w:rPr>
              <w:t>Месяц</w:t>
            </w:r>
          </w:p>
        </w:tc>
        <w:tc>
          <w:tcPr>
            <w:tcW w:w="1690" w:type="dxa"/>
            <w:tcBorders>
              <w:top w:val="nil"/>
              <w:left w:val="nil"/>
              <w:bottom w:val="nil"/>
              <w:right w:val="nil"/>
            </w:tcBorders>
            <w:shd w:val="clear" w:color="auto" w:fill="auto"/>
            <w:noWrap/>
            <w:vAlign w:val="bottom"/>
            <w:hideMark/>
          </w:tcPr>
          <w:p w14:paraId="5DD7BD7D" w14:textId="77777777" w:rsidR="002E20E5" w:rsidRPr="002E20E5" w:rsidRDefault="002E20E5" w:rsidP="002E20E5">
            <w:pPr>
              <w:jc w:val="left"/>
              <w:rPr>
                <w:rFonts w:ascii="Arial" w:hAnsi="Arial" w:cs="Arial"/>
                <w:color w:val="000000"/>
                <w:sz w:val="20"/>
                <w:szCs w:val="20"/>
                <w:lang w:eastAsia="ru-RU"/>
              </w:rPr>
            </w:pPr>
            <w:r w:rsidRPr="00776332">
              <w:rPr>
                <w:rFonts w:ascii="Arial" w:hAnsi="Arial" w:cs="Arial"/>
                <w:color w:val="000000"/>
                <w:sz w:val="20"/>
                <w:szCs w:val="20"/>
                <w:lang w:eastAsia="ru-RU"/>
              </w:rPr>
              <w:t>0CALMONTH2</w:t>
            </w:r>
          </w:p>
        </w:tc>
        <w:tc>
          <w:tcPr>
            <w:tcW w:w="473" w:type="dxa"/>
            <w:tcBorders>
              <w:top w:val="nil"/>
              <w:left w:val="single" w:sz="4" w:space="0" w:color="auto"/>
              <w:bottom w:val="single" w:sz="4" w:space="0" w:color="auto"/>
              <w:right w:val="single" w:sz="4" w:space="0" w:color="auto"/>
            </w:tcBorders>
            <w:shd w:val="clear" w:color="auto" w:fill="auto"/>
            <w:noWrap/>
            <w:vAlign w:val="center"/>
            <w:hideMark/>
          </w:tcPr>
          <w:p w14:paraId="388D5FD1"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01</w:t>
            </w:r>
          </w:p>
        </w:tc>
        <w:tc>
          <w:tcPr>
            <w:tcW w:w="533" w:type="dxa"/>
            <w:tcBorders>
              <w:top w:val="nil"/>
              <w:left w:val="nil"/>
              <w:bottom w:val="single" w:sz="4" w:space="0" w:color="auto"/>
              <w:right w:val="single" w:sz="4" w:space="0" w:color="auto"/>
            </w:tcBorders>
            <w:shd w:val="clear" w:color="auto" w:fill="auto"/>
            <w:noWrap/>
            <w:vAlign w:val="center"/>
            <w:hideMark/>
          </w:tcPr>
          <w:p w14:paraId="22A1B4FC"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02</w:t>
            </w:r>
          </w:p>
        </w:tc>
        <w:tc>
          <w:tcPr>
            <w:tcW w:w="533" w:type="dxa"/>
            <w:tcBorders>
              <w:top w:val="nil"/>
              <w:left w:val="nil"/>
              <w:bottom w:val="single" w:sz="4" w:space="0" w:color="auto"/>
              <w:right w:val="single" w:sz="4" w:space="0" w:color="auto"/>
            </w:tcBorders>
            <w:shd w:val="clear" w:color="auto" w:fill="auto"/>
            <w:noWrap/>
            <w:vAlign w:val="center"/>
            <w:hideMark/>
          </w:tcPr>
          <w:p w14:paraId="30A8FC24"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03</w:t>
            </w:r>
          </w:p>
        </w:tc>
        <w:tc>
          <w:tcPr>
            <w:tcW w:w="382" w:type="dxa"/>
            <w:tcBorders>
              <w:top w:val="nil"/>
              <w:left w:val="nil"/>
              <w:bottom w:val="single" w:sz="4" w:space="0" w:color="auto"/>
              <w:right w:val="single" w:sz="4" w:space="0" w:color="auto"/>
            </w:tcBorders>
            <w:shd w:val="clear" w:color="auto" w:fill="auto"/>
            <w:noWrap/>
            <w:vAlign w:val="center"/>
            <w:hideMark/>
          </w:tcPr>
          <w:p w14:paraId="5DDDCDB0"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w:t>
            </w:r>
          </w:p>
        </w:tc>
        <w:tc>
          <w:tcPr>
            <w:tcW w:w="533" w:type="dxa"/>
            <w:tcBorders>
              <w:top w:val="nil"/>
              <w:left w:val="nil"/>
              <w:bottom w:val="single" w:sz="4" w:space="0" w:color="auto"/>
              <w:right w:val="single" w:sz="4" w:space="0" w:color="auto"/>
            </w:tcBorders>
            <w:shd w:val="clear" w:color="auto" w:fill="auto"/>
            <w:noWrap/>
            <w:vAlign w:val="center"/>
            <w:hideMark/>
          </w:tcPr>
          <w:p w14:paraId="2128C643"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12</w:t>
            </w:r>
          </w:p>
        </w:tc>
        <w:tc>
          <w:tcPr>
            <w:tcW w:w="1001" w:type="dxa"/>
            <w:tcBorders>
              <w:top w:val="nil"/>
              <w:left w:val="nil"/>
              <w:bottom w:val="single" w:sz="4" w:space="0" w:color="auto"/>
              <w:right w:val="single" w:sz="4" w:space="0" w:color="auto"/>
            </w:tcBorders>
            <w:shd w:val="clear" w:color="auto" w:fill="auto"/>
            <w:noWrap/>
            <w:vAlign w:val="center"/>
            <w:hideMark/>
          </w:tcPr>
          <w:p w14:paraId="344AAC57"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NA</w:t>
            </w:r>
          </w:p>
        </w:tc>
        <w:tc>
          <w:tcPr>
            <w:tcW w:w="1001" w:type="dxa"/>
            <w:tcBorders>
              <w:top w:val="nil"/>
              <w:left w:val="nil"/>
              <w:bottom w:val="single" w:sz="4" w:space="0" w:color="auto"/>
              <w:right w:val="single" w:sz="4" w:space="0" w:color="auto"/>
            </w:tcBorders>
            <w:shd w:val="clear" w:color="auto" w:fill="auto"/>
            <w:noWrap/>
            <w:vAlign w:val="center"/>
            <w:hideMark/>
          </w:tcPr>
          <w:p w14:paraId="2FC261B2"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NA</w:t>
            </w:r>
          </w:p>
        </w:tc>
        <w:tc>
          <w:tcPr>
            <w:tcW w:w="1001" w:type="dxa"/>
            <w:tcBorders>
              <w:top w:val="nil"/>
              <w:left w:val="nil"/>
              <w:bottom w:val="single" w:sz="4" w:space="0" w:color="auto"/>
              <w:right w:val="single" w:sz="4" w:space="0" w:color="auto"/>
            </w:tcBorders>
            <w:shd w:val="clear" w:color="auto" w:fill="auto"/>
            <w:noWrap/>
            <w:vAlign w:val="center"/>
            <w:hideMark/>
          </w:tcPr>
          <w:p w14:paraId="4F2AA635"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NA</w:t>
            </w:r>
          </w:p>
        </w:tc>
        <w:tc>
          <w:tcPr>
            <w:tcW w:w="382" w:type="dxa"/>
            <w:tcBorders>
              <w:top w:val="nil"/>
              <w:left w:val="nil"/>
              <w:bottom w:val="single" w:sz="4" w:space="0" w:color="auto"/>
              <w:right w:val="single" w:sz="4" w:space="0" w:color="auto"/>
            </w:tcBorders>
            <w:shd w:val="clear" w:color="auto" w:fill="auto"/>
            <w:noWrap/>
            <w:vAlign w:val="center"/>
            <w:hideMark/>
          </w:tcPr>
          <w:p w14:paraId="3237101A"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w:t>
            </w:r>
          </w:p>
        </w:tc>
        <w:tc>
          <w:tcPr>
            <w:tcW w:w="1001" w:type="dxa"/>
            <w:tcBorders>
              <w:top w:val="nil"/>
              <w:left w:val="nil"/>
              <w:bottom w:val="single" w:sz="4" w:space="0" w:color="auto"/>
              <w:right w:val="single" w:sz="4" w:space="0" w:color="auto"/>
            </w:tcBorders>
            <w:shd w:val="clear" w:color="auto" w:fill="auto"/>
            <w:noWrap/>
            <w:vAlign w:val="center"/>
            <w:hideMark/>
          </w:tcPr>
          <w:p w14:paraId="05718EEA" w14:textId="77777777" w:rsidR="002E20E5" w:rsidRPr="002E20E5" w:rsidRDefault="002E20E5" w:rsidP="002E20E5">
            <w:pPr>
              <w:jc w:val="center"/>
              <w:rPr>
                <w:rFonts w:ascii="Arial" w:hAnsi="Arial" w:cs="Arial"/>
                <w:color w:val="000000"/>
                <w:sz w:val="20"/>
                <w:szCs w:val="20"/>
                <w:lang w:eastAsia="ru-RU"/>
              </w:rPr>
            </w:pPr>
            <w:r w:rsidRPr="002E20E5">
              <w:rPr>
                <w:rFonts w:ascii="Arial" w:hAnsi="Arial" w:cs="Arial"/>
                <w:color w:val="000000"/>
                <w:sz w:val="20"/>
                <w:szCs w:val="20"/>
                <w:lang w:eastAsia="ru-RU"/>
              </w:rPr>
              <w:t>NA</w:t>
            </w:r>
          </w:p>
        </w:tc>
      </w:tr>
    </w:tbl>
    <w:p w14:paraId="1FDDE0BD" w14:textId="77777777" w:rsidR="00090E81" w:rsidRDefault="00090E81" w:rsidP="00090E81">
      <w:pPr>
        <w:spacing w:after="240" w:line="276" w:lineRule="auto"/>
        <w:ind w:firstLine="567"/>
        <w:rPr>
          <w:rFonts w:ascii="Arial" w:hAnsi="Arial" w:cs="Arial"/>
          <w:color w:val="000000" w:themeColor="text1"/>
        </w:rPr>
      </w:pPr>
    </w:p>
    <w:p w14:paraId="1E037F04" w14:textId="1DF6B05E" w:rsidR="00386B4E" w:rsidRDefault="00386B4E" w:rsidP="00090E81">
      <w:pPr>
        <w:spacing w:after="240" w:line="276" w:lineRule="auto"/>
        <w:ind w:firstLine="567"/>
        <w:rPr>
          <w:rFonts w:ascii="Arial" w:hAnsi="Arial" w:cs="Arial"/>
          <w:color w:val="000000" w:themeColor="text1"/>
        </w:rPr>
      </w:pPr>
      <w:r>
        <w:rPr>
          <w:rFonts w:ascii="Arial" w:hAnsi="Arial" w:cs="Arial"/>
          <w:color w:val="000000" w:themeColor="text1"/>
        </w:rPr>
        <w:t xml:space="preserve">Для периодов, которые планируются в целом по году, значение аналитики «месяц» определяется как </w:t>
      </w:r>
      <w:r>
        <w:rPr>
          <w:rFonts w:ascii="Arial" w:hAnsi="Arial" w:cs="Arial"/>
          <w:color w:val="000000" w:themeColor="text1"/>
          <w:lang w:val="en-US"/>
        </w:rPr>
        <w:t>NA</w:t>
      </w:r>
      <w:r w:rsidRPr="00386B4E">
        <w:rPr>
          <w:rFonts w:ascii="Arial" w:hAnsi="Arial" w:cs="Arial"/>
          <w:color w:val="000000" w:themeColor="text1"/>
        </w:rPr>
        <w:t xml:space="preserve"> </w:t>
      </w:r>
      <w:r>
        <w:rPr>
          <w:rFonts w:ascii="Arial" w:hAnsi="Arial" w:cs="Arial"/>
          <w:color w:val="000000" w:themeColor="text1"/>
        </w:rPr>
        <w:t>«н</w:t>
      </w:r>
      <w:r w:rsidR="00AD1F25">
        <w:rPr>
          <w:rFonts w:ascii="Arial" w:hAnsi="Arial" w:cs="Arial"/>
          <w:color w:val="000000" w:themeColor="text1"/>
        </w:rPr>
        <w:t>е</w:t>
      </w:r>
      <w:r>
        <w:rPr>
          <w:rFonts w:ascii="Arial" w:hAnsi="Arial" w:cs="Arial"/>
          <w:color w:val="000000" w:themeColor="text1"/>
        </w:rPr>
        <w:t xml:space="preserve"> присвоенное».</w:t>
      </w:r>
    </w:p>
    <w:p w14:paraId="072C7374" w14:textId="77777777" w:rsidR="00386B4E" w:rsidRDefault="00790DFC" w:rsidP="00090E81">
      <w:pPr>
        <w:spacing w:after="240" w:line="276" w:lineRule="auto"/>
        <w:ind w:firstLine="567"/>
        <w:rPr>
          <w:rFonts w:ascii="Arial" w:hAnsi="Arial" w:cs="Arial"/>
          <w:color w:val="000000" w:themeColor="text1"/>
        </w:rPr>
      </w:pPr>
      <w:r>
        <w:rPr>
          <w:rFonts w:ascii="Arial" w:hAnsi="Arial" w:cs="Arial"/>
          <w:color w:val="000000" w:themeColor="text1"/>
        </w:rPr>
        <w:t>Следует учитывать, что максимальная величина значения аналитики «год» должна быть достаточно</w:t>
      </w:r>
      <w:r w:rsidR="00776332">
        <w:rPr>
          <w:rFonts w:ascii="Arial" w:hAnsi="Arial" w:cs="Arial"/>
          <w:color w:val="000000" w:themeColor="text1"/>
        </w:rPr>
        <w:t>й</w:t>
      </w:r>
      <w:r>
        <w:rPr>
          <w:rFonts w:ascii="Arial" w:hAnsi="Arial" w:cs="Arial"/>
          <w:color w:val="000000" w:themeColor="text1"/>
        </w:rPr>
        <w:t xml:space="preserve"> для планирования долгосрочного бюджета последней бюджетной кампании. Так, если максимальная величина аналитики «бюджетная кампания» определена на значении – 2040, то есть бюджетная кампания 2040 года, то </w:t>
      </w:r>
      <w:r w:rsidR="00776332">
        <w:rPr>
          <w:rFonts w:ascii="Arial" w:hAnsi="Arial" w:cs="Arial"/>
          <w:color w:val="000000" w:themeColor="text1"/>
        </w:rPr>
        <w:t>аналитика «</w:t>
      </w:r>
      <w:r>
        <w:rPr>
          <w:rFonts w:ascii="Arial" w:hAnsi="Arial" w:cs="Arial"/>
          <w:color w:val="000000" w:themeColor="text1"/>
        </w:rPr>
        <w:t>год</w:t>
      </w:r>
      <w:r w:rsidR="00776332">
        <w:rPr>
          <w:rFonts w:ascii="Arial" w:hAnsi="Arial" w:cs="Arial"/>
          <w:color w:val="000000" w:themeColor="text1"/>
        </w:rPr>
        <w:t>» должна</w:t>
      </w:r>
      <w:r>
        <w:rPr>
          <w:rFonts w:ascii="Arial" w:hAnsi="Arial" w:cs="Arial"/>
          <w:color w:val="000000" w:themeColor="text1"/>
        </w:rPr>
        <w:t xml:space="preserve"> содержать значения вп</w:t>
      </w:r>
      <w:r w:rsidR="00776332">
        <w:rPr>
          <w:rFonts w:ascii="Arial" w:hAnsi="Arial" w:cs="Arial"/>
          <w:color w:val="000000" w:themeColor="text1"/>
        </w:rPr>
        <w:t xml:space="preserve">лоть до 2049 года включительно. Тем не менее, чрезмерная избыточность в основных данных признаков </w:t>
      </w:r>
      <w:r w:rsidR="006208D6">
        <w:rPr>
          <w:rFonts w:ascii="Arial" w:hAnsi="Arial" w:cs="Arial"/>
          <w:color w:val="000000" w:themeColor="text1"/>
        </w:rPr>
        <w:t xml:space="preserve">времени </w:t>
      </w:r>
      <w:r w:rsidR="00F50C8B">
        <w:rPr>
          <w:rFonts w:ascii="Arial" w:hAnsi="Arial" w:cs="Arial"/>
          <w:color w:val="000000" w:themeColor="text1"/>
        </w:rPr>
        <w:t>не является лучшей практикой и её следует избегать.</w:t>
      </w:r>
    </w:p>
    <w:p w14:paraId="4F55E90E" w14:textId="77777777" w:rsidR="00790DFC" w:rsidRPr="00386B4E" w:rsidRDefault="00790DFC" w:rsidP="00090E81">
      <w:pPr>
        <w:spacing w:after="240" w:line="276" w:lineRule="auto"/>
        <w:ind w:firstLine="567"/>
        <w:rPr>
          <w:rFonts w:ascii="Arial" w:hAnsi="Arial" w:cs="Arial"/>
          <w:color w:val="000000" w:themeColor="text1"/>
        </w:rPr>
      </w:pPr>
    </w:p>
    <w:p w14:paraId="2DDA959B" w14:textId="77777777" w:rsidR="00090E81" w:rsidRPr="005271C9" w:rsidRDefault="00090E81">
      <w:pPr>
        <w:pStyle w:val="3"/>
      </w:pPr>
      <w:bookmarkStart w:id="2635" w:name="_Toc77357561"/>
      <w:r>
        <w:t>Версия</w:t>
      </w:r>
      <w:bookmarkEnd w:id="2635"/>
    </w:p>
    <w:p w14:paraId="35AA14C8" w14:textId="77777777" w:rsidR="00090E81" w:rsidRDefault="00783CD7" w:rsidP="00090E81">
      <w:pPr>
        <w:spacing w:after="240" w:line="276" w:lineRule="auto"/>
        <w:ind w:firstLine="567"/>
        <w:rPr>
          <w:rFonts w:ascii="Arial" w:hAnsi="Arial" w:cs="Arial"/>
          <w:color w:val="000000" w:themeColor="text1"/>
        </w:rPr>
      </w:pPr>
      <w:r>
        <w:rPr>
          <w:rFonts w:ascii="Arial" w:hAnsi="Arial" w:cs="Arial"/>
          <w:color w:val="000000" w:themeColor="text1"/>
        </w:rPr>
        <w:t>Аналитика годового, среднесрочного и долгосрочного бюджетов, позволяющая</w:t>
      </w:r>
      <w:r w:rsidR="00090E81">
        <w:rPr>
          <w:rFonts w:ascii="Arial" w:hAnsi="Arial" w:cs="Arial"/>
          <w:color w:val="000000" w:themeColor="text1"/>
        </w:rPr>
        <w:t xml:space="preserve"> разделить различные </w:t>
      </w:r>
      <w:r w:rsidR="006208D6">
        <w:rPr>
          <w:rFonts w:ascii="Arial" w:hAnsi="Arial" w:cs="Arial"/>
          <w:color w:val="000000" w:themeColor="text1"/>
        </w:rPr>
        <w:t xml:space="preserve">варианты </w:t>
      </w:r>
      <w:r w:rsidR="00090E81">
        <w:rPr>
          <w:rFonts w:ascii="Arial" w:hAnsi="Arial" w:cs="Arial"/>
          <w:color w:val="000000" w:themeColor="text1"/>
        </w:rPr>
        <w:t xml:space="preserve">его </w:t>
      </w:r>
      <w:r w:rsidR="006208D6">
        <w:rPr>
          <w:rFonts w:ascii="Arial" w:hAnsi="Arial" w:cs="Arial"/>
          <w:color w:val="000000" w:themeColor="text1"/>
        </w:rPr>
        <w:t>формирования</w:t>
      </w:r>
      <w:r w:rsidR="00090E81">
        <w:rPr>
          <w:rFonts w:ascii="Arial" w:hAnsi="Arial" w:cs="Arial"/>
          <w:color w:val="000000" w:themeColor="text1"/>
        </w:rPr>
        <w:t>.</w:t>
      </w:r>
    </w:p>
    <w:p w14:paraId="58EBFC58" w14:textId="77777777" w:rsidR="00E86764" w:rsidRPr="00DB0474" w:rsidRDefault="00090E81" w:rsidP="00E86764">
      <w:pPr>
        <w:spacing w:after="240" w:line="276" w:lineRule="auto"/>
        <w:ind w:firstLine="567"/>
        <w:rPr>
          <w:rFonts w:ascii="Arial" w:hAnsi="Arial" w:cs="Arial"/>
          <w:color w:val="000000" w:themeColor="text1"/>
        </w:rPr>
      </w:pPr>
      <w:r>
        <w:rPr>
          <w:rFonts w:ascii="Arial" w:hAnsi="Arial" w:cs="Arial"/>
          <w:color w:val="000000" w:themeColor="text1"/>
        </w:rPr>
        <w:t>В</w:t>
      </w:r>
      <w:r w:rsidRPr="00DF6B30">
        <w:rPr>
          <w:rFonts w:ascii="Arial" w:hAnsi="Arial" w:cs="Arial"/>
          <w:color w:val="000000" w:themeColor="text1"/>
        </w:rPr>
        <w:t xml:space="preserve"> системе будет использоваться аналитика </w:t>
      </w:r>
      <w:r>
        <w:rPr>
          <w:rFonts w:ascii="Arial" w:hAnsi="Arial" w:cs="Arial"/>
          <w:color w:val="000000" w:themeColor="text1"/>
        </w:rPr>
        <w:t>«</w:t>
      </w:r>
      <w:r w:rsidRPr="00DF6B30">
        <w:rPr>
          <w:rFonts w:ascii="Arial" w:hAnsi="Arial" w:cs="Arial"/>
          <w:color w:val="000000" w:themeColor="text1"/>
        </w:rPr>
        <w:t>Версия</w:t>
      </w:r>
      <w:r>
        <w:rPr>
          <w:rFonts w:ascii="Arial" w:hAnsi="Arial" w:cs="Arial"/>
          <w:color w:val="000000" w:themeColor="text1"/>
        </w:rPr>
        <w:t xml:space="preserve">». В хранилище данных </w:t>
      </w:r>
      <w:r w:rsidRPr="005271C9">
        <w:rPr>
          <w:rFonts w:ascii="Arial" w:hAnsi="Arial" w:cs="Arial"/>
          <w:color w:val="000000" w:themeColor="text1"/>
        </w:rPr>
        <w:t>BW</w:t>
      </w:r>
      <w:r>
        <w:rPr>
          <w:rFonts w:ascii="Arial" w:hAnsi="Arial" w:cs="Arial"/>
          <w:color w:val="000000" w:themeColor="text1"/>
        </w:rPr>
        <w:t xml:space="preserve"> будет создан признак – </w:t>
      </w:r>
      <w:r>
        <w:rPr>
          <w:rFonts w:ascii="Arial" w:hAnsi="Arial" w:cs="Arial"/>
          <w:color w:val="000000" w:themeColor="text1"/>
          <w:lang w:val="en-US"/>
        </w:rPr>
        <w:t>ZVERSION</w:t>
      </w:r>
      <w:r w:rsidRPr="00DF6B30">
        <w:rPr>
          <w:rFonts w:ascii="Arial" w:hAnsi="Arial" w:cs="Arial"/>
          <w:color w:val="000000" w:themeColor="text1"/>
        </w:rPr>
        <w:t xml:space="preserve"> </w:t>
      </w:r>
      <w:r>
        <w:rPr>
          <w:rFonts w:ascii="Arial" w:hAnsi="Arial" w:cs="Arial"/>
          <w:color w:val="000000" w:themeColor="text1"/>
        </w:rPr>
        <w:t xml:space="preserve">с типом данных </w:t>
      </w:r>
      <w:r>
        <w:rPr>
          <w:rFonts w:ascii="Arial" w:hAnsi="Arial" w:cs="Arial"/>
          <w:color w:val="000000" w:themeColor="text1"/>
          <w:lang w:val="en-US"/>
        </w:rPr>
        <w:t>CHAR</w:t>
      </w:r>
      <w:r w:rsidRPr="00DF6B30">
        <w:rPr>
          <w:rFonts w:ascii="Arial" w:hAnsi="Arial" w:cs="Arial"/>
          <w:color w:val="000000" w:themeColor="text1"/>
        </w:rPr>
        <w:t xml:space="preserve"> </w:t>
      </w:r>
      <w:r>
        <w:rPr>
          <w:rFonts w:ascii="Arial" w:hAnsi="Arial" w:cs="Arial"/>
          <w:color w:val="000000" w:themeColor="text1"/>
        </w:rPr>
        <w:t>длиной 2 символа.</w:t>
      </w:r>
      <w:r w:rsidR="00E86764" w:rsidRPr="00E86764">
        <w:rPr>
          <w:rFonts w:ascii="Arial" w:hAnsi="Arial" w:cs="Arial"/>
          <w:color w:val="000000" w:themeColor="text1"/>
        </w:rPr>
        <w:t xml:space="preserve"> </w:t>
      </w:r>
      <w:r w:rsidR="00E86764" w:rsidRPr="00535B67">
        <w:rPr>
          <w:rFonts w:ascii="Arial" w:hAnsi="Arial" w:cs="Arial"/>
          <w:color w:val="000000" w:themeColor="text1"/>
        </w:rPr>
        <w:t>Основные</w:t>
      </w:r>
      <w:r w:rsidR="00E86764" w:rsidRPr="006E187D">
        <w:rPr>
          <w:rFonts w:ascii="Arial" w:hAnsi="Arial" w:cs="Arial"/>
          <w:color w:val="000000" w:themeColor="text1"/>
        </w:rPr>
        <w:t xml:space="preserve"> данные признака будут введены вручную с помощ</w:t>
      </w:r>
      <w:r w:rsidR="00E86764">
        <w:rPr>
          <w:rFonts w:ascii="Arial" w:hAnsi="Arial" w:cs="Arial"/>
          <w:color w:val="000000" w:themeColor="text1"/>
        </w:rPr>
        <w:t>ью транзакции RSDMD «Ведение ос</w:t>
      </w:r>
      <w:r w:rsidR="00E86764" w:rsidRPr="006E187D">
        <w:rPr>
          <w:rFonts w:ascii="Arial" w:hAnsi="Arial" w:cs="Arial"/>
          <w:color w:val="000000" w:themeColor="text1"/>
        </w:rPr>
        <w:t>новных данных с предварительным выбором».</w:t>
      </w:r>
    </w:p>
    <w:p w14:paraId="703CA4F1" w14:textId="77777777" w:rsidR="00090E81" w:rsidRDefault="00090E81" w:rsidP="00090E81">
      <w:pPr>
        <w:spacing w:after="240" w:line="276" w:lineRule="auto"/>
        <w:ind w:firstLine="567"/>
        <w:rPr>
          <w:rFonts w:ascii="Arial" w:hAnsi="Arial" w:cs="Arial"/>
          <w:color w:val="000000" w:themeColor="text1"/>
        </w:rPr>
      </w:pPr>
      <w:r w:rsidRPr="00DF6B30">
        <w:rPr>
          <w:rFonts w:ascii="Arial" w:hAnsi="Arial" w:cs="Arial"/>
          <w:color w:val="000000" w:themeColor="text1"/>
        </w:rPr>
        <w:t xml:space="preserve">Справочник версий </w:t>
      </w:r>
      <w:r>
        <w:rPr>
          <w:rFonts w:ascii="Arial" w:hAnsi="Arial" w:cs="Arial"/>
          <w:color w:val="000000" w:themeColor="text1"/>
        </w:rPr>
        <w:t>будет содержать</w:t>
      </w:r>
      <w:r w:rsidRPr="00DF6B30">
        <w:rPr>
          <w:rFonts w:ascii="Arial" w:hAnsi="Arial" w:cs="Arial"/>
          <w:color w:val="000000" w:themeColor="text1"/>
        </w:rPr>
        <w:t xml:space="preserve"> следующие значения:</w:t>
      </w:r>
    </w:p>
    <w:p w14:paraId="61909DBF" w14:textId="113C5465" w:rsidR="00090E81" w:rsidRPr="00916FAB" w:rsidRDefault="00090E81" w:rsidP="00090E81">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19</w:t>
      </w:r>
      <w:r w:rsidRPr="00916FAB">
        <w:rPr>
          <w:rFonts w:ascii="Arial" w:hAnsi="Arial" w:cs="Arial"/>
          <w:b/>
          <w:sz w:val="22"/>
        </w:rPr>
        <w:fldChar w:fldCharType="end"/>
      </w:r>
      <w:r>
        <w:rPr>
          <w:rFonts w:ascii="Arial" w:hAnsi="Arial" w:cs="Arial"/>
          <w:b/>
          <w:sz w:val="22"/>
        </w:rPr>
        <w:t xml:space="preserve">. </w:t>
      </w:r>
      <w:r w:rsidR="00B9141B" w:rsidRPr="00B9141B">
        <w:rPr>
          <w:rFonts w:ascii="Arial" w:hAnsi="Arial" w:cs="Arial"/>
          <w:b/>
          <w:sz w:val="22"/>
        </w:rPr>
        <w:t xml:space="preserve">Основные данные признака </w:t>
      </w:r>
      <w:r>
        <w:rPr>
          <w:rFonts w:ascii="Arial" w:hAnsi="Arial" w:cs="Arial"/>
          <w:b/>
          <w:sz w:val="22"/>
        </w:rPr>
        <w:t>«Версия»</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275"/>
        <w:gridCol w:w="3969"/>
      </w:tblGrid>
      <w:tr w:rsidR="004C7257" w:rsidRPr="00F94454" w14:paraId="665AD63B" w14:textId="77777777" w:rsidTr="00B844BB">
        <w:trPr>
          <w:cantSplit/>
          <w:trHeight w:val="397"/>
          <w:tblHeader/>
          <w:jc w:val="center"/>
        </w:trPr>
        <w:tc>
          <w:tcPr>
            <w:tcW w:w="3275" w:type="dxa"/>
            <w:shd w:val="clear" w:color="auto" w:fill="FFC000"/>
            <w:vAlign w:val="center"/>
          </w:tcPr>
          <w:p w14:paraId="04008D52" w14:textId="77777777" w:rsidR="004C7257" w:rsidRPr="00F94454" w:rsidRDefault="004C7257" w:rsidP="004C7257">
            <w:pPr>
              <w:jc w:val="center"/>
              <w:rPr>
                <w:rFonts w:ascii="Arial" w:hAnsi="Arial" w:cs="Arial"/>
                <w:b/>
                <w:sz w:val="20"/>
              </w:rPr>
            </w:pPr>
            <w:r>
              <w:rPr>
                <w:rFonts w:ascii="Arial" w:hAnsi="Arial" w:cs="Arial"/>
                <w:b/>
                <w:sz w:val="20"/>
              </w:rPr>
              <w:t>Код версии</w:t>
            </w:r>
          </w:p>
        </w:tc>
        <w:tc>
          <w:tcPr>
            <w:tcW w:w="3969" w:type="dxa"/>
            <w:shd w:val="clear" w:color="auto" w:fill="FFC000"/>
            <w:vAlign w:val="center"/>
          </w:tcPr>
          <w:p w14:paraId="243A299B" w14:textId="77777777" w:rsidR="004C7257" w:rsidRPr="000F4678" w:rsidRDefault="004C7257" w:rsidP="004C7257">
            <w:pPr>
              <w:jc w:val="center"/>
              <w:rPr>
                <w:rFonts w:ascii="Arial" w:hAnsi="Arial" w:cs="Arial"/>
                <w:b/>
                <w:sz w:val="20"/>
                <w:szCs w:val="20"/>
                <w:lang w:eastAsia="ru-RU"/>
              </w:rPr>
            </w:pPr>
            <w:r>
              <w:rPr>
                <w:rFonts w:ascii="Arial" w:hAnsi="Arial" w:cs="Arial"/>
                <w:b/>
                <w:sz w:val="20"/>
              </w:rPr>
              <w:t>Описание версии</w:t>
            </w:r>
          </w:p>
        </w:tc>
      </w:tr>
      <w:tr w:rsidR="00090E81" w:rsidRPr="00F94454" w14:paraId="0A01CADB" w14:textId="77777777" w:rsidTr="00B844BB">
        <w:trPr>
          <w:cantSplit/>
          <w:tblHeader/>
          <w:jc w:val="center"/>
        </w:trPr>
        <w:tc>
          <w:tcPr>
            <w:tcW w:w="3275" w:type="dxa"/>
          </w:tcPr>
          <w:p w14:paraId="45D974BE" w14:textId="77777777" w:rsidR="00090E81" w:rsidRPr="00F94454" w:rsidRDefault="00090E81" w:rsidP="00B844BB">
            <w:pPr>
              <w:jc w:val="center"/>
              <w:rPr>
                <w:rFonts w:ascii="Arial" w:hAnsi="Arial" w:cs="Arial"/>
                <w:sz w:val="20"/>
              </w:rPr>
            </w:pPr>
            <w:r>
              <w:rPr>
                <w:rFonts w:ascii="Arial" w:hAnsi="Arial" w:cs="Arial"/>
                <w:sz w:val="20"/>
              </w:rPr>
              <w:t>00</w:t>
            </w:r>
          </w:p>
        </w:tc>
        <w:tc>
          <w:tcPr>
            <w:tcW w:w="3969" w:type="dxa"/>
          </w:tcPr>
          <w:p w14:paraId="426078A9" w14:textId="77777777" w:rsidR="00090E81" w:rsidRPr="000F4678" w:rsidRDefault="00090E81" w:rsidP="00B844BB">
            <w:pPr>
              <w:jc w:val="center"/>
              <w:rPr>
                <w:rFonts w:ascii="Arial" w:hAnsi="Arial" w:cs="Arial"/>
                <w:sz w:val="20"/>
                <w:szCs w:val="20"/>
                <w:lang w:eastAsia="ru-RU"/>
              </w:rPr>
            </w:pPr>
            <w:r>
              <w:rPr>
                <w:rFonts w:ascii="Arial" w:hAnsi="Arial" w:cs="Arial"/>
                <w:sz w:val="20"/>
                <w:szCs w:val="20"/>
                <w:lang w:eastAsia="ru-RU"/>
              </w:rPr>
              <w:t>Утверж</w:t>
            </w:r>
            <w:r w:rsidR="00420C65">
              <w:rPr>
                <w:rFonts w:ascii="Arial" w:hAnsi="Arial" w:cs="Arial"/>
                <w:sz w:val="20"/>
                <w:szCs w:val="20"/>
                <w:lang w:eastAsia="ru-RU"/>
              </w:rPr>
              <w:t>дённая</w:t>
            </w:r>
          </w:p>
        </w:tc>
      </w:tr>
      <w:tr w:rsidR="00090E81" w:rsidRPr="00F94454" w14:paraId="421C74FB" w14:textId="77777777" w:rsidTr="00B844BB">
        <w:trPr>
          <w:cantSplit/>
          <w:tblHeader/>
          <w:jc w:val="center"/>
        </w:trPr>
        <w:tc>
          <w:tcPr>
            <w:tcW w:w="3275" w:type="dxa"/>
          </w:tcPr>
          <w:p w14:paraId="01CFF6C6" w14:textId="77777777" w:rsidR="00090E81" w:rsidRPr="00F94454" w:rsidRDefault="00090E81" w:rsidP="00B844BB">
            <w:pPr>
              <w:jc w:val="center"/>
              <w:rPr>
                <w:rFonts w:ascii="Arial" w:hAnsi="Arial" w:cs="Arial"/>
                <w:sz w:val="20"/>
              </w:rPr>
            </w:pPr>
            <w:r>
              <w:rPr>
                <w:rFonts w:ascii="Arial" w:hAnsi="Arial" w:cs="Arial"/>
                <w:sz w:val="20"/>
              </w:rPr>
              <w:t>01</w:t>
            </w:r>
          </w:p>
        </w:tc>
        <w:tc>
          <w:tcPr>
            <w:tcW w:w="3969" w:type="dxa"/>
          </w:tcPr>
          <w:p w14:paraId="223ABAC9" w14:textId="77777777" w:rsidR="00090E81" w:rsidRPr="00F94454" w:rsidRDefault="00420C65" w:rsidP="00B844BB">
            <w:pPr>
              <w:jc w:val="center"/>
              <w:rPr>
                <w:rFonts w:ascii="Arial" w:hAnsi="Arial" w:cs="Arial"/>
                <w:sz w:val="20"/>
              </w:rPr>
            </w:pPr>
            <w:r>
              <w:rPr>
                <w:rFonts w:ascii="Arial" w:hAnsi="Arial" w:cs="Arial"/>
                <w:sz w:val="20"/>
              </w:rPr>
              <w:t>Рабочая</w:t>
            </w:r>
            <w:r w:rsidR="00090E81">
              <w:rPr>
                <w:rFonts w:ascii="Arial" w:hAnsi="Arial" w:cs="Arial"/>
                <w:sz w:val="20"/>
              </w:rPr>
              <w:t xml:space="preserve"> 1</w:t>
            </w:r>
          </w:p>
        </w:tc>
      </w:tr>
      <w:tr w:rsidR="00090E81" w:rsidRPr="00F94454" w14:paraId="2BF15320" w14:textId="77777777" w:rsidTr="00B844BB">
        <w:trPr>
          <w:cantSplit/>
          <w:tblHeader/>
          <w:jc w:val="center"/>
        </w:trPr>
        <w:tc>
          <w:tcPr>
            <w:tcW w:w="3275" w:type="dxa"/>
          </w:tcPr>
          <w:p w14:paraId="58C0A85C" w14:textId="77777777" w:rsidR="00090E81" w:rsidRDefault="00090E81" w:rsidP="00B844BB">
            <w:pPr>
              <w:jc w:val="center"/>
              <w:rPr>
                <w:rFonts w:ascii="Arial" w:hAnsi="Arial" w:cs="Arial"/>
                <w:sz w:val="20"/>
              </w:rPr>
            </w:pPr>
            <w:r>
              <w:rPr>
                <w:rFonts w:ascii="Arial" w:hAnsi="Arial" w:cs="Arial"/>
                <w:sz w:val="20"/>
              </w:rPr>
              <w:t>02</w:t>
            </w:r>
          </w:p>
        </w:tc>
        <w:tc>
          <w:tcPr>
            <w:tcW w:w="3969" w:type="dxa"/>
          </w:tcPr>
          <w:p w14:paraId="7207AFD4" w14:textId="77777777" w:rsidR="00090E81" w:rsidRDefault="00420C65" w:rsidP="00B844BB">
            <w:pPr>
              <w:jc w:val="center"/>
              <w:rPr>
                <w:rFonts w:ascii="Arial" w:hAnsi="Arial" w:cs="Arial"/>
                <w:sz w:val="20"/>
              </w:rPr>
            </w:pPr>
            <w:r>
              <w:rPr>
                <w:rFonts w:ascii="Arial" w:hAnsi="Arial" w:cs="Arial"/>
                <w:sz w:val="20"/>
              </w:rPr>
              <w:t xml:space="preserve">Рабочая </w:t>
            </w:r>
            <w:r w:rsidR="00090E81">
              <w:rPr>
                <w:rFonts w:ascii="Arial" w:hAnsi="Arial" w:cs="Arial"/>
                <w:sz w:val="20"/>
              </w:rPr>
              <w:t>2</w:t>
            </w:r>
          </w:p>
        </w:tc>
      </w:tr>
      <w:tr w:rsidR="00090E81" w:rsidRPr="00F94454" w14:paraId="22F8D0CC" w14:textId="77777777" w:rsidTr="00B844BB">
        <w:trPr>
          <w:cantSplit/>
          <w:tblHeader/>
          <w:jc w:val="center"/>
        </w:trPr>
        <w:tc>
          <w:tcPr>
            <w:tcW w:w="3275" w:type="dxa"/>
          </w:tcPr>
          <w:p w14:paraId="640EB6E2" w14:textId="77777777" w:rsidR="00090E81" w:rsidRDefault="00090E81" w:rsidP="00B844BB">
            <w:pPr>
              <w:jc w:val="center"/>
              <w:rPr>
                <w:rFonts w:ascii="Arial" w:hAnsi="Arial" w:cs="Arial"/>
                <w:sz w:val="20"/>
              </w:rPr>
            </w:pPr>
            <w:r>
              <w:rPr>
                <w:rFonts w:ascii="Arial" w:hAnsi="Arial" w:cs="Arial"/>
                <w:sz w:val="20"/>
              </w:rPr>
              <w:t>03</w:t>
            </w:r>
          </w:p>
        </w:tc>
        <w:tc>
          <w:tcPr>
            <w:tcW w:w="3969" w:type="dxa"/>
          </w:tcPr>
          <w:p w14:paraId="238AE826" w14:textId="77777777" w:rsidR="00090E81" w:rsidRDefault="00420C65" w:rsidP="00B844BB">
            <w:pPr>
              <w:jc w:val="center"/>
              <w:rPr>
                <w:rFonts w:ascii="Arial" w:hAnsi="Arial" w:cs="Arial"/>
                <w:sz w:val="20"/>
              </w:rPr>
            </w:pPr>
            <w:r>
              <w:rPr>
                <w:rFonts w:ascii="Arial" w:hAnsi="Arial" w:cs="Arial"/>
                <w:sz w:val="20"/>
              </w:rPr>
              <w:t>Рабочая</w:t>
            </w:r>
            <w:r w:rsidR="00090E81">
              <w:rPr>
                <w:rFonts w:ascii="Arial" w:hAnsi="Arial" w:cs="Arial"/>
                <w:sz w:val="20"/>
              </w:rPr>
              <w:t xml:space="preserve"> 3</w:t>
            </w:r>
          </w:p>
        </w:tc>
      </w:tr>
      <w:tr w:rsidR="00090E81" w:rsidRPr="00F94454" w14:paraId="1A0D5E1F" w14:textId="77777777" w:rsidTr="00B844BB">
        <w:trPr>
          <w:cantSplit/>
          <w:tblHeader/>
          <w:jc w:val="center"/>
        </w:trPr>
        <w:tc>
          <w:tcPr>
            <w:tcW w:w="3275" w:type="dxa"/>
          </w:tcPr>
          <w:p w14:paraId="3E6EF787" w14:textId="77777777" w:rsidR="00090E81" w:rsidRDefault="00090E81" w:rsidP="00B844BB">
            <w:pPr>
              <w:jc w:val="center"/>
              <w:rPr>
                <w:rFonts w:ascii="Arial" w:hAnsi="Arial" w:cs="Arial"/>
                <w:sz w:val="20"/>
              </w:rPr>
            </w:pPr>
            <w:r>
              <w:rPr>
                <w:rFonts w:ascii="Arial" w:hAnsi="Arial" w:cs="Arial"/>
                <w:sz w:val="20"/>
              </w:rPr>
              <w:t>04</w:t>
            </w:r>
          </w:p>
        </w:tc>
        <w:tc>
          <w:tcPr>
            <w:tcW w:w="3969" w:type="dxa"/>
          </w:tcPr>
          <w:p w14:paraId="421AD294" w14:textId="77777777" w:rsidR="00090E81" w:rsidRDefault="00420C65" w:rsidP="00B844BB">
            <w:pPr>
              <w:jc w:val="center"/>
              <w:rPr>
                <w:rFonts w:ascii="Arial" w:hAnsi="Arial" w:cs="Arial"/>
                <w:sz w:val="20"/>
              </w:rPr>
            </w:pPr>
            <w:r>
              <w:rPr>
                <w:rFonts w:ascii="Arial" w:hAnsi="Arial" w:cs="Arial"/>
                <w:sz w:val="20"/>
              </w:rPr>
              <w:t>Рабочая</w:t>
            </w:r>
            <w:r w:rsidR="00090E81">
              <w:rPr>
                <w:rFonts w:ascii="Arial" w:hAnsi="Arial" w:cs="Arial"/>
                <w:sz w:val="20"/>
              </w:rPr>
              <w:t xml:space="preserve"> 4</w:t>
            </w:r>
          </w:p>
        </w:tc>
      </w:tr>
      <w:tr w:rsidR="00090E81" w:rsidRPr="00F94454" w14:paraId="6DBA3D7D" w14:textId="77777777" w:rsidTr="00B844BB">
        <w:trPr>
          <w:cantSplit/>
          <w:tblHeader/>
          <w:jc w:val="center"/>
        </w:trPr>
        <w:tc>
          <w:tcPr>
            <w:tcW w:w="3275" w:type="dxa"/>
          </w:tcPr>
          <w:p w14:paraId="0DE08363" w14:textId="77777777" w:rsidR="00090E81" w:rsidRDefault="00090E81" w:rsidP="00B844BB">
            <w:pPr>
              <w:jc w:val="center"/>
              <w:rPr>
                <w:rFonts w:ascii="Arial" w:hAnsi="Arial" w:cs="Arial"/>
                <w:sz w:val="20"/>
              </w:rPr>
            </w:pPr>
            <w:r>
              <w:rPr>
                <w:rFonts w:ascii="Arial" w:hAnsi="Arial" w:cs="Arial"/>
                <w:sz w:val="20"/>
              </w:rPr>
              <w:t>05</w:t>
            </w:r>
          </w:p>
        </w:tc>
        <w:tc>
          <w:tcPr>
            <w:tcW w:w="3969" w:type="dxa"/>
          </w:tcPr>
          <w:p w14:paraId="791D2250" w14:textId="77777777" w:rsidR="00090E81" w:rsidRDefault="00420C65" w:rsidP="00B844BB">
            <w:pPr>
              <w:jc w:val="center"/>
              <w:rPr>
                <w:rFonts w:ascii="Arial" w:hAnsi="Arial" w:cs="Arial"/>
                <w:sz w:val="20"/>
              </w:rPr>
            </w:pPr>
            <w:r>
              <w:rPr>
                <w:rFonts w:ascii="Arial" w:hAnsi="Arial" w:cs="Arial"/>
                <w:sz w:val="20"/>
              </w:rPr>
              <w:t xml:space="preserve">Рабочая </w:t>
            </w:r>
            <w:r w:rsidR="00090E81">
              <w:rPr>
                <w:rFonts w:ascii="Arial" w:hAnsi="Arial" w:cs="Arial"/>
                <w:sz w:val="20"/>
              </w:rPr>
              <w:t>5</w:t>
            </w:r>
          </w:p>
        </w:tc>
      </w:tr>
      <w:tr w:rsidR="00090E81" w:rsidRPr="00F94454" w14:paraId="2BC793F1" w14:textId="77777777" w:rsidTr="00B844BB">
        <w:trPr>
          <w:cantSplit/>
          <w:tblHeader/>
          <w:jc w:val="center"/>
        </w:trPr>
        <w:tc>
          <w:tcPr>
            <w:tcW w:w="3275" w:type="dxa"/>
          </w:tcPr>
          <w:p w14:paraId="1CD5C9F1" w14:textId="77777777" w:rsidR="00090E81" w:rsidRDefault="00090E81" w:rsidP="00B844BB">
            <w:pPr>
              <w:jc w:val="center"/>
              <w:rPr>
                <w:rFonts w:ascii="Arial" w:hAnsi="Arial" w:cs="Arial"/>
                <w:sz w:val="20"/>
              </w:rPr>
            </w:pPr>
            <w:r>
              <w:rPr>
                <w:rFonts w:ascii="Arial" w:hAnsi="Arial" w:cs="Arial"/>
                <w:sz w:val="20"/>
              </w:rPr>
              <w:t>06</w:t>
            </w:r>
          </w:p>
        </w:tc>
        <w:tc>
          <w:tcPr>
            <w:tcW w:w="3969" w:type="dxa"/>
          </w:tcPr>
          <w:p w14:paraId="50B0DAD2" w14:textId="77777777" w:rsidR="00090E81" w:rsidRDefault="00420C65" w:rsidP="00B844BB">
            <w:pPr>
              <w:jc w:val="center"/>
              <w:rPr>
                <w:rFonts w:ascii="Arial" w:hAnsi="Arial" w:cs="Arial"/>
                <w:sz w:val="20"/>
              </w:rPr>
            </w:pPr>
            <w:r>
              <w:rPr>
                <w:rFonts w:ascii="Arial" w:hAnsi="Arial" w:cs="Arial"/>
                <w:sz w:val="20"/>
              </w:rPr>
              <w:t xml:space="preserve">Рабочая </w:t>
            </w:r>
            <w:r w:rsidR="00090E81">
              <w:rPr>
                <w:rFonts w:ascii="Arial" w:hAnsi="Arial" w:cs="Arial"/>
                <w:sz w:val="20"/>
              </w:rPr>
              <w:t>6</w:t>
            </w:r>
          </w:p>
        </w:tc>
      </w:tr>
      <w:tr w:rsidR="00090E81" w:rsidRPr="00F94454" w14:paraId="3B65B307" w14:textId="77777777" w:rsidTr="00B844BB">
        <w:trPr>
          <w:cantSplit/>
          <w:tblHeader/>
          <w:jc w:val="center"/>
        </w:trPr>
        <w:tc>
          <w:tcPr>
            <w:tcW w:w="3275" w:type="dxa"/>
          </w:tcPr>
          <w:p w14:paraId="22833C60" w14:textId="77777777" w:rsidR="00090E81" w:rsidRDefault="00090E81" w:rsidP="00B844BB">
            <w:pPr>
              <w:jc w:val="center"/>
              <w:rPr>
                <w:rFonts w:ascii="Arial" w:hAnsi="Arial" w:cs="Arial"/>
                <w:sz w:val="20"/>
              </w:rPr>
            </w:pPr>
            <w:r>
              <w:rPr>
                <w:rFonts w:ascii="Arial" w:hAnsi="Arial" w:cs="Arial"/>
                <w:sz w:val="20"/>
              </w:rPr>
              <w:t>07</w:t>
            </w:r>
          </w:p>
        </w:tc>
        <w:tc>
          <w:tcPr>
            <w:tcW w:w="3969" w:type="dxa"/>
          </w:tcPr>
          <w:p w14:paraId="1FAFEEB7" w14:textId="77777777" w:rsidR="00090E81" w:rsidRDefault="00420C65" w:rsidP="00B844BB">
            <w:pPr>
              <w:jc w:val="center"/>
              <w:rPr>
                <w:rFonts w:ascii="Arial" w:hAnsi="Arial" w:cs="Arial"/>
                <w:sz w:val="20"/>
              </w:rPr>
            </w:pPr>
            <w:r>
              <w:rPr>
                <w:rFonts w:ascii="Arial" w:hAnsi="Arial" w:cs="Arial"/>
                <w:sz w:val="20"/>
              </w:rPr>
              <w:t xml:space="preserve">Рабочая </w:t>
            </w:r>
            <w:r w:rsidR="00090E81">
              <w:rPr>
                <w:rFonts w:ascii="Arial" w:hAnsi="Arial" w:cs="Arial"/>
                <w:sz w:val="20"/>
              </w:rPr>
              <w:t>7</w:t>
            </w:r>
          </w:p>
        </w:tc>
      </w:tr>
      <w:tr w:rsidR="00090E81" w:rsidRPr="00F94454" w14:paraId="70E9200E" w14:textId="77777777" w:rsidTr="00B844BB">
        <w:trPr>
          <w:cantSplit/>
          <w:tblHeader/>
          <w:jc w:val="center"/>
        </w:trPr>
        <w:tc>
          <w:tcPr>
            <w:tcW w:w="3275" w:type="dxa"/>
          </w:tcPr>
          <w:p w14:paraId="4791F77F" w14:textId="77777777" w:rsidR="00090E81" w:rsidRDefault="00090E81" w:rsidP="00B844BB">
            <w:pPr>
              <w:jc w:val="center"/>
              <w:rPr>
                <w:rFonts w:ascii="Arial" w:hAnsi="Arial" w:cs="Arial"/>
                <w:sz w:val="20"/>
              </w:rPr>
            </w:pPr>
            <w:r>
              <w:rPr>
                <w:rFonts w:ascii="Arial" w:hAnsi="Arial" w:cs="Arial"/>
                <w:sz w:val="20"/>
              </w:rPr>
              <w:t>08</w:t>
            </w:r>
          </w:p>
        </w:tc>
        <w:tc>
          <w:tcPr>
            <w:tcW w:w="3969" w:type="dxa"/>
          </w:tcPr>
          <w:p w14:paraId="45D0A8D0" w14:textId="77777777" w:rsidR="00090E81" w:rsidRDefault="00420C65" w:rsidP="00B844BB">
            <w:pPr>
              <w:jc w:val="center"/>
              <w:rPr>
                <w:rFonts w:ascii="Arial" w:hAnsi="Arial" w:cs="Arial"/>
                <w:sz w:val="20"/>
              </w:rPr>
            </w:pPr>
            <w:r>
              <w:rPr>
                <w:rFonts w:ascii="Arial" w:hAnsi="Arial" w:cs="Arial"/>
                <w:sz w:val="20"/>
              </w:rPr>
              <w:t xml:space="preserve">Рабочая </w:t>
            </w:r>
            <w:r w:rsidR="00090E81">
              <w:rPr>
                <w:rFonts w:ascii="Arial" w:hAnsi="Arial" w:cs="Arial"/>
                <w:sz w:val="20"/>
              </w:rPr>
              <w:t>8</w:t>
            </w:r>
          </w:p>
        </w:tc>
      </w:tr>
      <w:tr w:rsidR="00090E81" w:rsidRPr="00F94454" w14:paraId="3254D8F9" w14:textId="77777777" w:rsidTr="00B844BB">
        <w:trPr>
          <w:cantSplit/>
          <w:tblHeader/>
          <w:jc w:val="center"/>
        </w:trPr>
        <w:tc>
          <w:tcPr>
            <w:tcW w:w="3275" w:type="dxa"/>
          </w:tcPr>
          <w:p w14:paraId="3A7FB9E3" w14:textId="77777777" w:rsidR="00090E81" w:rsidRDefault="00090E81" w:rsidP="00B844BB">
            <w:pPr>
              <w:jc w:val="center"/>
              <w:rPr>
                <w:rFonts w:ascii="Arial" w:hAnsi="Arial" w:cs="Arial"/>
                <w:sz w:val="20"/>
              </w:rPr>
            </w:pPr>
            <w:r>
              <w:rPr>
                <w:rFonts w:ascii="Arial" w:hAnsi="Arial" w:cs="Arial"/>
                <w:sz w:val="20"/>
              </w:rPr>
              <w:t>09</w:t>
            </w:r>
          </w:p>
        </w:tc>
        <w:tc>
          <w:tcPr>
            <w:tcW w:w="3969" w:type="dxa"/>
          </w:tcPr>
          <w:p w14:paraId="510B1C98" w14:textId="77777777" w:rsidR="00090E81" w:rsidRDefault="00420C65" w:rsidP="00B844BB">
            <w:pPr>
              <w:jc w:val="center"/>
              <w:rPr>
                <w:rFonts w:ascii="Arial" w:hAnsi="Arial" w:cs="Arial"/>
                <w:sz w:val="20"/>
              </w:rPr>
            </w:pPr>
            <w:r>
              <w:rPr>
                <w:rFonts w:ascii="Arial" w:hAnsi="Arial" w:cs="Arial"/>
                <w:sz w:val="20"/>
              </w:rPr>
              <w:t xml:space="preserve">Рабочая </w:t>
            </w:r>
            <w:r w:rsidR="00090E81">
              <w:rPr>
                <w:rFonts w:ascii="Arial" w:hAnsi="Arial" w:cs="Arial"/>
                <w:sz w:val="20"/>
              </w:rPr>
              <w:t>9</w:t>
            </w:r>
          </w:p>
        </w:tc>
      </w:tr>
      <w:tr w:rsidR="00090E81" w:rsidRPr="00F94454" w14:paraId="55CBC522" w14:textId="77777777" w:rsidTr="00B844BB">
        <w:trPr>
          <w:cantSplit/>
          <w:tblHeader/>
          <w:jc w:val="center"/>
        </w:trPr>
        <w:tc>
          <w:tcPr>
            <w:tcW w:w="3275" w:type="dxa"/>
          </w:tcPr>
          <w:p w14:paraId="7C14958E" w14:textId="77777777" w:rsidR="00090E81" w:rsidRDefault="00090E81" w:rsidP="00B844BB">
            <w:pPr>
              <w:jc w:val="center"/>
              <w:rPr>
                <w:rFonts w:ascii="Arial" w:hAnsi="Arial" w:cs="Arial"/>
                <w:sz w:val="20"/>
              </w:rPr>
            </w:pPr>
            <w:r>
              <w:rPr>
                <w:rFonts w:ascii="Arial" w:hAnsi="Arial" w:cs="Arial"/>
                <w:sz w:val="20"/>
              </w:rPr>
              <w:t>10</w:t>
            </w:r>
          </w:p>
        </w:tc>
        <w:tc>
          <w:tcPr>
            <w:tcW w:w="3969" w:type="dxa"/>
          </w:tcPr>
          <w:p w14:paraId="3CBA6544" w14:textId="77777777" w:rsidR="00090E81" w:rsidRDefault="00420C65" w:rsidP="00B844BB">
            <w:pPr>
              <w:jc w:val="center"/>
              <w:rPr>
                <w:rFonts w:ascii="Arial" w:hAnsi="Arial" w:cs="Arial"/>
                <w:sz w:val="20"/>
              </w:rPr>
            </w:pPr>
            <w:r>
              <w:rPr>
                <w:rFonts w:ascii="Arial" w:hAnsi="Arial" w:cs="Arial"/>
                <w:sz w:val="20"/>
              </w:rPr>
              <w:t xml:space="preserve">Рабочая </w:t>
            </w:r>
            <w:r w:rsidR="00090E81">
              <w:rPr>
                <w:rFonts w:ascii="Arial" w:hAnsi="Arial" w:cs="Arial"/>
                <w:sz w:val="20"/>
              </w:rPr>
              <w:t>10</w:t>
            </w:r>
          </w:p>
        </w:tc>
      </w:tr>
    </w:tbl>
    <w:p w14:paraId="0556849E" w14:textId="77777777" w:rsidR="00090E81" w:rsidRDefault="00090E81" w:rsidP="00090E81">
      <w:pPr>
        <w:spacing w:after="240" w:line="276" w:lineRule="auto"/>
        <w:rPr>
          <w:rFonts w:ascii="Arial" w:hAnsi="Arial" w:cs="Arial"/>
          <w:color w:val="000000" w:themeColor="text1"/>
        </w:rPr>
      </w:pPr>
    </w:p>
    <w:p w14:paraId="632A5E03" w14:textId="77777777" w:rsidR="009B39BD" w:rsidRDefault="00090E81" w:rsidP="006208D6">
      <w:pPr>
        <w:spacing w:after="240" w:line="276" w:lineRule="auto"/>
        <w:ind w:firstLine="567"/>
        <w:rPr>
          <w:rFonts w:ascii="Arial" w:hAnsi="Arial" w:cs="Arial"/>
          <w:color w:val="000000" w:themeColor="text1"/>
        </w:rPr>
      </w:pPr>
      <w:r>
        <w:rPr>
          <w:rFonts w:ascii="Arial" w:hAnsi="Arial" w:cs="Arial"/>
          <w:color w:val="000000" w:themeColor="text1"/>
        </w:rPr>
        <w:t>В процессе формирования бюджетов каждая бизнес-единица и управляющая компания мо</w:t>
      </w:r>
      <w:r w:rsidR="00E835FD">
        <w:rPr>
          <w:rFonts w:ascii="Arial" w:hAnsi="Arial" w:cs="Arial"/>
          <w:color w:val="000000" w:themeColor="text1"/>
        </w:rPr>
        <w:t>гут</w:t>
      </w:r>
      <w:r>
        <w:rPr>
          <w:rFonts w:ascii="Arial" w:hAnsi="Arial" w:cs="Arial"/>
          <w:color w:val="000000" w:themeColor="text1"/>
        </w:rPr>
        <w:t xml:space="preserve"> создать до десяти версий каждого из бюджетов: годового, среднесрочного, долгосрочного.</w:t>
      </w:r>
      <w:r w:rsidR="00FA728E">
        <w:rPr>
          <w:rFonts w:ascii="Arial" w:hAnsi="Arial" w:cs="Arial"/>
          <w:color w:val="000000" w:themeColor="text1"/>
        </w:rPr>
        <w:t xml:space="preserve"> </w:t>
      </w:r>
      <w:r>
        <w:rPr>
          <w:rFonts w:ascii="Arial" w:hAnsi="Arial" w:cs="Arial"/>
          <w:color w:val="000000" w:themeColor="text1"/>
        </w:rPr>
        <w:t xml:space="preserve">После согласования бюджета </w:t>
      </w:r>
      <w:r w:rsidR="00420C65">
        <w:rPr>
          <w:rFonts w:ascii="Arial" w:hAnsi="Arial" w:cs="Arial"/>
          <w:color w:val="000000" w:themeColor="text1"/>
        </w:rPr>
        <w:t xml:space="preserve">техническим комитетом </w:t>
      </w:r>
      <w:r>
        <w:rPr>
          <w:rFonts w:ascii="Arial" w:hAnsi="Arial" w:cs="Arial"/>
          <w:color w:val="000000" w:themeColor="text1"/>
        </w:rPr>
        <w:t xml:space="preserve">на уровне бизнес-единицы он копируется из версии, </w:t>
      </w:r>
      <w:r w:rsidR="00420C65">
        <w:rPr>
          <w:rFonts w:ascii="Arial" w:hAnsi="Arial" w:cs="Arial"/>
          <w:color w:val="000000" w:themeColor="text1"/>
        </w:rPr>
        <w:t xml:space="preserve">которая находилась </w:t>
      </w:r>
      <w:r>
        <w:rPr>
          <w:rFonts w:ascii="Arial" w:hAnsi="Arial" w:cs="Arial"/>
          <w:color w:val="000000" w:themeColor="text1"/>
        </w:rPr>
        <w:t>в работе</w:t>
      </w:r>
      <w:r w:rsidR="00420C65">
        <w:rPr>
          <w:rFonts w:ascii="Arial" w:hAnsi="Arial" w:cs="Arial"/>
          <w:color w:val="000000" w:themeColor="text1"/>
        </w:rPr>
        <w:t xml:space="preserve"> и была согласована</w:t>
      </w:r>
      <w:r>
        <w:rPr>
          <w:rFonts w:ascii="Arial" w:hAnsi="Arial" w:cs="Arial"/>
          <w:color w:val="000000" w:themeColor="text1"/>
        </w:rPr>
        <w:t xml:space="preserve">, в </w:t>
      </w:r>
      <w:r w:rsidR="00420C65">
        <w:rPr>
          <w:rFonts w:ascii="Arial" w:hAnsi="Arial" w:cs="Arial"/>
          <w:color w:val="000000" w:themeColor="text1"/>
        </w:rPr>
        <w:t xml:space="preserve">версию 00 </w:t>
      </w:r>
      <w:r>
        <w:rPr>
          <w:rFonts w:ascii="Arial" w:hAnsi="Arial" w:cs="Arial"/>
          <w:color w:val="000000" w:themeColor="text1"/>
        </w:rPr>
        <w:t>«</w:t>
      </w:r>
      <w:r w:rsidR="009B39BD">
        <w:rPr>
          <w:rFonts w:ascii="Arial" w:hAnsi="Arial" w:cs="Arial"/>
          <w:color w:val="000000" w:themeColor="text1"/>
        </w:rPr>
        <w:t>у</w:t>
      </w:r>
      <w:r w:rsidR="00420C65">
        <w:rPr>
          <w:rFonts w:ascii="Arial" w:hAnsi="Arial" w:cs="Arial"/>
          <w:color w:val="000000" w:themeColor="text1"/>
        </w:rPr>
        <w:t>тверждённая</w:t>
      </w:r>
      <w:r>
        <w:rPr>
          <w:rFonts w:ascii="Arial" w:hAnsi="Arial" w:cs="Arial"/>
          <w:color w:val="000000" w:themeColor="text1"/>
        </w:rPr>
        <w:t>».</w:t>
      </w:r>
    </w:p>
    <w:p w14:paraId="6B659744" w14:textId="1BD8C085" w:rsidR="006208D6" w:rsidRDefault="006208D6" w:rsidP="006208D6">
      <w:pPr>
        <w:spacing w:after="240" w:line="276" w:lineRule="auto"/>
        <w:ind w:firstLine="567"/>
        <w:rPr>
          <w:rFonts w:ascii="Arial" w:hAnsi="Arial" w:cs="Arial"/>
          <w:color w:val="000000" w:themeColor="text1"/>
        </w:rPr>
      </w:pPr>
      <w:r>
        <w:rPr>
          <w:rFonts w:ascii="Arial" w:hAnsi="Arial" w:cs="Arial"/>
          <w:color w:val="000000" w:themeColor="text1"/>
        </w:rPr>
        <w:t xml:space="preserve">Управляющая компания </w:t>
      </w:r>
      <w:r w:rsidR="00F50C8B">
        <w:rPr>
          <w:rFonts w:ascii="Arial" w:hAnsi="Arial" w:cs="Arial"/>
          <w:color w:val="000000" w:themeColor="text1"/>
        </w:rPr>
        <w:t xml:space="preserve">так же формирует до десяти версия каждого из своих бюджетов. </w:t>
      </w:r>
      <w:r w:rsidR="009B39BD">
        <w:rPr>
          <w:rFonts w:ascii="Arial" w:hAnsi="Arial" w:cs="Arial"/>
          <w:color w:val="000000" w:themeColor="text1"/>
        </w:rPr>
        <w:t xml:space="preserve">Для анализа сводных бюджетов (годового, среднесрочного и долгосрочного) воздействий на уровне управляющей компании используется агрегация версий 00 «утверждённая» бизнес-единицы и какой-либо рабочей версии бюджета управляющей компании. После согласования бюджета техническим комитетом и </w:t>
      </w:r>
      <w:r w:rsidR="003424F3">
        <w:rPr>
          <w:rFonts w:ascii="Arial" w:hAnsi="Arial" w:cs="Arial"/>
          <w:color w:val="000000" w:themeColor="text1"/>
        </w:rPr>
        <w:t>Старшим В</w:t>
      </w:r>
      <w:r w:rsidR="009B39BD">
        <w:rPr>
          <w:rFonts w:ascii="Arial" w:hAnsi="Arial" w:cs="Arial"/>
          <w:color w:val="000000" w:themeColor="text1"/>
        </w:rPr>
        <w:t>ице-президентом блока производства и технической политики на уровне управляющей компании он копируется из версии, которая находилась в работе и была согласована, в версию 00 «утверждённая».</w:t>
      </w:r>
    </w:p>
    <w:p w14:paraId="33690769" w14:textId="77777777" w:rsidR="00090E81" w:rsidRDefault="009B39BD" w:rsidP="00090E81">
      <w:pPr>
        <w:spacing w:after="240" w:line="276" w:lineRule="auto"/>
        <w:ind w:firstLine="567"/>
        <w:rPr>
          <w:rFonts w:ascii="Arial" w:hAnsi="Arial" w:cs="Arial"/>
          <w:color w:val="000000" w:themeColor="text1"/>
        </w:rPr>
      </w:pPr>
      <w:r>
        <w:rPr>
          <w:rFonts w:ascii="Arial" w:hAnsi="Arial" w:cs="Arial"/>
          <w:color w:val="000000" w:themeColor="text1"/>
        </w:rPr>
        <w:t>Таким образом все согласованные бюджеты (бизнес-единиц и управляющей компании) будут находиться в версии 00 «утверждённая». Версия 00 «утверждённая» будет использоваться для передачи в автоматизированную систему консолидации и бюджетирования для рассмотрения и утверждения бюджетов на бюджетном комитете.</w:t>
      </w:r>
    </w:p>
    <w:p w14:paraId="5F4E1CC9" w14:textId="77777777" w:rsidR="00090E81" w:rsidRDefault="00090E81" w:rsidP="00090E81">
      <w:pPr>
        <w:spacing w:after="240" w:line="276" w:lineRule="auto"/>
        <w:ind w:firstLine="567"/>
        <w:rPr>
          <w:rFonts w:ascii="Arial" w:hAnsi="Arial" w:cs="Arial"/>
          <w:color w:val="000000" w:themeColor="text1"/>
        </w:rPr>
      </w:pPr>
    </w:p>
    <w:p w14:paraId="52B33C76" w14:textId="77777777" w:rsidR="00090E81" w:rsidRDefault="00090E81">
      <w:pPr>
        <w:pStyle w:val="3"/>
      </w:pPr>
      <w:bookmarkStart w:id="2636" w:name="_Toc77357562"/>
      <w:r w:rsidRPr="007D3C40">
        <w:t>Категория</w:t>
      </w:r>
      <w:bookmarkEnd w:id="2636"/>
    </w:p>
    <w:p w14:paraId="412354DB" w14:textId="77777777" w:rsidR="00783CD7" w:rsidRDefault="00783CD7" w:rsidP="00090E81">
      <w:pPr>
        <w:spacing w:after="240" w:line="276" w:lineRule="auto"/>
        <w:ind w:firstLine="567"/>
        <w:rPr>
          <w:rFonts w:ascii="Arial" w:hAnsi="Arial" w:cs="Arial"/>
          <w:color w:val="000000" w:themeColor="text1"/>
        </w:rPr>
      </w:pPr>
      <w:r>
        <w:rPr>
          <w:rFonts w:ascii="Arial" w:hAnsi="Arial" w:cs="Arial"/>
          <w:color w:val="000000" w:themeColor="text1"/>
        </w:rPr>
        <w:t>Аналитика годового, среднесрочного и долгосрочного бюджетов, позво</w:t>
      </w:r>
      <w:r w:rsidR="00362B5F">
        <w:rPr>
          <w:rFonts w:ascii="Arial" w:hAnsi="Arial" w:cs="Arial"/>
          <w:color w:val="000000" w:themeColor="text1"/>
        </w:rPr>
        <w:t>ляющая отделить различные данные, появляющиеся в процессе формирования и исполнения бюджетов.</w:t>
      </w:r>
    </w:p>
    <w:p w14:paraId="037B352C" w14:textId="77777777" w:rsidR="00E86764" w:rsidRPr="00DB0474" w:rsidRDefault="00362B5F" w:rsidP="00E86764">
      <w:pPr>
        <w:spacing w:after="240" w:line="276" w:lineRule="auto"/>
        <w:ind w:firstLine="567"/>
        <w:rPr>
          <w:rFonts w:ascii="Arial" w:hAnsi="Arial" w:cs="Arial"/>
          <w:color w:val="000000" w:themeColor="text1"/>
        </w:rPr>
      </w:pPr>
      <w:r>
        <w:rPr>
          <w:rFonts w:ascii="Arial" w:hAnsi="Arial" w:cs="Arial"/>
          <w:color w:val="000000" w:themeColor="text1"/>
        </w:rPr>
        <w:t>В</w:t>
      </w:r>
      <w:r w:rsidRPr="00DF6B30">
        <w:rPr>
          <w:rFonts w:ascii="Arial" w:hAnsi="Arial" w:cs="Arial"/>
          <w:color w:val="000000" w:themeColor="text1"/>
        </w:rPr>
        <w:t xml:space="preserve"> системе будет использоваться аналитика </w:t>
      </w:r>
      <w:r>
        <w:rPr>
          <w:rFonts w:ascii="Arial" w:hAnsi="Arial" w:cs="Arial"/>
          <w:color w:val="000000" w:themeColor="text1"/>
        </w:rPr>
        <w:t xml:space="preserve">«Категория». В хранилище данных </w:t>
      </w:r>
      <w:r w:rsidRPr="005271C9">
        <w:rPr>
          <w:rFonts w:ascii="Arial" w:hAnsi="Arial" w:cs="Arial"/>
          <w:color w:val="000000" w:themeColor="text1"/>
        </w:rPr>
        <w:t>BW</w:t>
      </w:r>
      <w:r>
        <w:rPr>
          <w:rFonts w:ascii="Arial" w:hAnsi="Arial" w:cs="Arial"/>
          <w:color w:val="000000" w:themeColor="text1"/>
        </w:rPr>
        <w:t xml:space="preserve"> будет создан признак – </w:t>
      </w:r>
      <w:r w:rsidRPr="00362B5F">
        <w:rPr>
          <w:rFonts w:ascii="Arial" w:hAnsi="Arial" w:cs="Arial"/>
          <w:color w:val="000000" w:themeColor="text1"/>
          <w:lang w:val="en-US"/>
        </w:rPr>
        <w:t>ZCATEGR</w:t>
      </w:r>
      <w:r w:rsidRPr="00362B5F">
        <w:rPr>
          <w:rFonts w:ascii="Arial" w:hAnsi="Arial" w:cs="Arial"/>
          <w:color w:val="000000" w:themeColor="text1"/>
        </w:rPr>
        <w:t xml:space="preserve"> </w:t>
      </w:r>
      <w:r>
        <w:rPr>
          <w:rFonts w:ascii="Arial" w:hAnsi="Arial" w:cs="Arial"/>
          <w:color w:val="000000" w:themeColor="text1"/>
        </w:rPr>
        <w:t xml:space="preserve">с типом данных </w:t>
      </w:r>
      <w:r>
        <w:rPr>
          <w:rFonts w:ascii="Arial" w:hAnsi="Arial" w:cs="Arial"/>
          <w:color w:val="000000" w:themeColor="text1"/>
          <w:lang w:val="en-US"/>
        </w:rPr>
        <w:t>CHAR</w:t>
      </w:r>
      <w:r w:rsidRPr="00DF6B30">
        <w:rPr>
          <w:rFonts w:ascii="Arial" w:hAnsi="Arial" w:cs="Arial"/>
          <w:color w:val="000000" w:themeColor="text1"/>
        </w:rPr>
        <w:t xml:space="preserve"> </w:t>
      </w:r>
      <w:r>
        <w:rPr>
          <w:rFonts w:ascii="Arial" w:hAnsi="Arial" w:cs="Arial"/>
          <w:color w:val="000000" w:themeColor="text1"/>
        </w:rPr>
        <w:t>длиной 4 символа.</w:t>
      </w:r>
      <w:r w:rsidR="00E86764" w:rsidRPr="00E86764">
        <w:rPr>
          <w:rFonts w:ascii="Arial" w:hAnsi="Arial" w:cs="Arial"/>
          <w:color w:val="000000" w:themeColor="text1"/>
        </w:rPr>
        <w:t xml:space="preserve"> </w:t>
      </w:r>
      <w:r w:rsidR="00E86764" w:rsidRPr="00535B67">
        <w:rPr>
          <w:rFonts w:ascii="Arial" w:hAnsi="Arial" w:cs="Arial"/>
          <w:color w:val="000000" w:themeColor="text1"/>
        </w:rPr>
        <w:t>Основные</w:t>
      </w:r>
      <w:r w:rsidR="00E86764" w:rsidRPr="006E187D">
        <w:rPr>
          <w:rFonts w:ascii="Arial" w:hAnsi="Arial" w:cs="Arial"/>
          <w:color w:val="000000" w:themeColor="text1"/>
        </w:rPr>
        <w:t xml:space="preserve"> данные признака будут введены вручную с помощ</w:t>
      </w:r>
      <w:r w:rsidR="00E86764">
        <w:rPr>
          <w:rFonts w:ascii="Arial" w:hAnsi="Arial" w:cs="Arial"/>
          <w:color w:val="000000" w:themeColor="text1"/>
        </w:rPr>
        <w:t>ью транзакции RSDMD «Ведение ос</w:t>
      </w:r>
      <w:r w:rsidR="00E86764" w:rsidRPr="006E187D">
        <w:rPr>
          <w:rFonts w:ascii="Arial" w:hAnsi="Arial" w:cs="Arial"/>
          <w:color w:val="000000" w:themeColor="text1"/>
        </w:rPr>
        <w:t>новных данных с предварительным выбором».</w:t>
      </w:r>
    </w:p>
    <w:p w14:paraId="28B383C5" w14:textId="77777777" w:rsidR="00362B5F" w:rsidRDefault="00362B5F" w:rsidP="00362B5F">
      <w:pPr>
        <w:spacing w:after="240" w:line="276" w:lineRule="auto"/>
        <w:ind w:firstLine="567"/>
        <w:rPr>
          <w:rFonts w:ascii="Arial" w:hAnsi="Arial" w:cs="Arial"/>
          <w:color w:val="000000" w:themeColor="text1"/>
        </w:rPr>
      </w:pPr>
      <w:r w:rsidRPr="00DF6B30">
        <w:rPr>
          <w:rFonts w:ascii="Arial" w:hAnsi="Arial" w:cs="Arial"/>
          <w:color w:val="000000" w:themeColor="text1"/>
        </w:rPr>
        <w:t xml:space="preserve">Справочник </w:t>
      </w:r>
      <w:r>
        <w:rPr>
          <w:rFonts w:ascii="Arial" w:hAnsi="Arial" w:cs="Arial"/>
          <w:color w:val="000000" w:themeColor="text1"/>
        </w:rPr>
        <w:t>категорий</w:t>
      </w:r>
      <w:r w:rsidRPr="00DF6B30">
        <w:rPr>
          <w:rFonts w:ascii="Arial" w:hAnsi="Arial" w:cs="Arial"/>
          <w:color w:val="000000" w:themeColor="text1"/>
        </w:rPr>
        <w:t xml:space="preserve"> </w:t>
      </w:r>
      <w:r>
        <w:rPr>
          <w:rFonts w:ascii="Arial" w:hAnsi="Arial" w:cs="Arial"/>
          <w:color w:val="000000" w:themeColor="text1"/>
        </w:rPr>
        <w:t>будет содержать</w:t>
      </w:r>
      <w:r w:rsidRPr="00DF6B30">
        <w:rPr>
          <w:rFonts w:ascii="Arial" w:hAnsi="Arial" w:cs="Arial"/>
          <w:color w:val="000000" w:themeColor="text1"/>
        </w:rPr>
        <w:t xml:space="preserve"> следующие значения:</w:t>
      </w:r>
    </w:p>
    <w:p w14:paraId="09D2EB8B" w14:textId="7C507D63" w:rsidR="00362B5F" w:rsidRPr="00916FAB" w:rsidRDefault="00362B5F" w:rsidP="00362B5F">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20</w:t>
      </w:r>
      <w:r w:rsidRPr="00916FAB">
        <w:rPr>
          <w:rFonts w:ascii="Arial" w:hAnsi="Arial" w:cs="Arial"/>
          <w:b/>
          <w:sz w:val="22"/>
        </w:rPr>
        <w:fldChar w:fldCharType="end"/>
      </w:r>
      <w:r>
        <w:rPr>
          <w:rFonts w:ascii="Arial" w:hAnsi="Arial" w:cs="Arial"/>
          <w:b/>
          <w:sz w:val="22"/>
        </w:rPr>
        <w:t xml:space="preserve">. </w:t>
      </w:r>
      <w:r w:rsidRPr="00B9141B">
        <w:rPr>
          <w:rFonts w:ascii="Arial" w:hAnsi="Arial" w:cs="Arial"/>
          <w:b/>
          <w:sz w:val="22"/>
        </w:rPr>
        <w:t xml:space="preserve">Основные данные признака </w:t>
      </w:r>
      <w:r>
        <w:rPr>
          <w:rFonts w:ascii="Arial" w:hAnsi="Arial" w:cs="Arial"/>
          <w:b/>
          <w:sz w:val="22"/>
        </w:rPr>
        <w:t>«Категория»</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275"/>
        <w:gridCol w:w="3969"/>
      </w:tblGrid>
      <w:tr w:rsidR="004C7257" w:rsidRPr="00F94454" w14:paraId="714BDE3A" w14:textId="77777777" w:rsidTr="009E7E92">
        <w:trPr>
          <w:cantSplit/>
          <w:trHeight w:val="397"/>
          <w:tblHeader/>
          <w:jc w:val="center"/>
        </w:trPr>
        <w:tc>
          <w:tcPr>
            <w:tcW w:w="3275" w:type="dxa"/>
            <w:shd w:val="clear" w:color="auto" w:fill="FFC000"/>
            <w:vAlign w:val="center"/>
          </w:tcPr>
          <w:p w14:paraId="7BA2F834" w14:textId="77777777" w:rsidR="004C7257" w:rsidRPr="00F94454" w:rsidRDefault="004C7257" w:rsidP="004C7257">
            <w:pPr>
              <w:jc w:val="center"/>
              <w:rPr>
                <w:rFonts w:ascii="Arial" w:hAnsi="Arial" w:cs="Arial"/>
                <w:b/>
                <w:sz w:val="20"/>
              </w:rPr>
            </w:pPr>
            <w:r>
              <w:rPr>
                <w:rFonts w:ascii="Arial" w:hAnsi="Arial" w:cs="Arial"/>
                <w:b/>
                <w:sz w:val="20"/>
              </w:rPr>
              <w:t>Код категории</w:t>
            </w:r>
          </w:p>
        </w:tc>
        <w:tc>
          <w:tcPr>
            <w:tcW w:w="3969" w:type="dxa"/>
            <w:shd w:val="clear" w:color="auto" w:fill="FFC000"/>
            <w:vAlign w:val="center"/>
          </w:tcPr>
          <w:p w14:paraId="3618D263" w14:textId="77777777" w:rsidR="004C7257" w:rsidRPr="000F4678" w:rsidRDefault="004C7257" w:rsidP="004C7257">
            <w:pPr>
              <w:jc w:val="center"/>
              <w:rPr>
                <w:rFonts w:ascii="Arial" w:hAnsi="Arial" w:cs="Arial"/>
                <w:b/>
                <w:sz w:val="20"/>
                <w:szCs w:val="20"/>
                <w:lang w:eastAsia="ru-RU"/>
              </w:rPr>
            </w:pPr>
            <w:r>
              <w:rPr>
                <w:rFonts w:ascii="Arial" w:hAnsi="Arial" w:cs="Arial"/>
                <w:b/>
                <w:sz w:val="20"/>
              </w:rPr>
              <w:t>Описание категории</w:t>
            </w:r>
          </w:p>
        </w:tc>
      </w:tr>
      <w:tr w:rsidR="00362B5F" w:rsidRPr="00F94454" w14:paraId="36EE81BF" w14:textId="77777777" w:rsidTr="009E7E92">
        <w:trPr>
          <w:cantSplit/>
          <w:tblHeader/>
          <w:jc w:val="center"/>
        </w:trPr>
        <w:tc>
          <w:tcPr>
            <w:tcW w:w="3275" w:type="dxa"/>
          </w:tcPr>
          <w:p w14:paraId="0699551B" w14:textId="77777777" w:rsidR="00362B5F" w:rsidRPr="004C7257" w:rsidRDefault="004C7257" w:rsidP="009E7E92">
            <w:pPr>
              <w:jc w:val="center"/>
              <w:rPr>
                <w:rFonts w:ascii="Arial" w:hAnsi="Arial" w:cs="Arial"/>
                <w:sz w:val="20"/>
                <w:lang w:val="en-US"/>
              </w:rPr>
            </w:pPr>
            <w:r>
              <w:rPr>
                <w:rFonts w:ascii="Arial" w:hAnsi="Arial" w:cs="Arial"/>
                <w:sz w:val="20"/>
                <w:lang w:val="en-US"/>
              </w:rPr>
              <w:t>HRZN</w:t>
            </w:r>
          </w:p>
        </w:tc>
        <w:tc>
          <w:tcPr>
            <w:tcW w:w="3969" w:type="dxa"/>
          </w:tcPr>
          <w:p w14:paraId="43628E00" w14:textId="77777777" w:rsidR="00362B5F" w:rsidRPr="004C7257" w:rsidRDefault="004C7257" w:rsidP="009E7E92">
            <w:pPr>
              <w:jc w:val="center"/>
              <w:rPr>
                <w:rFonts w:ascii="Arial" w:hAnsi="Arial" w:cs="Arial"/>
                <w:sz w:val="20"/>
                <w:szCs w:val="20"/>
                <w:lang w:eastAsia="ru-RU"/>
              </w:rPr>
            </w:pPr>
            <w:r>
              <w:rPr>
                <w:rFonts w:ascii="Arial" w:hAnsi="Arial" w:cs="Arial"/>
                <w:sz w:val="20"/>
                <w:szCs w:val="20"/>
                <w:lang w:eastAsia="ru-RU"/>
              </w:rPr>
              <w:t>Ориентир</w:t>
            </w:r>
          </w:p>
        </w:tc>
      </w:tr>
      <w:tr w:rsidR="00362B5F" w:rsidRPr="00F94454" w14:paraId="06A94344" w14:textId="77777777" w:rsidTr="009E7E92">
        <w:trPr>
          <w:cantSplit/>
          <w:tblHeader/>
          <w:jc w:val="center"/>
        </w:trPr>
        <w:tc>
          <w:tcPr>
            <w:tcW w:w="3275" w:type="dxa"/>
          </w:tcPr>
          <w:p w14:paraId="76F45DDE" w14:textId="77777777" w:rsidR="00362B5F" w:rsidRPr="004C7257" w:rsidRDefault="004C7257" w:rsidP="009E7E92">
            <w:pPr>
              <w:jc w:val="center"/>
              <w:rPr>
                <w:rFonts w:ascii="Arial" w:hAnsi="Arial" w:cs="Arial"/>
                <w:sz w:val="20"/>
                <w:lang w:val="en-US"/>
              </w:rPr>
            </w:pPr>
            <w:r>
              <w:rPr>
                <w:rFonts w:ascii="Arial" w:hAnsi="Arial" w:cs="Arial"/>
                <w:sz w:val="20"/>
                <w:lang w:val="en-US"/>
              </w:rPr>
              <w:t>BDGT</w:t>
            </w:r>
          </w:p>
        </w:tc>
        <w:tc>
          <w:tcPr>
            <w:tcW w:w="3969" w:type="dxa"/>
          </w:tcPr>
          <w:p w14:paraId="17C1F38E" w14:textId="77777777" w:rsidR="00362B5F" w:rsidRPr="00F94454" w:rsidRDefault="004C7257" w:rsidP="009E7E92">
            <w:pPr>
              <w:jc w:val="center"/>
              <w:rPr>
                <w:rFonts w:ascii="Arial" w:hAnsi="Arial" w:cs="Arial"/>
                <w:sz w:val="20"/>
              </w:rPr>
            </w:pPr>
            <w:r>
              <w:rPr>
                <w:rFonts w:ascii="Arial" w:hAnsi="Arial" w:cs="Arial"/>
                <w:sz w:val="20"/>
              </w:rPr>
              <w:t>Бюджет</w:t>
            </w:r>
          </w:p>
        </w:tc>
      </w:tr>
      <w:tr w:rsidR="00362B5F" w:rsidRPr="00F94454" w14:paraId="1B0D0929" w14:textId="77777777" w:rsidTr="009E7E92">
        <w:trPr>
          <w:cantSplit/>
          <w:tblHeader/>
          <w:jc w:val="center"/>
        </w:trPr>
        <w:tc>
          <w:tcPr>
            <w:tcW w:w="3275" w:type="dxa"/>
          </w:tcPr>
          <w:p w14:paraId="26862F6B" w14:textId="77777777" w:rsidR="00362B5F" w:rsidRDefault="004C7257" w:rsidP="009E7E92">
            <w:pPr>
              <w:jc w:val="center"/>
              <w:rPr>
                <w:rFonts w:ascii="Arial" w:hAnsi="Arial" w:cs="Arial"/>
                <w:sz w:val="20"/>
              </w:rPr>
            </w:pPr>
            <w:r>
              <w:rPr>
                <w:rFonts w:ascii="Arial" w:hAnsi="Arial" w:cs="Arial"/>
                <w:sz w:val="20"/>
                <w:lang w:val="en-US"/>
              </w:rPr>
              <w:t>AD0</w:t>
            </w:r>
            <w:r w:rsidRPr="004C7257">
              <w:rPr>
                <w:rFonts w:ascii="Arial" w:hAnsi="Arial" w:cs="Arial"/>
                <w:sz w:val="20"/>
              </w:rPr>
              <w:t>1</w:t>
            </w:r>
          </w:p>
        </w:tc>
        <w:tc>
          <w:tcPr>
            <w:tcW w:w="3969" w:type="dxa"/>
          </w:tcPr>
          <w:p w14:paraId="04D5D9B1" w14:textId="77777777" w:rsidR="004C7257" w:rsidRDefault="004C7257" w:rsidP="004C7257">
            <w:pPr>
              <w:jc w:val="center"/>
              <w:rPr>
                <w:rFonts w:ascii="Arial" w:hAnsi="Arial" w:cs="Arial"/>
                <w:sz w:val="20"/>
              </w:rPr>
            </w:pPr>
            <w:r>
              <w:rPr>
                <w:rFonts w:ascii="Arial" w:hAnsi="Arial" w:cs="Arial"/>
                <w:sz w:val="20"/>
              </w:rPr>
              <w:t>Корректировка 1</w:t>
            </w:r>
          </w:p>
        </w:tc>
      </w:tr>
      <w:tr w:rsidR="00362B5F" w:rsidRPr="00F94454" w14:paraId="1BA37E48" w14:textId="77777777" w:rsidTr="009E7E92">
        <w:trPr>
          <w:cantSplit/>
          <w:tblHeader/>
          <w:jc w:val="center"/>
        </w:trPr>
        <w:tc>
          <w:tcPr>
            <w:tcW w:w="3275" w:type="dxa"/>
          </w:tcPr>
          <w:p w14:paraId="5E2523AA" w14:textId="77777777" w:rsidR="00362B5F" w:rsidRPr="004C7257" w:rsidRDefault="004C7257" w:rsidP="009E7E92">
            <w:pPr>
              <w:jc w:val="center"/>
              <w:rPr>
                <w:rFonts w:ascii="Arial" w:hAnsi="Arial" w:cs="Arial"/>
                <w:sz w:val="20"/>
                <w:lang w:val="en-US"/>
              </w:rPr>
            </w:pPr>
            <w:r>
              <w:rPr>
                <w:rFonts w:ascii="Arial" w:hAnsi="Arial" w:cs="Arial"/>
                <w:sz w:val="20"/>
                <w:lang w:val="en-US"/>
              </w:rPr>
              <w:t>AD02</w:t>
            </w:r>
          </w:p>
        </w:tc>
        <w:tc>
          <w:tcPr>
            <w:tcW w:w="3969" w:type="dxa"/>
          </w:tcPr>
          <w:p w14:paraId="51D60C52" w14:textId="77777777" w:rsidR="00362B5F" w:rsidRDefault="004C7257" w:rsidP="009E7E92">
            <w:pPr>
              <w:jc w:val="center"/>
              <w:rPr>
                <w:rFonts w:ascii="Arial" w:hAnsi="Arial" w:cs="Arial"/>
                <w:sz w:val="20"/>
              </w:rPr>
            </w:pPr>
            <w:r>
              <w:rPr>
                <w:rFonts w:ascii="Arial" w:hAnsi="Arial" w:cs="Arial"/>
                <w:sz w:val="20"/>
              </w:rPr>
              <w:t>Корректировка 2</w:t>
            </w:r>
          </w:p>
        </w:tc>
      </w:tr>
      <w:tr w:rsidR="00362B5F" w:rsidRPr="00161EAF" w14:paraId="1E69DE19" w14:textId="77777777" w:rsidTr="009E7E92">
        <w:trPr>
          <w:cantSplit/>
          <w:tblHeader/>
          <w:jc w:val="center"/>
        </w:trPr>
        <w:tc>
          <w:tcPr>
            <w:tcW w:w="3275" w:type="dxa"/>
          </w:tcPr>
          <w:p w14:paraId="6A30577C" w14:textId="77777777" w:rsidR="00362B5F" w:rsidRDefault="004C7257" w:rsidP="009E7E92">
            <w:pPr>
              <w:jc w:val="center"/>
              <w:rPr>
                <w:rFonts w:ascii="Arial" w:hAnsi="Arial" w:cs="Arial"/>
                <w:sz w:val="20"/>
              </w:rPr>
            </w:pPr>
            <w:r>
              <w:rPr>
                <w:rFonts w:ascii="Arial" w:hAnsi="Arial" w:cs="Arial"/>
                <w:sz w:val="20"/>
              </w:rPr>
              <w:t>A</w:t>
            </w:r>
            <w:r>
              <w:rPr>
                <w:rFonts w:ascii="Arial" w:hAnsi="Arial" w:cs="Arial"/>
                <w:sz w:val="20"/>
                <w:lang w:val="en-US"/>
              </w:rPr>
              <w:t>D0</w:t>
            </w:r>
            <w:r>
              <w:rPr>
                <w:rFonts w:ascii="Arial" w:hAnsi="Arial" w:cs="Arial"/>
                <w:sz w:val="20"/>
              </w:rPr>
              <w:t>3</w:t>
            </w:r>
          </w:p>
        </w:tc>
        <w:tc>
          <w:tcPr>
            <w:tcW w:w="3969" w:type="dxa"/>
          </w:tcPr>
          <w:p w14:paraId="5B992D40" w14:textId="77777777" w:rsidR="00362B5F" w:rsidRDefault="004C7257" w:rsidP="009E7E92">
            <w:pPr>
              <w:jc w:val="center"/>
              <w:rPr>
                <w:rFonts w:ascii="Arial" w:hAnsi="Arial" w:cs="Arial"/>
                <w:sz w:val="20"/>
              </w:rPr>
            </w:pPr>
            <w:r>
              <w:rPr>
                <w:rFonts w:ascii="Arial" w:hAnsi="Arial" w:cs="Arial"/>
                <w:sz w:val="20"/>
              </w:rPr>
              <w:t>Корректировка 3</w:t>
            </w:r>
          </w:p>
        </w:tc>
      </w:tr>
      <w:tr w:rsidR="00362B5F" w:rsidRPr="00F94454" w14:paraId="29ACCC31" w14:textId="77777777" w:rsidTr="009E7E92">
        <w:trPr>
          <w:cantSplit/>
          <w:tblHeader/>
          <w:jc w:val="center"/>
        </w:trPr>
        <w:tc>
          <w:tcPr>
            <w:tcW w:w="3275" w:type="dxa"/>
          </w:tcPr>
          <w:p w14:paraId="5E7A237F" w14:textId="77777777" w:rsidR="00362B5F" w:rsidRDefault="004C7257" w:rsidP="009E7E92">
            <w:pPr>
              <w:jc w:val="center"/>
              <w:rPr>
                <w:rFonts w:ascii="Arial" w:hAnsi="Arial" w:cs="Arial"/>
                <w:sz w:val="20"/>
              </w:rPr>
            </w:pPr>
            <w:r>
              <w:rPr>
                <w:rFonts w:ascii="Arial" w:hAnsi="Arial" w:cs="Arial"/>
                <w:sz w:val="20"/>
              </w:rPr>
              <w:t>A</w:t>
            </w:r>
            <w:r>
              <w:rPr>
                <w:rFonts w:ascii="Arial" w:hAnsi="Arial" w:cs="Arial"/>
                <w:sz w:val="20"/>
                <w:lang w:val="en-US"/>
              </w:rPr>
              <w:t>D0</w:t>
            </w:r>
            <w:r>
              <w:rPr>
                <w:rFonts w:ascii="Arial" w:hAnsi="Arial" w:cs="Arial"/>
                <w:sz w:val="20"/>
              </w:rPr>
              <w:t>4</w:t>
            </w:r>
          </w:p>
        </w:tc>
        <w:tc>
          <w:tcPr>
            <w:tcW w:w="3969" w:type="dxa"/>
          </w:tcPr>
          <w:p w14:paraId="0EB0A4BE" w14:textId="77777777" w:rsidR="00362B5F" w:rsidRDefault="004C7257" w:rsidP="009E7E92">
            <w:pPr>
              <w:jc w:val="center"/>
              <w:rPr>
                <w:rFonts w:ascii="Arial" w:hAnsi="Arial" w:cs="Arial"/>
                <w:sz w:val="20"/>
              </w:rPr>
            </w:pPr>
            <w:r>
              <w:rPr>
                <w:rFonts w:ascii="Arial" w:hAnsi="Arial" w:cs="Arial"/>
                <w:sz w:val="20"/>
              </w:rPr>
              <w:t>Корректировка 4</w:t>
            </w:r>
          </w:p>
        </w:tc>
      </w:tr>
      <w:tr w:rsidR="00362B5F" w:rsidRPr="00F94454" w14:paraId="48F1DDBB" w14:textId="77777777" w:rsidTr="009E7E92">
        <w:trPr>
          <w:cantSplit/>
          <w:tblHeader/>
          <w:jc w:val="center"/>
        </w:trPr>
        <w:tc>
          <w:tcPr>
            <w:tcW w:w="3275" w:type="dxa"/>
          </w:tcPr>
          <w:p w14:paraId="65222BFF" w14:textId="77777777" w:rsidR="00362B5F" w:rsidRDefault="004C7257" w:rsidP="009E7E92">
            <w:pPr>
              <w:jc w:val="center"/>
              <w:rPr>
                <w:rFonts w:ascii="Arial" w:hAnsi="Arial" w:cs="Arial"/>
                <w:sz w:val="20"/>
              </w:rPr>
            </w:pPr>
            <w:r>
              <w:rPr>
                <w:rFonts w:ascii="Arial" w:hAnsi="Arial" w:cs="Arial"/>
                <w:sz w:val="20"/>
              </w:rPr>
              <w:t>A</w:t>
            </w:r>
            <w:r>
              <w:rPr>
                <w:rFonts w:ascii="Arial" w:hAnsi="Arial" w:cs="Arial"/>
                <w:sz w:val="20"/>
                <w:lang w:val="en-US"/>
              </w:rPr>
              <w:t>D0</w:t>
            </w:r>
            <w:r>
              <w:rPr>
                <w:rFonts w:ascii="Arial" w:hAnsi="Arial" w:cs="Arial"/>
                <w:sz w:val="20"/>
              </w:rPr>
              <w:t>5</w:t>
            </w:r>
          </w:p>
        </w:tc>
        <w:tc>
          <w:tcPr>
            <w:tcW w:w="3969" w:type="dxa"/>
          </w:tcPr>
          <w:p w14:paraId="6AFEB851" w14:textId="77777777" w:rsidR="00362B5F" w:rsidRDefault="004C7257" w:rsidP="009E7E92">
            <w:pPr>
              <w:jc w:val="center"/>
              <w:rPr>
                <w:rFonts w:ascii="Arial" w:hAnsi="Arial" w:cs="Arial"/>
                <w:sz w:val="20"/>
              </w:rPr>
            </w:pPr>
            <w:r>
              <w:rPr>
                <w:rFonts w:ascii="Arial" w:hAnsi="Arial" w:cs="Arial"/>
                <w:sz w:val="20"/>
              </w:rPr>
              <w:t>Корректировка 5</w:t>
            </w:r>
          </w:p>
        </w:tc>
      </w:tr>
      <w:tr w:rsidR="00362B5F" w:rsidRPr="00F94454" w14:paraId="1D3EECD8" w14:textId="77777777" w:rsidTr="009E7E92">
        <w:trPr>
          <w:cantSplit/>
          <w:tblHeader/>
          <w:jc w:val="center"/>
        </w:trPr>
        <w:tc>
          <w:tcPr>
            <w:tcW w:w="3275" w:type="dxa"/>
          </w:tcPr>
          <w:p w14:paraId="01D434C4" w14:textId="77777777" w:rsidR="00362B5F" w:rsidRDefault="004C7257" w:rsidP="009E7E92">
            <w:pPr>
              <w:jc w:val="center"/>
              <w:rPr>
                <w:rFonts w:ascii="Arial" w:hAnsi="Arial" w:cs="Arial"/>
                <w:sz w:val="20"/>
              </w:rPr>
            </w:pPr>
            <w:r>
              <w:rPr>
                <w:rFonts w:ascii="Arial" w:hAnsi="Arial" w:cs="Arial"/>
                <w:sz w:val="20"/>
              </w:rPr>
              <w:t>A</w:t>
            </w:r>
            <w:r>
              <w:rPr>
                <w:rFonts w:ascii="Arial" w:hAnsi="Arial" w:cs="Arial"/>
                <w:sz w:val="20"/>
                <w:lang w:val="en-US"/>
              </w:rPr>
              <w:t>D0</w:t>
            </w:r>
            <w:r>
              <w:rPr>
                <w:rFonts w:ascii="Arial" w:hAnsi="Arial" w:cs="Arial"/>
                <w:sz w:val="20"/>
              </w:rPr>
              <w:t>6</w:t>
            </w:r>
          </w:p>
        </w:tc>
        <w:tc>
          <w:tcPr>
            <w:tcW w:w="3969" w:type="dxa"/>
          </w:tcPr>
          <w:p w14:paraId="44F8F0E9" w14:textId="77777777" w:rsidR="00362B5F" w:rsidRDefault="004C7257" w:rsidP="009E7E92">
            <w:pPr>
              <w:jc w:val="center"/>
              <w:rPr>
                <w:rFonts w:ascii="Arial" w:hAnsi="Arial" w:cs="Arial"/>
                <w:sz w:val="20"/>
              </w:rPr>
            </w:pPr>
            <w:r>
              <w:rPr>
                <w:rFonts w:ascii="Arial" w:hAnsi="Arial" w:cs="Arial"/>
                <w:sz w:val="20"/>
              </w:rPr>
              <w:t>Корректировка 6</w:t>
            </w:r>
          </w:p>
        </w:tc>
      </w:tr>
      <w:tr w:rsidR="00362B5F" w:rsidRPr="00F94454" w14:paraId="57A5E9C6" w14:textId="77777777" w:rsidTr="009E7E92">
        <w:trPr>
          <w:cantSplit/>
          <w:tblHeader/>
          <w:jc w:val="center"/>
        </w:trPr>
        <w:tc>
          <w:tcPr>
            <w:tcW w:w="3275" w:type="dxa"/>
          </w:tcPr>
          <w:p w14:paraId="1210EEEB" w14:textId="77777777" w:rsidR="00362B5F" w:rsidRDefault="004C7257" w:rsidP="009E7E92">
            <w:pPr>
              <w:jc w:val="center"/>
              <w:rPr>
                <w:rFonts w:ascii="Arial" w:hAnsi="Arial" w:cs="Arial"/>
                <w:sz w:val="20"/>
              </w:rPr>
            </w:pPr>
            <w:r>
              <w:rPr>
                <w:rFonts w:ascii="Arial" w:hAnsi="Arial" w:cs="Arial"/>
                <w:sz w:val="20"/>
              </w:rPr>
              <w:t>A</w:t>
            </w:r>
            <w:r>
              <w:rPr>
                <w:rFonts w:ascii="Arial" w:hAnsi="Arial" w:cs="Arial"/>
                <w:sz w:val="20"/>
                <w:lang w:val="en-US"/>
              </w:rPr>
              <w:t>D0</w:t>
            </w:r>
            <w:r>
              <w:rPr>
                <w:rFonts w:ascii="Arial" w:hAnsi="Arial" w:cs="Arial"/>
                <w:sz w:val="20"/>
              </w:rPr>
              <w:t>7</w:t>
            </w:r>
          </w:p>
        </w:tc>
        <w:tc>
          <w:tcPr>
            <w:tcW w:w="3969" w:type="dxa"/>
          </w:tcPr>
          <w:p w14:paraId="2EAA55AF" w14:textId="77777777" w:rsidR="00362B5F" w:rsidRDefault="004C7257" w:rsidP="009E7E92">
            <w:pPr>
              <w:jc w:val="center"/>
              <w:rPr>
                <w:rFonts w:ascii="Arial" w:hAnsi="Arial" w:cs="Arial"/>
                <w:sz w:val="20"/>
              </w:rPr>
            </w:pPr>
            <w:r>
              <w:rPr>
                <w:rFonts w:ascii="Arial" w:hAnsi="Arial" w:cs="Arial"/>
                <w:sz w:val="20"/>
              </w:rPr>
              <w:t>Корректировка 7</w:t>
            </w:r>
          </w:p>
        </w:tc>
      </w:tr>
      <w:tr w:rsidR="00362B5F" w:rsidRPr="00F94454" w14:paraId="4A6754E1" w14:textId="77777777" w:rsidTr="009E7E92">
        <w:trPr>
          <w:cantSplit/>
          <w:tblHeader/>
          <w:jc w:val="center"/>
        </w:trPr>
        <w:tc>
          <w:tcPr>
            <w:tcW w:w="3275" w:type="dxa"/>
          </w:tcPr>
          <w:p w14:paraId="13062A8C" w14:textId="77777777" w:rsidR="00362B5F" w:rsidRPr="004C7257" w:rsidRDefault="004C7257" w:rsidP="009E7E92">
            <w:pPr>
              <w:jc w:val="center"/>
              <w:rPr>
                <w:rFonts w:ascii="Arial" w:hAnsi="Arial" w:cs="Arial"/>
                <w:sz w:val="20"/>
                <w:lang w:val="en-US"/>
              </w:rPr>
            </w:pPr>
            <w:r>
              <w:rPr>
                <w:rFonts w:ascii="Arial" w:hAnsi="Arial" w:cs="Arial"/>
                <w:sz w:val="20"/>
              </w:rPr>
              <w:t>A</w:t>
            </w:r>
            <w:r>
              <w:rPr>
                <w:rFonts w:ascii="Arial" w:hAnsi="Arial" w:cs="Arial"/>
                <w:sz w:val="20"/>
                <w:lang w:val="en-US"/>
              </w:rPr>
              <w:t>D08</w:t>
            </w:r>
          </w:p>
        </w:tc>
        <w:tc>
          <w:tcPr>
            <w:tcW w:w="3969" w:type="dxa"/>
          </w:tcPr>
          <w:p w14:paraId="6E9AF9A0" w14:textId="77777777" w:rsidR="00362B5F" w:rsidRDefault="004C7257" w:rsidP="009E7E92">
            <w:pPr>
              <w:jc w:val="center"/>
              <w:rPr>
                <w:rFonts w:ascii="Arial" w:hAnsi="Arial" w:cs="Arial"/>
                <w:sz w:val="20"/>
              </w:rPr>
            </w:pPr>
            <w:r>
              <w:rPr>
                <w:rFonts w:ascii="Arial" w:hAnsi="Arial" w:cs="Arial"/>
                <w:sz w:val="20"/>
              </w:rPr>
              <w:t>Корректировка 8</w:t>
            </w:r>
          </w:p>
        </w:tc>
      </w:tr>
      <w:tr w:rsidR="004C7257" w:rsidRPr="00F94454" w14:paraId="1BBA4499" w14:textId="77777777" w:rsidTr="009E7E92">
        <w:trPr>
          <w:cantSplit/>
          <w:tblHeader/>
          <w:jc w:val="center"/>
        </w:trPr>
        <w:tc>
          <w:tcPr>
            <w:tcW w:w="3275" w:type="dxa"/>
          </w:tcPr>
          <w:p w14:paraId="793008FC" w14:textId="77777777" w:rsidR="004C7257" w:rsidRPr="004C7257" w:rsidRDefault="004C7257" w:rsidP="009E7E92">
            <w:pPr>
              <w:jc w:val="center"/>
              <w:rPr>
                <w:rFonts w:ascii="Arial" w:hAnsi="Arial" w:cs="Arial"/>
                <w:sz w:val="20"/>
                <w:lang w:val="en-US"/>
              </w:rPr>
            </w:pPr>
            <w:r w:rsidRPr="004C7257">
              <w:rPr>
                <w:rFonts w:ascii="Arial" w:hAnsi="Arial" w:cs="Arial"/>
                <w:sz w:val="20"/>
              </w:rPr>
              <w:t>A</w:t>
            </w:r>
            <w:r>
              <w:rPr>
                <w:rFonts w:ascii="Arial" w:hAnsi="Arial" w:cs="Arial"/>
                <w:sz w:val="20"/>
                <w:lang w:val="en-US"/>
              </w:rPr>
              <w:t>D09</w:t>
            </w:r>
          </w:p>
        </w:tc>
        <w:tc>
          <w:tcPr>
            <w:tcW w:w="3969" w:type="dxa"/>
          </w:tcPr>
          <w:p w14:paraId="42D5B62A" w14:textId="77777777" w:rsidR="004C7257" w:rsidRDefault="004C7257" w:rsidP="009E7E92">
            <w:pPr>
              <w:jc w:val="center"/>
              <w:rPr>
                <w:rFonts w:ascii="Arial" w:hAnsi="Arial" w:cs="Arial"/>
                <w:sz w:val="20"/>
              </w:rPr>
            </w:pPr>
            <w:r>
              <w:rPr>
                <w:rFonts w:ascii="Arial" w:hAnsi="Arial" w:cs="Arial"/>
                <w:sz w:val="20"/>
              </w:rPr>
              <w:t>Корректировка 9</w:t>
            </w:r>
          </w:p>
        </w:tc>
      </w:tr>
      <w:tr w:rsidR="004C7257" w:rsidRPr="00F94454" w14:paraId="20CD5725" w14:textId="77777777" w:rsidTr="009E7E92">
        <w:trPr>
          <w:cantSplit/>
          <w:tblHeader/>
          <w:jc w:val="center"/>
        </w:trPr>
        <w:tc>
          <w:tcPr>
            <w:tcW w:w="3275" w:type="dxa"/>
          </w:tcPr>
          <w:p w14:paraId="53E6652B" w14:textId="77777777" w:rsidR="004C7257" w:rsidRPr="004C7257" w:rsidRDefault="004C7257" w:rsidP="009E7E92">
            <w:pPr>
              <w:jc w:val="center"/>
              <w:rPr>
                <w:rFonts w:ascii="Arial" w:hAnsi="Arial" w:cs="Arial"/>
                <w:sz w:val="20"/>
                <w:lang w:val="en-US"/>
              </w:rPr>
            </w:pPr>
            <w:r w:rsidRPr="004C7257">
              <w:rPr>
                <w:rFonts w:ascii="Arial" w:hAnsi="Arial" w:cs="Arial"/>
                <w:sz w:val="20"/>
              </w:rPr>
              <w:t>A</w:t>
            </w:r>
            <w:r>
              <w:rPr>
                <w:rFonts w:ascii="Arial" w:hAnsi="Arial" w:cs="Arial"/>
                <w:sz w:val="20"/>
                <w:lang w:val="en-US"/>
              </w:rPr>
              <w:t>D10</w:t>
            </w:r>
          </w:p>
        </w:tc>
        <w:tc>
          <w:tcPr>
            <w:tcW w:w="3969" w:type="dxa"/>
          </w:tcPr>
          <w:p w14:paraId="48C3F651" w14:textId="77777777" w:rsidR="004C7257" w:rsidRDefault="004C7257" w:rsidP="009E7E92">
            <w:pPr>
              <w:jc w:val="center"/>
              <w:rPr>
                <w:rFonts w:ascii="Arial" w:hAnsi="Arial" w:cs="Arial"/>
                <w:sz w:val="20"/>
              </w:rPr>
            </w:pPr>
            <w:r>
              <w:rPr>
                <w:rFonts w:ascii="Arial" w:hAnsi="Arial" w:cs="Arial"/>
                <w:sz w:val="20"/>
              </w:rPr>
              <w:t>Корректировка 10</w:t>
            </w:r>
          </w:p>
        </w:tc>
      </w:tr>
      <w:tr w:rsidR="004C7257" w:rsidRPr="00F94454" w14:paraId="1D23E8C8" w14:textId="77777777" w:rsidTr="009E7E92">
        <w:trPr>
          <w:cantSplit/>
          <w:tblHeader/>
          <w:jc w:val="center"/>
        </w:trPr>
        <w:tc>
          <w:tcPr>
            <w:tcW w:w="3275" w:type="dxa"/>
          </w:tcPr>
          <w:p w14:paraId="0094F87E" w14:textId="77777777" w:rsidR="004C7257" w:rsidRPr="004C7257" w:rsidRDefault="004C7257" w:rsidP="009E7E92">
            <w:pPr>
              <w:jc w:val="center"/>
              <w:rPr>
                <w:rFonts w:ascii="Arial" w:hAnsi="Arial" w:cs="Arial"/>
                <w:sz w:val="20"/>
                <w:lang w:val="en-US"/>
              </w:rPr>
            </w:pPr>
            <w:r>
              <w:rPr>
                <w:rFonts w:ascii="Arial" w:hAnsi="Arial" w:cs="Arial"/>
                <w:sz w:val="20"/>
                <w:lang w:val="en-US"/>
              </w:rPr>
              <w:t>AD</w:t>
            </w:r>
            <w:r w:rsidRPr="004C7257">
              <w:rPr>
                <w:rFonts w:ascii="Arial" w:hAnsi="Arial" w:cs="Arial"/>
                <w:sz w:val="20"/>
              </w:rPr>
              <w:t>1</w:t>
            </w:r>
            <w:r>
              <w:rPr>
                <w:rFonts w:ascii="Arial" w:hAnsi="Arial" w:cs="Arial"/>
                <w:sz w:val="20"/>
                <w:lang w:val="en-US"/>
              </w:rPr>
              <w:t>1</w:t>
            </w:r>
          </w:p>
        </w:tc>
        <w:tc>
          <w:tcPr>
            <w:tcW w:w="3969" w:type="dxa"/>
          </w:tcPr>
          <w:p w14:paraId="6E0DA947" w14:textId="77777777" w:rsidR="004C7257" w:rsidRDefault="004C7257" w:rsidP="009E7E92">
            <w:pPr>
              <w:jc w:val="center"/>
              <w:rPr>
                <w:rFonts w:ascii="Arial" w:hAnsi="Arial" w:cs="Arial"/>
                <w:sz w:val="20"/>
              </w:rPr>
            </w:pPr>
            <w:r>
              <w:rPr>
                <w:rFonts w:ascii="Arial" w:hAnsi="Arial" w:cs="Arial"/>
                <w:sz w:val="20"/>
              </w:rPr>
              <w:t>Корректировка 11</w:t>
            </w:r>
          </w:p>
        </w:tc>
      </w:tr>
      <w:tr w:rsidR="004C7257" w:rsidRPr="00F94454" w14:paraId="27890672" w14:textId="77777777" w:rsidTr="009E7E92">
        <w:trPr>
          <w:cantSplit/>
          <w:tblHeader/>
          <w:jc w:val="center"/>
        </w:trPr>
        <w:tc>
          <w:tcPr>
            <w:tcW w:w="3275" w:type="dxa"/>
          </w:tcPr>
          <w:p w14:paraId="05A5F389" w14:textId="77777777" w:rsidR="004C7257" w:rsidRPr="004C7257" w:rsidRDefault="004C7257" w:rsidP="009E7E92">
            <w:pPr>
              <w:jc w:val="center"/>
              <w:rPr>
                <w:rFonts w:ascii="Arial" w:hAnsi="Arial" w:cs="Arial"/>
                <w:sz w:val="20"/>
                <w:lang w:val="en-US"/>
              </w:rPr>
            </w:pPr>
            <w:r>
              <w:rPr>
                <w:rFonts w:ascii="Arial" w:hAnsi="Arial" w:cs="Arial"/>
                <w:sz w:val="20"/>
              </w:rPr>
              <w:t>AD</w:t>
            </w:r>
            <w:r w:rsidRPr="004C7257">
              <w:rPr>
                <w:rFonts w:ascii="Arial" w:hAnsi="Arial" w:cs="Arial"/>
                <w:sz w:val="20"/>
              </w:rPr>
              <w:t>1</w:t>
            </w:r>
            <w:r>
              <w:rPr>
                <w:rFonts w:ascii="Arial" w:hAnsi="Arial" w:cs="Arial"/>
                <w:sz w:val="20"/>
                <w:lang w:val="en-US"/>
              </w:rPr>
              <w:t>2</w:t>
            </w:r>
          </w:p>
        </w:tc>
        <w:tc>
          <w:tcPr>
            <w:tcW w:w="3969" w:type="dxa"/>
          </w:tcPr>
          <w:p w14:paraId="4A7C8F0F" w14:textId="77777777" w:rsidR="004C7257" w:rsidRDefault="004C7257" w:rsidP="009E7E92">
            <w:pPr>
              <w:jc w:val="center"/>
              <w:rPr>
                <w:rFonts w:ascii="Arial" w:hAnsi="Arial" w:cs="Arial"/>
                <w:sz w:val="20"/>
              </w:rPr>
            </w:pPr>
            <w:r>
              <w:rPr>
                <w:rFonts w:ascii="Arial" w:hAnsi="Arial" w:cs="Arial"/>
                <w:sz w:val="20"/>
              </w:rPr>
              <w:t>Корректировка 12</w:t>
            </w:r>
          </w:p>
        </w:tc>
      </w:tr>
      <w:tr w:rsidR="004C7257" w:rsidRPr="00F94454" w14:paraId="4531D93B" w14:textId="77777777" w:rsidTr="009E7E92">
        <w:trPr>
          <w:cantSplit/>
          <w:tblHeader/>
          <w:jc w:val="center"/>
        </w:trPr>
        <w:tc>
          <w:tcPr>
            <w:tcW w:w="3275" w:type="dxa"/>
          </w:tcPr>
          <w:p w14:paraId="4EC90EA4" w14:textId="77777777" w:rsidR="004C7257" w:rsidRPr="004C7257" w:rsidRDefault="004C7257" w:rsidP="009E7E92">
            <w:pPr>
              <w:jc w:val="center"/>
              <w:rPr>
                <w:rFonts w:ascii="Arial" w:hAnsi="Arial" w:cs="Arial"/>
                <w:sz w:val="20"/>
                <w:lang w:val="en-US"/>
              </w:rPr>
            </w:pPr>
            <w:r>
              <w:rPr>
                <w:rFonts w:ascii="Arial" w:hAnsi="Arial" w:cs="Arial"/>
                <w:sz w:val="20"/>
                <w:lang w:val="en-US"/>
              </w:rPr>
              <w:t>AC</w:t>
            </w:r>
            <w:r w:rsidR="00E86764">
              <w:rPr>
                <w:rFonts w:ascii="Arial" w:hAnsi="Arial" w:cs="Arial"/>
                <w:sz w:val="20"/>
                <w:lang w:val="en-US"/>
              </w:rPr>
              <w:t>TL</w:t>
            </w:r>
          </w:p>
        </w:tc>
        <w:tc>
          <w:tcPr>
            <w:tcW w:w="3969" w:type="dxa"/>
          </w:tcPr>
          <w:p w14:paraId="12439182" w14:textId="77777777" w:rsidR="004C7257" w:rsidRDefault="004C7257" w:rsidP="009E7E92">
            <w:pPr>
              <w:jc w:val="center"/>
              <w:rPr>
                <w:rFonts w:ascii="Arial" w:hAnsi="Arial" w:cs="Arial"/>
                <w:sz w:val="20"/>
              </w:rPr>
            </w:pPr>
            <w:r>
              <w:rPr>
                <w:rFonts w:ascii="Arial" w:hAnsi="Arial" w:cs="Arial"/>
                <w:sz w:val="20"/>
              </w:rPr>
              <w:t>Актуальный бюджет</w:t>
            </w:r>
          </w:p>
        </w:tc>
      </w:tr>
    </w:tbl>
    <w:p w14:paraId="24677E55" w14:textId="77777777" w:rsidR="00362B5F" w:rsidRDefault="00362B5F" w:rsidP="00E86764">
      <w:pPr>
        <w:spacing w:after="240" w:line="276" w:lineRule="auto"/>
        <w:ind w:firstLine="567"/>
        <w:rPr>
          <w:rFonts w:ascii="Arial" w:hAnsi="Arial" w:cs="Arial"/>
          <w:color w:val="000000" w:themeColor="text1"/>
        </w:rPr>
      </w:pPr>
    </w:p>
    <w:p w14:paraId="31664AD0" w14:textId="77777777" w:rsidR="00161EAF" w:rsidRDefault="00970B25" w:rsidP="00090E81">
      <w:pPr>
        <w:spacing w:after="240" w:line="276" w:lineRule="auto"/>
        <w:ind w:firstLine="567"/>
        <w:rPr>
          <w:rFonts w:ascii="Arial" w:hAnsi="Arial" w:cs="Arial"/>
          <w:color w:val="000000" w:themeColor="text1"/>
        </w:rPr>
      </w:pPr>
      <w:r>
        <w:rPr>
          <w:rFonts w:ascii="Arial" w:hAnsi="Arial" w:cs="Arial"/>
          <w:color w:val="000000" w:themeColor="text1"/>
        </w:rPr>
        <w:t xml:space="preserve">В процессе и по окончании </w:t>
      </w:r>
      <w:r w:rsidRPr="00E86764">
        <w:rPr>
          <w:rFonts w:ascii="Arial" w:hAnsi="Arial" w:cs="Arial"/>
          <w:color w:val="000000" w:themeColor="text1"/>
        </w:rPr>
        <w:t>форми</w:t>
      </w:r>
      <w:r>
        <w:rPr>
          <w:rFonts w:ascii="Arial" w:hAnsi="Arial" w:cs="Arial"/>
          <w:color w:val="000000" w:themeColor="text1"/>
        </w:rPr>
        <w:t>рования бюджетов к</w:t>
      </w:r>
      <w:r w:rsidR="00161EAF">
        <w:rPr>
          <w:rFonts w:ascii="Arial" w:hAnsi="Arial" w:cs="Arial"/>
          <w:color w:val="000000" w:themeColor="text1"/>
        </w:rPr>
        <w:t xml:space="preserve">атегория </w:t>
      </w:r>
      <w:r w:rsidR="00535B67" w:rsidRPr="00E86764">
        <w:rPr>
          <w:rFonts w:ascii="Arial" w:hAnsi="Arial" w:cs="Arial"/>
          <w:color w:val="000000" w:themeColor="text1"/>
        </w:rPr>
        <w:t>«бюджет»</w:t>
      </w:r>
      <w:r>
        <w:rPr>
          <w:rFonts w:ascii="Arial" w:hAnsi="Arial" w:cs="Arial"/>
          <w:color w:val="000000" w:themeColor="text1"/>
        </w:rPr>
        <w:t xml:space="preserve"> </w:t>
      </w:r>
      <w:r w:rsidR="00161EAF">
        <w:rPr>
          <w:rFonts w:ascii="Arial" w:hAnsi="Arial" w:cs="Arial"/>
          <w:color w:val="000000" w:themeColor="text1"/>
        </w:rPr>
        <w:t xml:space="preserve">будет </w:t>
      </w:r>
      <w:r w:rsidR="00535B67" w:rsidRPr="00E86764">
        <w:rPr>
          <w:rFonts w:ascii="Arial" w:hAnsi="Arial" w:cs="Arial"/>
          <w:color w:val="000000" w:themeColor="text1"/>
        </w:rPr>
        <w:t>содержать результаты планирования бюджет</w:t>
      </w:r>
      <w:r w:rsidR="00161EAF">
        <w:rPr>
          <w:rFonts w:ascii="Arial" w:hAnsi="Arial" w:cs="Arial"/>
          <w:color w:val="000000" w:themeColor="text1"/>
        </w:rPr>
        <w:t>ов</w:t>
      </w:r>
      <w:r w:rsidR="00535B67" w:rsidRPr="00E86764">
        <w:rPr>
          <w:rFonts w:ascii="Arial" w:hAnsi="Arial" w:cs="Arial"/>
          <w:color w:val="000000" w:themeColor="text1"/>
        </w:rPr>
        <w:t xml:space="preserve"> воздействий</w:t>
      </w:r>
      <w:r w:rsidR="00161EAF">
        <w:rPr>
          <w:rFonts w:ascii="Arial" w:hAnsi="Arial" w:cs="Arial"/>
          <w:color w:val="000000" w:themeColor="text1"/>
        </w:rPr>
        <w:t xml:space="preserve"> на годовой, трёхлетний и десятилетний горизонты</w:t>
      </w:r>
      <w:r w:rsidR="00535B67" w:rsidRPr="00E86764">
        <w:rPr>
          <w:rFonts w:ascii="Arial" w:hAnsi="Arial" w:cs="Arial"/>
          <w:color w:val="000000" w:themeColor="text1"/>
        </w:rPr>
        <w:t>.</w:t>
      </w:r>
      <w:r w:rsidRPr="00970B25">
        <w:rPr>
          <w:rFonts w:ascii="Arial" w:hAnsi="Arial" w:cs="Arial"/>
          <w:color w:val="000000" w:themeColor="text1"/>
        </w:rPr>
        <w:t xml:space="preserve"> </w:t>
      </w:r>
      <w:r>
        <w:rPr>
          <w:rFonts w:ascii="Arial" w:hAnsi="Arial" w:cs="Arial"/>
          <w:color w:val="000000" w:themeColor="text1"/>
        </w:rPr>
        <w:t xml:space="preserve">В автоматизированную систему консолидации и бюджетирования </w:t>
      </w:r>
      <w:r w:rsidRPr="00E86764">
        <w:rPr>
          <w:rFonts w:ascii="Arial" w:hAnsi="Arial" w:cs="Arial"/>
          <w:color w:val="000000" w:themeColor="text1"/>
        </w:rPr>
        <w:t xml:space="preserve">для утверждения </w:t>
      </w:r>
      <w:r>
        <w:rPr>
          <w:rFonts w:ascii="Arial" w:hAnsi="Arial" w:cs="Arial"/>
          <w:color w:val="000000" w:themeColor="text1"/>
        </w:rPr>
        <w:t xml:space="preserve">на бюджетном комитете </w:t>
      </w:r>
      <w:r w:rsidRPr="00E86764">
        <w:rPr>
          <w:rFonts w:ascii="Arial" w:hAnsi="Arial" w:cs="Arial"/>
          <w:color w:val="000000" w:themeColor="text1"/>
        </w:rPr>
        <w:t>будут передаваться данные категории «бюджет».</w:t>
      </w:r>
    </w:p>
    <w:p w14:paraId="226AEF58" w14:textId="77777777" w:rsidR="00CE767A" w:rsidRDefault="00535B67" w:rsidP="001B52A6">
      <w:pPr>
        <w:spacing w:after="240" w:line="276" w:lineRule="auto"/>
        <w:ind w:firstLine="567"/>
        <w:rPr>
          <w:rFonts w:ascii="Arial" w:hAnsi="Arial" w:cs="Arial"/>
          <w:color w:val="000000" w:themeColor="text1"/>
        </w:rPr>
      </w:pPr>
      <w:r w:rsidRPr="00E86764">
        <w:rPr>
          <w:rFonts w:ascii="Arial" w:hAnsi="Arial" w:cs="Arial"/>
          <w:color w:val="000000" w:themeColor="text1"/>
        </w:rPr>
        <w:t>В процессе исполнения</w:t>
      </w:r>
      <w:r w:rsidR="00970B25">
        <w:rPr>
          <w:rFonts w:ascii="Arial" w:hAnsi="Arial" w:cs="Arial"/>
          <w:color w:val="000000" w:themeColor="text1"/>
        </w:rPr>
        <w:t xml:space="preserve"> годового</w:t>
      </w:r>
      <w:r w:rsidRPr="00E86764">
        <w:rPr>
          <w:rFonts w:ascii="Arial" w:hAnsi="Arial" w:cs="Arial"/>
          <w:color w:val="000000" w:themeColor="text1"/>
        </w:rPr>
        <w:t xml:space="preserve"> </w:t>
      </w:r>
      <w:r w:rsidR="004450C6">
        <w:rPr>
          <w:rFonts w:ascii="Arial" w:hAnsi="Arial" w:cs="Arial"/>
          <w:color w:val="000000" w:themeColor="text1"/>
        </w:rPr>
        <w:t xml:space="preserve">бюджета, </w:t>
      </w:r>
      <w:r w:rsidRPr="00E86764">
        <w:rPr>
          <w:rFonts w:ascii="Arial" w:hAnsi="Arial" w:cs="Arial"/>
          <w:color w:val="000000" w:themeColor="text1"/>
        </w:rPr>
        <w:t>корректировки</w:t>
      </w:r>
      <w:r w:rsidR="00B676F8">
        <w:rPr>
          <w:rFonts w:ascii="Arial" w:hAnsi="Arial" w:cs="Arial"/>
          <w:color w:val="000000" w:themeColor="text1"/>
        </w:rPr>
        <w:t xml:space="preserve"> лимитов по СПП-элементам </w:t>
      </w:r>
      <w:r w:rsidRPr="00E86764">
        <w:rPr>
          <w:rFonts w:ascii="Arial" w:hAnsi="Arial" w:cs="Arial"/>
          <w:color w:val="000000" w:themeColor="text1"/>
        </w:rPr>
        <w:t xml:space="preserve">будут отражаться </w:t>
      </w:r>
      <w:r w:rsidR="00B676F8">
        <w:rPr>
          <w:rFonts w:ascii="Arial" w:hAnsi="Arial" w:cs="Arial"/>
          <w:color w:val="000000" w:themeColor="text1"/>
        </w:rPr>
        <w:t xml:space="preserve">в функциональности бюджетирования </w:t>
      </w:r>
      <w:r w:rsidRPr="00E86764">
        <w:rPr>
          <w:rFonts w:ascii="Arial" w:hAnsi="Arial" w:cs="Arial"/>
          <w:color w:val="000000" w:themeColor="text1"/>
        </w:rPr>
        <w:t xml:space="preserve">на категории данных «корректировка </w:t>
      </w:r>
      <w:r w:rsidR="00161EAF" w:rsidRPr="00161EAF">
        <w:rPr>
          <w:rFonts w:ascii="Arial" w:hAnsi="Arial" w:cs="Arial"/>
          <w:color w:val="000000" w:themeColor="text1"/>
        </w:rPr>
        <w:t>#</w:t>
      </w:r>
      <w:r w:rsidRPr="00E86764">
        <w:rPr>
          <w:rFonts w:ascii="Arial" w:hAnsi="Arial" w:cs="Arial"/>
          <w:color w:val="000000" w:themeColor="text1"/>
        </w:rPr>
        <w:t>#» с указанием номера месяца, когда эта корректировка провед</w:t>
      </w:r>
      <w:r w:rsidR="00161EAF">
        <w:rPr>
          <w:rFonts w:ascii="Arial" w:hAnsi="Arial" w:cs="Arial"/>
          <w:color w:val="000000" w:themeColor="text1"/>
        </w:rPr>
        <w:t>ена.</w:t>
      </w:r>
    </w:p>
    <w:p w14:paraId="26641142" w14:textId="6858E500" w:rsidR="00CE767A" w:rsidRDefault="00CE767A" w:rsidP="001B52A6">
      <w:pPr>
        <w:spacing w:after="240" w:line="276" w:lineRule="auto"/>
        <w:ind w:firstLine="567"/>
        <w:rPr>
          <w:rFonts w:ascii="Arial" w:hAnsi="Arial" w:cs="Arial"/>
          <w:color w:val="000000" w:themeColor="text1"/>
        </w:rPr>
      </w:pPr>
      <w:r>
        <w:rPr>
          <w:rFonts w:ascii="Arial" w:hAnsi="Arial" w:cs="Arial"/>
          <w:color w:val="000000" w:themeColor="text1"/>
        </w:rPr>
        <w:t>Прогноз исполнения годового бюджета не будет храниться в функциональности бюджетирования</w:t>
      </w:r>
      <w:r w:rsidR="004E1119">
        <w:rPr>
          <w:rFonts w:ascii="Arial" w:hAnsi="Arial" w:cs="Arial"/>
          <w:color w:val="000000" w:themeColor="text1"/>
        </w:rPr>
        <w:t xml:space="preserve"> ТОРО</w:t>
      </w:r>
      <w:r>
        <w:rPr>
          <w:rFonts w:ascii="Arial" w:hAnsi="Arial" w:cs="Arial"/>
          <w:color w:val="000000" w:themeColor="text1"/>
        </w:rPr>
        <w:t xml:space="preserve">, а будет рассчитываться как результат фактических закрытых месяцев и актуальный бюджет ещё неисполненных периодов. </w:t>
      </w:r>
      <w:r w:rsidR="004E1119">
        <w:rPr>
          <w:rFonts w:ascii="Arial" w:hAnsi="Arial" w:cs="Arial"/>
          <w:color w:val="000000" w:themeColor="text1"/>
        </w:rPr>
        <w:t>Ежеквартально</w:t>
      </w:r>
      <w:r>
        <w:rPr>
          <w:rFonts w:ascii="Arial" w:hAnsi="Arial" w:cs="Arial"/>
          <w:color w:val="000000" w:themeColor="text1"/>
        </w:rPr>
        <w:t xml:space="preserve"> </w:t>
      </w:r>
      <w:r w:rsidR="004E1119">
        <w:rPr>
          <w:rFonts w:ascii="Arial" w:hAnsi="Arial" w:cs="Arial"/>
          <w:color w:val="000000" w:themeColor="text1"/>
        </w:rPr>
        <w:t>прогноз</w:t>
      </w:r>
      <w:r>
        <w:rPr>
          <w:rFonts w:ascii="Arial" w:hAnsi="Arial" w:cs="Arial"/>
          <w:color w:val="000000" w:themeColor="text1"/>
        </w:rPr>
        <w:t xml:space="preserve"> </w:t>
      </w:r>
      <w:r w:rsidRPr="00CE767A">
        <w:rPr>
          <w:rFonts w:ascii="Arial" w:hAnsi="Arial" w:cs="Arial"/>
          <w:color w:val="000000" w:themeColor="text1"/>
        </w:rPr>
        <w:t xml:space="preserve">будут передаваться </w:t>
      </w:r>
      <w:r>
        <w:rPr>
          <w:rFonts w:ascii="Arial" w:hAnsi="Arial" w:cs="Arial"/>
          <w:color w:val="000000" w:themeColor="text1"/>
        </w:rPr>
        <w:t>в автоматизированную систему консолидации и бюджетирования</w:t>
      </w:r>
      <w:r w:rsidRPr="00CE767A">
        <w:rPr>
          <w:rFonts w:ascii="Arial" w:hAnsi="Arial" w:cs="Arial"/>
          <w:color w:val="000000" w:themeColor="text1"/>
        </w:rPr>
        <w:t xml:space="preserve"> </w:t>
      </w:r>
      <w:r w:rsidR="004E1119">
        <w:rPr>
          <w:rFonts w:ascii="Arial" w:hAnsi="Arial" w:cs="Arial"/>
          <w:color w:val="000000" w:themeColor="text1"/>
        </w:rPr>
        <w:t>в виде актуальных заказов ТОРО.</w:t>
      </w:r>
    </w:p>
    <w:p w14:paraId="0332557A" w14:textId="1886B6D1" w:rsidR="00161EAF" w:rsidRDefault="00B676F8" w:rsidP="00090E81">
      <w:pPr>
        <w:spacing w:after="240" w:line="276" w:lineRule="auto"/>
        <w:ind w:firstLine="567"/>
        <w:rPr>
          <w:rFonts w:ascii="Arial" w:hAnsi="Arial" w:cs="Arial"/>
          <w:color w:val="000000" w:themeColor="text1"/>
        </w:rPr>
      </w:pPr>
      <w:r>
        <w:rPr>
          <w:rFonts w:ascii="Arial" w:hAnsi="Arial" w:cs="Arial"/>
          <w:color w:val="000000" w:themeColor="text1"/>
        </w:rPr>
        <w:t>Основные данные с</w:t>
      </w:r>
      <w:r w:rsidR="00161EAF">
        <w:rPr>
          <w:rFonts w:ascii="Arial" w:hAnsi="Arial" w:cs="Arial"/>
          <w:color w:val="000000" w:themeColor="text1"/>
        </w:rPr>
        <w:t>правочник</w:t>
      </w:r>
      <w:r>
        <w:rPr>
          <w:rFonts w:ascii="Arial" w:hAnsi="Arial" w:cs="Arial"/>
          <w:color w:val="000000" w:themeColor="text1"/>
        </w:rPr>
        <w:t>а</w:t>
      </w:r>
      <w:r w:rsidR="00161EAF">
        <w:rPr>
          <w:rFonts w:ascii="Arial" w:hAnsi="Arial" w:cs="Arial"/>
          <w:color w:val="000000" w:themeColor="text1"/>
        </w:rPr>
        <w:t xml:space="preserve"> «категория»</w:t>
      </w:r>
      <w:r>
        <w:rPr>
          <w:rFonts w:ascii="Arial" w:hAnsi="Arial" w:cs="Arial"/>
          <w:color w:val="000000" w:themeColor="text1"/>
        </w:rPr>
        <w:t xml:space="preserve"> буд</w:t>
      </w:r>
      <w:r w:rsidR="005106D1">
        <w:rPr>
          <w:rFonts w:ascii="Arial" w:hAnsi="Arial" w:cs="Arial"/>
          <w:color w:val="000000" w:themeColor="text1"/>
        </w:rPr>
        <w:t>у</w:t>
      </w:r>
      <w:r>
        <w:rPr>
          <w:rFonts w:ascii="Arial" w:hAnsi="Arial" w:cs="Arial"/>
          <w:color w:val="000000" w:themeColor="text1"/>
        </w:rPr>
        <w:t xml:space="preserve">т выстроены в </w:t>
      </w:r>
      <w:r w:rsidR="00161EAF">
        <w:rPr>
          <w:rFonts w:ascii="Arial" w:hAnsi="Arial" w:cs="Arial"/>
          <w:color w:val="000000" w:themeColor="text1"/>
        </w:rPr>
        <w:t xml:space="preserve">иерархию </w:t>
      </w:r>
      <w:r>
        <w:rPr>
          <w:rFonts w:ascii="Arial" w:hAnsi="Arial" w:cs="Arial"/>
          <w:color w:val="000000" w:themeColor="text1"/>
        </w:rPr>
        <w:t>следующего вида:</w:t>
      </w:r>
    </w:p>
    <w:p w14:paraId="3D05EABC" w14:textId="77777777" w:rsidR="00B676F8" w:rsidRPr="00161EAF" w:rsidRDefault="00B676F8" w:rsidP="00B676F8">
      <w:pPr>
        <w:spacing w:after="240" w:line="276" w:lineRule="auto"/>
        <w:rPr>
          <w:rFonts w:ascii="Arial" w:hAnsi="Arial" w:cs="Arial"/>
          <w:color w:val="000000" w:themeColor="text1"/>
        </w:rPr>
      </w:pPr>
      <w:r>
        <w:rPr>
          <w:rFonts w:ascii="Arial" w:hAnsi="Arial" w:cs="Arial"/>
          <w:noProof/>
          <w:color w:val="000000" w:themeColor="text1"/>
          <w:lang w:eastAsia="ru-RU"/>
        </w:rPr>
        <w:drawing>
          <wp:inline distT="0" distB="0" distL="0" distR="0" wp14:anchorId="08FC2DD7" wp14:editId="4D7737FE">
            <wp:extent cx="5486400" cy="3200400"/>
            <wp:effectExtent l="0" t="0" r="0" b="381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270AF7BB" w14:textId="7525CC93" w:rsidR="00535B67" w:rsidRPr="00CA5C80" w:rsidRDefault="00535B67" w:rsidP="00090E81">
      <w:pPr>
        <w:spacing w:after="240" w:line="276" w:lineRule="auto"/>
        <w:ind w:firstLine="567"/>
        <w:rPr>
          <w:rFonts w:ascii="Arial" w:hAnsi="Arial" w:cs="Arial"/>
          <w:color w:val="000000" w:themeColor="text1"/>
        </w:rPr>
      </w:pPr>
      <w:r w:rsidRPr="00E86764">
        <w:rPr>
          <w:rFonts w:ascii="Arial" w:hAnsi="Arial" w:cs="Arial"/>
          <w:color w:val="000000" w:themeColor="text1"/>
        </w:rPr>
        <w:t>Актуал</w:t>
      </w:r>
      <w:r w:rsidR="00B676F8">
        <w:rPr>
          <w:rFonts w:ascii="Arial" w:hAnsi="Arial" w:cs="Arial"/>
          <w:color w:val="000000" w:themeColor="text1"/>
        </w:rPr>
        <w:t xml:space="preserve">ьный годовой </w:t>
      </w:r>
      <w:r w:rsidRPr="00E86764">
        <w:rPr>
          <w:rFonts w:ascii="Arial" w:hAnsi="Arial" w:cs="Arial"/>
          <w:color w:val="000000" w:themeColor="text1"/>
        </w:rPr>
        <w:t xml:space="preserve">бюджет </w:t>
      </w:r>
      <w:r w:rsidR="00B676F8">
        <w:rPr>
          <w:rFonts w:ascii="Arial" w:hAnsi="Arial" w:cs="Arial"/>
          <w:color w:val="000000" w:themeColor="text1"/>
        </w:rPr>
        <w:t xml:space="preserve">на любой месяц будет получаться </w:t>
      </w:r>
      <w:r w:rsidRPr="00E86764">
        <w:rPr>
          <w:rFonts w:ascii="Arial" w:hAnsi="Arial" w:cs="Arial"/>
          <w:color w:val="000000" w:themeColor="text1"/>
        </w:rPr>
        <w:t xml:space="preserve">путём </w:t>
      </w:r>
      <w:r w:rsidR="001B52A6">
        <w:rPr>
          <w:rFonts w:ascii="Arial" w:hAnsi="Arial" w:cs="Arial"/>
          <w:color w:val="000000" w:themeColor="text1"/>
        </w:rPr>
        <w:t xml:space="preserve">агрегации </w:t>
      </w:r>
      <w:r w:rsidRPr="00E86764">
        <w:rPr>
          <w:rFonts w:ascii="Arial" w:hAnsi="Arial" w:cs="Arial"/>
          <w:color w:val="000000" w:themeColor="text1"/>
        </w:rPr>
        <w:t>данных категории «бюджет» и всех корректировок.</w:t>
      </w:r>
      <w:r w:rsidR="001B52A6">
        <w:rPr>
          <w:rFonts w:ascii="Arial" w:hAnsi="Arial" w:cs="Arial"/>
          <w:color w:val="000000" w:themeColor="text1"/>
        </w:rPr>
        <w:t xml:space="preserve"> </w:t>
      </w:r>
      <w:r w:rsidR="00DC143B">
        <w:rPr>
          <w:rFonts w:ascii="Arial" w:hAnsi="Arial" w:cs="Arial"/>
          <w:color w:val="000000" w:themeColor="text1"/>
        </w:rPr>
        <w:t>Поскольку к</w:t>
      </w:r>
      <w:r w:rsidR="001B52A6">
        <w:rPr>
          <w:rFonts w:ascii="Arial" w:hAnsi="Arial" w:cs="Arial"/>
          <w:color w:val="000000" w:themeColor="text1"/>
        </w:rPr>
        <w:t xml:space="preserve">орректировка лимита </w:t>
      </w:r>
      <w:r w:rsidR="00DF076F">
        <w:rPr>
          <w:rFonts w:ascii="Arial" w:hAnsi="Arial" w:cs="Arial"/>
          <w:color w:val="000000" w:themeColor="text1"/>
        </w:rPr>
        <w:t xml:space="preserve">при исполнении бюджета </w:t>
      </w:r>
      <w:r w:rsidR="001B52A6">
        <w:rPr>
          <w:rFonts w:ascii="Arial" w:hAnsi="Arial" w:cs="Arial"/>
          <w:color w:val="000000" w:themeColor="text1"/>
        </w:rPr>
        <w:t xml:space="preserve">в </w:t>
      </w:r>
      <w:r w:rsidR="00DF076F">
        <w:rPr>
          <w:rFonts w:ascii="Arial" w:hAnsi="Arial" w:cs="Arial"/>
          <w:color w:val="000000" w:themeColor="text1"/>
          <w:lang w:val="en-US"/>
        </w:rPr>
        <w:t>S</w:t>
      </w:r>
      <w:r w:rsidR="00DF076F" w:rsidRPr="009936BB">
        <w:rPr>
          <w:rFonts w:ascii="Arial" w:hAnsi="Arial" w:cs="Arial"/>
          <w:color w:val="000000" w:themeColor="text1"/>
        </w:rPr>
        <w:t>/4</w:t>
      </w:r>
      <w:r w:rsidR="00DF076F">
        <w:rPr>
          <w:rFonts w:ascii="Arial" w:hAnsi="Arial" w:cs="Arial"/>
          <w:color w:val="000000" w:themeColor="text1"/>
          <w:lang w:val="en-US"/>
        </w:rPr>
        <w:t>HANA</w:t>
      </w:r>
      <w:r w:rsidR="00DF076F">
        <w:rPr>
          <w:rFonts w:ascii="Arial" w:hAnsi="Arial" w:cs="Arial"/>
          <w:color w:val="000000" w:themeColor="text1"/>
        </w:rPr>
        <w:t xml:space="preserve"> </w:t>
      </w:r>
      <w:r w:rsidR="001B52A6">
        <w:rPr>
          <w:rFonts w:ascii="Arial" w:hAnsi="Arial" w:cs="Arial"/>
          <w:color w:val="000000" w:themeColor="text1"/>
        </w:rPr>
        <w:t xml:space="preserve">будет отражаться </w:t>
      </w:r>
      <w:r w:rsidR="00124851">
        <w:rPr>
          <w:rFonts w:ascii="Arial" w:hAnsi="Arial" w:cs="Arial"/>
          <w:color w:val="000000" w:themeColor="text1"/>
        </w:rPr>
        <w:t xml:space="preserve">как дельта, на которую уменьшился или увеличился бюджет, то в </w:t>
      </w:r>
      <w:r w:rsidR="00DF076F">
        <w:rPr>
          <w:rFonts w:ascii="Arial" w:hAnsi="Arial" w:cs="Arial"/>
          <w:color w:val="000000" w:themeColor="text1"/>
          <w:lang w:val="en-US"/>
        </w:rPr>
        <w:t>MCB</w:t>
      </w:r>
      <w:r w:rsidR="00DF076F" w:rsidRPr="009936BB">
        <w:rPr>
          <w:rFonts w:ascii="Arial" w:hAnsi="Arial" w:cs="Arial"/>
          <w:color w:val="000000" w:themeColor="text1"/>
        </w:rPr>
        <w:t xml:space="preserve"> </w:t>
      </w:r>
      <w:r w:rsidR="00124851">
        <w:rPr>
          <w:rFonts w:ascii="Arial" w:hAnsi="Arial" w:cs="Arial"/>
          <w:color w:val="000000" w:themeColor="text1"/>
        </w:rPr>
        <w:t>будут также выгружаться только изменения лимита в соответ</w:t>
      </w:r>
      <w:r w:rsidR="00CA5C80">
        <w:rPr>
          <w:rFonts w:ascii="Arial" w:hAnsi="Arial" w:cs="Arial"/>
          <w:color w:val="000000" w:themeColor="text1"/>
        </w:rPr>
        <w:t>ствующем периоде.</w:t>
      </w:r>
    </w:p>
    <w:p w14:paraId="6ACE8BB6" w14:textId="3E6D776F" w:rsidR="00E86764" w:rsidRDefault="00E86764" w:rsidP="00E86764">
      <w:pPr>
        <w:spacing w:after="240" w:line="276" w:lineRule="auto"/>
        <w:ind w:firstLine="567"/>
        <w:rPr>
          <w:rFonts w:ascii="Arial" w:hAnsi="Arial" w:cs="Arial"/>
          <w:color w:val="000000" w:themeColor="text1"/>
        </w:rPr>
      </w:pPr>
      <w:r>
        <w:rPr>
          <w:rFonts w:ascii="Arial" w:hAnsi="Arial" w:cs="Arial"/>
          <w:color w:val="000000" w:themeColor="text1"/>
        </w:rPr>
        <w:t xml:space="preserve">Категория данных «факт» в справочнике не выделяется, поскольку фактические данные храниться в </w:t>
      </w:r>
      <w:r w:rsidR="00DF076F">
        <w:rPr>
          <w:rFonts w:ascii="Arial" w:hAnsi="Arial" w:cs="Arial"/>
          <w:color w:val="000000" w:themeColor="text1"/>
          <w:lang w:val="en-US"/>
        </w:rPr>
        <w:t>MCB</w:t>
      </w:r>
      <w:r w:rsidR="00DF076F" w:rsidRPr="009936BB">
        <w:rPr>
          <w:rFonts w:ascii="Arial" w:hAnsi="Arial" w:cs="Arial"/>
          <w:color w:val="000000" w:themeColor="text1"/>
        </w:rPr>
        <w:t xml:space="preserve"> </w:t>
      </w:r>
      <w:r>
        <w:rPr>
          <w:rFonts w:ascii="Arial" w:hAnsi="Arial" w:cs="Arial"/>
          <w:color w:val="000000" w:themeColor="text1"/>
        </w:rPr>
        <w:t xml:space="preserve">не будут, а будут считываться в режиме реального времени из </w:t>
      </w:r>
      <w:r w:rsidR="00DF076F">
        <w:rPr>
          <w:rFonts w:ascii="Arial" w:hAnsi="Arial" w:cs="Arial"/>
          <w:color w:val="000000" w:themeColor="text1"/>
          <w:lang w:val="en-US"/>
        </w:rPr>
        <w:t>S</w:t>
      </w:r>
      <w:r w:rsidR="00DF076F" w:rsidRPr="009936BB">
        <w:rPr>
          <w:rFonts w:ascii="Arial" w:hAnsi="Arial" w:cs="Arial"/>
          <w:color w:val="000000" w:themeColor="text1"/>
        </w:rPr>
        <w:t>/4</w:t>
      </w:r>
      <w:r w:rsidR="00DF076F">
        <w:rPr>
          <w:rFonts w:ascii="Arial" w:hAnsi="Arial" w:cs="Arial"/>
          <w:color w:val="000000" w:themeColor="text1"/>
          <w:lang w:val="en-US"/>
        </w:rPr>
        <w:t>HANA</w:t>
      </w:r>
      <w:r w:rsidRPr="00E86764">
        <w:rPr>
          <w:rFonts w:ascii="Arial" w:hAnsi="Arial" w:cs="Arial"/>
          <w:color w:val="000000" w:themeColor="text1"/>
        </w:rPr>
        <w:t>.</w:t>
      </w:r>
    </w:p>
    <w:p w14:paraId="7CC11C62" w14:textId="77777777" w:rsidR="00090E81" w:rsidRDefault="00090E81" w:rsidP="00090E81">
      <w:pPr>
        <w:spacing w:after="240" w:line="276" w:lineRule="auto"/>
        <w:ind w:firstLine="567"/>
        <w:rPr>
          <w:rFonts w:ascii="Arial" w:hAnsi="Arial" w:cs="Arial"/>
          <w:color w:val="000000" w:themeColor="text1"/>
        </w:rPr>
      </w:pPr>
    </w:p>
    <w:p w14:paraId="176AD896" w14:textId="77777777" w:rsidR="00AC6F0A" w:rsidRPr="00BE014D" w:rsidRDefault="00AC6F0A" w:rsidP="00AC6F0A">
      <w:pPr>
        <w:pStyle w:val="21"/>
        <w:keepNext/>
        <w:keepLines/>
        <w:numPr>
          <w:ilvl w:val="1"/>
          <w:numId w:val="8"/>
        </w:numPr>
        <w:spacing w:before="160" w:after="120" w:line="276" w:lineRule="auto"/>
        <w:rPr>
          <w:rFonts w:eastAsiaTheme="majorEastAsia" w:cstheme="majorBidi"/>
          <w:bCs w:val="0"/>
          <w:iCs w:val="0"/>
          <w:szCs w:val="26"/>
        </w:rPr>
      </w:pPr>
      <w:bookmarkStart w:id="2637" w:name="_Toc77357563"/>
      <w:r>
        <w:rPr>
          <w:rFonts w:eastAsiaTheme="majorEastAsia" w:cstheme="majorBidi"/>
          <w:bCs w:val="0"/>
          <w:iCs w:val="0"/>
          <w:szCs w:val="26"/>
        </w:rPr>
        <w:t>Транзакционные</w:t>
      </w:r>
      <w:r w:rsidRPr="00BE014D">
        <w:rPr>
          <w:rFonts w:eastAsiaTheme="majorEastAsia" w:cstheme="majorBidi"/>
          <w:bCs w:val="0"/>
          <w:iCs w:val="0"/>
          <w:szCs w:val="26"/>
        </w:rPr>
        <w:t xml:space="preserve"> данные</w:t>
      </w:r>
      <w:bookmarkEnd w:id="2637"/>
    </w:p>
    <w:p w14:paraId="7903A511" w14:textId="77777777" w:rsidR="00E13DB0" w:rsidRPr="00E13DB0" w:rsidRDefault="00E13DB0" w:rsidP="00AC6F0A">
      <w:pPr>
        <w:spacing w:after="240" w:line="276" w:lineRule="auto"/>
        <w:ind w:firstLine="567"/>
        <w:rPr>
          <w:rFonts w:ascii="Arial" w:hAnsi="Arial" w:cs="Arial"/>
          <w:color w:val="000000" w:themeColor="text1"/>
        </w:rPr>
      </w:pPr>
      <w:r w:rsidRPr="00E13DB0">
        <w:rPr>
          <w:rFonts w:ascii="Arial" w:hAnsi="Arial" w:cs="Arial"/>
          <w:color w:val="000000" w:themeColor="text1"/>
        </w:rPr>
        <w:t xml:space="preserve">Следующие </w:t>
      </w:r>
      <w:r>
        <w:rPr>
          <w:rFonts w:ascii="Arial" w:hAnsi="Arial" w:cs="Arial"/>
          <w:color w:val="000000" w:themeColor="text1"/>
        </w:rPr>
        <w:t>транзакционные</w:t>
      </w:r>
      <w:r w:rsidRPr="00E13DB0">
        <w:rPr>
          <w:rFonts w:ascii="Arial" w:hAnsi="Arial" w:cs="Arial"/>
          <w:color w:val="000000" w:themeColor="text1"/>
        </w:rPr>
        <w:t xml:space="preserve"> данные релевантные для бизнес-процессов, описываемых в концептуальном дизайне</w:t>
      </w:r>
      <w:r w:rsidR="00C52248">
        <w:rPr>
          <w:rFonts w:ascii="Arial" w:hAnsi="Arial" w:cs="Arial"/>
          <w:color w:val="000000" w:themeColor="text1"/>
        </w:rPr>
        <w:t>:</w:t>
      </w:r>
    </w:p>
    <w:p w14:paraId="1BE06E52" w14:textId="77777777" w:rsidR="00E13DB0" w:rsidRDefault="00C52248" w:rsidP="00A90832">
      <w:pPr>
        <w:pStyle w:val="af9"/>
        <w:numPr>
          <w:ilvl w:val="0"/>
          <w:numId w:val="20"/>
        </w:numPr>
        <w:spacing w:after="240" w:line="276" w:lineRule="auto"/>
        <w:ind w:left="567"/>
        <w:rPr>
          <w:rFonts w:ascii="Arial" w:hAnsi="Arial" w:cs="Arial"/>
          <w:color w:val="000000" w:themeColor="text1"/>
        </w:rPr>
      </w:pPr>
      <w:r>
        <w:rPr>
          <w:rFonts w:ascii="Arial" w:hAnsi="Arial" w:cs="Arial"/>
          <w:color w:val="000000" w:themeColor="text1"/>
        </w:rPr>
        <w:t>Заказ</w:t>
      </w:r>
      <w:r w:rsidR="00E13DB0" w:rsidRPr="00E13DB0">
        <w:rPr>
          <w:rFonts w:ascii="Arial" w:hAnsi="Arial" w:cs="Arial"/>
          <w:color w:val="000000" w:themeColor="text1"/>
        </w:rPr>
        <w:t xml:space="preserve"> ТОРО </w:t>
      </w:r>
      <w:r w:rsidR="00E13DB0">
        <w:rPr>
          <w:rFonts w:ascii="Arial" w:hAnsi="Arial" w:cs="Arial"/>
          <w:color w:val="000000" w:themeColor="text1"/>
        </w:rPr>
        <w:t>– является объектом планирования ремонтных воздействий на годовом горизонте. Используется при формировании годового бюджета и в качестве переходящих затрата на среднесрочный и долгосрочный периоды.</w:t>
      </w:r>
    </w:p>
    <w:p w14:paraId="0BF4FE0F" w14:textId="655E74E6" w:rsidR="00E13DB0" w:rsidRPr="009936BB" w:rsidRDefault="00E13DB0" w:rsidP="000D2089">
      <w:pPr>
        <w:pStyle w:val="af9"/>
        <w:spacing w:after="240" w:line="276" w:lineRule="auto"/>
        <w:ind w:left="567"/>
        <w:rPr>
          <w:rFonts w:ascii="Arial" w:hAnsi="Arial" w:cs="Arial"/>
          <w:color w:val="000000" w:themeColor="text1"/>
        </w:rPr>
      </w:pPr>
      <w:r>
        <w:rPr>
          <w:rFonts w:ascii="Arial" w:hAnsi="Arial" w:cs="Arial"/>
          <w:color w:val="000000" w:themeColor="text1"/>
        </w:rPr>
        <w:t xml:space="preserve">Заказ ТОРО ведётся в модуле </w:t>
      </w:r>
      <w:r>
        <w:rPr>
          <w:rFonts w:ascii="Arial" w:hAnsi="Arial" w:cs="Arial"/>
          <w:color w:val="000000" w:themeColor="text1"/>
          <w:lang w:val="en-US"/>
        </w:rPr>
        <w:t>PM</w:t>
      </w:r>
      <w:r w:rsidRPr="00E13DB0">
        <w:rPr>
          <w:rFonts w:ascii="Arial" w:hAnsi="Arial" w:cs="Arial"/>
          <w:color w:val="000000" w:themeColor="text1"/>
        </w:rPr>
        <w:t xml:space="preserve"> </w:t>
      </w:r>
      <w:r>
        <w:rPr>
          <w:rFonts w:ascii="Arial" w:hAnsi="Arial" w:cs="Arial"/>
          <w:color w:val="000000" w:themeColor="text1"/>
        </w:rPr>
        <w:t xml:space="preserve">системы </w:t>
      </w:r>
      <w:r>
        <w:rPr>
          <w:rFonts w:ascii="Arial" w:hAnsi="Arial" w:cs="Arial"/>
          <w:color w:val="000000" w:themeColor="text1"/>
          <w:lang w:val="en-US"/>
        </w:rPr>
        <w:t>S</w:t>
      </w:r>
      <w:r w:rsidRPr="00E13DB0">
        <w:rPr>
          <w:rFonts w:ascii="Arial" w:hAnsi="Arial" w:cs="Arial"/>
          <w:color w:val="000000" w:themeColor="text1"/>
        </w:rPr>
        <w:t>/4</w:t>
      </w:r>
      <w:r>
        <w:rPr>
          <w:rFonts w:ascii="Arial" w:hAnsi="Arial" w:cs="Arial"/>
          <w:color w:val="000000" w:themeColor="text1"/>
          <w:lang w:val="en-US"/>
        </w:rPr>
        <w:t>HANA</w:t>
      </w:r>
      <w:r w:rsidRPr="00E13DB0">
        <w:rPr>
          <w:rFonts w:ascii="Arial" w:hAnsi="Arial" w:cs="Arial"/>
          <w:color w:val="000000" w:themeColor="text1"/>
        </w:rPr>
        <w:t xml:space="preserve">. </w:t>
      </w:r>
      <w:r w:rsidR="00663107">
        <w:rPr>
          <w:rFonts w:ascii="Arial" w:hAnsi="Arial" w:cs="Arial"/>
          <w:color w:val="000000" w:themeColor="text1"/>
        </w:rPr>
        <w:t xml:space="preserve">Описание объекта транзакционных данных приведено в концептуальном дизайне </w:t>
      </w:r>
      <w:r w:rsidR="00713013">
        <w:rPr>
          <w:rFonts w:ascii="Arial" w:hAnsi="Arial" w:cs="Arial"/>
          <w:color w:val="000000" w:themeColor="text1"/>
        </w:rPr>
        <w:t>ERP</w:t>
      </w:r>
      <w:r w:rsidR="00494ECB">
        <w:rPr>
          <w:rFonts w:ascii="Arial" w:hAnsi="Arial" w:cs="Arial"/>
          <w:color w:val="000000" w:themeColor="text1"/>
        </w:rPr>
        <w:t>.13.9.</w:t>
      </w:r>
      <w:r w:rsidR="00713013">
        <w:rPr>
          <w:rFonts w:ascii="Arial" w:hAnsi="Arial" w:cs="Arial"/>
          <w:color w:val="000000" w:themeColor="text1"/>
        </w:rPr>
        <w:t>2.</w:t>
      </w:r>
      <w:r w:rsidR="000D2089" w:rsidRPr="000D2089">
        <w:rPr>
          <w:rFonts w:ascii="Arial" w:hAnsi="Arial" w:cs="Arial"/>
          <w:color w:val="000000" w:themeColor="text1"/>
        </w:rPr>
        <w:t>52</w:t>
      </w:r>
      <w:r w:rsidR="000D2089">
        <w:rPr>
          <w:rFonts w:ascii="Arial" w:hAnsi="Arial" w:cs="Arial"/>
          <w:color w:val="000000" w:themeColor="text1"/>
        </w:rPr>
        <w:t xml:space="preserve"> «</w:t>
      </w:r>
      <w:r w:rsidR="000D2089" w:rsidRPr="009936BB">
        <w:rPr>
          <w:rFonts w:ascii="Arial" w:hAnsi="Arial" w:cs="Arial"/>
          <w:color w:val="000000" w:themeColor="text1"/>
        </w:rPr>
        <w:t>Годовое планирование воздействий на производственные активы</w:t>
      </w:r>
      <w:r w:rsidR="000D2089">
        <w:rPr>
          <w:rFonts w:ascii="Arial" w:hAnsi="Arial" w:cs="Arial"/>
          <w:color w:val="000000" w:themeColor="text1"/>
        </w:rPr>
        <w:t>»</w:t>
      </w:r>
      <w:r w:rsidR="00663107" w:rsidRPr="009936BB">
        <w:rPr>
          <w:rFonts w:ascii="Arial" w:hAnsi="Arial" w:cs="Arial"/>
          <w:color w:val="000000" w:themeColor="text1"/>
        </w:rPr>
        <w:t>.</w:t>
      </w:r>
    </w:p>
    <w:p w14:paraId="50C336C0" w14:textId="7C9F48B6" w:rsidR="00663107" w:rsidRDefault="00663107" w:rsidP="00A90832">
      <w:pPr>
        <w:pStyle w:val="af9"/>
        <w:spacing w:after="240" w:line="276" w:lineRule="auto"/>
        <w:ind w:left="567"/>
        <w:rPr>
          <w:rFonts w:ascii="Arial" w:hAnsi="Arial" w:cs="Arial"/>
          <w:color w:val="000000" w:themeColor="text1"/>
        </w:rPr>
      </w:pPr>
      <w:r w:rsidRPr="00F973DE">
        <w:rPr>
          <w:rFonts w:ascii="Arial" w:hAnsi="Arial" w:cs="Arial"/>
          <w:color w:val="000000" w:themeColor="text1"/>
        </w:rPr>
        <w:t xml:space="preserve">Для </w:t>
      </w:r>
      <w:r w:rsidR="000D2089">
        <w:rPr>
          <w:rFonts w:ascii="Arial" w:hAnsi="Arial" w:cs="Arial"/>
          <w:color w:val="000000" w:themeColor="text1"/>
        </w:rPr>
        <w:t>передачи</w:t>
      </w:r>
      <w:r w:rsidR="000D2089" w:rsidRPr="00F973DE">
        <w:rPr>
          <w:rFonts w:ascii="Arial" w:hAnsi="Arial" w:cs="Arial"/>
          <w:color w:val="000000" w:themeColor="text1"/>
        </w:rPr>
        <w:t xml:space="preserve"> </w:t>
      </w:r>
      <w:r w:rsidRPr="00F973DE">
        <w:rPr>
          <w:rFonts w:ascii="Arial" w:hAnsi="Arial" w:cs="Arial"/>
          <w:color w:val="000000" w:themeColor="text1"/>
        </w:rPr>
        <w:t>транзакционных</w:t>
      </w:r>
      <w:r>
        <w:rPr>
          <w:rFonts w:ascii="Arial" w:hAnsi="Arial" w:cs="Arial"/>
          <w:color w:val="000000" w:themeColor="text1"/>
        </w:rPr>
        <w:t xml:space="preserve"> данных заказа ТОРО в хранилище данных </w:t>
      </w:r>
      <w:r>
        <w:rPr>
          <w:rFonts w:ascii="Arial" w:hAnsi="Arial" w:cs="Arial"/>
          <w:color w:val="000000" w:themeColor="text1"/>
          <w:lang w:val="en-US"/>
        </w:rPr>
        <w:t>BW</w:t>
      </w:r>
      <w:r>
        <w:rPr>
          <w:rFonts w:ascii="Arial" w:hAnsi="Arial" w:cs="Arial"/>
          <w:color w:val="000000" w:themeColor="text1"/>
        </w:rPr>
        <w:t xml:space="preserve"> будет использоваться </w:t>
      </w:r>
      <w:r w:rsidR="000B2AEE">
        <w:rPr>
          <w:rFonts w:ascii="Arial" w:hAnsi="Arial" w:cs="Arial"/>
          <w:color w:val="000000" w:themeColor="text1"/>
        </w:rPr>
        <w:t>р</w:t>
      </w:r>
      <w:r w:rsidR="000B2AEE" w:rsidRPr="000B2AEE">
        <w:rPr>
          <w:rFonts w:ascii="Arial" w:hAnsi="Arial" w:cs="Arial"/>
          <w:color w:val="000000" w:themeColor="text1"/>
        </w:rPr>
        <w:t>акурсы базовых сервисов данных</w:t>
      </w:r>
      <w:r w:rsidR="000B2AEE">
        <w:rPr>
          <w:rFonts w:ascii="Arial" w:hAnsi="Arial" w:cs="Arial"/>
          <w:color w:val="000000" w:themeColor="text1"/>
        </w:rPr>
        <w:t xml:space="preserve"> (</w:t>
      </w:r>
      <w:r w:rsidR="000B2AEE">
        <w:rPr>
          <w:rFonts w:ascii="Arial" w:hAnsi="Arial" w:cs="Arial"/>
          <w:color w:val="000000" w:themeColor="text1"/>
          <w:lang w:val="en-US"/>
        </w:rPr>
        <w:t>CDS</w:t>
      </w:r>
      <w:r w:rsidR="000B2AEE" w:rsidRPr="000B2AEE">
        <w:rPr>
          <w:rFonts w:ascii="Arial" w:hAnsi="Arial" w:cs="Arial"/>
          <w:color w:val="000000" w:themeColor="text1"/>
        </w:rPr>
        <w:t>).</w:t>
      </w:r>
    </w:p>
    <w:p w14:paraId="6C185185" w14:textId="00243A7F" w:rsidR="00422979" w:rsidRDefault="00405D88" w:rsidP="00A90832">
      <w:pPr>
        <w:pStyle w:val="af9"/>
        <w:numPr>
          <w:ilvl w:val="0"/>
          <w:numId w:val="20"/>
        </w:numPr>
        <w:spacing w:after="240" w:line="276" w:lineRule="auto"/>
        <w:ind w:left="567"/>
        <w:rPr>
          <w:rFonts w:ascii="Arial" w:hAnsi="Arial" w:cs="Arial"/>
          <w:color w:val="000000" w:themeColor="text1"/>
        </w:rPr>
      </w:pPr>
      <w:r>
        <w:rPr>
          <w:rFonts w:ascii="Arial" w:hAnsi="Arial" w:cs="Arial"/>
          <w:color w:val="000000" w:themeColor="text1"/>
        </w:rPr>
        <w:t>Сетевой гр</w:t>
      </w:r>
      <w:r w:rsidR="00C52248">
        <w:rPr>
          <w:rFonts w:ascii="Arial" w:hAnsi="Arial" w:cs="Arial"/>
          <w:color w:val="000000" w:themeColor="text1"/>
        </w:rPr>
        <w:t xml:space="preserve">афик проекта - </w:t>
      </w:r>
      <w:r w:rsidR="00422979">
        <w:rPr>
          <w:rFonts w:ascii="Arial" w:hAnsi="Arial" w:cs="Arial"/>
          <w:color w:val="000000" w:themeColor="text1"/>
        </w:rPr>
        <w:t xml:space="preserve">является объектом планирования </w:t>
      </w:r>
      <w:r w:rsidR="00F92165">
        <w:rPr>
          <w:rFonts w:ascii="Arial" w:hAnsi="Arial" w:cs="Arial"/>
          <w:color w:val="000000" w:themeColor="text1"/>
        </w:rPr>
        <w:t>в рамках Компонентого учета</w:t>
      </w:r>
      <w:r w:rsidR="008A41C3">
        <w:rPr>
          <w:rFonts w:ascii="Arial" w:hAnsi="Arial" w:cs="Arial"/>
          <w:color w:val="000000" w:themeColor="text1"/>
        </w:rPr>
        <w:t xml:space="preserve"> и ОВП</w:t>
      </w:r>
      <w:r w:rsidR="00422979">
        <w:rPr>
          <w:rFonts w:ascii="Arial" w:hAnsi="Arial" w:cs="Arial"/>
          <w:color w:val="000000" w:themeColor="text1"/>
        </w:rPr>
        <w:t>. Используется при формировании годового, среднесрочного и долгосрочного бюджетов.</w:t>
      </w:r>
    </w:p>
    <w:p w14:paraId="7BFC3920" w14:textId="77777777" w:rsidR="00422979" w:rsidRDefault="00422979" w:rsidP="00A90832">
      <w:pPr>
        <w:pStyle w:val="af9"/>
        <w:spacing w:after="240" w:line="276" w:lineRule="auto"/>
        <w:ind w:left="567"/>
        <w:rPr>
          <w:rFonts w:ascii="Arial" w:hAnsi="Arial" w:cs="Arial"/>
          <w:color w:val="000000" w:themeColor="text1"/>
        </w:rPr>
      </w:pPr>
      <w:r>
        <w:rPr>
          <w:rFonts w:ascii="Arial" w:hAnsi="Arial" w:cs="Arial"/>
          <w:color w:val="000000" w:themeColor="text1"/>
        </w:rPr>
        <w:t xml:space="preserve">Сетевые графики ведутся в модуле </w:t>
      </w:r>
      <w:r>
        <w:rPr>
          <w:rFonts w:ascii="Arial" w:hAnsi="Arial" w:cs="Arial"/>
          <w:color w:val="000000" w:themeColor="text1"/>
          <w:lang w:val="en-US"/>
        </w:rPr>
        <w:t>PS</w:t>
      </w:r>
      <w:r w:rsidRPr="00422979">
        <w:rPr>
          <w:rFonts w:ascii="Arial" w:hAnsi="Arial" w:cs="Arial"/>
          <w:color w:val="000000" w:themeColor="text1"/>
        </w:rPr>
        <w:t xml:space="preserve"> </w:t>
      </w:r>
      <w:r>
        <w:rPr>
          <w:rFonts w:ascii="Arial" w:hAnsi="Arial" w:cs="Arial"/>
          <w:color w:val="000000" w:themeColor="text1"/>
        </w:rPr>
        <w:t xml:space="preserve">системы </w:t>
      </w:r>
      <w:r>
        <w:rPr>
          <w:rFonts w:ascii="Arial" w:hAnsi="Arial" w:cs="Arial"/>
          <w:color w:val="000000" w:themeColor="text1"/>
          <w:lang w:val="en-US"/>
        </w:rPr>
        <w:t>S</w:t>
      </w:r>
      <w:r w:rsidRPr="00422979">
        <w:rPr>
          <w:rFonts w:ascii="Arial" w:hAnsi="Arial" w:cs="Arial"/>
          <w:color w:val="000000" w:themeColor="text1"/>
        </w:rPr>
        <w:t>/4</w:t>
      </w:r>
      <w:r>
        <w:rPr>
          <w:rFonts w:ascii="Arial" w:hAnsi="Arial" w:cs="Arial"/>
          <w:color w:val="000000" w:themeColor="text1"/>
          <w:lang w:val="en-US"/>
        </w:rPr>
        <w:t>HANA</w:t>
      </w:r>
      <w:r>
        <w:rPr>
          <w:rFonts w:ascii="Arial" w:hAnsi="Arial" w:cs="Arial"/>
          <w:color w:val="000000" w:themeColor="text1"/>
        </w:rPr>
        <w:t>.</w:t>
      </w:r>
      <w:r w:rsidR="00552A1F" w:rsidRPr="00552A1F">
        <w:rPr>
          <w:rFonts w:ascii="Arial" w:hAnsi="Arial" w:cs="Arial"/>
          <w:color w:val="000000" w:themeColor="text1"/>
        </w:rPr>
        <w:t xml:space="preserve"> </w:t>
      </w:r>
      <w:r w:rsidR="00552A1F">
        <w:rPr>
          <w:rFonts w:ascii="Arial" w:hAnsi="Arial" w:cs="Arial"/>
          <w:color w:val="000000" w:themeColor="text1"/>
        </w:rPr>
        <w:t>Описание объекта транзакционных данных приведено в концептуальном дизайне</w:t>
      </w:r>
      <w:r w:rsidR="00552A1F" w:rsidRPr="00552A1F">
        <w:rPr>
          <w:rFonts w:ascii="Arial" w:hAnsi="Arial" w:cs="Arial"/>
          <w:color w:val="000000" w:themeColor="text1"/>
        </w:rPr>
        <w:t xml:space="preserve"> </w:t>
      </w:r>
      <w:r w:rsidR="00552A1F">
        <w:rPr>
          <w:rFonts w:ascii="Arial" w:hAnsi="Arial" w:cs="Arial"/>
          <w:color w:val="000000" w:themeColor="text1"/>
        </w:rPr>
        <w:t xml:space="preserve">по </w:t>
      </w:r>
      <w:r w:rsidR="00140969">
        <w:rPr>
          <w:rFonts w:ascii="Arial" w:hAnsi="Arial" w:cs="Arial"/>
          <w:color w:val="000000" w:themeColor="text1"/>
        </w:rPr>
        <w:t>планированию и реализации</w:t>
      </w:r>
      <w:r w:rsidR="00140969" w:rsidRPr="00140969">
        <w:rPr>
          <w:rFonts w:ascii="Arial" w:hAnsi="Arial" w:cs="Arial"/>
          <w:color w:val="000000" w:themeColor="text1"/>
        </w:rPr>
        <w:t xml:space="preserve"> проектов </w:t>
      </w:r>
      <w:r w:rsidR="00140969">
        <w:rPr>
          <w:rFonts w:ascii="Arial" w:hAnsi="Arial" w:cs="Arial"/>
          <w:color w:val="000000" w:themeColor="text1"/>
        </w:rPr>
        <w:t>к</w:t>
      </w:r>
      <w:r w:rsidR="00140969" w:rsidRPr="00140969">
        <w:rPr>
          <w:rFonts w:ascii="Arial" w:hAnsi="Arial" w:cs="Arial"/>
          <w:color w:val="000000" w:themeColor="text1"/>
        </w:rPr>
        <w:t>апитального строительства и инвестиций</w:t>
      </w:r>
      <w:r w:rsidR="00140969">
        <w:rPr>
          <w:rFonts w:ascii="Arial" w:hAnsi="Arial" w:cs="Arial"/>
          <w:color w:val="000000" w:themeColor="text1"/>
        </w:rPr>
        <w:t>.</w:t>
      </w:r>
    </w:p>
    <w:p w14:paraId="16286A5A" w14:textId="77777777" w:rsidR="00552A1F" w:rsidRPr="00EE40DD" w:rsidRDefault="00552A1F" w:rsidP="00A90832">
      <w:pPr>
        <w:pStyle w:val="af9"/>
        <w:spacing w:after="240" w:line="276" w:lineRule="auto"/>
        <w:ind w:left="567"/>
        <w:rPr>
          <w:rFonts w:ascii="Arial" w:hAnsi="Arial" w:cs="Arial"/>
          <w:color w:val="000000" w:themeColor="text1"/>
        </w:rPr>
      </w:pPr>
      <w:r w:rsidRPr="00F973DE">
        <w:rPr>
          <w:rFonts w:ascii="Arial" w:hAnsi="Arial" w:cs="Arial"/>
          <w:color w:val="000000" w:themeColor="text1"/>
        </w:rPr>
        <w:t>Для потребление транзакционных</w:t>
      </w:r>
      <w:r>
        <w:rPr>
          <w:rFonts w:ascii="Arial" w:hAnsi="Arial" w:cs="Arial"/>
          <w:color w:val="000000" w:themeColor="text1"/>
        </w:rPr>
        <w:t xml:space="preserve"> данных сетевого графика в хранилище данных </w:t>
      </w:r>
      <w:r>
        <w:rPr>
          <w:rFonts w:ascii="Arial" w:hAnsi="Arial" w:cs="Arial"/>
          <w:color w:val="000000" w:themeColor="text1"/>
          <w:lang w:val="en-US"/>
        </w:rPr>
        <w:t>BW</w:t>
      </w:r>
      <w:r>
        <w:rPr>
          <w:rFonts w:ascii="Arial" w:hAnsi="Arial" w:cs="Arial"/>
          <w:color w:val="000000" w:themeColor="text1"/>
        </w:rPr>
        <w:t xml:space="preserve"> будет использоваться р</w:t>
      </w:r>
      <w:r w:rsidRPr="000B2AEE">
        <w:rPr>
          <w:rFonts w:ascii="Arial" w:hAnsi="Arial" w:cs="Arial"/>
          <w:color w:val="000000" w:themeColor="text1"/>
        </w:rPr>
        <w:t>акурсы базовых сервисов данных</w:t>
      </w:r>
      <w:r>
        <w:rPr>
          <w:rFonts w:ascii="Arial" w:hAnsi="Arial" w:cs="Arial"/>
          <w:color w:val="000000" w:themeColor="text1"/>
        </w:rPr>
        <w:t xml:space="preserve"> (</w:t>
      </w:r>
      <w:r>
        <w:rPr>
          <w:rFonts w:ascii="Arial" w:hAnsi="Arial" w:cs="Arial"/>
          <w:color w:val="000000" w:themeColor="text1"/>
          <w:lang w:val="en-US"/>
        </w:rPr>
        <w:t>CDS</w:t>
      </w:r>
      <w:r w:rsidRPr="000B2AEE">
        <w:rPr>
          <w:rFonts w:ascii="Arial" w:hAnsi="Arial" w:cs="Arial"/>
          <w:color w:val="000000" w:themeColor="text1"/>
        </w:rPr>
        <w:t>).</w:t>
      </w:r>
    </w:p>
    <w:p w14:paraId="2784BD90" w14:textId="77777777" w:rsidR="00B26E1B" w:rsidRPr="00A90832" w:rsidRDefault="00B26E1B" w:rsidP="00AC6F0A">
      <w:pPr>
        <w:spacing w:after="240" w:line="276" w:lineRule="auto"/>
        <w:ind w:firstLine="567"/>
        <w:rPr>
          <w:rFonts w:ascii="Arial" w:hAnsi="Arial" w:cs="Arial"/>
          <w:color w:val="000000" w:themeColor="text1"/>
        </w:rPr>
      </w:pPr>
    </w:p>
    <w:p w14:paraId="2A690000" w14:textId="77777777" w:rsidR="00B61C4B" w:rsidRPr="00BE014D" w:rsidRDefault="00B61C4B" w:rsidP="00BE014D">
      <w:pPr>
        <w:pStyle w:val="21"/>
        <w:keepNext/>
        <w:keepLines/>
        <w:numPr>
          <w:ilvl w:val="1"/>
          <w:numId w:val="8"/>
        </w:numPr>
        <w:spacing w:before="160" w:after="120" w:line="276" w:lineRule="auto"/>
        <w:rPr>
          <w:rFonts w:eastAsiaTheme="majorEastAsia" w:cstheme="majorBidi"/>
          <w:bCs w:val="0"/>
          <w:iCs w:val="0"/>
          <w:szCs w:val="26"/>
        </w:rPr>
      </w:pPr>
      <w:bookmarkStart w:id="2638" w:name="_Toc77357564"/>
      <w:r w:rsidRPr="00BE014D">
        <w:rPr>
          <w:rFonts w:eastAsiaTheme="majorEastAsia" w:cstheme="majorBidi"/>
          <w:bCs w:val="0"/>
          <w:iCs w:val="0"/>
          <w:szCs w:val="26"/>
        </w:rPr>
        <w:t>Отчетность и выходные формы</w:t>
      </w:r>
      <w:bookmarkEnd w:id="2638"/>
    </w:p>
    <w:p w14:paraId="1931CCCE" w14:textId="66C5B9E0" w:rsidR="00B9591F" w:rsidRDefault="00B9591F"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21</w:t>
      </w:r>
      <w:r w:rsidRPr="00916FAB">
        <w:rPr>
          <w:rFonts w:ascii="Arial" w:hAnsi="Arial" w:cs="Arial"/>
          <w:b/>
          <w:sz w:val="22"/>
        </w:rPr>
        <w:fldChar w:fldCharType="end"/>
      </w:r>
      <w:r w:rsidRPr="00916FAB">
        <w:rPr>
          <w:rFonts w:ascii="Arial" w:hAnsi="Arial" w:cs="Arial"/>
          <w:b/>
          <w:sz w:val="22"/>
        </w:rPr>
        <w:t>.Отче</w:t>
      </w:r>
      <w:r w:rsidR="00916FAB">
        <w:rPr>
          <w:rFonts w:ascii="Arial" w:hAnsi="Arial" w:cs="Arial"/>
          <w:b/>
          <w:sz w:val="22"/>
        </w:rPr>
        <w:t>т</w:t>
      </w:r>
      <w:r w:rsidRPr="00916FAB">
        <w:rPr>
          <w:rFonts w:ascii="Arial" w:hAnsi="Arial"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93"/>
        <w:gridCol w:w="2835"/>
        <w:gridCol w:w="1419"/>
        <w:gridCol w:w="2125"/>
        <w:gridCol w:w="3104"/>
      </w:tblGrid>
      <w:tr w:rsidR="00FA572B" w:rsidRPr="00F94454" w14:paraId="7B48635D" w14:textId="77777777" w:rsidTr="007F7D69">
        <w:trPr>
          <w:cantSplit/>
          <w:trHeight w:val="397"/>
          <w:tblHeader/>
        </w:trPr>
        <w:tc>
          <w:tcPr>
            <w:tcW w:w="341" w:type="pct"/>
            <w:shd w:val="clear" w:color="auto" w:fill="FFC000"/>
            <w:vAlign w:val="center"/>
          </w:tcPr>
          <w:p w14:paraId="268AB548" w14:textId="77777777" w:rsidR="00FA572B" w:rsidRPr="00F94454" w:rsidRDefault="00FA572B" w:rsidP="00FA572B">
            <w:pPr>
              <w:jc w:val="center"/>
              <w:rPr>
                <w:rFonts w:ascii="Arial" w:hAnsi="Arial" w:cs="Arial"/>
                <w:b/>
                <w:sz w:val="20"/>
              </w:rPr>
            </w:pPr>
            <w:r w:rsidRPr="000F4678">
              <w:rPr>
                <w:rFonts w:ascii="Arial" w:hAnsi="Arial" w:cs="Arial"/>
                <w:b/>
                <w:sz w:val="20"/>
                <w:szCs w:val="20"/>
                <w:lang w:eastAsia="ru-RU"/>
              </w:rPr>
              <w:t>№ п.п</w:t>
            </w:r>
          </w:p>
        </w:tc>
        <w:tc>
          <w:tcPr>
            <w:tcW w:w="1393" w:type="pct"/>
            <w:shd w:val="clear" w:color="auto" w:fill="FFC000"/>
            <w:vAlign w:val="center"/>
          </w:tcPr>
          <w:p w14:paraId="325958B5" w14:textId="77777777" w:rsidR="00FA572B" w:rsidRPr="000F4678" w:rsidRDefault="00AC6F0A" w:rsidP="00AC6F0A">
            <w:pPr>
              <w:jc w:val="center"/>
              <w:rPr>
                <w:rFonts w:ascii="Arial" w:hAnsi="Arial" w:cs="Arial"/>
                <w:b/>
                <w:sz w:val="20"/>
                <w:szCs w:val="20"/>
                <w:lang w:eastAsia="ru-RU"/>
              </w:rPr>
            </w:pPr>
            <w:r>
              <w:rPr>
                <w:rFonts w:ascii="Arial" w:hAnsi="Arial" w:cs="Arial"/>
                <w:b/>
                <w:sz w:val="20"/>
                <w:szCs w:val="20"/>
                <w:lang w:eastAsia="ru-RU"/>
              </w:rPr>
              <w:t>Название</w:t>
            </w:r>
          </w:p>
        </w:tc>
        <w:tc>
          <w:tcPr>
            <w:tcW w:w="697" w:type="pct"/>
            <w:shd w:val="clear" w:color="auto" w:fill="FFC000"/>
            <w:vAlign w:val="center"/>
          </w:tcPr>
          <w:p w14:paraId="28ACF185" w14:textId="77777777" w:rsidR="00FA572B" w:rsidRPr="00F94454" w:rsidRDefault="007F7D69" w:rsidP="00FA572B">
            <w:pPr>
              <w:jc w:val="center"/>
              <w:rPr>
                <w:rFonts w:ascii="Arial" w:hAnsi="Arial" w:cs="Arial"/>
                <w:b/>
                <w:sz w:val="20"/>
              </w:rPr>
            </w:pPr>
            <w:r>
              <w:rPr>
                <w:rFonts w:ascii="Arial" w:hAnsi="Arial" w:cs="Arial"/>
                <w:b/>
                <w:sz w:val="20"/>
                <w:szCs w:val="20"/>
                <w:lang w:eastAsia="ru-RU"/>
              </w:rPr>
              <w:t>Тип</w:t>
            </w:r>
            <w:r>
              <w:rPr>
                <w:rFonts w:ascii="Arial" w:hAnsi="Arial" w:cs="Arial"/>
                <w:b/>
                <w:sz w:val="20"/>
                <w:szCs w:val="20"/>
                <w:lang w:eastAsia="ru-RU"/>
              </w:rPr>
              <w:br/>
            </w:r>
            <w:r w:rsidR="00FA572B" w:rsidRPr="000F4678">
              <w:rPr>
                <w:rFonts w:ascii="Arial" w:hAnsi="Arial" w:cs="Arial"/>
                <w:b/>
                <w:sz w:val="20"/>
                <w:szCs w:val="20"/>
                <w:lang w:eastAsia="ru-RU"/>
              </w:rPr>
              <w:t>реализации</w:t>
            </w:r>
          </w:p>
        </w:tc>
        <w:tc>
          <w:tcPr>
            <w:tcW w:w="1044" w:type="pct"/>
            <w:shd w:val="clear" w:color="auto" w:fill="FFC000"/>
            <w:vAlign w:val="center"/>
          </w:tcPr>
          <w:p w14:paraId="0DBA4606" w14:textId="77777777" w:rsidR="00FA572B" w:rsidRPr="00F94454" w:rsidRDefault="00FA572B" w:rsidP="00FA572B">
            <w:pPr>
              <w:jc w:val="center"/>
              <w:rPr>
                <w:rFonts w:ascii="Arial" w:hAnsi="Arial" w:cs="Arial"/>
                <w:b/>
                <w:sz w:val="20"/>
              </w:rPr>
            </w:pPr>
            <w:r w:rsidRPr="000F4678">
              <w:rPr>
                <w:rFonts w:ascii="Arial" w:hAnsi="Arial" w:cs="Arial"/>
                <w:b/>
                <w:sz w:val="20"/>
                <w:szCs w:val="20"/>
                <w:lang w:eastAsia="ru-RU"/>
              </w:rPr>
              <w:t>Ссылка на реестр разработок</w:t>
            </w:r>
          </w:p>
        </w:tc>
        <w:tc>
          <w:tcPr>
            <w:tcW w:w="1525" w:type="pct"/>
            <w:shd w:val="clear" w:color="auto" w:fill="FFC000"/>
            <w:vAlign w:val="center"/>
          </w:tcPr>
          <w:p w14:paraId="3E1D0B54" w14:textId="77777777" w:rsidR="00FA572B" w:rsidRPr="00F94454" w:rsidRDefault="00FA572B" w:rsidP="00FA572B">
            <w:pPr>
              <w:jc w:val="center"/>
              <w:rPr>
                <w:rFonts w:ascii="Arial" w:hAnsi="Arial" w:cs="Arial"/>
                <w:b/>
                <w:sz w:val="20"/>
              </w:rPr>
            </w:pPr>
            <w:r w:rsidRPr="000F4678">
              <w:rPr>
                <w:rFonts w:ascii="Arial" w:hAnsi="Arial" w:cs="Arial"/>
                <w:b/>
                <w:sz w:val="20"/>
                <w:szCs w:val="20"/>
                <w:lang w:eastAsia="ru-RU"/>
              </w:rPr>
              <w:t xml:space="preserve">Ссылка на КД </w:t>
            </w:r>
            <w:r w:rsidRPr="000F4678">
              <w:rPr>
                <w:rFonts w:ascii="Arial" w:hAnsi="Arial" w:cs="Arial"/>
                <w:b/>
                <w:sz w:val="20"/>
                <w:szCs w:val="20"/>
                <w:lang w:val="en-US" w:eastAsia="ru-RU"/>
              </w:rPr>
              <w:t>BI</w:t>
            </w:r>
            <w:r w:rsidRPr="000F4678">
              <w:rPr>
                <w:rFonts w:ascii="Arial" w:hAnsi="Arial" w:cs="Arial"/>
                <w:b/>
                <w:sz w:val="20"/>
                <w:szCs w:val="20"/>
                <w:lang w:eastAsia="ru-RU"/>
              </w:rPr>
              <w:t>-отчетности по направлению</w:t>
            </w:r>
          </w:p>
        </w:tc>
      </w:tr>
      <w:tr w:rsidR="00FA572B" w:rsidRPr="00F94454" w14:paraId="0EF06E29" w14:textId="77777777" w:rsidTr="007F7D69">
        <w:trPr>
          <w:cantSplit/>
        </w:trPr>
        <w:tc>
          <w:tcPr>
            <w:tcW w:w="341" w:type="pct"/>
          </w:tcPr>
          <w:p w14:paraId="2318DC6D" w14:textId="77777777" w:rsidR="00FA572B" w:rsidRPr="00F94454" w:rsidRDefault="00FA572B" w:rsidP="00FA572B">
            <w:pPr>
              <w:rPr>
                <w:rFonts w:ascii="Arial" w:hAnsi="Arial" w:cs="Arial"/>
                <w:sz w:val="20"/>
              </w:rPr>
            </w:pPr>
            <w:r w:rsidRPr="000F4678">
              <w:rPr>
                <w:rFonts w:ascii="Arial" w:hAnsi="Arial" w:cs="Arial"/>
                <w:sz w:val="20"/>
                <w:szCs w:val="20"/>
                <w:lang w:eastAsia="ru-RU"/>
              </w:rPr>
              <w:t>1.</w:t>
            </w:r>
          </w:p>
        </w:tc>
        <w:tc>
          <w:tcPr>
            <w:tcW w:w="1393" w:type="pct"/>
          </w:tcPr>
          <w:p w14:paraId="0BCCFBF8" w14:textId="77777777" w:rsidR="00FA572B" w:rsidRPr="000F4678" w:rsidRDefault="00A90832" w:rsidP="00FA572B">
            <w:pPr>
              <w:jc w:val="left"/>
              <w:rPr>
                <w:rFonts w:ascii="Arial" w:hAnsi="Arial" w:cs="Arial"/>
                <w:sz w:val="20"/>
                <w:szCs w:val="20"/>
                <w:lang w:eastAsia="ru-RU"/>
              </w:rPr>
            </w:pPr>
            <w:r>
              <w:rPr>
                <w:rFonts w:ascii="Arial" w:hAnsi="Arial" w:cs="Arial"/>
                <w:sz w:val="20"/>
                <w:szCs w:val="20"/>
                <w:lang w:eastAsia="ru-RU"/>
              </w:rPr>
              <w:t>Годовой бюджет ПА БЕ</w:t>
            </w:r>
          </w:p>
        </w:tc>
        <w:tc>
          <w:tcPr>
            <w:tcW w:w="697" w:type="pct"/>
            <w:shd w:val="clear" w:color="auto" w:fill="auto"/>
          </w:tcPr>
          <w:p w14:paraId="51EB1FAD" w14:textId="77777777" w:rsidR="00FA572B" w:rsidRPr="000F4678" w:rsidRDefault="00FA572B" w:rsidP="007F7D69">
            <w:pPr>
              <w:jc w:val="center"/>
              <w:rPr>
                <w:rFonts w:ascii="Arial" w:hAnsi="Arial" w:cs="Arial"/>
                <w:sz w:val="20"/>
              </w:rPr>
            </w:pPr>
            <w:r w:rsidRPr="000F4678">
              <w:rPr>
                <w:rFonts w:ascii="Arial" w:hAnsi="Arial" w:cs="Arial"/>
                <w:sz w:val="20"/>
                <w:szCs w:val="20"/>
                <w:lang w:val="en-US" w:eastAsia="ru-RU"/>
              </w:rPr>
              <w:t>BI</w:t>
            </w:r>
          </w:p>
        </w:tc>
        <w:tc>
          <w:tcPr>
            <w:tcW w:w="1044" w:type="pct"/>
            <w:shd w:val="clear" w:color="auto" w:fill="auto"/>
          </w:tcPr>
          <w:p w14:paraId="442B0DBC" w14:textId="73B77970" w:rsidR="00FA572B" w:rsidRPr="00F94454" w:rsidRDefault="00B04EF5" w:rsidP="00BE4539">
            <w:pPr>
              <w:rPr>
                <w:rFonts w:ascii="Arial" w:hAnsi="Arial" w:cs="Arial"/>
                <w:sz w:val="20"/>
              </w:rPr>
            </w:pPr>
            <w:r w:rsidRPr="00B04EF5">
              <w:rPr>
                <w:rFonts w:ascii="Arial" w:hAnsi="Arial" w:cs="Arial"/>
                <w:sz w:val="20"/>
              </w:rPr>
              <w:t>MCB0</w:t>
            </w:r>
            <w:r w:rsidR="004D6CE2">
              <w:rPr>
                <w:rFonts w:ascii="Arial" w:hAnsi="Arial" w:cs="Arial"/>
                <w:sz w:val="20"/>
              </w:rPr>
              <w:t>8-01</w:t>
            </w:r>
          </w:p>
        </w:tc>
        <w:tc>
          <w:tcPr>
            <w:tcW w:w="1525" w:type="pct"/>
            <w:shd w:val="clear" w:color="auto" w:fill="auto"/>
          </w:tcPr>
          <w:p w14:paraId="42BAAFA0" w14:textId="77777777" w:rsidR="00FA572B" w:rsidRPr="00F94454" w:rsidRDefault="00FA572B" w:rsidP="00FA572B">
            <w:pPr>
              <w:jc w:val="center"/>
              <w:rPr>
                <w:rFonts w:ascii="Arial" w:hAnsi="Arial" w:cs="Arial"/>
                <w:sz w:val="20"/>
              </w:rPr>
            </w:pPr>
          </w:p>
        </w:tc>
      </w:tr>
      <w:tr w:rsidR="00D2153A" w:rsidRPr="00D2153A" w14:paraId="6F10D531" w14:textId="77777777" w:rsidTr="007F7D69">
        <w:trPr>
          <w:cantSplit/>
        </w:trPr>
        <w:tc>
          <w:tcPr>
            <w:tcW w:w="341" w:type="pct"/>
          </w:tcPr>
          <w:p w14:paraId="38BED6FD" w14:textId="77777777" w:rsidR="00D2153A" w:rsidRPr="00D2153A" w:rsidRDefault="00D2153A" w:rsidP="00D2153A">
            <w:pPr>
              <w:rPr>
                <w:rFonts w:ascii="Arial" w:hAnsi="Arial" w:cs="Arial"/>
                <w:sz w:val="20"/>
                <w:szCs w:val="20"/>
                <w:lang w:eastAsia="ru-RU"/>
              </w:rPr>
            </w:pPr>
            <w:r w:rsidRPr="00D2153A">
              <w:rPr>
                <w:rFonts w:ascii="Arial" w:hAnsi="Arial" w:cs="Arial"/>
                <w:sz w:val="20"/>
                <w:szCs w:val="20"/>
                <w:lang w:eastAsia="ru-RU"/>
              </w:rPr>
              <w:t>2.</w:t>
            </w:r>
          </w:p>
        </w:tc>
        <w:tc>
          <w:tcPr>
            <w:tcW w:w="1393" w:type="pct"/>
          </w:tcPr>
          <w:p w14:paraId="0C4A7551" w14:textId="77777777" w:rsidR="00D2153A" w:rsidRPr="00D2153A" w:rsidRDefault="00D2153A" w:rsidP="00D2153A">
            <w:pPr>
              <w:rPr>
                <w:rFonts w:ascii="Arial" w:hAnsi="Arial" w:cs="Arial"/>
                <w:sz w:val="20"/>
                <w:szCs w:val="20"/>
                <w:lang w:eastAsia="ru-RU"/>
              </w:rPr>
            </w:pPr>
            <w:r w:rsidRPr="00D2153A">
              <w:rPr>
                <w:rFonts w:ascii="Arial" w:hAnsi="Arial" w:cs="Arial"/>
                <w:sz w:val="20"/>
                <w:szCs w:val="20"/>
                <w:lang w:eastAsia="ru-RU"/>
              </w:rPr>
              <w:t>Годовой бюджет ПА БЕ (подряд / хоз. способ)</w:t>
            </w:r>
          </w:p>
        </w:tc>
        <w:tc>
          <w:tcPr>
            <w:tcW w:w="697" w:type="pct"/>
            <w:shd w:val="clear" w:color="auto" w:fill="auto"/>
          </w:tcPr>
          <w:p w14:paraId="1F8349E4" w14:textId="77777777" w:rsidR="00D2153A" w:rsidRPr="00D2153A" w:rsidRDefault="007F7D69" w:rsidP="007F7D69">
            <w:pPr>
              <w:jc w:val="center"/>
              <w:rPr>
                <w:rFonts w:ascii="Arial" w:hAnsi="Arial" w:cs="Arial"/>
                <w:sz w:val="20"/>
                <w:szCs w:val="20"/>
                <w:lang w:eastAsia="ru-RU"/>
              </w:rPr>
            </w:pPr>
            <w:r w:rsidRPr="000F4678">
              <w:rPr>
                <w:rFonts w:ascii="Arial" w:hAnsi="Arial" w:cs="Arial"/>
                <w:sz w:val="20"/>
                <w:szCs w:val="20"/>
                <w:lang w:val="en-US" w:eastAsia="ru-RU"/>
              </w:rPr>
              <w:t>BI</w:t>
            </w:r>
          </w:p>
        </w:tc>
        <w:tc>
          <w:tcPr>
            <w:tcW w:w="1044" w:type="pct"/>
            <w:shd w:val="clear" w:color="auto" w:fill="auto"/>
          </w:tcPr>
          <w:p w14:paraId="0AB682C7" w14:textId="60BAAE61" w:rsidR="00D2153A" w:rsidRPr="00D2153A" w:rsidRDefault="00B04EF5" w:rsidP="00D2153A">
            <w:pPr>
              <w:rPr>
                <w:rFonts w:ascii="Arial" w:hAnsi="Arial" w:cs="Arial"/>
                <w:sz w:val="20"/>
                <w:szCs w:val="20"/>
                <w:lang w:eastAsia="ru-RU"/>
              </w:rPr>
            </w:pPr>
            <w:r w:rsidRPr="00B04EF5">
              <w:rPr>
                <w:rFonts w:ascii="Arial" w:hAnsi="Arial" w:cs="Arial"/>
                <w:sz w:val="20"/>
                <w:szCs w:val="20"/>
                <w:lang w:eastAsia="ru-RU"/>
              </w:rPr>
              <w:t>MCB0</w:t>
            </w:r>
            <w:r w:rsidR="004D6CE2">
              <w:rPr>
                <w:rFonts w:ascii="Arial" w:hAnsi="Arial" w:cs="Arial"/>
                <w:sz w:val="20"/>
              </w:rPr>
              <w:t>8-01</w:t>
            </w:r>
          </w:p>
        </w:tc>
        <w:tc>
          <w:tcPr>
            <w:tcW w:w="1525" w:type="pct"/>
            <w:shd w:val="clear" w:color="auto" w:fill="auto"/>
          </w:tcPr>
          <w:p w14:paraId="16C3C2B2" w14:textId="77777777" w:rsidR="00D2153A" w:rsidRPr="00D2153A" w:rsidRDefault="00D2153A" w:rsidP="00D2153A">
            <w:pPr>
              <w:rPr>
                <w:rFonts w:ascii="Arial" w:hAnsi="Arial" w:cs="Arial"/>
                <w:sz w:val="20"/>
                <w:szCs w:val="20"/>
                <w:lang w:eastAsia="ru-RU"/>
              </w:rPr>
            </w:pPr>
          </w:p>
        </w:tc>
      </w:tr>
      <w:tr w:rsidR="00D2153A" w:rsidRPr="00D2153A" w14:paraId="05CED412" w14:textId="77777777" w:rsidTr="007F7D69">
        <w:trPr>
          <w:cantSplit/>
        </w:trPr>
        <w:tc>
          <w:tcPr>
            <w:tcW w:w="341" w:type="pct"/>
          </w:tcPr>
          <w:p w14:paraId="73CFB148" w14:textId="77777777" w:rsidR="00D2153A" w:rsidRPr="00D2153A" w:rsidRDefault="00D2153A" w:rsidP="00D2153A">
            <w:pPr>
              <w:rPr>
                <w:rFonts w:ascii="Arial" w:hAnsi="Arial" w:cs="Arial"/>
                <w:sz w:val="20"/>
                <w:szCs w:val="20"/>
                <w:lang w:eastAsia="ru-RU"/>
              </w:rPr>
            </w:pPr>
            <w:r>
              <w:rPr>
                <w:rFonts w:ascii="Arial" w:hAnsi="Arial" w:cs="Arial"/>
                <w:sz w:val="20"/>
                <w:szCs w:val="20"/>
                <w:lang w:eastAsia="ru-RU"/>
              </w:rPr>
              <w:t>3.</w:t>
            </w:r>
          </w:p>
        </w:tc>
        <w:tc>
          <w:tcPr>
            <w:tcW w:w="1393" w:type="pct"/>
          </w:tcPr>
          <w:p w14:paraId="01D11A5C" w14:textId="77777777" w:rsidR="00D2153A" w:rsidRPr="00D2153A" w:rsidRDefault="00D2153A" w:rsidP="00D2153A">
            <w:pPr>
              <w:rPr>
                <w:rFonts w:ascii="Arial" w:hAnsi="Arial" w:cs="Arial"/>
                <w:sz w:val="20"/>
                <w:szCs w:val="20"/>
                <w:lang w:eastAsia="ru-RU"/>
              </w:rPr>
            </w:pPr>
            <w:r w:rsidRPr="00D2153A">
              <w:rPr>
                <w:rFonts w:ascii="Arial" w:hAnsi="Arial" w:cs="Arial"/>
                <w:sz w:val="20"/>
                <w:szCs w:val="20"/>
                <w:lang w:eastAsia="ru-RU"/>
              </w:rPr>
              <w:t>Годовой бюджет ПА БЕ (Opex / Capex)</w:t>
            </w:r>
          </w:p>
        </w:tc>
        <w:tc>
          <w:tcPr>
            <w:tcW w:w="697" w:type="pct"/>
            <w:shd w:val="clear" w:color="auto" w:fill="auto"/>
          </w:tcPr>
          <w:p w14:paraId="4DECF0FF" w14:textId="77777777" w:rsidR="00D2153A" w:rsidRPr="00D2153A" w:rsidRDefault="007F7D69" w:rsidP="007F7D69">
            <w:pPr>
              <w:jc w:val="center"/>
              <w:rPr>
                <w:rFonts w:ascii="Arial" w:hAnsi="Arial" w:cs="Arial"/>
                <w:sz w:val="20"/>
                <w:szCs w:val="20"/>
                <w:lang w:eastAsia="ru-RU"/>
              </w:rPr>
            </w:pPr>
            <w:r w:rsidRPr="000F4678">
              <w:rPr>
                <w:rFonts w:ascii="Arial" w:hAnsi="Arial" w:cs="Arial"/>
                <w:sz w:val="20"/>
                <w:szCs w:val="20"/>
                <w:lang w:val="en-US" w:eastAsia="ru-RU"/>
              </w:rPr>
              <w:t>BI</w:t>
            </w:r>
          </w:p>
        </w:tc>
        <w:tc>
          <w:tcPr>
            <w:tcW w:w="1044" w:type="pct"/>
            <w:shd w:val="clear" w:color="auto" w:fill="auto"/>
          </w:tcPr>
          <w:p w14:paraId="15E63B9C" w14:textId="74C0A044" w:rsidR="00D2153A" w:rsidRPr="00D2153A" w:rsidRDefault="00B04EF5" w:rsidP="00D2153A">
            <w:pPr>
              <w:rPr>
                <w:rFonts w:ascii="Arial" w:hAnsi="Arial" w:cs="Arial"/>
                <w:sz w:val="20"/>
                <w:szCs w:val="20"/>
                <w:lang w:eastAsia="ru-RU"/>
              </w:rPr>
            </w:pPr>
            <w:r w:rsidRPr="00B04EF5">
              <w:rPr>
                <w:rFonts w:ascii="Arial" w:hAnsi="Arial" w:cs="Arial"/>
                <w:sz w:val="20"/>
                <w:szCs w:val="20"/>
                <w:lang w:eastAsia="ru-RU"/>
              </w:rPr>
              <w:t>MCB0</w:t>
            </w:r>
            <w:r w:rsidR="004D6CE2">
              <w:rPr>
                <w:rFonts w:ascii="Arial" w:hAnsi="Arial" w:cs="Arial"/>
                <w:sz w:val="20"/>
              </w:rPr>
              <w:t>8-01</w:t>
            </w:r>
          </w:p>
        </w:tc>
        <w:tc>
          <w:tcPr>
            <w:tcW w:w="1525" w:type="pct"/>
            <w:shd w:val="clear" w:color="auto" w:fill="auto"/>
          </w:tcPr>
          <w:p w14:paraId="3C899967" w14:textId="77777777" w:rsidR="00D2153A" w:rsidRPr="00D2153A" w:rsidRDefault="00D2153A" w:rsidP="00D2153A">
            <w:pPr>
              <w:rPr>
                <w:rFonts w:ascii="Arial" w:hAnsi="Arial" w:cs="Arial"/>
                <w:sz w:val="20"/>
                <w:szCs w:val="20"/>
                <w:lang w:eastAsia="ru-RU"/>
              </w:rPr>
            </w:pPr>
          </w:p>
        </w:tc>
      </w:tr>
      <w:tr w:rsidR="007F7D69" w:rsidRPr="00D2153A" w14:paraId="5554103B" w14:textId="7EE578D2" w:rsidTr="007F7D69">
        <w:trPr>
          <w:cantSplit/>
        </w:trPr>
        <w:tc>
          <w:tcPr>
            <w:tcW w:w="341" w:type="pct"/>
          </w:tcPr>
          <w:p w14:paraId="0F9365C5" w14:textId="1CD15986" w:rsidR="007F7D69" w:rsidRPr="00D2153A" w:rsidRDefault="00D1791C" w:rsidP="007F7D69">
            <w:pPr>
              <w:rPr>
                <w:rFonts w:ascii="Arial" w:hAnsi="Arial" w:cs="Arial"/>
                <w:sz w:val="20"/>
                <w:szCs w:val="20"/>
                <w:lang w:eastAsia="ru-RU"/>
              </w:rPr>
            </w:pPr>
            <w:r>
              <w:rPr>
                <w:rFonts w:ascii="Arial" w:hAnsi="Arial" w:cs="Arial"/>
                <w:sz w:val="20"/>
                <w:szCs w:val="20"/>
                <w:lang w:eastAsia="ru-RU"/>
              </w:rPr>
              <w:t>4</w:t>
            </w:r>
            <w:r w:rsidR="007F7D69">
              <w:rPr>
                <w:rFonts w:ascii="Arial" w:hAnsi="Arial" w:cs="Arial"/>
                <w:sz w:val="20"/>
                <w:szCs w:val="20"/>
                <w:lang w:eastAsia="ru-RU"/>
              </w:rPr>
              <w:t>.</w:t>
            </w:r>
          </w:p>
        </w:tc>
        <w:tc>
          <w:tcPr>
            <w:tcW w:w="1393" w:type="pct"/>
          </w:tcPr>
          <w:p w14:paraId="24B3F44F" w14:textId="2664373B" w:rsidR="007F7D69" w:rsidRPr="00D2153A" w:rsidRDefault="007F7D69" w:rsidP="00A113AA">
            <w:pPr>
              <w:rPr>
                <w:rFonts w:ascii="Arial" w:hAnsi="Arial" w:cs="Arial"/>
                <w:sz w:val="20"/>
                <w:szCs w:val="20"/>
                <w:lang w:eastAsia="ru-RU"/>
              </w:rPr>
            </w:pPr>
            <w:r w:rsidRPr="00A113AA">
              <w:rPr>
                <w:rFonts w:ascii="Arial" w:hAnsi="Arial" w:cs="Arial"/>
                <w:sz w:val="20"/>
                <w:szCs w:val="20"/>
                <w:lang w:eastAsia="ru-RU"/>
              </w:rPr>
              <w:t>Среднесрочный бюджет ПА БЕ</w:t>
            </w:r>
          </w:p>
        </w:tc>
        <w:tc>
          <w:tcPr>
            <w:tcW w:w="697" w:type="pct"/>
            <w:shd w:val="clear" w:color="auto" w:fill="auto"/>
          </w:tcPr>
          <w:p w14:paraId="26B047F4" w14:textId="104396AB" w:rsidR="007F7D69" w:rsidRPr="00D2153A" w:rsidRDefault="007F7D69" w:rsidP="007F7D69">
            <w:pPr>
              <w:jc w:val="center"/>
              <w:rPr>
                <w:rFonts w:ascii="Arial" w:hAnsi="Arial" w:cs="Arial"/>
                <w:sz w:val="20"/>
                <w:szCs w:val="20"/>
                <w:lang w:eastAsia="ru-RU"/>
              </w:rPr>
            </w:pPr>
            <w:r w:rsidRPr="000F4678">
              <w:rPr>
                <w:rFonts w:ascii="Arial" w:hAnsi="Arial" w:cs="Arial"/>
                <w:sz w:val="20"/>
                <w:szCs w:val="20"/>
                <w:lang w:val="en-US" w:eastAsia="ru-RU"/>
              </w:rPr>
              <w:t>BI</w:t>
            </w:r>
          </w:p>
        </w:tc>
        <w:tc>
          <w:tcPr>
            <w:tcW w:w="1044" w:type="pct"/>
            <w:shd w:val="clear" w:color="auto" w:fill="auto"/>
          </w:tcPr>
          <w:p w14:paraId="53C51988" w14:textId="6DA7AC32" w:rsidR="007F7D69" w:rsidRPr="00D2153A" w:rsidRDefault="00F51D00" w:rsidP="007F7D69">
            <w:pPr>
              <w:rPr>
                <w:rFonts w:ascii="Arial" w:hAnsi="Arial" w:cs="Arial"/>
                <w:sz w:val="20"/>
                <w:szCs w:val="20"/>
                <w:lang w:eastAsia="ru-RU"/>
              </w:rPr>
            </w:pPr>
            <w:r w:rsidRPr="00F51D00">
              <w:rPr>
                <w:rFonts w:ascii="Arial" w:hAnsi="Arial" w:cs="Arial"/>
                <w:sz w:val="20"/>
                <w:szCs w:val="20"/>
                <w:lang w:eastAsia="ru-RU"/>
              </w:rPr>
              <w:t>MCB0</w:t>
            </w:r>
            <w:r w:rsidR="004D6CE2">
              <w:rPr>
                <w:rFonts w:ascii="Arial" w:hAnsi="Arial" w:cs="Arial"/>
                <w:sz w:val="20"/>
              </w:rPr>
              <w:t>8-02</w:t>
            </w:r>
          </w:p>
        </w:tc>
        <w:tc>
          <w:tcPr>
            <w:tcW w:w="1525" w:type="pct"/>
            <w:shd w:val="clear" w:color="auto" w:fill="auto"/>
          </w:tcPr>
          <w:p w14:paraId="4B715198" w14:textId="265DFDFC" w:rsidR="007F7D69" w:rsidRPr="00D2153A" w:rsidRDefault="007F7D69" w:rsidP="007F7D69">
            <w:pPr>
              <w:rPr>
                <w:rFonts w:ascii="Arial" w:hAnsi="Arial" w:cs="Arial"/>
                <w:sz w:val="20"/>
                <w:szCs w:val="20"/>
                <w:lang w:eastAsia="ru-RU"/>
              </w:rPr>
            </w:pPr>
          </w:p>
        </w:tc>
      </w:tr>
      <w:tr w:rsidR="007F7D69" w:rsidRPr="00D2153A" w14:paraId="7F995C30" w14:textId="77777777" w:rsidTr="007F7D69">
        <w:trPr>
          <w:cantSplit/>
        </w:trPr>
        <w:tc>
          <w:tcPr>
            <w:tcW w:w="341" w:type="pct"/>
          </w:tcPr>
          <w:p w14:paraId="14FF8360" w14:textId="5485EB3B" w:rsidR="007F7D69" w:rsidRPr="00D2153A" w:rsidRDefault="00D1791C" w:rsidP="007F7D69">
            <w:pPr>
              <w:rPr>
                <w:rFonts w:ascii="Arial" w:hAnsi="Arial" w:cs="Arial"/>
                <w:sz w:val="20"/>
                <w:szCs w:val="20"/>
                <w:lang w:eastAsia="ru-RU"/>
              </w:rPr>
            </w:pPr>
            <w:r>
              <w:rPr>
                <w:rFonts w:ascii="Arial" w:hAnsi="Arial" w:cs="Arial"/>
                <w:sz w:val="20"/>
                <w:szCs w:val="20"/>
                <w:lang w:eastAsia="ru-RU"/>
              </w:rPr>
              <w:t>5</w:t>
            </w:r>
            <w:r w:rsidR="007F7D69">
              <w:rPr>
                <w:rFonts w:ascii="Arial" w:hAnsi="Arial" w:cs="Arial"/>
                <w:sz w:val="20"/>
                <w:szCs w:val="20"/>
                <w:lang w:eastAsia="ru-RU"/>
              </w:rPr>
              <w:t>.</w:t>
            </w:r>
          </w:p>
        </w:tc>
        <w:tc>
          <w:tcPr>
            <w:tcW w:w="1393" w:type="pct"/>
          </w:tcPr>
          <w:p w14:paraId="295FA87B" w14:textId="77777777" w:rsidR="007F7D69" w:rsidRPr="00D2153A" w:rsidRDefault="007F7D69" w:rsidP="007F7D69">
            <w:pPr>
              <w:rPr>
                <w:rFonts w:ascii="Arial" w:hAnsi="Arial" w:cs="Arial"/>
                <w:sz w:val="20"/>
                <w:szCs w:val="20"/>
                <w:lang w:eastAsia="ru-RU"/>
              </w:rPr>
            </w:pPr>
            <w:r w:rsidRPr="007F7D69">
              <w:rPr>
                <w:rFonts w:ascii="Arial" w:hAnsi="Arial" w:cs="Arial"/>
                <w:sz w:val="20"/>
                <w:szCs w:val="20"/>
                <w:lang w:eastAsia="ru-RU"/>
              </w:rPr>
              <w:t>Среднесрочный бюджет ПА БЕ (подряд / хоз. способ)</w:t>
            </w:r>
          </w:p>
        </w:tc>
        <w:tc>
          <w:tcPr>
            <w:tcW w:w="697" w:type="pct"/>
            <w:shd w:val="clear" w:color="auto" w:fill="auto"/>
          </w:tcPr>
          <w:p w14:paraId="55CF4FC6" w14:textId="77777777" w:rsidR="007F7D69" w:rsidRPr="00D2153A" w:rsidRDefault="007F7D69" w:rsidP="007F7D69">
            <w:pPr>
              <w:jc w:val="center"/>
              <w:rPr>
                <w:rFonts w:ascii="Arial" w:hAnsi="Arial" w:cs="Arial"/>
                <w:sz w:val="20"/>
                <w:szCs w:val="20"/>
                <w:lang w:eastAsia="ru-RU"/>
              </w:rPr>
            </w:pPr>
            <w:r w:rsidRPr="000F4678">
              <w:rPr>
                <w:rFonts w:ascii="Arial" w:hAnsi="Arial" w:cs="Arial"/>
                <w:sz w:val="20"/>
                <w:szCs w:val="20"/>
                <w:lang w:val="en-US" w:eastAsia="ru-RU"/>
              </w:rPr>
              <w:t>BI</w:t>
            </w:r>
          </w:p>
        </w:tc>
        <w:tc>
          <w:tcPr>
            <w:tcW w:w="1044" w:type="pct"/>
            <w:shd w:val="clear" w:color="auto" w:fill="auto"/>
          </w:tcPr>
          <w:p w14:paraId="0D3437A6" w14:textId="309E1405" w:rsidR="007F7D69" w:rsidRPr="00D2153A" w:rsidRDefault="00F51D00" w:rsidP="007F7D69">
            <w:pPr>
              <w:rPr>
                <w:rFonts w:ascii="Arial" w:hAnsi="Arial" w:cs="Arial"/>
                <w:sz w:val="20"/>
                <w:szCs w:val="20"/>
                <w:lang w:eastAsia="ru-RU"/>
              </w:rPr>
            </w:pPr>
            <w:r w:rsidRPr="00F51D00">
              <w:rPr>
                <w:rFonts w:ascii="Arial" w:hAnsi="Arial" w:cs="Arial"/>
                <w:sz w:val="20"/>
                <w:szCs w:val="20"/>
                <w:lang w:eastAsia="ru-RU"/>
              </w:rPr>
              <w:t>MCB0</w:t>
            </w:r>
            <w:r w:rsidR="004D6CE2">
              <w:rPr>
                <w:rFonts w:ascii="Arial" w:hAnsi="Arial" w:cs="Arial"/>
                <w:sz w:val="20"/>
              </w:rPr>
              <w:t>8-02</w:t>
            </w:r>
          </w:p>
        </w:tc>
        <w:tc>
          <w:tcPr>
            <w:tcW w:w="1525" w:type="pct"/>
            <w:shd w:val="clear" w:color="auto" w:fill="auto"/>
          </w:tcPr>
          <w:p w14:paraId="2747912E" w14:textId="77777777" w:rsidR="007F7D69" w:rsidRPr="00D2153A" w:rsidRDefault="007F7D69" w:rsidP="007F7D69">
            <w:pPr>
              <w:rPr>
                <w:rFonts w:ascii="Arial" w:hAnsi="Arial" w:cs="Arial"/>
                <w:sz w:val="20"/>
                <w:szCs w:val="20"/>
                <w:lang w:eastAsia="ru-RU"/>
              </w:rPr>
            </w:pPr>
          </w:p>
        </w:tc>
      </w:tr>
      <w:tr w:rsidR="003164A4" w:rsidRPr="007F7D69" w14:paraId="7C7510B8" w14:textId="77777777" w:rsidTr="007F7D69">
        <w:trPr>
          <w:cantSplit/>
        </w:trPr>
        <w:tc>
          <w:tcPr>
            <w:tcW w:w="341" w:type="pct"/>
          </w:tcPr>
          <w:p w14:paraId="39728C68" w14:textId="3B72D8A3" w:rsidR="003164A4" w:rsidRPr="007F7D69" w:rsidRDefault="00D1791C" w:rsidP="003164A4">
            <w:pPr>
              <w:rPr>
                <w:rFonts w:ascii="Arial" w:hAnsi="Arial" w:cs="Arial"/>
                <w:sz w:val="20"/>
                <w:szCs w:val="20"/>
                <w:lang w:eastAsia="ru-RU"/>
              </w:rPr>
            </w:pPr>
            <w:r>
              <w:rPr>
                <w:rFonts w:ascii="Arial" w:hAnsi="Arial" w:cs="Arial"/>
                <w:sz w:val="20"/>
                <w:szCs w:val="20"/>
                <w:lang w:eastAsia="ru-RU"/>
              </w:rPr>
              <w:t>6</w:t>
            </w:r>
            <w:r w:rsidR="003164A4">
              <w:rPr>
                <w:rFonts w:ascii="Arial" w:hAnsi="Arial" w:cs="Arial"/>
                <w:sz w:val="20"/>
                <w:szCs w:val="20"/>
                <w:lang w:eastAsia="ru-RU"/>
              </w:rPr>
              <w:t>.</w:t>
            </w:r>
          </w:p>
        </w:tc>
        <w:tc>
          <w:tcPr>
            <w:tcW w:w="1393" w:type="pct"/>
          </w:tcPr>
          <w:p w14:paraId="7A814C11" w14:textId="77777777" w:rsidR="003164A4" w:rsidRPr="007F7D69" w:rsidRDefault="003164A4" w:rsidP="003164A4">
            <w:pPr>
              <w:rPr>
                <w:rFonts w:ascii="Arial" w:hAnsi="Arial" w:cs="Arial"/>
                <w:sz w:val="20"/>
                <w:szCs w:val="20"/>
                <w:lang w:eastAsia="ru-RU"/>
              </w:rPr>
            </w:pPr>
            <w:r w:rsidRPr="007F7D69">
              <w:rPr>
                <w:rFonts w:ascii="Arial" w:hAnsi="Arial" w:cs="Arial"/>
                <w:sz w:val="20"/>
                <w:szCs w:val="20"/>
                <w:lang w:eastAsia="ru-RU"/>
              </w:rPr>
              <w:t>Среднесрочный бюджет ПА БЕ (Opex / Capex)</w:t>
            </w:r>
          </w:p>
        </w:tc>
        <w:tc>
          <w:tcPr>
            <w:tcW w:w="697" w:type="pct"/>
            <w:shd w:val="clear" w:color="auto" w:fill="auto"/>
          </w:tcPr>
          <w:p w14:paraId="4D5023A8" w14:textId="77777777" w:rsidR="003164A4" w:rsidRPr="007F7D69" w:rsidRDefault="003164A4" w:rsidP="003164A4">
            <w:pPr>
              <w:jc w:val="center"/>
              <w:rPr>
                <w:rFonts w:ascii="Arial" w:hAnsi="Arial" w:cs="Arial"/>
                <w:sz w:val="20"/>
                <w:szCs w:val="20"/>
                <w:lang w:eastAsia="ru-RU"/>
              </w:rPr>
            </w:pPr>
            <w:r w:rsidRPr="000F4678">
              <w:rPr>
                <w:rFonts w:ascii="Arial" w:hAnsi="Arial" w:cs="Arial"/>
                <w:sz w:val="20"/>
                <w:szCs w:val="20"/>
                <w:lang w:val="en-US" w:eastAsia="ru-RU"/>
              </w:rPr>
              <w:t>BI</w:t>
            </w:r>
          </w:p>
        </w:tc>
        <w:tc>
          <w:tcPr>
            <w:tcW w:w="1044" w:type="pct"/>
            <w:shd w:val="clear" w:color="auto" w:fill="auto"/>
          </w:tcPr>
          <w:p w14:paraId="1674CB0F" w14:textId="3FEDB05E" w:rsidR="003164A4" w:rsidRPr="007F7D69" w:rsidRDefault="003164A4" w:rsidP="003164A4">
            <w:pPr>
              <w:rPr>
                <w:rFonts w:ascii="Arial" w:hAnsi="Arial" w:cs="Arial"/>
                <w:sz w:val="20"/>
                <w:szCs w:val="20"/>
                <w:lang w:eastAsia="ru-RU"/>
              </w:rPr>
            </w:pPr>
            <w:r w:rsidRPr="00F51D00">
              <w:rPr>
                <w:rFonts w:ascii="Arial" w:hAnsi="Arial" w:cs="Arial"/>
                <w:sz w:val="20"/>
                <w:szCs w:val="20"/>
                <w:lang w:eastAsia="ru-RU"/>
              </w:rPr>
              <w:t>MCB0</w:t>
            </w:r>
            <w:r w:rsidR="004D6CE2">
              <w:rPr>
                <w:rFonts w:ascii="Arial" w:hAnsi="Arial" w:cs="Arial"/>
                <w:sz w:val="20"/>
              </w:rPr>
              <w:t>8-02</w:t>
            </w:r>
          </w:p>
        </w:tc>
        <w:tc>
          <w:tcPr>
            <w:tcW w:w="1525" w:type="pct"/>
            <w:shd w:val="clear" w:color="auto" w:fill="auto"/>
          </w:tcPr>
          <w:p w14:paraId="199ECEED" w14:textId="77777777" w:rsidR="003164A4" w:rsidRPr="007F7D69" w:rsidRDefault="003164A4" w:rsidP="003164A4">
            <w:pPr>
              <w:rPr>
                <w:rFonts w:ascii="Arial" w:hAnsi="Arial" w:cs="Arial"/>
                <w:sz w:val="20"/>
                <w:szCs w:val="20"/>
                <w:lang w:eastAsia="ru-RU"/>
              </w:rPr>
            </w:pPr>
          </w:p>
        </w:tc>
      </w:tr>
      <w:tr w:rsidR="003164A4" w:rsidRPr="007F7D69" w14:paraId="4F291669" w14:textId="77777777" w:rsidTr="007F7D69">
        <w:trPr>
          <w:cantSplit/>
        </w:trPr>
        <w:tc>
          <w:tcPr>
            <w:tcW w:w="341" w:type="pct"/>
          </w:tcPr>
          <w:p w14:paraId="04EABBB7" w14:textId="1C93E71C" w:rsidR="003164A4" w:rsidRPr="007F7D69" w:rsidRDefault="00D1791C" w:rsidP="003164A4">
            <w:pPr>
              <w:rPr>
                <w:rFonts w:ascii="Arial" w:hAnsi="Arial" w:cs="Arial"/>
                <w:sz w:val="20"/>
                <w:szCs w:val="20"/>
                <w:lang w:eastAsia="ru-RU"/>
              </w:rPr>
            </w:pPr>
            <w:r>
              <w:rPr>
                <w:rFonts w:ascii="Arial" w:hAnsi="Arial" w:cs="Arial"/>
                <w:sz w:val="20"/>
                <w:szCs w:val="20"/>
                <w:lang w:eastAsia="ru-RU"/>
              </w:rPr>
              <w:t>7</w:t>
            </w:r>
            <w:r w:rsidR="003164A4">
              <w:rPr>
                <w:rFonts w:ascii="Arial" w:hAnsi="Arial" w:cs="Arial"/>
                <w:sz w:val="20"/>
                <w:szCs w:val="20"/>
                <w:lang w:eastAsia="ru-RU"/>
              </w:rPr>
              <w:t>.</w:t>
            </w:r>
          </w:p>
        </w:tc>
        <w:tc>
          <w:tcPr>
            <w:tcW w:w="1393" w:type="pct"/>
          </w:tcPr>
          <w:p w14:paraId="3C301EB1" w14:textId="77777777" w:rsidR="003164A4" w:rsidRPr="007F7D69" w:rsidRDefault="003164A4" w:rsidP="003164A4">
            <w:pPr>
              <w:rPr>
                <w:rFonts w:ascii="Arial" w:hAnsi="Arial" w:cs="Arial"/>
                <w:sz w:val="20"/>
                <w:szCs w:val="20"/>
                <w:lang w:eastAsia="ru-RU"/>
              </w:rPr>
            </w:pPr>
            <w:r>
              <w:rPr>
                <w:rFonts w:ascii="Arial" w:hAnsi="Arial" w:cs="Arial"/>
                <w:sz w:val="20"/>
                <w:szCs w:val="20"/>
                <w:lang w:eastAsia="ru-RU"/>
              </w:rPr>
              <w:t>Долгосрочный бюджет ПА БЕ</w:t>
            </w:r>
            <w:r w:rsidRPr="007F7D69">
              <w:rPr>
                <w:rFonts w:ascii="Arial" w:hAnsi="Arial" w:cs="Arial"/>
                <w:sz w:val="20"/>
                <w:szCs w:val="20"/>
                <w:lang w:eastAsia="ru-RU"/>
              </w:rPr>
              <w:t xml:space="preserve"> (подряд / хоз. способ)</w:t>
            </w:r>
          </w:p>
        </w:tc>
        <w:tc>
          <w:tcPr>
            <w:tcW w:w="697" w:type="pct"/>
            <w:shd w:val="clear" w:color="auto" w:fill="auto"/>
          </w:tcPr>
          <w:p w14:paraId="1D164F04" w14:textId="77777777" w:rsidR="003164A4" w:rsidRPr="007F7D69" w:rsidRDefault="003164A4" w:rsidP="003164A4">
            <w:pPr>
              <w:jc w:val="center"/>
              <w:rPr>
                <w:rFonts w:ascii="Arial" w:hAnsi="Arial" w:cs="Arial"/>
                <w:sz w:val="20"/>
                <w:szCs w:val="20"/>
                <w:lang w:eastAsia="ru-RU"/>
              </w:rPr>
            </w:pPr>
            <w:r w:rsidRPr="000F4678">
              <w:rPr>
                <w:rFonts w:ascii="Arial" w:hAnsi="Arial" w:cs="Arial"/>
                <w:sz w:val="20"/>
                <w:szCs w:val="20"/>
                <w:lang w:val="en-US" w:eastAsia="ru-RU"/>
              </w:rPr>
              <w:t>BI</w:t>
            </w:r>
          </w:p>
        </w:tc>
        <w:tc>
          <w:tcPr>
            <w:tcW w:w="1044" w:type="pct"/>
            <w:shd w:val="clear" w:color="auto" w:fill="auto"/>
          </w:tcPr>
          <w:p w14:paraId="7BE21774" w14:textId="7115D24B" w:rsidR="003164A4" w:rsidRPr="007F7D69" w:rsidRDefault="003164A4" w:rsidP="003164A4">
            <w:pPr>
              <w:rPr>
                <w:rFonts w:ascii="Arial" w:hAnsi="Arial" w:cs="Arial"/>
                <w:sz w:val="20"/>
                <w:szCs w:val="20"/>
                <w:lang w:eastAsia="ru-RU"/>
              </w:rPr>
            </w:pPr>
            <w:r w:rsidRPr="00B04EF5">
              <w:rPr>
                <w:rFonts w:ascii="Arial" w:hAnsi="Arial" w:cs="Arial"/>
                <w:sz w:val="20"/>
                <w:szCs w:val="20"/>
                <w:lang w:eastAsia="ru-RU"/>
              </w:rPr>
              <w:t>MCB0</w:t>
            </w:r>
            <w:r w:rsidR="004D6CE2">
              <w:rPr>
                <w:rFonts w:ascii="Arial" w:hAnsi="Arial" w:cs="Arial"/>
                <w:sz w:val="20"/>
              </w:rPr>
              <w:t>8-03</w:t>
            </w:r>
          </w:p>
        </w:tc>
        <w:tc>
          <w:tcPr>
            <w:tcW w:w="1525" w:type="pct"/>
            <w:shd w:val="clear" w:color="auto" w:fill="auto"/>
          </w:tcPr>
          <w:p w14:paraId="2BAAB687" w14:textId="77777777" w:rsidR="003164A4" w:rsidRPr="007F7D69" w:rsidRDefault="003164A4" w:rsidP="003164A4">
            <w:pPr>
              <w:rPr>
                <w:rFonts w:ascii="Arial" w:hAnsi="Arial" w:cs="Arial"/>
                <w:sz w:val="20"/>
                <w:szCs w:val="20"/>
                <w:lang w:eastAsia="ru-RU"/>
              </w:rPr>
            </w:pPr>
          </w:p>
        </w:tc>
      </w:tr>
      <w:tr w:rsidR="003164A4" w:rsidRPr="007F7D69" w14:paraId="3819B5E7" w14:textId="77777777" w:rsidTr="007F7D69">
        <w:trPr>
          <w:cantSplit/>
        </w:trPr>
        <w:tc>
          <w:tcPr>
            <w:tcW w:w="341" w:type="pct"/>
          </w:tcPr>
          <w:p w14:paraId="764D8AEA" w14:textId="6D317F21" w:rsidR="003164A4" w:rsidRPr="007F7D69" w:rsidRDefault="00D1791C">
            <w:pPr>
              <w:rPr>
                <w:rFonts w:ascii="Arial" w:hAnsi="Arial" w:cs="Arial"/>
                <w:sz w:val="20"/>
                <w:szCs w:val="20"/>
                <w:lang w:eastAsia="ru-RU"/>
              </w:rPr>
            </w:pPr>
            <w:r>
              <w:rPr>
                <w:rFonts w:ascii="Arial" w:hAnsi="Arial" w:cs="Arial"/>
                <w:sz w:val="20"/>
                <w:szCs w:val="20"/>
                <w:lang w:eastAsia="ru-RU"/>
              </w:rPr>
              <w:t>8</w:t>
            </w:r>
            <w:r w:rsidR="003164A4">
              <w:rPr>
                <w:rFonts w:ascii="Arial" w:hAnsi="Arial" w:cs="Arial"/>
                <w:sz w:val="20"/>
                <w:szCs w:val="20"/>
                <w:lang w:eastAsia="ru-RU"/>
              </w:rPr>
              <w:t>.</w:t>
            </w:r>
          </w:p>
        </w:tc>
        <w:tc>
          <w:tcPr>
            <w:tcW w:w="1393" w:type="pct"/>
          </w:tcPr>
          <w:p w14:paraId="17D72BDF" w14:textId="77777777" w:rsidR="003164A4" w:rsidRPr="007F7D69" w:rsidRDefault="003164A4" w:rsidP="003164A4">
            <w:pPr>
              <w:rPr>
                <w:rFonts w:ascii="Arial" w:hAnsi="Arial" w:cs="Arial"/>
                <w:sz w:val="20"/>
                <w:szCs w:val="20"/>
                <w:lang w:eastAsia="ru-RU"/>
              </w:rPr>
            </w:pPr>
            <w:r w:rsidRPr="007F7D69">
              <w:rPr>
                <w:rFonts w:ascii="Arial" w:hAnsi="Arial" w:cs="Arial"/>
                <w:sz w:val="20"/>
                <w:szCs w:val="20"/>
                <w:lang w:eastAsia="ru-RU"/>
              </w:rPr>
              <w:t>Долгосрочный бюджет ПА БЕ (Opex / Capex)</w:t>
            </w:r>
          </w:p>
        </w:tc>
        <w:tc>
          <w:tcPr>
            <w:tcW w:w="697" w:type="pct"/>
            <w:shd w:val="clear" w:color="auto" w:fill="auto"/>
          </w:tcPr>
          <w:p w14:paraId="34BABD0A" w14:textId="77777777" w:rsidR="003164A4" w:rsidRPr="007F7D69" w:rsidRDefault="003164A4" w:rsidP="003164A4">
            <w:pPr>
              <w:jc w:val="center"/>
              <w:rPr>
                <w:rFonts w:ascii="Arial" w:hAnsi="Arial" w:cs="Arial"/>
                <w:sz w:val="20"/>
                <w:szCs w:val="20"/>
                <w:lang w:eastAsia="ru-RU"/>
              </w:rPr>
            </w:pPr>
            <w:r w:rsidRPr="000F4678">
              <w:rPr>
                <w:rFonts w:ascii="Arial" w:hAnsi="Arial" w:cs="Arial"/>
                <w:sz w:val="20"/>
                <w:szCs w:val="20"/>
                <w:lang w:val="en-US" w:eastAsia="ru-RU"/>
              </w:rPr>
              <w:t>BI</w:t>
            </w:r>
          </w:p>
        </w:tc>
        <w:tc>
          <w:tcPr>
            <w:tcW w:w="1044" w:type="pct"/>
            <w:shd w:val="clear" w:color="auto" w:fill="auto"/>
          </w:tcPr>
          <w:p w14:paraId="7AF2F6DB" w14:textId="1EE706CF" w:rsidR="003164A4" w:rsidRPr="007F7D69" w:rsidRDefault="003164A4" w:rsidP="003164A4">
            <w:pPr>
              <w:rPr>
                <w:rFonts w:ascii="Arial" w:hAnsi="Arial" w:cs="Arial"/>
                <w:sz w:val="20"/>
                <w:szCs w:val="20"/>
                <w:lang w:eastAsia="ru-RU"/>
              </w:rPr>
            </w:pPr>
            <w:r w:rsidRPr="00B04EF5">
              <w:rPr>
                <w:rFonts w:ascii="Arial" w:hAnsi="Arial" w:cs="Arial"/>
                <w:sz w:val="20"/>
                <w:szCs w:val="20"/>
                <w:lang w:eastAsia="ru-RU"/>
              </w:rPr>
              <w:t>MCB0</w:t>
            </w:r>
            <w:r w:rsidR="004D6CE2">
              <w:rPr>
                <w:rFonts w:ascii="Arial" w:hAnsi="Arial" w:cs="Arial"/>
                <w:sz w:val="20"/>
              </w:rPr>
              <w:t>8-03</w:t>
            </w:r>
          </w:p>
        </w:tc>
        <w:tc>
          <w:tcPr>
            <w:tcW w:w="1525" w:type="pct"/>
            <w:shd w:val="clear" w:color="auto" w:fill="auto"/>
          </w:tcPr>
          <w:p w14:paraId="55F521AC" w14:textId="77777777" w:rsidR="003164A4" w:rsidRPr="007F7D69" w:rsidRDefault="003164A4" w:rsidP="003164A4">
            <w:pPr>
              <w:rPr>
                <w:rFonts w:ascii="Arial" w:hAnsi="Arial" w:cs="Arial"/>
                <w:sz w:val="20"/>
                <w:szCs w:val="20"/>
                <w:lang w:eastAsia="ru-RU"/>
              </w:rPr>
            </w:pPr>
          </w:p>
        </w:tc>
      </w:tr>
      <w:tr w:rsidR="003164A4" w:rsidRPr="007F7D69" w14:paraId="6524276E" w14:textId="77777777" w:rsidTr="007F7D69">
        <w:trPr>
          <w:cantSplit/>
        </w:trPr>
        <w:tc>
          <w:tcPr>
            <w:tcW w:w="341" w:type="pct"/>
          </w:tcPr>
          <w:p w14:paraId="46945A2E" w14:textId="1FFCE361" w:rsidR="003164A4" w:rsidRPr="00494ECB" w:rsidRDefault="00D1791C" w:rsidP="003164A4">
            <w:pPr>
              <w:rPr>
                <w:rFonts w:ascii="Arial" w:hAnsi="Arial" w:cs="Arial"/>
                <w:sz w:val="20"/>
                <w:szCs w:val="20"/>
                <w:lang w:val="en-US" w:eastAsia="ru-RU"/>
              </w:rPr>
            </w:pPr>
            <w:r>
              <w:rPr>
                <w:rFonts w:ascii="Arial" w:hAnsi="Arial" w:cs="Arial"/>
                <w:sz w:val="20"/>
                <w:szCs w:val="20"/>
                <w:lang w:eastAsia="ru-RU"/>
              </w:rPr>
              <w:t>9</w:t>
            </w:r>
            <w:r w:rsidR="003164A4">
              <w:rPr>
                <w:rFonts w:ascii="Arial" w:hAnsi="Arial" w:cs="Arial"/>
                <w:sz w:val="20"/>
                <w:szCs w:val="20"/>
                <w:lang w:val="en-US" w:eastAsia="ru-RU"/>
              </w:rPr>
              <w:t>.</w:t>
            </w:r>
          </w:p>
        </w:tc>
        <w:tc>
          <w:tcPr>
            <w:tcW w:w="1393" w:type="pct"/>
          </w:tcPr>
          <w:p w14:paraId="44548335" w14:textId="7BDCB94B" w:rsidR="003164A4" w:rsidRPr="00D71039" w:rsidRDefault="003164A4" w:rsidP="003164A4">
            <w:pPr>
              <w:rPr>
                <w:rFonts w:ascii="Arial" w:hAnsi="Arial" w:cs="Arial"/>
                <w:sz w:val="20"/>
                <w:szCs w:val="20"/>
                <w:lang w:eastAsia="ru-RU"/>
              </w:rPr>
            </w:pPr>
            <w:r>
              <w:rPr>
                <w:rFonts w:ascii="Arial" w:hAnsi="Arial" w:cs="Arial"/>
                <w:sz w:val="20"/>
                <w:szCs w:val="20"/>
                <w:lang w:eastAsia="ru-RU"/>
              </w:rPr>
              <w:t>Сводный отчет для план-факт анализа выполнения воздействий на ПА</w:t>
            </w:r>
          </w:p>
        </w:tc>
        <w:tc>
          <w:tcPr>
            <w:tcW w:w="697" w:type="pct"/>
            <w:shd w:val="clear" w:color="auto" w:fill="auto"/>
          </w:tcPr>
          <w:p w14:paraId="793A62B0" w14:textId="331E6DAB" w:rsidR="003164A4" w:rsidRPr="000F4678" w:rsidRDefault="003164A4" w:rsidP="003164A4">
            <w:pPr>
              <w:jc w:val="center"/>
              <w:rPr>
                <w:rFonts w:ascii="Arial" w:hAnsi="Arial" w:cs="Arial"/>
                <w:sz w:val="20"/>
                <w:szCs w:val="20"/>
                <w:lang w:val="en-US" w:eastAsia="ru-RU"/>
              </w:rPr>
            </w:pPr>
            <w:r>
              <w:rPr>
                <w:rFonts w:ascii="Arial" w:hAnsi="Arial" w:cs="Arial"/>
                <w:sz w:val="20"/>
                <w:szCs w:val="20"/>
                <w:lang w:val="en-US" w:eastAsia="ru-RU"/>
              </w:rPr>
              <w:t>BI</w:t>
            </w:r>
          </w:p>
        </w:tc>
        <w:tc>
          <w:tcPr>
            <w:tcW w:w="1044" w:type="pct"/>
            <w:shd w:val="clear" w:color="auto" w:fill="auto"/>
          </w:tcPr>
          <w:p w14:paraId="4FE9035B" w14:textId="17032122" w:rsidR="003164A4" w:rsidRPr="00494ECB" w:rsidRDefault="003164A4" w:rsidP="003164A4">
            <w:pPr>
              <w:rPr>
                <w:rFonts w:ascii="Arial" w:hAnsi="Arial" w:cs="Arial"/>
                <w:sz w:val="20"/>
                <w:szCs w:val="20"/>
                <w:lang w:val="en-US" w:eastAsia="ru-RU"/>
              </w:rPr>
            </w:pPr>
            <w:r>
              <w:rPr>
                <w:rFonts w:ascii="Arial" w:hAnsi="Arial" w:cs="Arial"/>
                <w:sz w:val="20"/>
                <w:szCs w:val="20"/>
                <w:lang w:val="en-US" w:eastAsia="ru-RU"/>
              </w:rPr>
              <w:t>PM73</w:t>
            </w:r>
          </w:p>
        </w:tc>
        <w:tc>
          <w:tcPr>
            <w:tcW w:w="1525" w:type="pct"/>
            <w:shd w:val="clear" w:color="auto" w:fill="auto"/>
          </w:tcPr>
          <w:p w14:paraId="393298FE" w14:textId="77777777" w:rsidR="003164A4" w:rsidRPr="007F7D69" w:rsidRDefault="003164A4" w:rsidP="003164A4">
            <w:pPr>
              <w:rPr>
                <w:rFonts w:ascii="Arial" w:hAnsi="Arial" w:cs="Arial"/>
                <w:sz w:val="20"/>
                <w:szCs w:val="20"/>
                <w:lang w:eastAsia="ru-RU"/>
              </w:rPr>
            </w:pPr>
          </w:p>
        </w:tc>
      </w:tr>
      <w:tr w:rsidR="003164A4" w:rsidRPr="007F7D69" w14:paraId="59F2DEDE" w14:textId="77777777" w:rsidTr="007F7D69">
        <w:trPr>
          <w:cantSplit/>
        </w:trPr>
        <w:tc>
          <w:tcPr>
            <w:tcW w:w="341" w:type="pct"/>
          </w:tcPr>
          <w:p w14:paraId="2DD3B61C" w14:textId="43ABD236" w:rsidR="003164A4" w:rsidRDefault="003164A4">
            <w:pPr>
              <w:rPr>
                <w:rFonts w:ascii="Arial" w:hAnsi="Arial" w:cs="Arial"/>
                <w:sz w:val="20"/>
                <w:szCs w:val="20"/>
                <w:lang w:val="en-US" w:eastAsia="ru-RU"/>
              </w:rPr>
            </w:pPr>
            <w:r>
              <w:rPr>
                <w:rFonts w:ascii="Arial" w:hAnsi="Arial" w:cs="Arial"/>
                <w:sz w:val="20"/>
                <w:szCs w:val="20"/>
                <w:lang w:val="en-US" w:eastAsia="ru-RU"/>
              </w:rPr>
              <w:t>1</w:t>
            </w:r>
            <w:r w:rsidR="00D1791C">
              <w:rPr>
                <w:rFonts w:ascii="Arial" w:hAnsi="Arial" w:cs="Arial"/>
                <w:sz w:val="20"/>
                <w:szCs w:val="20"/>
                <w:lang w:eastAsia="ru-RU"/>
              </w:rPr>
              <w:t>0</w:t>
            </w:r>
            <w:r>
              <w:rPr>
                <w:rFonts w:ascii="Arial" w:hAnsi="Arial" w:cs="Arial"/>
                <w:sz w:val="20"/>
                <w:szCs w:val="20"/>
                <w:lang w:val="en-US" w:eastAsia="ru-RU"/>
              </w:rPr>
              <w:t>.</w:t>
            </w:r>
          </w:p>
        </w:tc>
        <w:tc>
          <w:tcPr>
            <w:tcW w:w="1393" w:type="pct"/>
          </w:tcPr>
          <w:p w14:paraId="2DFE0CB7" w14:textId="5DBD5BE5" w:rsidR="003164A4" w:rsidRPr="007F7D69" w:rsidRDefault="003164A4" w:rsidP="003164A4">
            <w:pPr>
              <w:rPr>
                <w:rFonts w:ascii="Arial" w:hAnsi="Arial" w:cs="Arial"/>
                <w:sz w:val="20"/>
                <w:szCs w:val="20"/>
                <w:lang w:eastAsia="ru-RU"/>
              </w:rPr>
            </w:pPr>
            <w:r>
              <w:rPr>
                <w:rFonts w:ascii="Arial" w:hAnsi="Arial" w:cs="Arial"/>
                <w:sz w:val="20"/>
                <w:szCs w:val="20"/>
                <w:lang w:eastAsia="ru-RU"/>
              </w:rPr>
              <w:t>Детальный отчет для план-факт анализа выполнения воздействий на ПА</w:t>
            </w:r>
          </w:p>
        </w:tc>
        <w:tc>
          <w:tcPr>
            <w:tcW w:w="697" w:type="pct"/>
            <w:shd w:val="clear" w:color="auto" w:fill="auto"/>
          </w:tcPr>
          <w:p w14:paraId="063A9955" w14:textId="3161FBBC" w:rsidR="003164A4" w:rsidRPr="000F4678" w:rsidRDefault="003164A4" w:rsidP="003164A4">
            <w:pPr>
              <w:jc w:val="center"/>
              <w:rPr>
                <w:rFonts w:ascii="Arial" w:hAnsi="Arial" w:cs="Arial"/>
                <w:sz w:val="20"/>
                <w:szCs w:val="20"/>
                <w:lang w:val="en-US" w:eastAsia="ru-RU"/>
              </w:rPr>
            </w:pPr>
            <w:r>
              <w:rPr>
                <w:rFonts w:ascii="Arial" w:hAnsi="Arial" w:cs="Arial"/>
                <w:sz w:val="20"/>
                <w:szCs w:val="20"/>
                <w:lang w:val="en-US" w:eastAsia="ru-RU"/>
              </w:rPr>
              <w:t>BI</w:t>
            </w:r>
          </w:p>
        </w:tc>
        <w:tc>
          <w:tcPr>
            <w:tcW w:w="1044" w:type="pct"/>
            <w:shd w:val="clear" w:color="auto" w:fill="auto"/>
          </w:tcPr>
          <w:p w14:paraId="111904FC" w14:textId="6E1AD3EA" w:rsidR="003164A4" w:rsidRPr="00494ECB" w:rsidRDefault="003164A4" w:rsidP="003164A4">
            <w:pPr>
              <w:rPr>
                <w:rFonts w:ascii="Arial" w:hAnsi="Arial" w:cs="Arial"/>
                <w:sz w:val="20"/>
                <w:szCs w:val="20"/>
                <w:lang w:val="en-US" w:eastAsia="ru-RU"/>
              </w:rPr>
            </w:pPr>
            <w:r>
              <w:rPr>
                <w:rFonts w:ascii="Arial" w:hAnsi="Arial" w:cs="Arial"/>
                <w:sz w:val="20"/>
                <w:szCs w:val="20"/>
                <w:lang w:val="en-US" w:eastAsia="ru-RU"/>
              </w:rPr>
              <w:t>PM74</w:t>
            </w:r>
          </w:p>
        </w:tc>
        <w:tc>
          <w:tcPr>
            <w:tcW w:w="1525" w:type="pct"/>
            <w:shd w:val="clear" w:color="auto" w:fill="auto"/>
          </w:tcPr>
          <w:p w14:paraId="07E0E661" w14:textId="77777777" w:rsidR="003164A4" w:rsidRPr="007F7D69" w:rsidRDefault="003164A4" w:rsidP="003164A4">
            <w:pPr>
              <w:rPr>
                <w:rFonts w:ascii="Arial" w:hAnsi="Arial" w:cs="Arial"/>
                <w:sz w:val="20"/>
                <w:szCs w:val="20"/>
                <w:lang w:eastAsia="ru-RU"/>
              </w:rPr>
            </w:pPr>
          </w:p>
        </w:tc>
      </w:tr>
    </w:tbl>
    <w:p w14:paraId="2A061782" w14:textId="77777777" w:rsidR="000F4678" w:rsidRDefault="000F4678" w:rsidP="00B5511F">
      <w:pPr>
        <w:spacing w:after="240" w:line="276" w:lineRule="auto"/>
        <w:rPr>
          <w:rFonts w:ascii="Arial" w:hAnsi="Arial" w:cs="Arial"/>
          <w:color w:val="000000" w:themeColor="text1"/>
        </w:rPr>
      </w:pPr>
    </w:p>
    <w:p w14:paraId="46C09ADC" w14:textId="31AC3085" w:rsidR="00B5511F" w:rsidRDefault="00B5511F" w:rsidP="00B5511F">
      <w:pPr>
        <w:spacing w:after="240" w:line="276" w:lineRule="auto"/>
        <w:ind w:firstLine="567"/>
        <w:rPr>
          <w:rFonts w:ascii="Arial" w:hAnsi="Arial" w:cs="Arial"/>
          <w:color w:val="000000" w:themeColor="text1"/>
        </w:rPr>
      </w:pPr>
      <w:r>
        <w:rPr>
          <w:rFonts w:ascii="Arial" w:hAnsi="Arial" w:cs="Arial"/>
          <w:color w:val="000000" w:themeColor="text1"/>
        </w:rPr>
        <w:t xml:space="preserve">Формат отчётов приведён в </w:t>
      </w:r>
      <w:r w:rsidRPr="00B5511F">
        <w:rPr>
          <w:rFonts w:ascii="Arial" w:hAnsi="Arial" w:cs="Arial"/>
          <w:color w:val="000000" w:themeColor="text1"/>
        </w:rPr>
        <w:t xml:space="preserve">документе </w:t>
      </w:r>
      <w:r w:rsidR="002E6C85">
        <w:rPr>
          <w:rFonts w:ascii="Arial" w:hAnsi="Arial" w:cs="Arial"/>
          <w:color w:val="000000" w:themeColor="text1"/>
        </w:rPr>
        <w:t>ERP.13.9_10_101_PM</w:t>
      </w:r>
      <w:r w:rsidR="00B2440D" w:rsidRPr="00B2440D">
        <w:rPr>
          <w:rFonts w:ascii="Arial" w:hAnsi="Arial" w:cs="Arial"/>
          <w:color w:val="000000" w:themeColor="text1"/>
        </w:rPr>
        <w:t xml:space="preserve"> </w:t>
      </w:r>
      <w:r w:rsidRPr="00B5511F">
        <w:rPr>
          <w:rFonts w:ascii="Arial" w:hAnsi="Arial" w:cs="Arial"/>
          <w:color w:val="000000" w:themeColor="text1"/>
        </w:rPr>
        <w:t>«</w:t>
      </w:r>
      <w:r w:rsidR="00B2440D" w:rsidRPr="00B2440D">
        <w:rPr>
          <w:rFonts w:ascii="Arial" w:hAnsi="Arial" w:cs="Arial"/>
          <w:color w:val="000000" w:themeColor="text1"/>
        </w:rPr>
        <w:t>Методика планирования и контроля факта затрат на поддержание производственных активов (с учётом капитализации затрат на ремонт основных средств)</w:t>
      </w:r>
      <w:r w:rsidRPr="00B5511F">
        <w:rPr>
          <w:rFonts w:ascii="Arial" w:hAnsi="Arial" w:cs="Arial"/>
          <w:color w:val="000000" w:themeColor="text1"/>
        </w:rPr>
        <w:t>».</w:t>
      </w:r>
    </w:p>
    <w:p w14:paraId="6601D272" w14:textId="77777777" w:rsidR="00B5511F" w:rsidRPr="00B5511F" w:rsidRDefault="00B5511F" w:rsidP="00B5511F">
      <w:pPr>
        <w:spacing w:after="240" w:line="276" w:lineRule="auto"/>
        <w:ind w:firstLine="567"/>
        <w:rPr>
          <w:rFonts w:ascii="Arial" w:hAnsi="Arial" w:cs="Arial"/>
          <w:color w:val="000000" w:themeColor="text1"/>
        </w:rPr>
      </w:pPr>
      <w:r w:rsidRPr="00B5511F">
        <w:rPr>
          <w:rFonts w:ascii="Arial" w:hAnsi="Arial" w:cs="Arial"/>
          <w:color w:val="000000" w:themeColor="text1"/>
        </w:rPr>
        <w:t>Описание отчётов приведено в КД Отчётность</w:t>
      </w:r>
      <w:r>
        <w:rPr>
          <w:rFonts w:ascii="Arial" w:hAnsi="Arial" w:cs="Arial"/>
          <w:color w:val="000000" w:themeColor="text1"/>
        </w:rPr>
        <w:t xml:space="preserve"> по направлению ТОиР. </w:t>
      </w:r>
      <w:r w:rsidRPr="00B5511F">
        <w:rPr>
          <w:rFonts w:ascii="Arial" w:hAnsi="Arial" w:cs="Arial"/>
          <w:color w:val="000000" w:themeColor="text1"/>
        </w:rPr>
        <w:t>Описание разделов отчётов приведено в Альбоме форм по направлению ТОиР.</w:t>
      </w:r>
    </w:p>
    <w:p w14:paraId="6EF34829" w14:textId="77777777" w:rsidR="00B5511F" w:rsidRPr="00B5511F" w:rsidRDefault="00B5511F" w:rsidP="00B5511F">
      <w:pPr>
        <w:spacing w:after="240" w:line="276" w:lineRule="auto"/>
        <w:rPr>
          <w:rFonts w:ascii="Arial" w:hAnsi="Arial" w:cs="Arial"/>
          <w:color w:val="000000" w:themeColor="text1"/>
        </w:rPr>
      </w:pPr>
    </w:p>
    <w:p w14:paraId="06244A8E" w14:textId="35CE1C0F" w:rsidR="00695202" w:rsidRPr="008C7F95" w:rsidRDefault="009A2B20" w:rsidP="008C7F95">
      <w:pPr>
        <w:pStyle w:val="21"/>
        <w:keepNext/>
        <w:keepLines/>
        <w:numPr>
          <w:ilvl w:val="1"/>
          <w:numId w:val="8"/>
        </w:numPr>
        <w:spacing w:before="160" w:after="120" w:line="276" w:lineRule="auto"/>
        <w:rPr>
          <w:rFonts w:eastAsiaTheme="majorEastAsia" w:cstheme="majorBidi"/>
          <w:bCs w:val="0"/>
          <w:iCs w:val="0"/>
          <w:szCs w:val="26"/>
        </w:rPr>
      </w:pPr>
      <w:bookmarkStart w:id="2639" w:name="_Toc77357565"/>
      <w:r>
        <w:rPr>
          <w:rFonts w:eastAsiaTheme="majorEastAsia" w:cstheme="majorBidi"/>
          <w:bCs w:val="0"/>
          <w:iCs w:val="0"/>
          <w:szCs w:val="26"/>
        </w:rPr>
        <w:t xml:space="preserve">Перечень доработок, </w:t>
      </w:r>
      <w:r w:rsidR="0036069A">
        <w:rPr>
          <w:rFonts w:eastAsiaTheme="majorEastAsia" w:cstheme="majorBidi"/>
          <w:bCs w:val="0"/>
          <w:iCs w:val="0"/>
          <w:szCs w:val="26"/>
        </w:rPr>
        <w:t>р</w:t>
      </w:r>
      <w:r w:rsidR="00695202" w:rsidRPr="008C7F95">
        <w:rPr>
          <w:rFonts w:eastAsiaTheme="majorEastAsia" w:cstheme="majorBidi"/>
          <w:bCs w:val="0"/>
          <w:iCs w:val="0"/>
          <w:szCs w:val="26"/>
        </w:rPr>
        <w:t>азработ</w:t>
      </w:r>
      <w:r>
        <w:rPr>
          <w:rFonts w:eastAsiaTheme="majorEastAsia" w:cstheme="majorBidi"/>
          <w:bCs w:val="0"/>
          <w:iCs w:val="0"/>
          <w:szCs w:val="26"/>
        </w:rPr>
        <w:t>о</w:t>
      </w:r>
      <w:r w:rsidR="00695202" w:rsidRPr="008C7F95">
        <w:rPr>
          <w:rFonts w:eastAsiaTheme="majorEastAsia" w:cstheme="majorBidi"/>
          <w:bCs w:val="0"/>
          <w:iCs w:val="0"/>
          <w:szCs w:val="26"/>
        </w:rPr>
        <w:t>к</w:t>
      </w:r>
      <w:r w:rsidR="00C609BD">
        <w:rPr>
          <w:rFonts w:eastAsiaTheme="majorEastAsia" w:cstheme="majorBidi"/>
          <w:bCs w:val="0"/>
          <w:iCs w:val="0"/>
          <w:szCs w:val="26"/>
        </w:rPr>
        <w:t xml:space="preserve"> и интеграция (интерфейсы)</w:t>
      </w:r>
      <w:bookmarkEnd w:id="2639"/>
    </w:p>
    <w:p w14:paraId="394CCE3A" w14:textId="7F68B1DA" w:rsidR="002F400F" w:rsidRPr="00467379" w:rsidRDefault="002F400F" w:rsidP="00916FAB">
      <w:pPr>
        <w:pStyle w:val="a7"/>
        <w:keepNext/>
        <w:spacing w:after="240" w:afterAutospacing="0" w:line="276" w:lineRule="auto"/>
        <w:jc w:val="right"/>
        <w:rPr>
          <w:rFonts w:ascii="Arial" w:hAnsi="Arial" w:cs="Arial"/>
          <w:b/>
          <w:sz w:val="22"/>
          <w:szCs w:val="22"/>
        </w:rPr>
      </w:pPr>
      <w:r w:rsidRPr="00467379">
        <w:rPr>
          <w:rFonts w:ascii="Arial" w:hAnsi="Arial" w:cs="Arial"/>
          <w:b/>
          <w:sz w:val="22"/>
          <w:szCs w:val="22"/>
        </w:rPr>
        <w:t xml:space="preserve">Таблица </w:t>
      </w:r>
      <w:r w:rsidRPr="00467379">
        <w:rPr>
          <w:rFonts w:ascii="Arial" w:hAnsi="Arial" w:cs="Arial"/>
          <w:b/>
          <w:sz w:val="22"/>
          <w:szCs w:val="22"/>
        </w:rPr>
        <w:fldChar w:fldCharType="begin"/>
      </w:r>
      <w:r w:rsidRPr="00467379">
        <w:rPr>
          <w:rFonts w:ascii="Arial" w:hAnsi="Arial" w:cs="Arial"/>
          <w:b/>
          <w:sz w:val="22"/>
          <w:szCs w:val="22"/>
        </w:rPr>
        <w:instrText xml:space="preserve"> SEQ Таблица \* ARABIC </w:instrText>
      </w:r>
      <w:r w:rsidRPr="00467379">
        <w:rPr>
          <w:rFonts w:ascii="Arial" w:hAnsi="Arial" w:cs="Arial"/>
          <w:b/>
          <w:sz w:val="22"/>
          <w:szCs w:val="22"/>
        </w:rPr>
        <w:fldChar w:fldCharType="separate"/>
      </w:r>
      <w:r w:rsidR="000614E1">
        <w:rPr>
          <w:rFonts w:ascii="Arial" w:hAnsi="Arial" w:cs="Arial"/>
          <w:b/>
          <w:noProof/>
          <w:sz w:val="22"/>
          <w:szCs w:val="22"/>
        </w:rPr>
        <w:t>22</w:t>
      </w:r>
      <w:r w:rsidRPr="00467379">
        <w:rPr>
          <w:rFonts w:ascii="Arial" w:hAnsi="Arial" w:cs="Arial"/>
          <w:b/>
          <w:sz w:val="22"/>
          <w:szCs w:val="22"/>
        </w:rPr>
        <w:fldChar w:fldCharType="end"/>
      </w:r>
      <w:r w:rsidRPr="00467379">
        <w:rPr>
          <w:rFonts w:ascii="Arial" w:hAnsi="Arial" w:cs="Arial"/>
          <w:b/>
          <w:sz w:val="22"/>
          <w:szCs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6"/>
        <w:gridCol w:w="4095"/>
        <w:gridCol w:w="1406"/>
        <w:gridCol w:w="2115"/>
        <w:gridCol w:w="1954"/>
      </w:tblGrid>
      <w:tr w:rsidR="001135C1" w:rsidRPr="006F5656" w14:paraId="1F35003A" w14:textId="77777777" w:rsidTr="00494ECB">
        <w:trPr>
          <w:cantSplit/>
          <w:trHeight w:val="397"/>
          <w:tblHeader/>
        </w:trPr>
        <w:tc>
          <w:tcPr>
            <w:tcW w:w="298" w:type="pct"/>
            <w:shd w:val="clear" w:color="auto" w:fill="FFC000"/>
            <w:vAlign w:val="center"/>
          </w:tcPr>
          <w:p w14:paraId="52905A17"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 п.п</w:t>
            </w:r>
          </w:p>
        </w:tc>
        <w:tc>
          <w:tcPr>
            <w:tcW w:w="2012" w:type="pct"/>
            <w:shd w:val="clear" w:color="auto" w:fill="FFC000"/>
            <w:vAlign w:val="center"/>
          </w:tcPr>
          <w:p w14:paraId="06DD0817" w14:textId="77777777" w:rsidR="001135C1" w:rsidRPr="008C7F95" w:rsidRDefault="00AC6F0A" w:rsidP="00AC6F0A">
            <w:pPr>
              <w:jc w:val="center"/>
              <w:rPr>
                <w:rFonts w:ascii="Arial" w:hAnsi="Arial" w:cs="Arial"/>
                <w:b/>
                <w:sz w:val="20"/>
                <w:szCs w:val="20"/>
                <w:lang w:eastAsia="ru-RU"/>
              </w:rPr>
            </w:pPr>
            <w:r>
              <w:rPr>
                <w:rFonts w:ascii="Arial" w:hAnsi="Arial" w:cs="Arial"/>
                <w:b/>
                <w:sz w:val="20"/>
                <w:szCs w:val="20"/>
                <w:lang w:eastAsia="ru-RU"/>
              </w:rPr>
              <w:t>Название</w:t>
            </w:r>
          </w:p>
        </w:tc>
        <w:tc>
          <w:tcPr>
            <w:tcW w:w="691" w:type="pct"/>
            <w:shd w:val="clear" w:color="auto" w:fill="FFC000"/>
            <w:vAlign w:val="center"/>
          </w:tcPr>
          <w:p w14:paraId="688C04C3"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Тип реализации</w:t>
            </w:r>
          </w:p>
        </w:tc>
        <w:tc>
          <w:tcPr>
            <w:tcW w:w="1039" w:type="pct"/>
            <w:shd w:val="clear" w:color="auto" w:fill="FFC000"/>
            <w:vAlign w:val="center"/>
          </w:tcPr>
          <w:p w14:paraId="5E9FA5B3"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Ссылка на реестр разработок</w:t>
            </w:r>
          </w:p>
        </w:tc>
        <w:tc>
          <w:tcPr>
            <w:tcW w:w="960" w:type="pct"/>
            <w:shd w:val="clear" w:color="auto" w:fill="FFC000"/>
            <w:vAlign w:val="center"/>
          </w:tcPr>
          <w:p w14:paraId="2DA49D58" w14:textId="77777777" w:rsidR="001135C1" w:rsidRPr="006F5656" w:rsidRDefault="001135C1" w:rsidP="001135C1">
            <w:pPr>
              <w:jc w:val="center"/>
              <w:rPr>
                <w:rFonts w:ascii="Arial" w:hAnsi="Arial" w:cs="Arial"/>
                <w:b/>
                <w:sz w:val="20"/>
                <w:szCs w:val="20"/>
              </w:rPr>
            </w:pPr>
            <w:r w:rsidRPr="008C7F95">
              <w:rPr>
                <w:rFonts w:ascii="Arial" w:hAnsi="Arial" w:cs="Arial"/>
                <w:b/>
                <w:sz w:val="20"/>
                <w:szCs w:val="20"/>
                <w:lang w:eastAsia="ru-RU"/>
              </w:rPr>
              <w:t xml:space="preserve">Ссылка на КД </w:t>
            </w:r>
            <w:r w:rsidRPr="008C7F95">
              <w:rPr>
                <w:rFonts w:ascii="Arial" w:hAnsi="Arial" w:cs="Arial"/>
                <w:b/>
                <w:sz w:val="20"/>
                <w:szCs w:val="20"/>
                <w:lang w:val="en-US" w:eastAsia="ru-RU"/>
              </w:rPr>
              <w:t>BI</w:t>
            </w:r>
            <w:r w:rsidR="00216C3B">
              <w:rPr>
                <w:rFonts w:ascii="Arial" w:hAnsi="Arial" w:cs="Arial"/>
                <w:b/>
                <w:sz w:val="20"/>
                <w:szCs w:val="20"/>
                <w:lang w:eastAsia="ru-RU"/>
              </w:rPr>
              <w:t>-отчё</w:t>
            </w:r>
            <w:r w:rsidRPr="008C7F95">
              <w:rPr>
                <w:rFonts w:ascii="Arial" w:hAnsi="Arial" w:cs="Arial"/>
                <w:b/>
                <w:sz w:val="20"/>
                <w:szCs w:val="20"/>
                <w:lang w:eastAsia="ru-RU"/>
              </w:rPr>
              <w:t>тности по направлению</w:t>
            </w:r>
          </w:p>
        </w:tc>
      </w:tr>
      <w:tr w:rsidR="001135C1" w:rsidRPr="006F5656" w14:paraId="54BDC806" w14:textId="77777777" w:rsidTr="00494ECB">
        <w:trPr>
          <w:cantSplit/>
        </w:trPr>
        <w:tc>
          <w:tcPr>
            <w:tcW w:w="298" w:type="pct"/>
            <w:shd w:val="clear" w:color="auto" w:fill="auto"/>
          </w:tcPr>
          <w:p w14:paraId="4F5680F1" w14:textId="6A654AB0" w:rsidR="001135C1" w:rsidRPr="006F5656" w:rsidRDefault="001135C1" w:rsidP="001135C1">
            <w:pPr>
              <w:jc w:val="left"/>
              <w:rPr>
                <w:rFonts w:ascii="Arial" w:hAnsi="Arial" w:cs="Arial"/>
                <w:sz w:val="20"/>
                <w:szCs w:val="20"/>
              </w:rPr>
            </w:pPr>
            <w:r>
              <w:rPr>
                <w:rFonts w:ascii="Arial" w:hAnsi="Arial" w:cs="Arial"/>
                <w:sz w:val="20"/>
                <w:szCs w:val="20"/>
                <w:lang w:eastAsia="ru-RU"/>
              </w:rPr>
              <w:t>1</w:t>
            </w:r>
          </w:p>
        </w:tc>
        <w:tc>
          <w:tcPr>
            <w:tcW w:w="2012" w:type="pct"/>
            <w:vAlign w:val="center"/>
          </w:tcPr>
          <w:p w14:paraId="449D8F84" w14:textId="4AEF2538" w:rsidR="001135C1" w:rsidRPr="006F5656" w:rsidRDefault="003952F2" w:rsidP="00216C3B">
            <w:pPr>
              <w:rPr>
                <w:rFonts w:ascii="Arial" w:hAnsi="Arial" w:cs="Arial"/>
                <w:sz w:val="20"/>
                <w:szCs w:val="20"/>
              </w:rPr>
            </w:pPr>
            <w:r w:rsidRPr="00216C3B">
              <w:rPr>
                <w:rFonts w:ascii="Arial" w:hAnsi="Arial" w:cs="Arial"/>
                <w:sz w:val="20"/>
                <w:szCs w:val="20"/>
              </w:rPr>
              <w:t>Реализация отчёт</w:t>
            </w:r>
            <w:r>
              <w:rPr>
                <w:rFonts w:ascii="Arial" w:hAnsi="Arial" w:cs="Arial"/>
                <w:sz w:val="20"/>
                <w:szCs w:val="20"/>
              </w:rPr>
              <w:t>ов</w:t>
            </w:r>
            <w:r w:rsidRPr="00216C3B">
              <w:rPr>
                <w:rFonts w:ascii="Arial" w:hAnsi="Arial" w:cs="Arial"/>
                <w:sz w:val="20"/>
                <w:szCs w:val="20"/>
              </w:rPr>
              <w:t xml:space="preserve"> для анализа планирования </w:t>
            </w:r>
            <w:r>
              <w:rPr>
                <w:rFonts w:ascii="Arial" w:hAnsi="Arial" w:cs="Arial"/>
                <w:sz w:val="20"/>
                <w:szCs w:val="20"/>
              </w:rPr>
              <w:t>долгосрочного, с</w:t>
            </w:r>
            <w:r w:rsidRPr="00216C3B">
              <w:rPr>
                <w:rFonts w:ascii="Arial" w:hAnsi="Arial" w:cs="Arial"/>
                <w:sz w:val="20"/>
                <w:szCs w:val="20"/>
              </w:rPr>
              <w:t>реднесрочного</w:t>
            </w:r>
            <w:r>
              <w:rPr>
                <w:rFonts w:ascii="Arial" w:hAnsi="Arial" w:cs="Arial"/>
                <w:sz w:val="20"/>
                <w:szCs w:val="20"/>
              </w:rPr>
              <w:t xml:space="preserve"> и годового</w:t>
            </w:r>
            <w:r w:rsidRPr="00216C3B">
              <w:rPr>
                <w:rFonts w:ascii="Arial" w:hAnsi="Arial" w:cs="Arial"/>
                <w:sz w:val="20"/>
                <w:szCs w:val="20"/>
              </w:rPr>
              <w:t xml:space="preserve"> </w:t>
            </w:r>
            <w:r>
              <w:rPr>
                <w:rFonts w:ascii="Arial" w:hAnsi="Arial" w:cs="Arial"/>
                <w:sz w:val="20"/>
                <w:szCs w:val="20"/>
              </w:rPr>
              <w:t xml:space="preserve">планов и </w:t>
            </w:r>
            <w:r w:rsidRPr="00216C3B">
              <w:rPr>
                <w:rFonts w:ascii="Arial" w:hAnsi="Arial" w:cs="Arial"/>
                <w:sz w:val="20"/>
                <w:szCs w:val="20"/>
              </w:rPr>
              <w:t>бюджет</w:t>
            </w:r>
            <w:r>
              <w:rPr>
                <w:rFonts w:ascii="Arial" w:hAnsi="Arial" w:cs="Arial"/>
                <w:sz w:val="20"/>
                <w:szCs w:val="20"/>
              </w:rPr>
              <w:t>ов</w:t>
            </w:r>
            <w:r w:rsidRPr="00216C3B">
              <w:rPr>
                <w:rFonts w:ascii="Arial" w:hAnsi="Arial" w:cs="Arial"/>
                <w:sz w:val="20"/>
                <w:szCs w:val="20"/>
              </w:rPr>
              <w:t xml:space="preserve"> воздействий</w:t>
            </w:r>
          </w:p>
        </w:tc>
        <w:tc>
          <w:tcPr>
            <w:tcW w:w="691" w:type="pct"/>
          </w:tcPr>
          <w:p w14:paraId="6B979F5B" w14:textId="77777777" w:rsidR="001135C1" w:rsidRPr="006F5656" w:rsidRDefault="00216C3B" w:rsidP="00216C3B">
            <w:pPr>
              <w:rPr>
                <w:rFonts w:ascii="Arial" w:hAnsi="Arial" w:cs="Arial"/>
                <w:sz w:val="20"/>
                <w:szCs w:val="20"/>
              </w:rPr>
            </w:pPr>
            <w:r>
              <w:rPr>
                <w:rFonts w:ascii="Arial" w:hAnsi="Arial" w:cs="Arial"/>
                <w:sz w:val="20"/>
                <w:szCs w:val="20"/>
              </w:rPr>
              <w:t>Отчё</w:t>
            </w:r>
            <w:r w:rsidRPr="00216C3B">
              <w:rPr>
                <w:rFonts w:ascii="Arial" w:hAnsi="Arial" w:cs="Arial"/>
                <w:sz w:val="20"/>
                <w:szCs w:val="20"/>
              </w:rPr>
              <w:t>т</w:t>
            </w:r>
          </w:p>
        </w:tc>
        <w:tc>
          <w:tcPr>
            <w:tcW w:w="1039" w:type="pct"/>
          </w:tcPr>
          <w:p w14:paraId="32C94F2F" w14:textId="78E70F47" w:rsidR="001135C1" w:rsidRPr="006F5656" w:rsidRDefault="00B626FA" w:rsidP="001135C1">
            <w:pPr>
              <w:jc w:val="center"/>
              <w:rPr>
                <w:rFonts w:ascii="Arial" w:hAnsi="Arial" w:cs="Arial"/>
                <w:sz w:val="20"/>
                <w:szCs w:val="20"/>
              </w:rPr>
            </w:pPr>
            <w:r>
              <w:rPr>
                <w:rFonts w:ascii="Arial" w:hAnsi="Arial" w:cs="Arial"/>
                <w:sz w:val="20"/>
                <w:szCs w:val="20"/>
              </w:rPr>
              <w:t xml:space="preserve">Отчеты реализованы в </w:t>
            </w:r>
            <w:r>
              <w:rPr>
                <w:rFonts w:ascii="Arial" w:hAnsi="Arial" w:cs="Arial"/>
                <w:sz w:val="20"/>
                <w:szCs w:val="20"/>
                <w:lang w:val="en-US"/>
              </w:rPr>
              <w:t>MCB</w:t>
            </w:r>
            <w:r w:rsidRPr="00C15F73">
              <w:rPr>
                <w:rFonts w:ascii="Arial" w:hAnsi="Arial" w:cs="Arial"/>
                <w:sz w:val="20"/>
                <w:szCs w:val="20"/>
              </w:rPr>
              <w:t xml:space="preserve">08-01, </w:t>
            </w:r>
            <w:r>
              <w:rPr>
                <w:rFonts w:ascii="Arial" w:hAnsi="Arial" w:cs="Arial"/>
                <w:sz w:val="20"/>
                <w:szCs w:val="20"/>
                <w:lang w:val="en-US"/>
              </w:rPr>
              <w:t>MCB</w:t>
            </w:r>
            <w:r w:rsidRPr="00C15F73">
              <w:rPr>
                <w:rFonts w:ascii="Arial" w:hAnsi="Arial" w:cs="Arial"/>
                <w:sz w:val="20"/>
                <w:szCs w:val="20"/>
              </w:rPr>
              <w:t xml:space="preserve">08-02, </w:t>
            </w:r>
            <w:r>
              <w:rPr>
                <w:rFonts w:ascii="Arial" w:hAnsi="Arial" w:cs="Arial"/>
                <w:sz w:val="20"/>
                <w:szCs w:val="20"/>
                <w:lang w:val="en-US"/>
              </w:rPr>
              <w:t>MCB</w:t>
            </w:r>
            <w:r w:rsidRPr="00C15F73">
              <w:rPr>
                <w:rFonts w:ascii="Arial" w:hAnsi="Arial" w:cs="Arial"/>
                <w:sz w:val="20"/>
                <w:szCs w:val="20"/>
              </w:rPr>
              <w:t>08-03</w:t>
            </w:r>
          </w:p>
        </w:tc>
        <w:tc>
          <w:tcPr>
            <w:tcW w:w="960" w:type="pct"/>
            <w:shd w:val="clear" w:color="auto" w:fill="auto"/>
            <w:vAlign w:val="center"/>
          </w:tcPr>
          <w:p w14:paraId="6FEF91EB" w14:textId="77777777" w:rsidR="001135C1" w:rsidRPr="006F5656" w:rsidRDefault="001135C1" w:rsidP="001135C1">
            <w:pPr>
              <w:jc w:val="center"/>
              <w:rPr>
                <w:rFonts w:ascii="Arial" w:hAnsi="Arial" w:cs="Arial"/>
                <w:sz w:val="20"/>
                <w:szCs w:val="20"/>
              </w:rPr>
            </w:pPr>
          </w:p>
        </w:tc>
      </w:tr>
      <w:tr w:rsidR="001135C1" w:rsidRPr="006F5656" w14:paraId="035F5592" w14:textId="77777777" w:rsidTr="00494ECB">
        <w:trPr>
          <w:cantSplit/>
        </w:trPr>
        <w:tc>
          <w:tcPr>
            <w:tcW w:w="298" w:type="pct"/>
            <w:shd w:val="clear" w:color="auto" w:fill="auto"/>
          </w:tcPr>
          <w:p w14:paraId="0FAF7E80" w14:textId="4801A3AB" w:rsidR="001135C1" w:rsidRPr="006F5656" w:rsidRDefault="001135C1" w:rsidP="001135C1">
            <w:pPr>
              <w:jc w:val="left"/>
              <w:rPr>
                <w:rFonts w:ascii="Arial" w:hAnsi="Arial" w:cs="Arial"/>
                <w:sz w:val="20"/>
                <w:szCs w:val="20"/>
              </w:rPr>
            </w:pPr>
            <w:r w:rsidRPr="008C7F95">
              <w:rPr>
                <w:rFonts w:ascii="Arial" w:hAnsi="Arial" w:cs="Arial"/>
                <w:color w:val="000000"/>
                <w:sz w:val="20"/>
                <w:szCs w:val="20"/>
                <w:lang w:eastAsia="ru-RU"/>
              </w:rPr>
              <w:t>2</w:t>
            </w:r>
          </w:p>
        </w:tc>
        <w:tc>
          <w:tcPr>
            <w:tcW w:w="2012" w:type="pct"/>
          </w:tcPr>
          <w:p w14:paraId="5A94B2B0" w14:textId="16346559" w:rsidR="001135C1" w:rsidRPr="006F5656" w:rsidRDefault="003952F2" w:rsidP="00216C3B">
            <w:pPr>
              <w:rPr>
                <w:rFonts w:ascii="Arial" w:hAnsi="Arial" w:cs="Arial"/>
                <w:sz w:val="20"/>
                <w:szCs w:val="20"/>
              </w:rPr>
            </w:pPr>
            <w:r w:rsidRPr="00216C3B">
              <w:rPr>
                <w:rFonts w:ascii="Arial" w:hAnsi="Arial" w:cs="Arial"/>
                <w:sz w:val="20"/>
                <w:szCs w:val="20"/>
              </w:rPr>
              <w:t xml:space="preserve">Реализация форматов </w:t>
            </w:r>
            <w:r>
              <w:rPr>
                <w:rFonts w:ascii="Arial" w:hAnsi="Arial" w:cs="Arial"/>
                <w:sz w:val="20"/>
                <w:szCs w:val="20"/>
              </w:rPr>
              <w:t xml:space="preserve">планирования </w:t>
            </w:r>
            <w:r w:rsidRPr="00216C3B">
              <w:rPr>
                <w:rFonts w:ascii="Arial" w:hAnsi="Arial" w:cs="Arial"/>
                <w:sz w:val="20"/>
                <w:szCs w:val="20"/>
              </w:rPr>
              <w:t xml:space="preserve">долгосрочного, среднесрочного и годового </w:t>
            </w:r>
            <w:r>
              <w:rPr>
                <w:rFonts w:ascii="Arial" w:hAnsi="Arial" w:cs="Arial"/>
                <w:sz w:val="20"/>
                <w:szCs w:val="20"/>
              </w:rPr>
              <w:t xml:space="preserve">планов и </w:t>
            </w:r>
            <w:r w:rsidRPr="00216C3B">
              <w:rPr>
                <w:rFonts w:ascii="Arial" w:hAnsi="Arial" w:cs="Arial"/>
                <w:sz w:val="20"/>
                <w:szCs w:val="20"/>
              </w:rPr>
              <w:t>бюджетов воздействий</w:t>
            </w:r>
          </w:p>
        </w:tc>
        <w:tc>
          <w:tcPr>
            <w:tcW w:w="691" w:type="pct"/>
          </w:tcPr>
          <w:p w14:paraId="15980100" w14:textId="77777777" w:rsidR="001135C1" w:rsidRPr="006F5656" w:rsidRDefault="00216C3B" w:rsidP="00216C3B">
            <w:pPr>
              <w:rPr>
                <w:rFonts w:ascii="Arial" w:hAnsi="Arial" w:cs="Arial"/>
                <w:sz w:val="20"/>
                <w:szCs w:val="20"/>
              </w:rPr>
            </w:pPr>
            <w:r w:rsidRPr="00216C3B">
              <w:rPr>
                <w:rFonts w:ascii="Arial" w:hAnsi="Arial" w:cs="Arial"/>
                <w:sz w:val="20"/>
                <w:szCs w:val="20"/>
              </w:rPr>
              <w:t>Форма</w:t>
            </w:r>
          </w:p>
        </w:tc>
        <w:tc>
          <w:tcPr>
            <w:tcW w:w="1039" w:type="pct"/>
          </w:tcPr>
          <w:p w14:paraId="3242CA81" w14:textId="77777777" w:rsidR="001135C1" w:rsidRDefault="00216C3B" w:rsidP="001135C1">
            <w:pPr>
              <w:jc w:val="center"/>
              <w:rPr>
                <w:rFonts w:ascii="Arial" w:hAnsi="Arial" w:cs="Arial"/>
                <w:sz w:val="20"/>
                <w:szCs w:val="20"/>
                <w:lang w:val="en-US"/>
              </w:rPr>
            </w:pPr>
            <w:r w:rsidRPr="00216C3B">
              <w:rPr>
                <w:rFonts w:ascii="Arial" w:hAnsi="Arial" w:cs="Arial"/>
                <w:sz w:val="20"/>
                <w:szCs w:val="20"/>
              </w:rPr>
              <w:t>MCB08</w:t>
            </w:r>
            <w:r w:rsidR="00B626FA">
              <w:rPr>
                <w:rFonts w:ascii="Arial" w:hAnsi="Arial" w:cs="Arial"/>
                <w:sz w:val="20"/>
                <w:szCs w:val="20"/>
                <w:lang w:val="en-US"/>
              </w:rPr>
              <w:t>-01</w:t>
            </w:r>
          </w:p>
          <w:p w14:paraId="37DD037C" w14:textId="77777777" w:rsidR="00B626FA" w:rsidRDefault="00B626FA" w:rsidP="001135C1">
            <w:pPr>
              <w:jc w:val="center"/>
              <w:rPr>
                <w:rFonts w:ascii="Arial" w:hAnsi="Arial" w:cs="Arial"/>
                <w:sz w:val="20"/>
                <w:szCs w:val="20"/>
                <w:lang w:val="en-US"/>
              </w:rPr>
            </w:pPr>
            <w:r>
              <w:rPr>
                <w:rFonts w:ascii="Arial" w:hAnsi="Arial" w:cs="Arial"/>
                <w:sz w:val="20"/>
                <w:szCs w:val="20"/>
                <w:lang w:val="en-US"/>
              </w:rPr>
              <w:t>MCB08-02</w:t>
            </w:r>
          </w:p>
          <w:p w14:paraId="036B2888" w14:textId="6E6DE727" w:rsidR="00B626FA" w:rsidRPr="00C15F73" w:rsidRDefault="00B626FA" w:rsidP="001135C1">
            <w:pPr>
              <w:jc w:val="center"/>
              <w:rPr>
                <w:rFonts w:ascii="Arial" w:hAnsi="Arial" w:cs="Arial"/>
                <w:sz w:val="20"/>
                <w:szCs w:val="20"/>
                <w:lang w:val="en-US"/>
              </w:rPr>
            </w:pPr>
            <w:r>
              <w:rPr>
                <w:rFonts w:ascii="Arial" w:hAnsi="Arial" w:cs="Arial"/>
                <w:sz w:val="20"/>
                <w:szCs w:val="20"/>
                <w:lang w:val="en-US"/>
              </w:rPr>
              <w:t>MCB08-03</w:t>
            </w:r>
          </w:p>
        </w:tc>
        <w:tc>
          <w:tcPr>
            <w:tcW w:w="960" w:type="pct"/>
            <w:shd w:val="clear" w:color="auto" w:fill="auto"/>
          </w:tcPr>
          <w:p w14:paraId="40FEA07B" w14:textId="77777777" w:rsidR="001135C1" w:rsidRPr="006F5656" w:rsidRDefault="001135C1" w:rsidP="001135C1">
            <w:pPr>
              <w:jc w:val="center"/>
              <w:rPr>
                <w:rFonts w:ascii="Arial" w:hAnsi="Arial" w:cs="Arial"/>
                <w:sz w:val="20"/>
                <w:szCs w:val="20"/>
              </w:rPr>
            </w:pPr>
          </w:p>
        </w:tc>
      </w:tr>
      <w:tr w:rsidR="00216C3B" w:rsidRPr="006F5656" w14:paraId="1E106184" w14:textId="77777777" w:rsidTr="00494ECB">
        <w:trPr>
          <w:cantSplit/>
        </w:trPr>
        <w:tc>
          <w:tcPr>
            <w:tcW w:w="298" w:type="pct"/>
            <w:shd w:val="clear" w:color="auto" w:fill="auto"/>
          </w:tcPr>
          <w:p w14:paraId="1C8734DB" w14:textId="65B1BB5E" w:rsidR="00216C3B" w:rsidRPr="008C7F95" w:rsidRDefault="00E53A0B" w:rsidP="001135C1">
            <w:pPr>
              <w:jc w:val="left"/>
              <w:rPr>
                <w:rFonts w:ascii="Arial" w:hAnsi="Arial" w:cs="Arial"/>
                <w:color w:val="000000"/>
                <w:sz w:val="20"/>
                <w:szCs w:val="20"/>
                <w:lang w:eastAsia="ru-RU"/>
              </w:rPr>
            </w:pPr>
            <w:r>
              <w:rPr>
                <w:rFonts w:ascii="Arial" w:hAnsi="Arial" w:cs="Arial"/>
                <w:color w:val="000000"/>
                <w:sz w:val="20"/>
                <w:szCs w:val="20"/>
                <w:lang w:eastAsia="ru-RU"/>
              </w:rPr>
              <w:t>3</w:t>
            </w:r>
          </w:p>
        </w:tc>
        <w:tc>
          <w:tcPr>
            <w:tcW w:w="2012" w:type="pct"/>
          </w:tcPr>
          <w:p w14:paraId="0A0375ED" w14:textId="5FB5BE85" w:rsidR="00216C3B" w:rsidRPr="006F5656" w:rsidRDefault="003952F2" w:rsidP="00216C3B">
            <w:pPr>
              <w:rPr>
                <w:rFonts w:ascii="Arial" w:hAnsi="Arial" w:cs="Arial"/>
                <w:sz w:val="20"/>
                <w:szCs w:val="20"/>
              </w:rPr>
            </w:pPr>
            <w:r w:rsidRPr="00216C3B">
              <w:rPr>
                <w:rFonts w:ascii="Arial" w:hAnsi="Arial" w:cs="Arial"/>
                <w:sz w:val="20"/>
                <w:szCs w:val="20"/>
              </w:rPr>
              <w:t xml:space="preserve">Реализация механизма отражения результатов корректировки лимитов по СПП-элементам в </w:t>
            </w:r>
            <w:r>
              <w:rPr>
                <w:rFonts w:ascii="Arial" w:hAnsi="Arial" w:cs="Arial"/>
                <w:sz w:val="20"/>
                <w:szCs w:val="20"/>
              </w:rPr>
              <w:t>б</w:t>
            </w:r>
            <w:r w:rsidRPr="00216C3B">
              <w:rPr>
                <w:rFonts w:ascii="Arial" w:hAnsi="Arial" w:cs="Arial"/>
                <w:sz w:val="20"/>
                <w:szCs w:val="20"/>
              </w:rPr>
              <w:t>юджете воздействий</w:t>
            </w:r>
          </w:p>
        </w:tc>
        <w:tc>
          <w:tcPr>
            <w:tcW w:w="691" w:type="pct"/>
          </w:tcPr>
          <w:p w14:paraId="41CFB9B3" w14:textId="77777777" w:rsidR="00216C3B" w:rsidRPr="006F5656" w:rsidRDefault="00216C3B" w:rsidP="00216C3B">
            <w:pPr>
              <w:rPr>
                <w:rFonts w:ascii="Arial" w:hAnsi="Arial" w:cs="Arial"/>
                <w:sz w:val="20"/>
                <w:szCs w:val="20"/>
              </w:rPr>
            </w:pPr>
            <w:r w:rsidRPr="00216C3B">
              <w:rPr>
                <w:rFonts w:ascii="Arial" w:hAnsi="Arial" w:cs="Arial"/>
                <w:sz w:val="20"/>
                <w:szCs w:val="20"/>
              </w:rPr>
              <w:t>Форма</w:t>
            </w:r>
          </w:p>
        </w:tc>
        <w:tc>
          <w:tcPr>
            <w:tcW w:w="1039" w:type="pct"/>
          </w:tcPr>
          <w:p w14:paraId="61EEBD14" w14:textId="77777777" w:rsidR="00216C3B" w:rsidRDefault="00216C3B" w:rsidP="001135C1">
            <w:pPr>
              <w:jc w:val="center"/>
              <w:rPr>
                <w:rFonts w:ascii="Arial" w:hAnsi="Arial" w:cs="Arial"/>
                <w:sz w:val="20"/>
                <w:szCs w:val="20"/>
              </w:rPr>
            </w:pPr>
            <w:r w:rsidRPr="00216C3B">
              <w:rPr>
                <w:rFonts w:ascii="Arial" w:hAnsi="Arial" w:cs="Arial"/>
                <w:sz w:val="20"/>
                <w:szCs w:val="20"/>
              </w:rPr>
              <w:t>MCB11</w:t>
            </w:r>
          </w:p>
          <w:p w14:paraId="5913CF22" w14:textId="72F897FF" w:rsidR="00794C37" w:rsidRPr="00C15F73" w:rsidRDefault="00794C37" w:rsidP="001135C1">
            <w:pPr>
              <w:jc w:val="center"/>
              <w:rPr>
                <w:rFonts w:ascii="Arial" w:hAnsi="Arial" w:cs="Arial"/>
                <w:sz w:val="20"/>
                <w:szCs w:val="20"/>
                <w:lang w:val="en-US"/>
              </w:rPr>
            </w:pPr>
            <w:r>
              <w:rPr>
                <w:rFonts w:ascii="Arial" w:hAnsi="Arial" w:cs="Arial"/>
                <w:sz w:val="20"/>
                <w:szCs w:val="20"/>
              </w:rPr>
              <w:t xml:space="preserve">Реализовано в </w:t>
            </w:r>
            <w:r>
              <w:rPr>
                <w:rFonts w:ascii="Arial" w:hAnsi="Arial" w:cs="Arial"/>
                <w:sz w:val="20"/>
                <w:szCs w:val="20"/>
                <w:lang w:val="en-US"/>
              </w:rPr>
              <w:t>PM79</w:t>
            </w:r>
          </w:p>
        </w:tc>
        <w:tc>
          <w:tcPr>
            <w:tcW w:w="960" w:type="pct"/>
            <w:shd w:val="clear" w:color="auto" w:fill="auto"/>
          </w:tcPr>
          <w:p w14:paraId="67FE33A6" w14:textId="77777777" w:rsidR="00216C3B" w:rsidRPr="006F5656" w:rsidRDefault="00216C3B" w:rsidP="001135C1">
            <w:pPr>
              <w:jc w:val="center"/>
              <w:rPr>
                <w:rFonts w:ascii="Arial" w:hAnsi="Arial" w:cs="Arial"/>
                <w:sz w:val="20"/>
                <w:szCs w:val="20"/>
              </w:rPr>
            </w:pPr>
          </w:p>
        </w:tc>
      </w:tr>
      <w:tr w:rsidR="00216C3B" w:rsidRPr="006F5656" w14:paraId="08CC550E" w14:textId="77777777" w:rsidTr="00494ECB">
        <w:trPr>
          <w:cantSplit/>
        </w:trPr>
        <w:tc>
          <w:tcPr>
            <w:tcW w:w="298" w:type="pct"/>
            <w:shd w:val="clear" w:color="auto" w:fill="auto"/>
          </w:tcPr>
          <w:p w14:paraId="165DDEDD" w14:textId="6B9D63EE" w:rsidR="00216C3B" w:rsidRPr="008C7F95" w:rsidRDefault="00E53A0B" w:rsidP="00216C3B">
            <w:pPr>
              <w:jc w:val="left"/>
              <w:rPr>
                <w:rFonts w:ascii="Arial" w:hAnsi="Arial" w:cs="Arial"/>
                <w:color w:val="000000"/>
                <w:sz w:val="20"/>
                <w:szCs w:val="20"/>
                <w:lang w:eastAsia="ru-RU"/>
              </w:rPr>
            </w:pPr>
            <w:r>
              <w:rPr>
                <w:rFonts w:ascii="Arial" w:hAnsi="Arial" w:cs="Arial"/>
                <w:color w:val="000000"/>
                <w:sz w:val="20"/>
                <w:szCs w:val="20"/>
                <w:lang w:eastAsia="ru-RU"/>
              </w:rPr>
              <w:t>4</w:t>
            </w:r>
          </w:p>
        </w:tc>
        <w:tc>
          <w:tcPr>
            <w:tcW w:w="2012" w:type="pct"/>
          </w:tcPr>
          <w:p w14:paraId="2A3B7763" w14:textId="3FF98844" w:rsidR="00216C3B" w:rsidRPr="006F5656" w:rsidRDefault="00216C3B" w:rsidP="00216C3B">
            <w:pPr>
              <w:rPr>
                <w:rFonts w:ascii="Arial" w:hAnsi="Arial" w:cs="Arial"/>
                <w:sz w:val="20"/>
                <w:szCs w:val="20"/>
              </w:rPr>
            </w:pPr>
            <w:r>
              <w:rPr>
                <w:rFonts w:ascii="Arial" w:hAnsi="Arial" w:cs="Arial"/>
                <w:color w:val="000000"/>
                <w:sz w:val="20"/>
                <w:szCs w:val="20"/>
              </w:rPr>
              <w:t>Реализация автоматическо</w:t>
            </w:r>
            <w:r w:rsidR="003952F2">
              <w:rPr>
                <w:rFonts w:ascii="Arial" w:hAnsi="Arial" w:cs="Arial"/>
                <w:color w:val="000000"/>
                <w:sz w:val="20"/>
                <w:szCs w:val="20"/>
              </w:rPr>
              <w:t>го</w:t>
            </w:r>
            <w:r>
              <w:rPr>
                <w:rFonts w:ascii="Arial" w:hAnsi="Arial" w:cs="Arial"/>
                <w:color w:val="000000"/>
                <w:sz w:val="20"/>
                <w:szCs w:val="20"/>
              </w:rPr>
              <w:t xml:space="preserve"> формировани</w:t>
            </w:r>
            <w:r w:rsidR="003952F2">
              <w:rPr>
                <w:rFonts w:ascii="Arial" w:hAnsi="Arial" w:cs="Arial"/>
                <w:color w:val="000000"/>
                <w:sz w:val="20"/>
                <w:szCs w:val="20"/>
              </w:rPr>
              <w:t xml:space="preserve">я </w:t>
            </w:r>
            <w:r>
              <w:rPr>
                <w:rFonts w:ascii="Arial" w:hAnsi="Arial" w:cs="Arial"/>
                <w:color w:val="000000"/>
                <w:sz w:val="20"/>
                <w:szCs w:val="20"/>
              </w:rPr>
              <w:t xml:space="preserve">лимитов в разрезе СПП-элементов </w:t>
            </w:r>
            <w:r w:rsidR="00AB222E">
              <w:rPr>
                <w:rFonts w:ascii="Arial" w:hAnsi="Arial" w:cs="Arial"/>
                <w:color w:val="000000"/>
                <w:sz w:val="20"/>
                <w:szCs w:val="20"/>
              </w:rPr>
              <w:t xml:space="preserve">и изменение статуса Заказа ТОРО </w:t>
            </w:r>
            <w:r>
              <w:rPr>
                <w:rFonts w:ascii="Arial" w:hAnsi="Arial" w:cs="Arial"/>
                <w:color w:val="000000"/>
                <w:sz w:val="20"/>
                <w:szCs w:val="20"/>
              </w:rPr>
              <w:t>на основании утверждённого годового бюджета воздействий на производственные активы</w:t>
            </w:r>
          </w:p>
        </w:tc>
        <w:tc>
          <w:tcPr>
            <w:tcW w:w="691" w:type="pct"/>
          </w:tcPr>
          <w:p w14:paraId="465FE629" w14:textId="77777777" w:rsidR="00216C3B" w:rsidRPr="006F5656" w:rsidRDefault="00216C3B" w:rsidP="00216C3B">
            <w:pPr>
              <w:rPr>
                <w:rFonts w:ascii="Arial" w:hAnsi="Arial" w:cs="Arial"/>
                <w:sz w:val="20"/>
                <w:szCs w:val="20"/>
              </w:rPr>
            </w:pPr>
            <w:r>
              <w:rPr>
                <w:rFonts w:ascii="Arial" w:hAnsi="Arial" w:cs="Arial"/>
                <w:color w:val="000000"/>
                <w:sz w:val="20"/>
                <w:szCs w:val="20"/>
              </w:rPr>
              <w:t>Расширение</w:t>
            </w:r>
          </w:p>
        </w:tc>
        <w:tc>
          <w:tcPr>
            <w:tcW w:w="1039" w:type="pct"/>
          </w:tcPr>
          <w:p w14:paraId="680D7A86" w14:textId="77777777" w:rsidR="00216C3B" w:rsidRPr="006F5656" w:rsidRDefault="00216C3B" w:rsidP="00216C3B">
            <w:pPr>
              <w:jc w:val="center"/>
              <w:rPr>
                <w:rFonts w:ascii="Arial" w:hAnsi="Arial" w:cs="Arial"/>
                <w:sz w:val="20"/>
                <w:szCs w:val="20"/>
              </w:rPr>
            </w:pPr>
            <w:r w:rsidRPr="00216C3B">
              <w:rPr>
                <w:rFonts w:ascii="Arial" w:hAnsi="Arial" w:cs="Arial"/>
                <w:sz w:val="20"/>
                <w:szCs w:val="20"/>
              </w:rPr>
              <w:t>MCB14</w:t>
            </w:r>
          </w:p>
        </w:tc>
        <w:tc>
          <w:tcPr>
            <w:tcW w:w="960" w:type="pct"/>
            <w:shd w:val="clear" w:color="auto" w:fill="auto"/>
          </w:tcPr>
          <w:p w14:paraId="68225965" w14:textId="77777777" w:rsidR="00216C3B" w:rsidRPr="006F5656" w:rsidRDefault="00216C3B" w:rsidP="00216C3B">
            <w:pPr>
              <w:jc w:val="center"/>
              <w:rPr>
                <w:rFonts w:ascii="Arial" w:hAnsi="Arial" w:cs="Arial"/>
                <w:sz w:val="20"/>
                <w:szCs w:val="20"/>
              </w:rPr>
            </w:pPr>
          </w:p>
        </w:tc>
      </w:tr>
      <w:tr w:rsidR="00540585" w:rsidRPr="006F5656" w14:paraId="22A600C2" w14:textId="77777777" w:rsidTr="00494ECB">
        <w:trPr>
          <w:cantSplit/>
        </w:trPr>
        <w:tc>
          <w:tcPr>
            <w:tcW w:w="298" w:type="pct"/>
            <w:shd w:val="clear" w:color="auto" w:fill="auto"/>
          </w:tcPr>
          <w:p w14:paraId="59C664E3" w14:textId="08E4B87D" w:rsidR="00540585" w:rsidRPr="009936BB" w:rsidRDefault="00D71039" w:rsidP="00540585">
            <w:pPr>
              <w:jc w:val="left"/>
              <w:rPr>
                <w:rFonts w:ascii="Arial" w:hAnsi="Arial" w:cs="Arial"/>
                <w:color w:val="000000"/>
                <w:sz w:val="20"/>
                <w:szCs w:val="20"/>
                <w:lang w:val="en-US" w:eastAsia="ru-RU"/>
              </w:rPr>
            </w:pPr>
            <w:r>
              <w:rPr>
                <w:rFonts w:ascii="Arial" w:hAnsi="Arial" w:cs="Arial"/>
                <w:color w:val="000000"/>
                <w:sz w:val="20"/>
                <w:szCs w:val="20"/>
                <w:lang w:eastAsia="ru-RU"/>
              </w:rPr>
              <w:t>5</w:t>
            </w:r>
          </w:p>
        </w:tc>
        <w:tc>
          <w:tcPr>
            <w:tcW w:w="2012" w:type="pct"/>
          </w:tcPr>
          <w:p w14:paraId="2B194C28" w14:textId="25E8E77A" w:rsidR="00540585" w:rsidRDefault="00540585" w:rsidP="00540585">
            <w:pPr>
              <w:rPr>
                <w:rFonts w:ascii="Arial" w:hAnsi="Arial" w:cs="Arial"/>
                <w:color w:val="000000"/>
                <w:sz w:val="20"/>
                <w:szCs w:val="20"/>
              </w:rPr>
            </w:pPr>
            <w:r>
              <w:rPr>
                <w:rFonts w:ascii="Arial" w:hAnsi="Arial" w:cs="Arial"/>
                <w:color w:val="000000"/>
                <w:sz w:val="20"/>
                <w:szCs w:val="20"/>
              </w:rPr>
              <w:t xml:space="preserve">Моделирование </w:t>
            </w:r>
            <w:r w:rsidRPr="00D37948">
              <w:rPr>
                <w:rFonts w:ascii="Arial" w:hAnsi="Arial" w:cs="Arial"/>
                <w:color w:val="000000"/>
                <w:sz w:val="20"/>
                <w:szCs w:val="20"/>
              </w:rPr>
              <w:t xml:space="preserve">воздействий на </w:t>
            </w:r>
            <w:r>
              <w:rPr>
                <w:rFonts w:ascii="Arial" w:hAnsi="Arial" w:cs="Arial"/>
                <w:color w:val="000000"/>
                <w:sz w:val="20"/>
                <w:szCs w:val="20"/>
              </w:rPr>
              <w:t xml:space="preserve">производственные активы </w:t>
            </w:r>
            <w:r w:rsidRPr="00D37948">
              <w:rPr>
                <w:rFonts w:ascii="Arial" w:hAnsi="Arial" w:cs="Arial"/>
                <w:color w:val="000000"/>
                <w:sz w:val="20"/>
                <w:szCs w:val="20"/>
              </w:rPr>
              <w:t>с детализацией по годам и занесение стоимости на нижний уровень СПП-элемента</w:t>
            </w:r>
          </w:p>
        </w:tc>
        <w:tc>
          <w:tcPr>
            <w:tcW w:w="691" w:type="pct"/>
          </w:tcPr>
          <w:p w14:paraId="048B5F65" w14:textId="7304ED89" w:rsidR="00540585" w:rsidRDefault="00540585" w:rsidP="00540585">
            <w:pPr>
              <w:rPr>
                <w:rFonts w:ascii="Arial" w:hAnsi="Arial" w:cs="Arial"/>
                <w:color w:val="000000"/>
                <w:sz w:val="20"/>
                <w:szCs w:val="20"/>
              </w:rPr>
            </w:pPr>
            <w:r>
              <w:rPr>
                <w:rFonts w:ascii="Arial" w:hAnsi="Arial" w:cs="Arial"/>
                <w:color w:val="000000"/>
                <w:sz w:val="20"/>
                <w:szCs w:val="20"/>
              </w:rPr>
              <w:t>Расширение</w:t>
            </w:r>
          </w:p>
        </w:tc>
        <w:tc>
          <w:tcPr>
            <w:tcW w:w="1039" w:type="pct"/>
          </w:tcPr>
          <w:p w14:paraId="6B89BF8D" w14:textId="1E866974" w:rsidR="008E2993" w:rsidRPr="008719FC" w:rsidRDefault="008E2993" w:rsidP="00540585">
            <w:pPr>
              <w:jc w:val="center"/>
              <w:rPr>
                <w:rFonts w:ascii="Arial" w:hAnsi="Arial" w:cs="Arial"/>
                <w:sz w:val="20"/>
                <w:szCs w:val="20"/>
              </w:rPr>
            </w:pPr>
            <w:r>
              <w:rPr>
                <w:rFonts w:ascii="Arial" w:hAnsi="Arial" w:cs="Arial"/>
                <w:sz w:val="20"/>
                <w:szCs w:val="20"/>
                <w:lang w:val="en-US"/>
              </w:rPr>
              <w:t>MCB</w:t>
            </w:r>
            <w:r w:rsidRPr="00494ECB">
              <w:rPr>
                <w:rFonts w:ascii="Arial" w:hAnsi="Arial" w:cs="Arial"/>
                <w:sz w:val="20"/>
                <w:szCs w:val="20"/>
              </w:rPr>
              <w:t>18</w:t>
            </w:r>
          </w:p>
          <w:p w14:paraId="0D4FF4DB" w14:textId="4F7126C9" w:rsidR="00206A89" w:rsidRPr="00494ECB" w:rsidRDefault="00206A89" w:rsidP="00540585">
            <w:pPr>
              <w:jc w:val="center"/>
              <w:rPr>
                <w:rFonts w:ascii="Arial" w:hAnsi="Arial" w:cs="Arial"/>
                <w:sz w:val="20"/>
                <w:szCs w:val="20"/>
              </w:rPr>
            </w:pPr>
            <w:r>
              <w:rPr>
                <w:rFonts w:ascii="Arial" w:hAnsi="Arial" w:cs="Arial"/>
                <w:sz w:val="20"/>
                <w:szCs w:val="20"/>
              </w:rPr>
              <w:t>Алгорит перенесен в</w:t>
            </w:r>
          </w:p>
          <w:p w14:paraId="71D75664" w14:textId="45EBFB83" w:rsidR="00540585" w:rsidRPr="00AB41CE" w:rsidRDefault="00540585" w:rsidP="00540585">
            <w:pPr>
              <w:jc w:val="center"/>
              <w:rPr>
                <w:rFonts w:ascii="Arial" w:hAnsi="Arial" w:cs="Arial"/>
                <w:sz w:val="20"/>
                <w:szCs w:val="20"/>
              </w:rPr>
            </w:pPr>
            <w:r>
              <w:rPr>
                <w:rFonts w:ascii="Arial" w:hAnsi="Arial" w:cs="Arial"/>
                <w:sz w:val="20"/>
                <w:szCs w:val="20"/>
                <w:lang w:val="en-US"/>
              </w:rPr>
              <w:t>MCB</w:t>
            </w:r>
            <w:r w:rsidR="00206A89">
              <w:rPr>
                <w:rFonts w:ascii="Arial" w:hAnsi="Arial" w:cs="Arial"/>
                <w:sz w:val="20"/>
                <w:szCs w:val="20"/>
              </w:rPr>
              <w:t>0</w:t>
            </w:r>
            <w:r w:rsidRPr="00494ECB">
              <w:rPr>
                <w:rFonts w:ascii="Arial" w:hAnsi="Arial" w:cs="Arial"/>
                <w:sz w:val="20"/>
                <w:szCs w:val="20"/>
              </w:rPr>
              <w:t>8</w:t>
            </w:r>
            <w:r w:rsidR="00206A89">
              <w:rPr>
                <w:rFonts w:ascii="Arial" w:hAnsi="Arial" w:cs="Arial"/>
                <w:sz w:val="20"/>
                <w:szCs w:val="20"/>
              </w:rPr>
              <w:t>-02</w:t>
            </w:r>
            <w:r w:rsidR="00794C37" w:rsidRPr="00C15F73">
              <w:rPr>
                <w:rFonts w:ascii="Arial" w:hAnsi="Arial" w:cs="Arial"/>
                <w:sz w:val="20"/>
                <w:szCs w:val="20"/>
              </w:rPr>
              <w:t xml:space="preserve">, </w:t>
            </w:r>
            <w:r w:rsidR="00794C37">
              <w:rPr>
                <w:rFonts w:ascii="Arial" w:hAnsi="Arial" w:cs="Arial"/>
                <w:sz w:val="20"/>
                <w:szCs w:val="20"/>
                <w:lang w:val="en-US"/>
              </w:rPr>
              <w:t>MCB</w:t>
            </w:r>
            <w:r w:rsidR="00794C37" w:rsidRPr="00C15F73">
              <w:rPr>
                <w:rFonts w:ascii="Arial" w:hAnsi="Arial" w:cs="Arial"/>
                <w:sz w:val="20"/>
                <w:szCs w:val="20"/>
              </w:rPr>
              <w:t>08-03</w:t>
            </w:r>
          </w:p>
        </w:tc>
        <w:tc>
          <w:tcPr>
            <w:tcW w:w="960" w:type="pct"/>
            <w:shd w:val="clear" w:color="auto" w:fill="auto"/>
          </w:tcPr>
          <w:p w14:paraId="6D1A3D13" w14:textId="77777777" w:rsidR="00540585" w:rsidRPr="006F5656" w:rsidRDefault="00540585" w:rsidP="00540585">
            <w:pPr>
              <w:jc w:val="center"/>
              <w:rPr>
                <w:rFonts w:ascii="Arial" w:hAnsi="Arial" w:cs="Arial"/>
                <w:sz w:val="20"/>
                <w:szCs w:val="20"/>
              </w:rPr>
            </w:pPr>
          </w:p>
        </w:tc>
      </w:tr>
      <w:tr w:rsidR="00013DFE" w:rsidRPr="006F5656" w14:paraId="04412029" w14:textId="77777777" w:rsidTr="00494ECB">
        <w:trPr>
          <w:cantSplit/>
        </w:trPr>
        <w:tc>
          <w:tcPr>
            <w:tcW w:w="298" w:type="pct"/>
            <w:shd w:val="clear" w:color="auto" w:fill="auto"/>
          </w:tcPr>
          <w:p w14:paraId="71D00EC6" w14:textId="3CD94F5B" w:rsidR="00013DFE" w:rsidRPr="009936BB" w:rsidRDefault="00D71039" w:rsidP="00013DFE">
            <w:pPr>
              <w:jc w:val="left"/>
              <w:rPr>
                <w:rFonts w:ascii="Arial" w:hAnsi="Arial" w:cs="Arial"/>
                <w:color w:val="000000"/>
                <w:sz w:val="20"/>
                <w:szCs w:val="20"/>
                <w:lang w:val="en-US" w:eastAsia="ru-RU"/>
              </w:rPr>
            </w:pPr>
            <w:r>
              <w:rPr>
                <w:rFonts w:ascii="Arial" w:hAnsi="Arial" w:cs="Arial"/>
                <w:color w:val="000000"/>
                <w:sz w:val="20"/>
                <w:szCs w:val="20"/>
                <w:lang w:eastAsia="ru-RU"/>
              </w:rPr>
              <w:t>6</w:t>
            </w:r>
          </w:p>
        </w:tc>
        <w:tc>
          <w:tcPr>
            <w:tcW w:w="2012" w:type="pct"/>
          </w:tcPr>
          <w:p w14:paraId="55D3C547" w14:textId="17D49AC6" w:rsidR="00013DFE" w:rsidRDefault="00013DFE" w:rsidP="00013DFE">
            <w:pPr>
              <w:rPr>
                <w:rFonts w:ascii="Arial" w:hAnsi="Arial" w:cs="Arial"/>
                <w:color w:val="000000"/>
                <w:sz w:val="20"/>
                <w:szCs w:val="20"/>
              </w:rPr>
            </w:pPr>
            <w:r>
              <w:rPr>
                <w:rFonts w:ascii="Arial" w:hAnsi="Arial" w:cs="Arial"/>
                <w:color w:val="000000"/>
                <w:sz w:val="20"/>
                <w:szCs w:val="20"/>
              </w:rPr>
              <w:t xml:space="preserve">Реализация автоматического переноса сэкономленных денежных средств </w:t>
            </w:r>
            <w:r w:rsidRPr="00013DFE">
              <w:rPr>
                <w:rFonts w:ascii="Arial" w:hAnsi="Arial" w:cs="Arial"/>
                <w:color w:val="000000"/>
                <w:sz w:val="20"/>
                <w:szCs w:val="20"/>
              </w:rPr>
              <w:t>со всех СПП-элементов на СПП-элемент «Резерв OPEX» или «Резерв CAPE</w:t>
            </w:r>
            <w:r>
              <w:rPr>
                <w:rFonts w:ascii="Arial" w:hAnsi="Arial" w:cs="Arial"/>
                <w:color w:val="000000"/>
                <w:sz w:val="20"/>
                <w:szCs w:val="20"/>
              </w:rPr>
              <w:t>X» в зависимости от типа затрат по закрытию отчё</w:t>
            </w:r>
            <w:r w:rsidRPr="00013DFE">
              <w:rPr>
                <w:rFonts w:ascii="Arial" w:hAnsi="Arial" w:cs="Arial"/>
                <w:color w:val="000000"/>
                <w:sz w:val="20"/>
                <w:szCs w:val="20"/>
              </w:rPr>
              <w:t>тного пер</w:t>
            </w:r>
            <w:r>
              <w:rPr>
                <w:rFonts w:ascii="Arial" w:hAnsi="Arial" w:cs="Arial"/>
                <w:color w:val="000000"/>
                <w:sz w:val="20"/>
                <w:szCs w:val="20"/>
              </w:rPr>
              <w:t>и</w:t>
            </w:r>
            <w:r w:rsidRPr="00013DFE">
              <w:rPr>
                <w:rFonts w:ascii="Arial" w:hAnsi="Arial" w:cs="Arial"/>
                <w:color w:val="000000"/>
                <w:sz w:val="20"/>
                <w:szCs w:val="20"/>
              </w:rPr>
              <w:t>ода (месяц)</w:t>
            </w:r>
            <w:r>
              <w:rPr>
                <w:rFonts w:ascii="Arial" w:hAnsi="Arial" w:cs="Arial"/>
                <w:color w:val="000000"/>
                <w:sz w:val="20"/>
                <w:szCs w:val="20"/>
              </w:rPr>
              <w:t>.</w:t>
            </w:r>
          </w:p>
        </w:tc>
        <w:tc>
          <w:tcPr>
            <w:tcW w:w="691" w:type="pct"/>
          </w:tcPr>
          <w:p w14:paraId="38441EAB" w14:textId="664BDFD7" w:rsidR="00013DFE" w:rsidRDefault="00013DFE" w:rsidP="00013DFE">
            <w:pPr>
              <w:rPr>
                <w:rFonts w:ascii="Arial" w:hAnsi="Arial" w:cs="Arial"/>
                <w:color w:val="000000"/>
                <w:sz w:val="20"/>
                <w:szCs w:val="20"/>
              </w:rPr>
            </w:pPr>
            <w:r>
              <w:rPr>
                <w:rFonts w:ascii="Arial" w:hAnsi="Arial" w:cs="Arial"/>
                <w:color w:val="000000"/>
                <w:sz w:val="20"/>
                <w:szCs w:val="20"/>
              </w:rPr>
              <w:t>Расширение</w:t>
            </w:r>
          </w:p>
        </w:tc>
        <w:tc>
          <w:tcPr>
            <w:tcW w:w="1039" w:type="pct"/>
          </w:tcPr>
          <w:p w14:paraId="285952D9" w14:textId="35A7A2E0" w:rsidR="00013DFE" w:rsidRPr="00013DFE" w:rsidRDefault="00013DFE" w:rsidP="00013DFE">
            <w:pPr>
              <w:jc w:val="center"/>
              <w:rPr>
                <w:rFonts w:ascii="Arial" w:hAnsi="Arial" w:cs="Arial"/>
                <w:sz w:val="20"/>
                <w:szCs w:val="20"/>
                <w:lang w:val="en-US"/>
              </w:rPr>
            </w:pPr>
            <w:r>
              <w:rPr>
                <w:rFonts w:ascii="Arial" w:hAnsi="Arial" w:cs="Arial"/>
                <w:sz w:val="20"/>
                <w:szCs w:val="20"/>
                <w:lang w:val="en-US"/>
              </w:rPr>
              <w:t>MCB19</w:t>
            </w:r>
          </w:p>
        </w:tc>
        <w:tc>
          <w:tcPr>
            <w:tcW w:w="960" w:type="pct"/>
            <w:shd w:val="clear" w:color="auto" w:fill="auto"/>
          </w:tcPr>
          <w:p w14:paraId="05CC28AD" w14:textId="77777777" w:rsidR="00013DFE" w:rsidRPr="006F5656" w:rsidRDefault="00013DFE" w:rsidP="00013DFE">
            <w:pPr>
              <w:jc w:val="center"/>
              <w:rPr>
                <w:rFonts w:ascii="Arial" w:hAnsi="Arial" w:cs="Arial"/>
                <w:sz w:val="20"/>
                <w:szCs w:val="20"/>
              </w:rPr>
            </w:pPr>
          </w:p>
        </w:tc>
      </w:tr>
      <w:tr w:rsidR="00F92165" w:rsidRPr="006F5656" w14:paraId="7BFD5EED" w14:textId="77777777" w:rsidTr="00494ECB">
        <w:trPr>
          <w:cantSplit/>
        </w:trPr>
        <w:tc>
          <w:tcPr>
            <w:tcW w:w="298" w:type="pct"/>
            <w:shd w:val="clear" w:color="auto" w:fill="auto"/>
          </w:tcPr>
          <w:p w14:paraId="65BD1759" w14:textId="4105328A" w:rsidR="00F92165" w:rsidRPr="00494ECB" w:rsidRDefault="00D71039" w:rsidP="00013DFE">
            <w:pPr>
              <w:jc w:val="left"/>
              <w:rPr>
                <w:rFonts w:ascii="Arial" w:hAnsi="Arial" w:cs="Arial"/>
                <w:color w:val="000000"/>
                <w:sz w:val="20"/>
                <w:szCs w:val="20"/>
                <w:lang w:eastAsia="ru-RU"/>
              </w:rPr>
            </w:pPr>
            <w:r>
              <w:rPr>
                <w:rFonts w:ascii="Arial" w:hAnsi="Arial" w:cs="Arial"/>
                <w:color w:val="000000"/>
                <w:sz w:val="20"/>
                <w:szCs w:val="20"/>
                <w:lang w:eastAsia="ru-RU"/>
              </w:rPr>
              <w:t>7</w:t>
            </w:r>
          </w:p>
        </w:tc>
        <w:tc>
          <w:tcPr>
            <w:tcW w:w="2012" w:type="pct"/>
          </w:tcPr>
          <w:p w14:paraId="2235A8EB" w14:textId="393BA214" w:rsidR="00F92165" w:rsidRDefault="00F92165" w:rsidP="00013DFE">
            <w:pPr>
              <w:rPr>
                <w:rFonts w:ascii="Arial" w:hAnsi="Arial" w:cs="Arial"/>
                <w:color w:val="000000"/>
                <w:sz w:val="20"/>
                <w:szCs w:val="20"/>
              </w:rPr>
            </w:pPr>
            <w:r>
              <w:rPr>
                <w:rFonts w:ascii="Arial" w:hAnsi="Arial" w:cs="Arial"/>
                <w:color w:val="000000"/>
                <w:sz w:val="20"/>
                <w:szCs w:val="20"/>
              </w:rPr>
              <w:t>Отчет «Запросы на корректировку бюджета»</w:t>
            </w:r>
          </w:p>
        </w:tc>
        <w:tc>
          <w:tcPr>
            <w:tcW w:w="691" w:type="pct"/>
          </w:tcPr>
          <w:p w14:paraId="7F9E154F" w14:textId="52035C4A" w:rsidR="00F92165" w:rsidRPr="00F92165" w:rsidRDefault="00F92165" w:rsidP="00013DFE">
            <w:pPr>
              <w:rPr>
                <w:rFonts w:ascii="Arial" w:hAnsi="Arial" w:cs="Arial"/>
                <w:color w:val="000000"/>
                <w:sz w:val="20"/>
                <w:szCs w:val="20"/>
              </w:rPr>
            </w:pPr>
            <w:r>
              <w:rPr>
                <w:rFonts w:ascii="Arial" w:hAnsi="Arial" w:cs="Arial"/>
                <w:color w:val="000000"/>
                <w:sz w:val="20"/>
                <w:szCs w:val="20"/>
              </w:rPr>
              <w:t>Интерфейс</w:t>
            </w:r>
          </w:p>
        </w:tc>
        <w:tc>
          <w:tcPr>
            <w:tcW w:w="1039" w:type="pct"/>
          </w:tcPr>
          <w:p w14:paraId="6EA48503" w14:textId="46BEE56D" w:rsidR="00F92165" w:rsidRPr="00F92165" w:rsidRDefault="00F92165" w:rsidP="00013DFE">
            <w:pPr>
              <w:jc w:val="center"/>
              <w:rPr>
                <w:rFonts w:ascii="Arial" w:hAnsi="Arial" w:cs="Arial"/>
                <w:sz w:val="20"/>
                <w:szCs w:val="20"/>
                <w:lang w:val="en-US"/>
              </w:rPr>
            </w:pPr>
            <w:r>
              <w:rPr>
                <w:rFonts w:ascii="Arial" w:hAnsi="Arial" w:cs="Arial"/>
                <w:sz w:val="20"/>
                <w:szCs w:val="20"/>
                <w:lang w:val="en-US"/>
              </w:rPr>
              <w:t>PM65</w:t>
            </w:r>
          </w:p>
        </w:tc>
        <w:tc>
          <w:tcPr>
            <w:tcW w:w="960" w:type="pct"/>
            <w:shd w:val="clear" w:color="auto" w:fill="auto"/>
          </w:tcPr>
          <w:p w14:paraId="388FB41C" w14:textId="77777777" w:rsidR="00F92165" w:rsidRPr="006F5656" w:rsidRDefault="00F92165" w:rsidP="00013DFE">
            <w:pPr>
              <w:jc w:val="center"/>
              <w:rPr>
                <w:rFonts w:ascii="Arial" w:hAnsi="Arial" w:cs="Arial"/>
                <w:sz w:val="20"/>
                <w:szCs w:val="20"/>
              </w:rPr>
            </w:pPr>
          </w:p>
        </w:tc>
      </w:tr>
      <w:tr w:rsidR="00D71039" w:rsidRPr="006F5656" w14:paraId="6B9DD56E" w14:textId="77777777" w:rsidTr="00AD15D0">
        <w:trPr>
          <w:cantSplit/>
        </w:trPr>
        <w:tc>
          <w:tcPr>
            <w:tcW w:w="298" w:type="pct"/>
            <w:shd w:val="clear" w:color="auto" w:fill="auto"/>
          </w:tcPr>
          <w:p w14:paraId="033B2E7B" w14:textId="7F70B185" w:rsidR="00D71039" w:rsidRDefault="00D71039" w:rsidP="00D71039">
            <w:pPr>
              <w:jc w:val="left"/>
              <w:rPr>
                <w:rFonts w:ascii="Arial" w:hAnsi="Arial" w:cs="Arial"/>
                <w:color w:val="000000"/>
                <w:sz w:val="20"/>
                <w:szCs w:val="20"/>
                <w:lang w:eastAsia="ru-RU"/>
              </w:rPr>
            </w:pPr>
            <w:r>
              <w:rPr>
                <w:rFonts w:ascii="Arial" w:hAnsi="Arial" w:cs="Arial"/>
                <w:color w:val="000000"/>
                <w:sz w:val="20"/>
                <w:szCs w:val="20"/>
                <w:lang w:eastAsia="ru-RU"/>
              </w:rPr>
              <w:t>8</w:t>
            </w:r>
          </w:p>
        </w:tc>
        <w:tc>
          <w:tcPr>
            <w:tcW w:w="2012" w:type="pct"/>
          </w:tcPr>
          <w:p w14:paraId="1072CF65" w14:textId="1A524C0A" w:rsidR="00D71039" w:rsidRDefault="00D71039" w:rsidP="00D71039">
            <w:pPr>
              <w:rPr>
                <w:rFonts w:ascii="Arial" w:hAnsi="Arial" w:cs="Arial"/>
                <w:color w:val="000000"/>
                <w:sz w:val="20"/>
                <w:szCs w:val="20"/>
              </w:rPr>
            </w:pPr>
            <w:r>
              <w:rPr>
                <w:rFonts w:ascii="Arial" w:hAnsi="Arial" w:cs="Arial"/>
                <w:sz w:val="20"/>
                <w:szCs w:val="20"/>
                <w:lang w:eastAsia="ru-RU"/>
              </w:rPr>
              <w:t>Сводный отчет для план-факт анализа выполнения воздействий на ПА</w:t>
            </w:r>
          </w:p>
        </w:tc>
        <w:tc>
          <w:tcPr>
            <w:tcW w:w="691" w:type="pct"/>
          </w:tcPr>
          <w:p w14:paraId="1F8B1DB4" w14:textId="21572FE8" w:rsidR="00D71039" w:rsidRDefault="00D71039" w:rsidP="00D71039">
            <w:pPr>
              <w:rPr>
                <w:rFonts w:ascii="Arial" w:hAnsi="Arial" w:cs="Arial"/>
                <w:color w:val="000000"/>
                <w:sz w:val="20"/>
                <w:szCs w:val="20"/>
              </w:rPr>
            </w:pPr>
            <w:r>
              <w:rPr>
                <w:rFonts w:ascii="Arial" w:hAnsi="Arial" w:cs="Arial"/>
                <w:color w:val="000000"/>
                <w:sz w:val="20"/>
                <w:szCs w:val="20"/>
              </w:rPr>
              <w:t>Отчет</w:t>
            </w:r>
          </w:p>
        </w:tc>
        <w:tc>
          <w:tcPr>
            <w:tcW w:w="1039" w:type="pct"/>
          </w:tcPr>
          <w:p w14:paraId="36FF3BDD" w14:textId="28D5A309" w:rsidR="00D71039" w:rsidRDefault="00D71039" w:rsidP="00D71039">
            <w:pPr>
              <w:jc w:val="center"/>
              <w:rPr>
                <w:rFonts w:ascii="Arial" w:hAnsi="Arial" w:cs="Arial"/>
                <w:sz w:val="20"/>
                <w:szCs w:val="20"/>
                <w:lang w:val="en-US"/>
              </w:rPr>
            </w:pPr>
            <w:r>
              <w:rPr>
                <w:rFonts w:ascii="Arial" w:hAnsi="Arial" w:cs="Arial"/>
                <w:sz w:val="20"/>
                <w:szCs w:val="20"/>
                <w:lang w:val="en-US"/>
              </w:rPr>
              <w:t>PM73</w:t>
            </w:r>
          </w:p>
        </w:tc>
        <w:tc>
          <w:tcPr>
            <w:tcW w:w="960" w:type="pct"/>
            <w:shd w:val="clear" w:color="auto" w:fill="auto"/>
          </w:tcPr>
          <w:p w14:paraId="78A84CF9" w14:textId="77777777" w:rsidR="00D71039" w:rsidRPr="006F5656" w:rsidRDefault="00D71039" w:rsidP="00D71039">
            <w:pPr>
              <w:jc w:val="center"/>
              <w:rPr>
                <w:rFonts w:ascii="Arial" w:hAnsi="Arial" w:cs="Arial"/>
                <w:sz w:val="20"/>
                <w:szCs w:val="20"/>
              </w:rPr>
            </w:pPr>
          </w:p>
        </w:tc>
      </w:tr>
      <w:tr w:rsidR="00D71039" w:rsidRPr="006F5656" w14:paraId="36481230" w14:textId="77777777" w:rsidTr="00AD15D0">
        <w:trPr>
          <w:cantSplit/>
        </w:trPr>
        <w:tc>
          <w:tcPr>
            <w:tcW w:w="298" w:type="pct"/>
            <w:shd w:val="clear" w:color="auto" w:fill="auto"/>
          </w:tcPr>
          <w:p w14:paraId="1E78673D" w14:textId="05EE79B5" w:rsidR="00D71039" w:rsidRPr="00494ECB" w:rsidRDefault="00D71039" w:rsidP="00D71039">
            <w:pPr>
              <w:jc w:val="left"/>
              <w:rPr>
                <w:rFonts w:ascii="Arial" w:hAnsi="Arial" w:cs="Arial"/>
                <w:color w:val="000000"/>
                <w:sz w:val="20"/>
                <w:szCs w:val="20"/>
                <w:lang w:val="en-US" w:eastAsia="ru-RU"/>
              </w:rPr>
            </w:pPr>
            <w:r>
              <w:rPr>
                <w:rFonts w:ascii="Arial" w:hAnsi="Arial" w:cs="Arial"/>
                <w:color w:val="000000"/>
                <w:sz w:val="20"/>
                <w:szCs w:val="20"/>
                <w:lang w:val="en-US" w:eastAsia="ru-RU"/>
              </w:rPr>
              <w:t>9</w:t>
            </w:r>
          </w:p>
        </w:tc>
        <w:tc>
          <w:tcPr>
            <w:tcW w:w="2012" w:type="pct"/>
          </w:tcPr>
          <w:p w14:paraId="0C1D4869" w14:textId="41C41C8B" w:rsidR="00D71039" w:rsidRDefault="00D71039" w:rsidP="00D71039">
            <w:pPr>
              <w:rPr>
                <w:rFonts w:ascii="Arial" w:hAnsi="Arial" w:cs="Arial"/>
                <w:sz w:val="20"/>
                <w:szCs w:val="20"/>
                <w:lang w:eastAsia="ru-RU"/>
              </w:rPr>
            </w:pPr>
            <w:r>
              <w:rPr>
                <w:rFonts w:ascii="Arial" w:hAnsi="Arial" w:cs="Arial"/>
                <w:sz w:val="20"/>
                <w:szCs w:val="20"/>
                <w:lang w:eastAsia="ru-RU"/>
              </w:rPr>
              <w:t>Детальный отчет для план-факт анализа выполнения воздействий на ПА</w:t>
            </w:r>
          </w:p>
        </w:tc>
        <w:tc>
          <w:tcPr>
            <w:tcW w:w="691" w:type="pct"/>
          </w:tcPr>
          <w:p w14:paraId="5A6F8EED" w14:textId="4D7AF336" w:rsidR="00D71039" w:rsidRPr="00D71039" w:rsidRDefault="00D71039" w:rsidP="00D71039">
            <w:pPr>
              <w:rPr>
                <w:rFonts w:ascii="Arial" w:hAnsi="Arial" w:cs="Arial"/>
                <w:color w:val="000000"/>
                <w:sz w:val="20"/>
                <w:szCs w:val="20"/>
              </w:rPr>
            </w:pPr>
            <w:r>
              <w:rPr>
                <w:rFonts w:ascii="Arial" w:hAnsi="Arial" w:cs="Arial"/>
                <w:color w:val="000000"/>
                <w:sz w:val="20"/>
                <w:szCs w:val="20"/>
              </w:rPr>
              <w:t>Отчет</w:t>
            </w:r>
          </w:p>
        </w:tc>
        <w:tc>
          <w:tcPr>
            <w:tcW w:w="1039" w:type="pct"/>
          </w:tcPr>
          <w:p w14:paraId="04CB0F70" w14:textId="00D12B93" w:rsidR="00D71039" w:rsidRPr="00D71039" w:rsidRDefault="00D71039" w:rsidP="00D71039">
            <w:pPr>
              <w:jc w:val="center"/>
              <w:rPr>
                <w:rFonts w:ascii="Arial" w:hAnsi="Arial" w:cs="Arial"/>
                <w:sz w:val="20"/>
                <w:szCs w:val="20"/>
                <w:lang w:val="en-US"/>
              </w:rPr>
            </w:pPr>
            <w:r>
              <w:rPr>
                <w:rFonts w:ascii="Arial" w:hAnsi="Arial" w:cs="Arial"/>
                <w:sz w:val="20"/>
                <w:szCs w:val="20"/>
                <w:lang w:val="en-US"/>
              </w:rPr>
              <w:t>PM74</w:t>
            </w:r>
          </w:p>
        </w:tc>
        <w:tc>
          <w:tcPr>
            <w:tcW w:w="960" w:type="pct"/>
            <w:shd w:val="clear" w:color="auto" w:fill="auto"/>
          </w:tcPr>
          <w:p w14:paraId="7D1C0065" w14:textId="77777777" w:rsidR="00D71039" w:rsidRPr="006F5656" w:rsidRDefault="00D71039" w:rsidP="00D71039">
            <w:pPr>
              <w:jc w:val="center"/>
              <w:rPr>
                <w:rFonts w:ascii="Arial" w:hAnsi="Arial" w:cs="Arial"/>
                <w:sz w:val="20"/>
                <w:szCs w:val="20"/>
              </w:rPr>
            </w:pPr>
          </w:p>
        </w:tc>
      </w:tr>
      <w:tr w:rsidR="00A7679C" w:rsidRPr="006F5656" w14:paraId="0E532FB1" w14:textId="77777777" w:rsidTr="00AD15D0">
        <w:trPr>
          <w:cantSplit/>
        </w:trPr>
        <w:tc>
          <w:tcPr>
            <w:tcW w:w="298" w:type="pct"/>
            <w:shd w:val="clear" w:color="auto" w:fill="auto"/>
          </w:tcPr>
          <w:p w14:paraId="19E7FCDB" w14:textId="5A7821EA" w:rsidR="00A7679C" w:rsidRDefault="00A7679C" w:rsidP="00D71039">
            <w:pPr>
              <w:jc w:val="left"/>
              <w:rPr>
                <w:rFonts w:ascii="Arial" w:hAnsi="Arial" w:cs="Arial"/>
                <w:color w:val="000000"/>
                <w:sz w:val="20"/>
                <w:szCs w:val="20"/>
                <w:lang w:val="en-US" w:eastAsia="ru-RU"/>
              </w:rPr>
            </w:pPr>
            <w:r>
              <w:rPr>
                <w:rFonts w:ascii="Arial" w:hAnsi="Arial" w:cs="Arial"/>
                <w:color w:val="000000"/>
                <w:sz w:val="20"/>
                <w:szCs w:val="20"/>
                <w:lang w:val="en-US" w:eastAsia="ru-RU"/>
              </w:rPr>
              <w:t>10</w:t>
            </w:r>
          </w:p>
        </w:tc>
        <w:tc>
          <w:tcPr>
            <w:tcW w:w="2012" w:type="pct"/>
          </w:tcPr>
          <w:p w14:paraId="73DC0C89" w14:textId="47D64331" w:rsidR="00A7679C" w:rsidRDefault="00A7679C" w:rsidP="00D71039">
            <w:pPr>
              <w:rPr>
                <w:rFonts w:ascii="Arial" w:hAnsi="Arial" w:cs="Arial"/>
                <w:sz w:val="20"/>
                <w:szCs w:val="20"/>
                <w:lang w:eastAsia="ru-RU"/>
              </w:rPr>
            </w:pPr>
            <w:r w:rsidRPr="00A7679C">
              <w:rPr>
                <w:rFonts w:ascii="Arial" w:hAnsi="Arial" w:cs="Arial"/>
                <w:sz w:val="20"/>
                <w:szCs w:val="20"/>
                <w:lang w:eastAsia="ru-RU"/>
              </w:rPr>
              <w:t>Отчёт по корректировкам бюджета ППА</w:t>
            </w:r>
          </w:p>
        </w:tc>
        <w:tc>
          <w:tcPr>
            <w:tcW w:w="691" w:type="pct"/>
          </w:tcPr>
          <w:p w14:paraId="5BD9DFB3" w14:textId="018C7851" w:rsidR="00A7679C" w:rsidRPr="00A7679C" w:rsidRDefault="00A7679C" w:rsidP="00D71039">
            <w:pPr>
              <w:rPr>
                <w:rFonts w:ascii="Arial" w:hAnsi="Arial" w:cs="Arial"/>
                <w:color w:val="000000"/>
                <w:sz w:val="20"/>
                <w:szCs w:val="20"/>
              </w:rPr>
            </w:pPr>
            <w:r>
              <w:rPr>
                <w:rFonts w:ascii="Arial" w:hAnsi="Arial" w:cs="Arial"/>
                <w:color w:val="000000"/>
                <w:sz w:val="20"/>
                <w:szCs w:val="20"/>
              </w:rPr>
              <w:t>Отчет</w:t>
            </w:r>
          </w:p>
        </w:tc>
        <w:tc>
          <w:tcPr>
            <w:tcW w:w="1039" w:type="pct"/>
          </w:tcPr>
          <w:p w14:paraId="5067C0A6" w14:textId="2BEEFB50" w:rsidR="00A7679C" w:rsidRPr="00A7679C" w:rsidRDefault="00A7679C" w:rsidP="00D71039">
            <w:pPr>
              <w:jc w:val="center"/>
              <w:rPr>
                <w:rFonts w:ascii="Arial" w:hAnsi="Arial" w:cs="Arial"/>
                <w:sz w:val="20"/>
                <w:szCs w:val="20"/>
                <w:lang w:val="en-US"/>
              </w:rPr>
            </w:pPr>
            <w:r>
              <w:rPr>
                <w:rFonts w:ascii="Arial" w:hAnsi="Arial" w:cs="Arial"/>
                <w:sz w:val="20"/>
                <w:szCs w:val="20"/>
                <w:lang w:val="en-US"/>
              </w:rPr>
              <w:t>PM79</w:t>
            </w:r>
          </w:p>
        </w:tc>
        <w:tc>
          <w:tcPr>
            <w:tcW w:w="960" w:type="pct"/>
            <w:shd w:val="clear" w:color="auto" w:fill="auto"/>
          </w:tcPr>
          <w:p w14:paraId="37568C5A" w14:textId="77777777" w:rsidR="00A7679C" w:rsidRPr="006F5656" w:rsidRDefault="00A7679C" w:rsidP="00D71039">
            <w:pPr>
              <w:jc w:val="center"/>
              <w:rPr>
                <w:rFonts w:ascii="Arial" w:hAnsi="Arial" w:cs="Arial"/>
                <w:sz w:val="20"/>
                <w:szCs w:val="20"/>
              </w:rPr>
            </w:pPr>
          </w:p>
        </w:tc>
      </w:tr>
      <w:tr w:rsidR="00792328" w:rsidRPr="006F5656" w14:paraId="6A1D4EC8" w14:textId="77777777" w:rsidTr="00AD15D0">
        <w:trPr>
          <w:cantSplit/>
        </w:trPr>
        <w:tc>
          <w:tcPr>
            <w:tcW w:w="298" w:type="pct"/>
            <w:shd w:val="clear" w:color="auto" w:fill="auto"/>
          </w:tcPr>
          <w:p w14:paraId="00AF9F79" w14:textId="016446FF" w:rsidR="00792328" w:rsidRPr="00C15F73" w:rsidRDefault="00792328" w:rsidP="00D71039">
            <w:pPr>
              <w:jc w:val="left"/>
              <w:rPr>
                <w:rFonts w:ascii="Arial" w:hAnsi="Arial" w:cs="Arial"/>
                <w:color w:val="000000"/>
                <w:sz w:val="20"/>
                <w:szCs w:val="20"/>
                <w:lang w:eastAsia="ru-RU"/>
              </w:rPr>
            </w:pPr>
            <w:r>
              <w:rPr>
                <w:rFonts w:ascii="Arial" w:hAnsi="Arial" w:cs="Arial"/>
                <w:color w:val="000000"/>
                <w:sz w:val="20"/>
                <w:szCs w:val="20"/>
                <w:lang w:eastAsia="ru-RU"/>
              </w:rPr>
              <w:t>11</w:t>
            </w:r>
          </w:p>
        </w:tc>
        <w:tc>
          <w:tcPr>
            <w:tcW w:w="2012" w:type="pct"/>
          </w:tcPr>
          <w:p w14:paraId="6C859E33" w14:textId="0CFB4B69" w:rsidR="00792328" w:rsidRPr="00A7679C" w:rsidRDefault="00792328" w:rsidP="00D71039">
            <w:pPr>
              <w:rPr>
                <w:rFonts w:ascii="Arial" w:hAnsi="Arial" w:cs="Arial"/>
                <w:sz w:val="20"/>
                <w:szCs w:val="20"/>
                <w:lang w:eastAsia="ru-RU"/>
              </w:rPr>
            </w:pPr>
            <w:r w:rsidRPr="00C15F73">
              <w:rPr>
                <w:rFonts w:ascii="Arial" w:hAnsi="Arial" w:cs="Arial"/>
                <w:sz w:val="20"/>
                <w:szCs w:val="20"/>
                <w:lang w:eastAsia="ru-RU"/>
              </w:rPr>
              <w:t>Блокировка плана ТОиР на время согласования Бюджетов</w:t>
            </w:r>
          </w:p>
        </w:tc>
        <w:tc>
          <w:tcPr>
            <w:tcW w:w="691" w:type="pct"/>
          </w:tcPr>
          <w:p w14:paraId="5D13020A" w14:textId="2E6A0C25" w:rsidR="00792328" w:rsidRDefault="00792328" w:rsidP="00D71039">
            <w:pPr>
              <w:rPr>
                <w:rFonts w:ascii="Arial" w:hAnsi="Arial" w:cs="Arial"/>
                <w:color w:val="000000"/>
                <w:sz w:val="20"/>
                <w:szCs w:val="20"/>
              </w:rPr>
            </w:pPr>
            <w:r>
              <w:rPr>
                <w:rFonts w:ascii="Arial" w:hAnsi="Arial" w:cs="Arial"/>
                <w:color w:val="000000"/>
                <w:sz w:val="20"/>
                <w:szCs w:val="20"/>
              </w:rPr>
              <w:t>Отчет, расширение</w:t>
            </w:r>
          </w:p>
        </w:tc>
        <w:tc>
          <w:tcPr>
            <w:tcW w:w="1039" w:type="pct"/>
          </w:tcPr>
          <w:p w14:paraId="3D421439" w14:textId="140B03BF" w:rsidR="00792328" w:rsidRPr="00C15F73" w:rsidRDefault="00792328" w:rsidP="00D71039">
            <w:pPr>
              <w:jc w:val="center"/>
              <w:rPr>
                <w:rFonts w:ascii="Arial" w:hAnsi="Arial" w:cs="Arial"/>
                <w:sz w:val="20"/>
                <w:szCs w:val="20"/>
              </w:rPr>
            </w:pPr>
            <w:r>
              <w:rPr>
                <w:rFonts w:ascii="Arial" w:hAnsi="Arial" w:cs="Arial"/>
                <w:sz w:val="20"/>
                <w:szCs w:val="20"/>
                <w:lang w:val="en-US"/>
              </w:rPr>
              <w:t>PM203</w:t>
            </w:r>
          </w:p>
        </w:tc>
        <w:tc>
          <w:tcPr>
            <w:tcW w:w="960" w:type="pct"/>
            <w:shd w:val="clear" w:color="auto" w:fill="auto"/>
          </w:tcPr>
          <w:p w14:paraId="2B0E9956" w14:textId="77777777" w:rsidR="00792328" w:rsidRPr="006F5656" w:rsidRDefault="00792328" w:rsidP="00D71039">
            <w:pPr>
              <w:jc w:val="center"/>
              <w:rPr>
                <w:rFonts w:ascii="Arial" w:hAnsi="Arial" w:cs="Arial"/>
                <w:sz w:val="20"/>
                <w:szCs w:val="20"/>
              </w:rPr>
            </w:pPr>
          </w:p>
        </w:tc>
      </w:tr>
    </w:tbl>
    <w:p w14:paraId="4255CB43" w14:textId="4877A794" w:rsidR="00600A68" w:rsidRPr="00600A68" w:rsidRDefault="00600A68" w:rsidP="00600A68">
      <w:pPr>
        <w:spacing w:after="240" w:line="276" w:lineRule="auto"/>
        <w:rPr>
          <w:rFonts w:ascii="Arial" w:hAnsi="Arial" w:cs="Arial"/>
          <w:color w:val="000000" w:themeColor="text1"/>
        </w:rPr>
      </w:pPr>
    </w:p>
    <w:p w14:paraId="70639C22" w14:textId="77777777" w:rsidR="0054502F" w:rsidRPr="008C7F95" w:rsidRDefault="0054502F" w:rsidP="0054502F">
      <w:pPr>
        <w:pStyle w:val="21"/>
        <w:keepNext/>
        <w:keepLines/>
        <w:numPr>
          <w:ilvl w:val="1"/>
          <w:numId w:val="8"/>
        </w:numPr>
        <w:spacing w:before="160" w:after="120" w:line="276" w:lineRule="auto"/>
        <w:rPr>
          <w:rFonts w:eastAsiaTheme="majorEastAsia" w:cstheme="majorBidi"/>
          <w:bCs w:val="0"/>
          <w:iCs w:val="0"/>
          <w:szCs w:val="26"/>
        </w:rPr>
      </w:pPr>
      <w:bookmarkStart w:id="2640" w:name="_Toc77357566"/>
      <w:bookmarkStart w:id="2641" w:name="_Toc431903102"/>
      <w:bookmarkStart w:id="2642" w:name="_Toc469481048"/>
      <w:r w:rsidRPr="008C7F95">
        <w:rPr>
          <w:rFonts w:eastAsiaTheme="majorEastAsia" w:cstheme="majorBidi"/>
          <w:bCs w:val="0"/>
          <w:iCs w:val="0"/>
          <w:szCs w:val="26"/>
        </w:rPr>
        <w:t>Особенности технической реализации</w:t>
      </w:r>
      <w:bookmarkEnd w:id="2640"/>
    </w:p>
    <w:p w14:paraId="3869B98A" w14:textId="77777777" w:rsidR="0017040D" w:rsidRPr="00B1419A" w:rsidRDefault="0017040D"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Для реализации бизнес-процессов будут использованы следующие продукты </w:t>
      </w:r>
      <w:r>
        <w:rPr>
          <w:rFonts w:ascii="Arial" w:hAnsi="Arial" w:cs="Arial"/>
          <w:color w:val="000000" w:themeColor="text1"/>
          <w:lang w:val="en-US"/>
        </w:rPr>
        <w:t>SAP</w:t>
      </w:r>
      <w:r w:rsidRPr="00B1419A">
        <w:rPr>
          <w:rFonts w:ascii="Arial" w:hAnsi="Arial" w:cs="Arial"/>
          <w:color w:val="000000" w:themeColor="text1"/>
        </w:rPr>
        <w:t>:</w:t>
      </w:r>
    </w:p>
    <w:p w14:paraId="4AFFC045" w14:textId="77777777" w:rsidR="00BE2A67" w:rsidRPr="00E274D2" w:rsidRDefault="00BE2A67" w:rsidP="000A1539">
      <w:pPr>
        <w:pStyle w:val="af9"/>
        <w:numPr>
          <w:ilvl w:val="0"/>
          <w:numId w:val="19"/>
        </w:numPr>
        <w:spacing w:after="240" w:line="276" w:lineRule="auto"/>
        <w:rPr>
          <w:rFonts w:ascii="Arial" w:hAnsi="Arial" w:cs="Arial"/>
          <w:color w:val="000000" w:themeColor="text1"/>
        </w:rPr>
      </w:pPr>
      <w:r>
        <w:rPr>
          <w:rFonts w:ascii="Arial" w:hAnsi="Arial" w:cs="Arial"/>
          <w:color w:val="000000" w:themeColor="text1"/>
          <w:lang w:val="en-US"/>
        </w:rPr>
        <w:t>SAP Busi</w:t>
      </w:r>
      <w:r w:rsidR="00E80927">
        <w:rPr>
          <w:rFonts w:ascii="Arial" w:hAnsi="Arial" w:cs="Arial"/>
          <w:color w:val="000000" w:themeColor="text1"/>
          <w:lang w:val="en-US"/>
        </w:rPr>
        <w:t>ness Warehouse Embedded for S/4</w:t>
      </w:r>
      <w:r>
        <w:rPr>
          <w:rFonts w:ascii="Arial" w:hAnsi="Arial" w:cs="Arial"/>
          <w:color w:val="000000" w:themeColor="text1"/>
          <w:lang w:val="en-US"/>
        </w:rPr>
        <w:t>HANA (SAP BW)</w:t>
      </w:r>
      <w:r w:rsidR="000C05D9" w:rsidRPr="000C05D9">
        <w:rPr>
          <w:rFonts w:ascii="Arial" w:hAnsi="Arial" w:cs="Arial"/>
          <w:color w:val="000000" w:themeColor="text1"/>
          <w:lang w:val="en-US"/>
        </w:rPr>
        <w:t xml:space="preserve"> </w:t>
      </w:r>
      <w:r w:rsidR="000C05D9">
        <w:rPr>
          <w:rFonts w:ascii="Arial" w:hAnsi="Arial" w:cs="Arial"/>
          <w:color w:val="000000" w:themeColor="text1"/>
          <w:lang w:val="en-US"/>
        </w:rPr>
        <w:t>–</w:t>
      </w:r>
      <w:r w:rsidR="000C05D9" w:rsidRPr="000C05D9">
        <w:rPr>
          <w:rFonts w:ascii="Arial" w:hAnsi="Arial" w:cs="Arial"/>
          <w:color w:val="000000" w:themeColor="text1"/>
          <w:lang w:val="en-US"/>
        </w:rPr>
        <w:t xml:space="preserve"> </w:t>
      </w:r>
      <w:r w:rsidR="000C05D9">
        <w:rPr>
          <w:rFonts w:ascii="Arial" w:hAnsi="Arial" w:cs="Arial"/>
          <w:color w:val="000000" w:themeColor="text1"/>
        </w:rPr>
        <w:t>встроенное</w:t>
      </w:r>
      <w:r w:rsidR="000C05D9" w:rsidRPr="000C05D9">
        <w:rPr>
          <w:rFonts w:ascii="Arial" w:hAnsi="Arial" w:cs="Arial"/>
          <w:color w:val="000000" w:themeColor="text1"/>
          <w:lang w:val="en-US"/>
        </w:rPr>
        <w:t xml:space="preserve"> </w:t>
      </w:r>
      <w:r w:rsidR="000C05D9">
        <w:rPr>
          <w:rFonts w:ascii="Arial" w:hAnsi="Arial" w:cs="Arial"/>
          <w:color w:val="000000" w:themeColor="text1"/>
        </w:rPr>
        <w:t>в</w:t>
      </w:r>
      <w:r w:rsidR="000C05D9" w:rsidRPr="000C05D9">
        <w:rPr>
          <w:rFonts w:ascii="Arial" w:hAnsi="Arial" w:cs="Arial"/>
          <w:color w:val="000000" w:themeColor="text1"/>
          <w:lang w:val="en-US"/>
        </w:rPr>
        <w:t xml:space="preserve"> </w:t>
      </w:r>
      <w:r w:rsidR="000C05D9">
        <w:rPr>
          <w:rFonts w:ascii="Arial" w:hAnsi="Arial" w:cs="Arial"/>
          <w:color w:val="000000" w:themeColor="text1"/>
        </w:rPr>
        <w:t>учётную</w:t>
      </w:r>
      <w:r w:rsidR="000C05D9" w:rsidRPr="000C05D9">
        <w:rPr>
          <w:rFonts w:ascii="Arial" w:hAnsi="Arial" w:cs="Arial"/>
          <w:color w:val="000000" w:themeColor="text1"/>
          <w:lang w:val="en-US"/>
        </w:rPr>
        <w:t xml:space="preserve"> </w:t>
      </w:r>
      <w:r w:rsidR="000C05D9">
        <w:rPr>
          <w:rFonts w:ascii="Arial" w:hAnsi="Arial" w:cs="Arial"/>
          <w:color w:val="000000" w:themeColor="text1"/>
        </w:rPr>
        <w:t>систему</w:t>
      </w:r>
      <w:r w:rsidR="000C05D9" w:rsidRPr="000C05D9">
        <w:rPr>
          <w:rFonts w:ascii="Arial" w:hAnsi="Arial" w:cs="Arial"/>
          <w:color w:val="000000" w:themeColor="text1"/>
          <w:lang w:val="en-US"/>
        </w:rPr>
        <w:t xml:space="preserve"> </w:t>
      </w:r>
      <w:r w:rsidR="000C05D9">
        <w:rPr>
          <w:rFonts w:ascii="Arial" w:hAnsi="Arial" w:cs="Arial"/>
          <w:color w:val="000000" w:themeColor="text1"/>
          <w:lang w:val="en-US"/>
        </w:rPr>
        <w:t>S/4HANA</w:t>
      </w:r>
      <w:r w:rsidR="000C05D9" w:rsidRPr="000C05D9">
        <w:rPr>
          <w:rFonts w:ascii="Arial" w:hAnsi="Arial" w:cs="Arial"/>
          <w:color w:val="000000" w:themeColor="text1"/>
          <w:lang w:val="en-US"/>
        </w:rPr>
        <w:t xml:space="preserve"> </w:t>
      </w:r>
      <w:r w:rsidR="000C05D9">
        <w:rPr>
          <w:rFonts w:ascii="Arial" w:hAnsi="Arial" w:cs="Arial"/>
          <w:color w:val="000000" w:themeColor="text1"/>
        </w:rPr>
        <w:t>хранилище</w:t>
      </w:r>
      <w:r w:rsidR="000C05D9" w:rsidRPr="000C05D9">
        <w:rPr>
          <w:rFonts w:ascii="Arial" w:hAnsi="Arial" w:cs="Arial"/>
          <w:color w:val="000000" w:themeColor="text1"/>
          <w:lang w:val="en-US"/>
        </w:rPr>
        <w:t xml:space="preserve"> </w:t>
      </w:r>
      <w:r w:rsidR="000C05D9">
        <w:rPr>
          <w:rFonts w:ascii="Arial" w:hAnsi="Arial" w:cs="Arial"/>
          <w:color w:val="000000" w:themeColor="text1"/>
        </w:rPr>
        <w:t>данных</w:t>
      </w:r>
      <w:r w:rsidR="000C05D9" w:rsidRPr="000C05D9">
        <w:rPr>
          <w:rFonts w:ascii="Arial" w:hAnsi="Arial" w:cs="Arial"/>
          <w:color w:val="000000" w:themeColor="text1"/>
          <w:lang w:val="en-US"/>
        </w:rPr>
        <w:t xml:space="preserve">. </w:t>
      </w:r>
      <w:r w:rsidR="000C05D9">
        <w:rPr>
          <w:rFonts w:ascii="Arial" w:hAnsi="Arial" w:cs="Arial"/>
          <w:color w:val="000000" w:themeColor="text1"/>
        </w:rPr>
        <w:t xml:space="preserve">Позволяет организовать хранение вводимых данных бюджетов и </w:t>
      </w:r>
      <w:r w:rsidR="00E274D2">
        <w:rPr>
          <w:rFonts w:ascii="Arial" w:hAnsi="Arial" w:cs="Arial"/>
          <w:color w:val="000000" w:themeColor="text1"/>
        </w:rPr>
        <w:t xml:space="preserve">обработку транзакционных данных учётной системы </w:t>
      </w:r>
      <w:r w:rsidR="00E274D2">
        <w:rPr>
          <w:rFonts w:ascii="Arial" w:hAnsi="Arial" w:cs="Arial"/>
          <w:color w:val="000000" w:themeColor="text1"/>
          <w:lang w:val="en-US"/>
        </w:rPr>
        <w:t>S</w:t>
      </w:r>
      <w:r w:rsidR="00E274D2" w:rsidRPr="00E274D2">
        <w:rPr>
          <w:rFonts w:ascii="Arial" w:hAnsi="Arial" w:cs="Arial"/>
          <w:color w:val="000000" w:themeColor="text1"/>
        </w:rPr>
        <w:t>/4</w:t>
      </w:r>
      <w:r w:rsidR="00E274D2">
        <w:rPr>
          <w:rFonts w:ascii="Arial" w:hAnsi="Arial" w:cs="Arial"/>
          <w:color w:val="000000" w:themeColor="text1"/>
          <w:lang w:val="en-US"/>
        </w:rPr>
        <w:t>HANA</w:t>
      </w:r>
      <w:r w:rsidR="00E274D2" w:rsidRPr="00E274D2">
        <w:rPr>
          <w:rFonts w:ascii="Arial" w:hAnsi="Arial" w:cs="Arial"/>
          <w:color w:val="000000" w:themeColor="text1"/>
        </w:rPr>
        <w:t xml:space="preserve"> </w:t>
      </w:r>
      <w:r w:rsidR="00E274D2">
        <w:rPr>
          <w:rFonts w:ascii="Arial" w:hAnsi="Arial" w:cs="Arial"/>
          <w:color w:val="000000" w:themeColor="text1"/>
        </w:rPr>
        <w:t>в режиме реального времени и</w:t>
      </w:r>
      <w:r w:rsidR="00811FB6">
        <w:rPr>
          <w:rFonts w:ascii="Arial" w:hAnsi="Arial" w:cs="Arial"/>
          <w:color w:val="000000" w:themeColor="text1"/>
        </w:rPr>
        <w:t>ли</w:t>
      </w:r>
      <w:r w:rsidR="00E274D2">
        <w:rPr>
          <w:rFonts w:ascii="Arial" w:hAnsi="Arial" w:cs="Arial"/>
          <w:color w:val="000000" w:themeColor="text1"/>
        </w:rPr>
        <w:t xml:space="preserve"> загрузки</w:t>
      </w:r>
      <w:r w:rsidRPr="00E274D2">
        <w:rPr>
          <w:rFonts w:ascii="Arial" w:hAnsi="Arial" w:cs="Arial"/>
          <w:color w:val="000000" w:themeColor="text1"/>
        </w:rPr>
        <w:t>;</w:t>
      </w:r>
    </w:p>
    <w:p w14:paraId="507FE870" w14:textId="77777777" w:rsidR="0017040D" w:rsidRPr="00811FB6" w:rsidRDefault="0017040D" w:rsidP="000A1539">
      <w:pPr>
        <w:pStyle w:val="af9"/>
        <w:numPr>
          <w:ilvl w:val="0"/>
          <w:numId w:val="19"/>
        </w:numPr>
        <w:spacing w:after="240" w:line="276" w:lineRule="auto"/>
        <w:rPr>
          <w:rFonts w:ascii="Arial" w:hAnsi="Arial" w:cs="Arial"/>
          <w:color w:val="000000" w:themeColor="text1"/>
        </w:rPr>
      </w:pPr>
      <w:r>
        <w:rPr>
          <w:rFonts w:ascii="Arial" w:hAnsi="Arial" w:cs="Arial"/>
          <w:color w:val="000000" w:themeColor="text1"/>
          <w:lang w:val="en-US"/>
        </w:rPr>
        <w:t>SAP</w:t>
      </w:r>
      <w:r w:rsidRPr="00811FB6">
        <w:rPr>
          <w:rFonts w:ascii="Arial" w:hAnsi="Arial" w:cs="Arial"/>
          <w:color w:val="000000" w:themeColor="text1"/>
        </w:rPr>
        <w:t xml:space="preserve"> </w:t>
      </w:r>
      <w:r>
        <w:rPr>
          <w:rFonts w:ascii="Arial" w:hAnsi="Arial" w:cs="Arial"/>
          <w:color w:val="000000" w:themeColor="text1"/>
          <w:lang w:val="en-US"/>
        </w:rPr>
        <w:t>Business</w:t>
      </w:r>
      <w:r w:rsidRPr="00811FB6">
        <w:rPr>
          <w:rFonts w:ascii="Arial" w:hAnsi="Arial" w:cs="Arial"/>
          <w:color w:val="000000" w:themeColor="text1"/>
        </w:rPr>
        <w:t xml:space="preserve"> </w:t>
      </w:r>
      <w:r>
        <w:rPr>
          <w:rFonts w:ascii="Arial" w:hAnsi="Arial" w:cs="Arial"/>
          <w:color w:val="000000" w:themeColor="text1"/>
          <w:lang w:val="en-US"/>
        </w:rPr>
        <w:t>Planning</w:t>
      </w:r>
      <w:r w:rsidRPr="00811FB6">
        <w:rPr>
          <w:rFonts w:ascii="Arial" w:hAnsi="Arial" w:cs="Arial"/>
          <w:color w:val="000000" w:themeColor="text1"/>
        </w:rPr>
        <w:t xml:space="preserve"> </w:t>
      </w:r>
      <w:r>
        <w:rPr>
          <w:rFonts w:ascii="Arial" w:hAnsi="Arial" w:cs="Arial"/>
          <w:color w:val="000000" w:themeColor="text1"/>
          <w:lang w:val="en-US"/>
        </w:rPr>
        <w:t>and</w:t>
      </w:r>
      <w:r w:rsidRPr="00811FB6">
        <w:rPr>
          <w:rFonts w:ascii="Arial" w:hAnsi="Arial" w:cs="Arial"/>
          <w:color w:val="000000" w:themeColor="text1"/>
        </w:rPr>
        <w:t xml:space="preserve"> </w:t>
      </w:r>
      <w:r>
        <w:rPr>
          <w:rFonts w:ascii="Arial" w:hAnsi="Arial" w:cs="Arial"/>
          <w:color w:val="000000" w:themeColor="text1"/>
          <w:lang w:val="en-US"/>
        </w:rPr>
        <w:t>Consolidation</w:t>
      </w:r>
      <w:r w:rsidRPr="00811FB6">
        <w:rPr>
          <w:rFonts w:ascii="Arial" w:hAnsi="Arial" w:cs="Arial"/>
          <w:color w:val="000000" w:themeColor="text1"/>
        </w:rPr>
        <w:t xml:space="preserve"> </w:t>
      </w:r>
      <w:r w:rsidR="00EE7FDE">
        <w:rPr>
          <w:rFonts w:ascii="Arial" w:hAnsi="Arial" w:cs="Arial"/>
          <w:color w:val="000000" w:themeColor="text1"/>
          <w:lang w:val="en-US"/>
        </w:rPr>
        <w:t>Optimized</w:t>
      </w:r>
      <w:r w:rsidRPr="00811FB6">
        <w:rPr>
          <w:rFonts w:ascii="Arial" w:hAnsi="Arial" w:cs="Arial"/>
          <w:color w:val="000000" w:themeColor="text1"/>
        </w:rPr>
        <w:t xml:space="preserve"> </w:t>
      </w:r>
      <w:r>
        <w:rPr>
          <w:rFonts w:ascii="Arial" w:hAnsi="Arial" w:cs="Arial"/>
          <w:color w:val="000000" w:themeColor="text1"/>
          <w:lang w:val="en-US"/>
        </w:rPr>
        <w:t>for</w:t>
      </w:r>
      <w:r w:rsidRPr="00811FB6">
        <w:rPr>
          <w:rFonts w:ascii="Arial" w:hAnsi="Arial" w:cs="Arial"/>
          <w:color w:val="000000" w:themeColor="text1"/>
        </w:rPr>
        <w:t xml:space="preserve"> </w:t>
      </w:r>
      <w:r>
        <w:rPr>
          <w:rFonts w:ascii="Arial" w:hAnsi="Arial" w:cs="Arial"/>
          <w:color w:val="000000" w:themeColor="text1"/>
          <w:lang w:val="en-US"/>
        </w:rPr>
        <w:t>S</w:t>
      </w:r>
      <w:r w:rsidR="00E80927">
        <w:rPr>
          <w:rFonts w:ascii="Arial" w:hAnsi="Arial" w:cs="Arial"/>
          <w:color w:val="000000" w:themeColor="text1"/>
        </w:rPr>
        <w:t>/4</w:t>
      </w:r>
      <w:r>
        <w:rPr>
          <w:rFonts w:ascii="Arial" w:hAnsi="Arial" w:cs="Arial"/>
          <w:color w:val="000000" w:themeColor="text1"/>
          <w:lang w:val="en-US"/>
        </w:rPr>
        <w:t>HANA</w:t>
      </w:r>
      <w:r w:rsidRPr="00811FB6">
        <w:rPr>
          <w:rFonts w:ascii="Arial" w:hAnsi="Arial" w:cs="Arial"/>
          <w:color w:val="000000" w:themeColor="text1"/>
        </w:rPr>
        <w:t xml:space="preserve"> (</w:t>
      </w:r>
      <w:r>
        <w:rPr>
          <w:rFonts w:ascii="Arial" w:hAnsi="Arial" w:cs="Arial"/>
          <w:color w:val="000000" w:themeColor="text1"/>
          <w:lang w:val="en-US"/>
        </w:rPr>
        <w:t>SAP</w:t>
      </w:r>
      <w:r w:rsidRPr="00811FB6">
        <w:rPr>
          <w:rFonts w:ascii="Arial" w:hAnsi="Arial" w:cs="Arial"/>
          <w:color w:val="000000" w:themeColor="text1"/>
        </w:rPr>
        <w:t xml:space="preserve"> </w:t>
      </w:r>
      <w:r>
        <w:rPr>
          <w:rFonts w:ascii="Arial" w:hAnsi="Arial" w:cs="Arial"/>
          <w:color w:val="000000" w:themeColor="text1"/>
          <w:lang w:val="en-US"/>
        </w:rPr>
        <w:t>BPC</w:t>
      </w:r>
      <w:r w:rsidRPr="00811FB6">
        <w:rPr>
          <w:rFonts w:ascii="Arial" w:hAnsi="Arial" w:cs="Arial"/>
          <w:color w:val="000000" w:themeColor="text1"/>
        </w:rPr>
        <w:t>)</w:t>
      </w:r>
      <w:r w:rsidR="00811FB6" w:rsidRPr="00811FB6">
        <w:rPr>
          <w:rFonts w:ascii="Arial" w:hAnsi="Arial" w:cs="Arial"/>
          <w:color w:val="000000" w:themeColor="text1"/>
        </w:rPr>
        <w:t xml:space="preserve"> – </w:t>
      </w:r>
      <w:r w:rsidR="00811FB6">
        <w:rPr>
          <w:rFonts w:ascii="Arial" w:hAnsi="Arial" w:cs="Arial"/>
          <w:color w:val="000000" w:themeColor="text1"/>
        </w:rPr>
        <w:t>встроенная</w:t>
      </w:r>
      <w:r w:rsidR="00811FB6" w:rsidRPr="00811FB6">
        <w:rPr>
          <w:rFonts w:ascii="Arial" w:hAnsi="Arial" w:cs="Arial"/>
          <w:color w:val="000000" w:themeColor="text1"/>
        </w:rPr>
        <w:t xml:space="preserve"> </w:t>
      </w:r>
      <w:r w:rsidR="00811FB6">
        <w:rPr>
          <w:rFonts w:ascii="Arial" w:hAnsi="Arial" w:cs="Arial"/>
          <w:color w:val="000000" w:themeColor="text1"/>
        </w:rPr>
        <w:t>в</w:t>
      </w:r>
      <w:r w:rsidR="00811FB6" w:rsidRPr="00811FB6">
        <w:rPr>
          <w:rFonts w:ascii="Arial" w:hAnsi="Arial" w:cs="Arial"/>
          <w:color w:val="000000" w:themeColor="text1"/>
        </w:rPr>
        <w:t xml:space="preserve"> </w:t>
      </w:r>
      <w:r w:rsidR="00811FB6">
        <w:rPr>
          <w:rFonts w:ascii="Arial" w:hAnsi="Arial" w:cs="Arial"/>
          <w:color w:val="000000" w:themeColor="text1"/>
        </w:rPr>
        <w:t>учётную</w:t>
      </w:r>
      <w:r w:rsidR="00811FB6" w:rsidRPr="00811FB6">
        <w:rPr>
          <w:rFonts w:ascii="Arial" w:hAnsi="Arial" w:cs="Arial"/>
          <w:color w:val="000000" w:themeColor="text1"/>
        </w:rPr>
        <w:t xml:space="preserve"> </w:t>
      </w:r>
      <w:r w:rsidR="00811FB6">
        <w:rPr>
          <w:rFonts w:ascii="Arial" w:hAnsi="Arial" w:cs="Arial"/>
          <w:color w:val="000000" w:themeColor="text1"/>
        </w:rPr>
        <w:t>систему</w:t>
      </w:r>
      <w:r w:rsidR="00811FB6" w:rsidRPr="00811FB6">
        <w:rPr>
          <w:rFonts w:ascii="Arial" w:hAnsi="Arial" w:cs="Arial"/>
          <w:color w:val="000000" w:themeColor="text1"/>
        </w:rPr>
        <w:t xml:space="preserve"> </w:t>
      </w:r>
      <w:r w:rsidR="00811FB6">
        <w:rPr>
          <w:rFonts w:ascii="Arial" w:hAnsi="Arial" w:cs="Arial"/>
          <w:color w:val="000000" w:themeColor="text1"/>
          <w:lang w:val="en-US"/>
        </w:rPr>
        <w:t>S</w:t>
      </w:r>
      <w:r w:rsidR="00811FB6" w:rsidRPr="00811FB6">
        <w:rPr>
          <w:rFonts w:ascii="Arial" w:hAnsi="Arial" w:cs="Arial"/>
          <w:color w:val="000000" w:themeColor="text1"/>
        </w:rPr>
        <w:t>/4</w:t>
      </w:r>
      <w:r w:rsidR="00811FB6">
        <w:rPr>
          <w:rFonts w:ascii="Arial" w:hAnsi="Arial" w:cs="Arial"/>
          <w:color w:val="000000" w:themeColor="text1"/>
          <w:lang w:val="en-US"/>
        </w:rPr>
        <w:t>HANA</w:t>
      </w:r>
      <w:r w:rsidR="00811FB6" w:rsidRPr="00811FB6">
        <w:rPr>
          <w:rFonts w:ascii="Arial" w:hAnsi="Arial" w:cs="Arial"/>
          <w:color w:val="000000" w:themeColor="text1"/>
        </w:rPr>
        <w:t xml:space="preserve"> </w:t>
      </w:r>
      <w:r w:rsidR="00811FB6">
        <w:rPr>
          <w:rFonts w:ascii="Arial" w:hAnsi="Arial" w:cs="Arial"/>
          <w:color w:val="000000" w:themeColor="text1"/>
        </w:rPr>
        <w:t>функциональности</w:t>
      </w:r>
      <w:r w:rsidR="00811FB6" w:rsidRPr="00811FB6">
        <w:rPr>
          <w:rFonts w:ascii="Arial" w:hAnsi="Arial" w:cs="Arial"/>
          <w:color w:val="000000" w:themeColor="text1"/>
        </w:rPr>
        <w:t xml:space="preserve"> </w:t>
      </w:r>
      <w:r w:rsidR="00811FB6">
        <w:rPr>
          <w:rFonts w:ascii="Arial" w:hAnsi="Arial" w:cs="Arial"/>
          <w:color w:val="000000" w:themeColor="text1"/>
        </w:rPr>
        <w:t>бюджетирования. Позволяет организовать процесс формирования бюджета и автоматизировать расчёты бюджетных показателей</w:t>
      </w:r>
      <w:r w:rsidRPr="00811FB6">
        <w:rPr>
          <w:rFonts w:ascii="Arial" w:hAnsi="Arial" w:cs="Arial"/>
          <w:color w:val="000000" w:themeColor="text1"/>
        </w:rPr>
        <w:t>;</w:t>
      </w:r>
    </w:p>
    <w:p w14:paraId="5604F491" w14:textId="77777777" w:rsidR="0017040D" w:rsidRDefault="0017040D" w:rsidP="000A1539">
      <w:pPr>
        <w:pStyle w:val="af9"/>
        <w:numPr>
          <w:ilvl w:val="0"/>
          <w:numId w:val="19"/>
        </w:numPr>
        <w:spacing w:after="240" w:line="276" w:lineRule="auto"/>
        <w:rPr>
          <w:rFonts w:ascii="Arial" w:hAnsi="Arial" w:cs="Arial"/>
          <w:color w:val="000000" w:themeColor="text1"/>
        </w:rPr>
      </w:pPr>
      <w:r>
        <w:rPr>
          <w:rFonts w:ascii="Arial" w:hAnsi="Arial" w:cs="Arial"/>
          <w:color w:val="000000" w:themeColor="text1"/>
          <w:lang w:val="en-US"/>
        </w:rPr>
        <w:t>SAP</w:t>
      </w:r>
      <w:r w:rsidRPr="00811FB6">
        <w:rPr>
          <w:rFonts w:ascii="Arial" w:hAnsi="Arial" w:cs="Arial"/>
          <w:color w:val="000000" w:themeColor="text1"/>
        </w:rPr>
        <w:t xml:space="preserve"> </w:t>
      </w:r>
      <w:r>
        <w:rPr>
          <w:rFonts w:ascii="Arial" w:hAnsi="Arial" w:cs="Arial"/>
          <w:color w:val="000000" w:themeColor="text1"/>
          <w:lang w:val="en-US"/>
        </w:rPr>
        <w:t>Analysis</w:t>
      </w:r>
      <w:r w:rsidRPr="00811FB6">
        <w:rPr>
          <w:rFonts w:ascii="Arial" w:hAnsi="Arial" w:cs="Arial"/>
          <w:color w:val="000000" w:themeColor="text1"/>
        </w:rPr>
        <w:t xml:space="preserve"> </w:t>
      </w:r>
      <w:r>
        <w:rPr>
          <w:rFonts w:ascii="Arial" w:hAnsi="Arial" w:cs="Arial"/>
          <w:color w:val="000000" w:themeColor="text1"/>
          <w:lang w:val="en-US"/>
        </w:rPr>
        <w:t>for</w:t>
      </w:r>
      <w:r w:rsidRPr="00811FB6">
        <w:rPr>
          <w:rFonts w:ascii="Arial" w:hAnsi="Arial" w:cs="Arial"/>
          <w:color w:val="000000" w:themeColor="text1"/>
        </w:rPr>
        <w:t xml:space="preserve"> </w:t>
      </w:r>
      <w:r>
        <w:rPr>
          <w:rFonts w:ascii="Arial" w:hAnsi="Arial" w:cs="Arial"/>
          <w:color w:val="000000" w:themeColor="text1"/>
          <w:lang w:val="en-US"/>
        </w:rPr>
        <w:t>Microsoft</w:t>
      </w:r>
      <w:r w:rsidRPr="00811FB6">
        <w:rPr>
          <w:rFonts w:ascii="Arial" w:hAnsi="Arial" w:cs="Arial"/>
          <w:color w:val="000000" w:themeColor="text1"/>
        </w:rPr>
        <w:t xml:space="preserve"> </w:t>
      </w:r>
      <w:r>
        <w:rPr>
          <w:rFonts w:ascii="Arial" w:hAnsi="Arial" w:cs="Arial"/>
          <w:color w:val="000000" w:themeColor="text1"/>
          <w:lang w:val="en-US"/>
        </w:rPr>
        <w:t>Excel</w:t>
      </w:r>
      <w:r w:rsidR="00811FB6" w:rsidRPr="00811FB6">
        <w:rPr>
          <w:rFonts w:ascii="Arial" w:hAnsi="Arial" w:cs="Arial"/>
          <w:color w:val="000000" w:themeColor="text1"/>
        </w:rPr>
        <w:t xml:space="preserve"> - </w:t>
      </w:r>
      <w:r w:rsidR="00811FB6">
        <w:rPr>
          <w:rFonts w:ascii="Arial" w:hAnsi="Arial" w:cs="Arial"/>
          <w:color w:val="000000" w:themeColor="text1"/>
        </w:rPr>
        <w:t>приложении</w:t>
      </w:r>
      <w:r w:rsidR="00811FB6" w:rsidRPr="000D01DD">
        <w:rPr>
          <w:rFonts w:ascii="Arial" w:hAnsi="Arial" w:cs="Arial"/>
          <w:color w:val="000000" w:themeColor="text1"/>
        </w:rPr>
        <w:t xml:space="preserve"> для анализа данных</w:t>
      </w:r>
      <w:r w:rsidR="00811FB6">
        <w:rPr>
          <w:rFonts w:ascii="Arial" w:hAnsi="Arial" w:cs="Arial"/>
          <w:color w:val="000000" w:themeColor="text1"/>
        </w:rPr>
        <w:t xml:space="preserve"> хранящихся в </w:t>
      </w:r>
      <w:r w:rsidR="00811FB6">
        <w:rPr>
          <w:rFonts w:ascii="Arial" w:hAnsi="Arial" w:cs="Arial"/>
          <w:color w:val="000000" w:themeColor="text1"/>
          <w:lang w:val="en-US"/>
        </w:rPr>
        <w:t>SAP</w:t>
      </w:r>
      <w:r w:rsidR="00811FB6" w:rsidRPr="00811FB6">
        <w:rPr>
          <w:rFonts w:ascii="Arial" w:hAnsi="Arial" w:cs="Arial"/>
          <w:color w:val="000000" w:themeColor="text1"/>
        </w:rPr>
        <w:t>-</w:t>
      </w:r>
      <w:r w:rsidR="00811FB6">
        <w:rPr>
          <w:rFonts w:ascii="Arial" w:hAnsi="Arial" w:cs="Arial"/>
          <w:color w:val="000000" w:themeColor="text1"/>
        </w:rPr>
        <w:t xml:space="preserve">системах. Позволяет реализовать аналитические отчёты на основе данных </w:t>
      </w:r>
      <w:r w:rsidR="00811FB6">
        <w:rPr>
          <w:rFonts w:ascii="Arial" w:hAnsi="Arial" w:cs="Arial"/>
          <w:color w:val="000000" w:themeColor="text1"/>
          <w:lang w:val="en-US"/>
        </w:rPr>
        <w:t>SAP</w:t>
      </w:r>
      <w:r w:rsidR="00811FB6" w:rsidRPr="00811FB6">
        <w:rPr>
          <w:rFonts w:ascii="Arial" w:hAnsi="Arial" w:cs="Arial"/>
          <w:color w:val="000000" w:themeColor="text1"/>
        </w:rPr>
        <w:t>-</w:t>
      </w:r>
      <w:r w:rsidR="00811FB6">
        <w:rPr>
          <w:rFonts w:ascii="Arial" w:hAnsi="Arial" w:cs="Arial"/>
          <w:color w:val="000000" w:themeColor="text1"/>
        </w:rPr>
        <w:t>системы</w:t>
      </w:r>
      <w:r w:rsidR="00811FB6" w:rsidRPr="00811FB6">
        <w:rPr>
          <w:rFonts w:ascii="Arial" w:hAnsi="Arial" w:cs="Arial"/>
          <w:color w:val="000000" w:themeColor="text1"/>
        </w:rPr>
        <w:t xml:space="preserve"> </w:t>
      </w:r>
      <w:r w:rsidR="00811FB6">
        <w:rPr>
          <w:rFonts w:ascii="Arial" w:hAnsi="Arial" w:cs="Arial"/>
          <w:color w:val="000000" w:themeColor="text1"/>
        </w:rPr>
        <w:t xml:space="preserve">и форматы ввода данных в систему </w:t>
      </w:r>
      <w:r w:rsidR="00811FB6">
        <w:rPr>
          <w:rFonts w:ascii="Arial" w:hAnsi="Arial" w:cs="Arial"/>
          <w:color w:val="000000" w:themeColor="text1"/>
          <w:lang w:val="en-US"/>
        </w:rPr>
        <w:t>SAP</w:t>
      </w:r>
      <w:r w:rsidR="00811FB6" w:rsidRPr="00811FB6">
        <w:rPr>
          <w:rFonts w:ascii="Arial" w:hAnsi="Arial" w:cs="Arial"/>
          <w:color w:val="000000" w:themeColor="text1"/>
        </w:rPr>
        <w:t>.</w:t>
      </w:r>
    </w:p>
    <w:p w14:paraId="17273D63" w14:textId="2D44E880" w:rsidR="00EE7FDE" w:rsidRPr="00467379" w:rsidRDefault="00EE7FDE" w:rsidP="00EE7FDE">
      <w:pPr>
        <w:pStyle w:val="a7"/>
        <w:keepNext/>
        <w:spacing w:after="240" w:afterAutospacing="0" w:line="276" w:lineRule="auto"/>
        <w:jc w:val="right"/>
        <w:rPr>
          <w:rFonts w:ascii="Arial" w:hAnsi="Arial" w:cs="Arial"/>
          <w:b/>
          <w:sz w:val="22"/>
          <w:szCs w:val="22"/>
        </w:rPr>
      </w:pPr>
      <w:r>
        <w:rPr>
          <w:rFonts w:ascii="Arial" w:hAnsi="Arial" w:cs="Arial"/>
          <w:b/>
          <w:sz w:val="22"/>
          <w:szCs w:val="22"/>
        </w:rPr>
        <w:t xml:space="preserve">Рисунок </w:t>
      </w:r>
      <w:r w:rsidR="00082D42">
        <w:rPr>
          <w:rFonts w:ascii="Arial" w:hAnsi="Arial" w:cs="Arial"/>
          <w:b/>
          <w:sz w:val="22"/>
          <w:szCs w:val="22"/>
        </w:rPr>
        <w:t>2</w:t>
      </w:r>
      <w:r w:rsidRPr="00467379">
        <w:rPr>
          <w:rFonts w:ascii="Arial" w:hAnsi="Arial" w:cs="Arial"/>
          <w:b/>
          <w:sz w:val="22"/>
          <w:szCs w:val="22"/>
        </w:rPr>
        <w:t xml:space="preserve">. </w:t>
      </w:r>
      <w:r w:rsidRPr="00EE7FDE">
        <w:rPr>
          <w:rFonts w:ascii="Arial" w:hAnsi="Arial" w:cs="Arial"/>
          <w:b/>
          <w:sz w:val="22"/>
          <w:szCs w:val="22"/>
        </w:rPr>
        <w:t>Концептуальная архитектура взаимодействия компонентов системы</w:t>
      </w:r>
    </w:p>
    <w:p w14:paraId="576AC938" w14:textId="77777777" w:rsidR="00AA43AD" w:rsidRDefault="00EE7FDE" w:rsidP="00EE7FDE">
      <w:pPr>
        <w:spacing w:after="240" w:line="276" w:lineRule="auto"/>
        <w:ind w:left="142"/>
        <w:jc w:val="center"/>
        <w:rPr>
          <w:rFonts w:ascii="Arial" w:hAnsi="Arial" w:cs="Arial"/>
          <w:color w:val="000000" w:themeColor="text1"/>
        </w:rPr>
      </w:pPr>
      <w:r>
        <w:rPr>
          <w:noProof/>
          <w:lang w:eastAsia="ru-RU"/>
        </w:rPr>
        <w:drawing>
          <wp:inline distT="0" distB="0" distL="0" distR="0" wp14:anchorId="71ABEF86" wp14:editId="6C10E93A">
            <wp:extent cx="6480810" cy="47415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80810" cy="4741545"/>
                    </a:xfrm>
                    <a:prstGeom prst="rect">
                      <a:avLst/>
                    </a:prstGeom>
                  </pic:spPr>
                </pic:pic>
              </a:graphicData>
            </a:graphic>
          </wp:inline>
        </w:drawing>
      </w:r>
    </w:p>
    <w:p w14:paraId="36B64369" w14:textId="77777777" w:rsidR="0017040D" w:rsidRDefault="00BE2A67"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Для перечисленных продуктов </w:t>
      </w:r>
      <w:r>
        <w:rPr>
          <w:rFonts w:ascii="Arial" w:hAnsi="Arial" w:cs="Arial"/>
          <w:color w:val="000000" w:themeColor="text1"/>
          <w:lang w:val="en-US"/>
        </w:rPr>
        <w:t>SAP</w:t>
      </w:r>
      <w:r w:rsidRPr="00BE2A67">
        <w:rPr>
          <w:rFonts w:ascii="Arial" w:hAnsi="Arial" w:cs="Arial"/>
          <w:color w:val="000000" w:themeColor="text1"/>
        </w:rPr>
        <w:t xml:space="preserve"> </w:t>
      </w:r>
      <w:r>
        <w:rPr>
          <w:rFonts w:ascii="Arial" w:hAnsi="Arial" w:cs="Arial"/>
          <w:color w:val="000000" w:themeColor="text1"/>
        </w:rPr>
        <w:t>должны быть выполнены настройки следующих объектов и ко</w:t>
      </w:r>
      <w:r w:rsidR="000C05D9">
        <w:rPr>
          <w:rFonts w:ascii="Arial" w:hAnsi="Arial" w:cs="Arial"/>
          <w:color w:val="000000" w:themeColor="text1"/>
        </w:rPr>
        <w:t>мпонентов.</w:t>
      </w:r>
    </w:p>
    <w:p w14:paraId="0944D35D" w14:textId="77777777" w:rsidR="00EF4606" w:rsidRPr="000C05D9" w:rsidRDefault="00EF4606" w:rsidP="0017040D">
      <w:pPr>
        <w:spacing w:after="240" w:line="276" w:lineRule="auto"/>
        <w:ind w:firstLine="567"/>
        <w:rPr>
          <w:rFonts w:ascii="Arial" w:hAnsi="Arial" w:cs="Arial"/>
          <w:color w:val="000000" w:themeColor="text1"/>
        </w:rPr>
      </w:pPr>
    </w:p>
    <w:p w14:paraId="306D3D73" w14:textId="77777777" w:rsidR="0017040D" w:rsidRDefault="0017040D">
      <w:pPr>
        <w:pStyle w:val="3"/>
      </w:pPr>
      <w:bookmarkStart w:id="2643" w:name="_Toc77357567"/>
      <w:r w:rsidRPr="00B1419A">
        <w:t>Инфо-объекты</w:t>
      </w:r>
      <w:bookmarkEnd w:id="2643"/>
    </w:p>
    <w:p w14:paraId="69DB3420" w14:textId="77777777" w:rsidR="000C05D9" w:rsidRPr="00811FB6" w:rsidRDefault="00811FB6"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Для реализации </w:t>
      </w:r>
      <w:r w:rsidR="000C05D9">
        <w:rPr>
          <w:rFonts w:ascii="Arial" w:hAnsi="Arial" w:cs="Arial"/>
          <w:color w:val="000000" w:themeColor="text1"/>
        </w:rPr>
        <w:t xml:space="preserve">хранилища </w:t>
      </w:r>
      <w:r>
        <w:rPr>
          <w:rFonts w:ascii="Arial" w:hAnsi="Arial" w:cs="Arial"/>
          <w:color w:val="000000" w:themeColor="text1"/>
        </w:rPr>
        <w:t>данных, в котором будут обрабатываться транзакционные данны</w:t>
      </w:r>
      <w:r w:rsidR="00E80927">
        <w:rPr>
          <w:rFonts w:ascii="Arial" w:hAnsi="Arial" w:cs="Arial"/>
          <w:color w:val="000000" w:themeColor="text1"/>
        </w:rPr>
        <w:t>е</w:t>
      </w:r>
      <w:r>
        <w:rPr>
          <w:rFonts w:ascii="Arial" w:hAnsi="Arial" w:cs="Arial"/>
          <w:color w:val="000000" w:themeColor="text1"/>
        </w:rPr>
        <w:t xml:space="preserve"> </w:t>
      </w:r>
      <w:r>
        <w:rPr>
          <w:rFonts w:ascii="Arial" w:hAnsi="Arial" w:cs="Arial"/>
          <w:color w:val="000000" w:themeColor="text1"/>
          <w:lang w:val="en-US"/>
        </w:rPr>
        <w:t>S</w:t>
      </w:r>
      <w:r w:rsidRPr="00811FB6">
        <w:rPr>
          <w:rFonts w:ascii="Arial" w:hAnsi="Arial" w:cs="Arial"/>
          <w:color w:val="000000" w:themeColor="text1"/>
        </w:rPr>
        <w:t>/4</w:t>
      </w:r>
      <w:r>
        <w:rPr>
          <w:rFonts w:ascii="Arial" w:hAnsi="Arial" w:cs="Arial"/>
          <w:color w:val="000000" w:themeColor="text1"/>
          <w:lang w:val="en-US"/>
        </w:rPr>
        <w:t>HANA</w:t>
      </w:r>
      <w:r w:rsidR="00E80927">
        <w:rPr>
          <w:rFonts w:ascii="Arial" w:hAnsi="Arial" w:cs="Arial"/>
          <w:color w:val="000000" w:themeColor="text1"/>
        </w:rPr>
        <w:t xml:space="preserve"> и плановые данные бюджетов</w:t>
      </w:r>
      <w:r>
        <w:rPr>
          <w:rFonts w:ascii="Arial" w:hAnsi="Arial" w:cs="Arial"/>
          <w:color w:val="000000" w:themeColor="text1"/>
        </w:rPr>
        <w:t>, необходимо настроить составляющие его инфо-объекты.</w:t>
      </w:r>
    </w:p>
    <w:p w14:paraId="196B972E" w14:textId="77777777" w:rsidR="0017040D" w:rsidRDefault="0017040D" w:rsidP="0017040D">
      <w:pPr>
        <w:spacing w:after="240" w:line="276" w:lineRule="auto"/>
        <w:ind w:firstLine="567"/>
        <w:rPr>
          <w:rFonts w:ascii="Arial" w:hAnsi="Arial" w:cs="Arial"/>
          <w:color w:val="000000" w:themeColor="text1"/>
        </w:rPr>
      </w:pPr>
      <w:r>
        <w:rPr>
          <w:rFonts w:ascii="Arial" w:hAnsi="Arial" w:cs="Arial"/>
          <w:color w:val="000000" w:themeColor="text1"/>
        </w:rPr>
        <w:t>Инфо-объект – это о</w:t>
      </w:r>
      <w:r w:rsidRPr="00861905">
        <w:rPr>
          <w:rFonts w:ascii="Arial" w:hAnsi="Arial" w:cs="Arial"/>
          <w:color w:val="000000" w:themeColor="text1"/>
        </w:rPr>
        <w:t>бобщающее название признаков и показ</w:t>
      </w:r>
      <w:r>
        <w:rPr>
          <w:rFonts w:ascii="Arial" w:hAnsi="Arial" w:cs="Arial"/>
          <w:color w:val="000000" w:themeColor="text1"/>
        </w:rPr>
        <w:t xml:space="preserve">ателей в хранилище данных </w:t>
      </w:r>
      <w:r>
        <w:rPr>
          <w:rFonts w:ascii="Arial" w:hAnsi="Arial" w:cs="Arial"/>
          <w:color w:val="000000" w:themeColor="text1"/>
          <w:lang w:val="en-US"/>
        </w:rPr>
        <w:t>SAP</w:t>
      </w:r>
      <w:r w:rsidRPr="00791154">
        <w:rPr>
          <w:rFonts w:ascii="Arial" w:hAnsi="Arial" w:cs="Arial"/>
          <w:color w:val="000000" w:themeColor="text1"/>
        </w:rPr>
        <w:t xml:space="preserve"> </w:t>
      </w:r>
      <w:r>
        <w:rPr>
          <w:rFonts w:ascii="Arial" w:hAnsi="Arial" w:cs="Arial"/>
          <w:color w:val="000000" w:themeColor="text1"/>
          <w:lang w:val="en-US"/>
        </w:rPr>
        <w:t>BW</w:t>
      </w:r>
      <w:r>
        <w:rPr>
          <w:rFonts w:ascii="Arial" w:hAnsi="Arial" w:cs="Arial"/>
          <w:color w:val="000000" w:themeColor="text1"/>
        </w:rPr>
        <w:t>.</w:t>
      </w:r>
    </w:p>
    <w:p w14:paraId="4F93743C" w14:textId="77777777" w:rsidR="0017040D" w:rsidRDefault="0017040D"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Показатели – это </w:t>
      </w:r>
      <w:r w:rsidRPr="00791154">
        <w:rPr>
          <w:rFonts w:ascii="Arial" w:hAnsi="Arial" w:cs="Arial"/>
          <w:color w:val="000000" w:themeColor="text1"/>
        </w:rPr>
        <w:t>все поля данных, используемые для хранения значений стоимости или количества (</w:t>
      </w:r>
      <w:r>
        <w:rPr>
          <w:rFonts w:ascii="Arial" w:hAnsi="Arial" w:cs="Arial"/>
          <w:color w:val="000000" w:themeColor="text1"/>
        </w:rPr>
        <w:t>количество заказов</w:t>
      </w:r>
      <w:r w:rsidRPr="00791154">
        <w:rPr>
          <w:rFonts w:ascii="Arial" w:hAnsi="Arial" w:cs="Arial"/>
          <w:color w:val="000000" w:themeColor="text1"/>
        </w:rPr>
        <w:t xml:space="preserve">, </w:t>
      </w:r>
      <w:r>
        <w:rPr>
          <w:rFonts w:ascii="Arial" w:hAnsi="Arial" w:cs="Arial"/>
          <w:color w:val="000000" w:themeColor="text1"/>
        </w:rPr>
        <w:t xml:space="preserve">сумма затрат </w:t>
      </w:r>
      <w:r w:rsidRPr="00791154">
        <w:rPr>
          <w:rFonts w:ascii="Arial" w:hAnsi="Arial" w:cs="Arial"/>
          <w:color w:val="000000" w:themeColor="text1"/>
        </w:rPr>
        <w:t>и т.д.).</w:t>
      </w:r>
    </w:p>
    <w:p w14:paraId="66DF084C" w14:textId="77777777" w:rsidR="0017040D" w:rsidRDefault="0017040D" w:rsidP="0017040D">
      <w:pPr>
        <w:spacing w:after="240" w:line="276" w:lineRule="auto"/>
        <w:ind w:firstLine="567"/>
        <w:rPr>
          <w:rFonts w:ascii="Arial" w:hAnsi="Arial" w:cs="Arial"/>
          <w:color w:val="000000" w:themeColor="text1"/>
        </w:rPr>
      </w:pPr>
      <w:r>
        <w:rPr>
          <w:rFonts w:ascii="Arial" w:hAnsi="Arial" w:cs="Arial"/>
          <w:color w:val="000000" w:themeColor="text1"/>
        </w:rPr>
        <w:t>Признак (и</w:t>
      </w:r>
      <w:r w:rsidRPr="00861905">
        <w:rPr>
          <w:rFonts w:ascii="Arial" w:hAnsi="Arial" w:cs="Arial"/>
          <w:color w:val="000000" w:themeColor="text1"/>
        </w:rPr>
        <w:t>змерение, справочник, аналитика)</w:t>
      </w:r>
      <w:r>
        <w:rPr>
          <w:rFonts w:ascii="Arial" w:hAnsi="Arial" w:cs="Arial"/>
          <w:color w:val="000000" w:themeColor="text1"/>
        </w:rPr>
        <w:t xml:space="preserve"> - о</w:t>
      </w:r>
      <w:r w:rsidRPr="00861905">
        <w:rPr>
          <w:rFonts w:ascii="Arial" w:hAnsi="Arial" w:cs="Arial"/>
          <w:color w:val="000000" w:themeColor="text1"/>
        </w:rPr>
        <w:t xml:space="preserve">бъект анализа, который предназначен для хранения основных данных. </w:t>
      </w:r>
      <w:r>
        <w:rPr>
          <w:rFonts w:ascii="Arial" w:hAnsi="Arial" w:cs="Arial"/>
          <w:color w:val="000000" w:themeColor="text1"/>
        </w:rPr>
        <w:t>В</w:t>
      </w:r>
      <w:r w:rsidRPr="00861905">
        <w:rPr>
          <w:rFonts w:ascii="Arial" w:hAnsi="Arial" w:cs="Arial"/>
          <w:color w:val="000000" w:themeColor="text1"/>
        </w:rPr>
        <w:t xml:space="preserve"> признак</w:t>
      </w:r>
      <w:r>
        <w:rPr>
          <w:rFonts w:ascii="Arial" w:hAnsi="Arial" w:cs="Arial"/>
          <w:color w:val="000000" w:themeColor="text1"/>
        </w:rPr>
        <w:t>е содержатся</w:t>
      </w:r>
      <w:r w:rsidRPr="00861905">
        <w:rPr>
          <w:rFonts w:ascii="Arial" w:hAnsi="Arial" w:cs="Arial"/>
          <w:color w:val="000000" w:themeColor="text1"/>
        </w:rPr>
        <w:t xml:space="preserve"> </w:t>
      </w:r>
      <w:r>
        <w:rPr>
          <w:rFonts w:ascii="Arial" w:hAnsi="Arial" w:cs="Arial"/>
          <w:color w:val="000000" w:themeColor="text1"/>
        </w:rPr>
        <w:t xml:space="preserve">справочные </w:t>
      </w:r>
      <w:r w:rsidR="00F779F8">
        <w:rPr>
          <w:rFonts w:ascii="Arial" w:hAnsi="Arial" w:cs="Arial"/>
          <w:color w:val="000000" w:themeColor="text1"/>
        </w:rPr>
        <w:t xml:space="preserve">(основные) </w:t>
      </w:r>
      <w:r>
        <w:rPr>
          <w:rFonts w:ascii="Arial" w:hAnsi="Arial" w:cs="Arial"/>
          <w:color w:val="000000" w:themeColor="text1"/>
        </w:rPr>
        <w:t>данные, в разрезе которых необходимо, планировать</w:t>
      </w:r>
      <w:r w:rsidRPr="00861905">
        <w:rPr>
          <w:rFonts w:ascii="Arial" w:hAnsi="Arial" w:cs="Arial"/>
          <w:color w:val="000000" w:themeColor="text1"/>
        </w:rPr>
        <w:t xml:space="preserve"> и анализировать информацию. Это могут быть как сущности предметной области</w:t>
      </w:r>
      <w:r>
        <w:rPr>
          <w:rFonts w:ascii="Arial" w:hAnsi="Arial" w:cs="Arial"/>
          <w:color w:val="000000" w:themeColor="text1"/>
        </w:rPr>
        <w:t xml:space="preserve"> </w:t>
      </w:r>
      <w:r>
        <w:rPr>
          <w:rFonts w:ascii="Arial" w:hAnsi="Arial" w:cs="Arial"/>
          <w:color w:val="000000" w:themeColor="text1"/>
          <w:lang w:val="en-US"/>
        </w:rPr>
        <w:t>S</w:t>
      </w:r>
      <w:r w:rsidR="00E80927">
        <w:rPr>
          <w:rFonts w:ascii="Arial" w:hAnsi="Arial" w:cs="Arial"/>
          <w:color w:val="000000" w:themeColor="text1"/>
        </w:rPr>
        <w:t>/4</w:t>
      </w:r>
      <w:r>
        <w:rPr>
          <w:rFonts w:ascii="Arial" w:hAnsi="Arial" w:cs="Arial"/>
          <w:color w:val="000000" w:themeColor="text1"/>
          <w:lang w:val="en-US"/>
        </w:rPr>
        <w:t>HANA</w:t>
      </w:r>
      <w:r>
        <w:rPr>
          <w:rFonts w:ascii="Arial" w:hAnsi="Arial" w:cs="Arial"/>
          <w:color w:val="000000" w:themeColor="text1"/>
        </w:rPr>
        <w:t xml:space="preserve"> (</w:t>
      </w:r>
      <w:r w:rsidRPr="00861905">
        <w:rPr>
          <w:rFonts w:ascii="Arial" w:hAnsi="Arial" w:cs="Arial"/>
          <w:color w:val="000000" w:themeColor="text1"/>
        </w:rPr>
        <w:t>например, «</w:t>
      </w:r>
      <w:r w:rsidR="00811FB6">
        <w:rPr>
          <w:rFonts w:ascii="Arial" w:hAnsi="Arial" w:cs="Arial"/>
          <w:color w:val="000000" w:themeColor="text1"/>
        </w:rPr>
        <w:t>Единица оборудования</w:t>
      </w:r>
      <w:r w:rsidRPr="00861905">
        <w:rPr>
          <w:rFonts w:ascii="Arial" w:hAnsi="Arial" w:cs="Arial"/>
          <w:color w:val="000000" w:themeColor="text1"/>
        </w:rPr>
        <w:t>», «</w:t>
      </w:r>
      <w:r w:rsidR="00811FB6">
        <w:rPr>
          <w:rFonts w:ascii="Arial" w:hAnsi="Arial" w:cs="Arial"/>
          <w:color w:val="000000" w:themeColor="text1"/>
        </w:rPr>
        <w:t>СПП-элемент</w:t>
      </w:r>
      <w:r w:rsidRPr="00861905">
        <w:rPr>
          <w:rFonts w:ascii="Arial" w:hAnsi="Arial" w:cs="Arial"/>
          <w:color w:val="000000" w:themeColor="text1"/>
        </w:rPr>
        <w:t>»</w:t>
      </w:r>
      <w:r w:rsidR="00811FB6">
        <w:rPr>
          <w:rFonts w:ascii="Arial" w:hAnsi="Arial" w:cs="Arial"/>
          <w:color w:val="000000" w:themeColor="text1"/>
        </w:rPr>
        <w:t>, «</w:t>
      </w:r>
      <w:r w:rsidR="00162FF7">
        <w:rPr>
          <w:rFonts w:ascii="Arial" w:hAnsi="Arial" w:cs="Arial"/>
          <w:color w:val="000000" w:themeColor="text1"/>
        </w:rPr>
        <w:t>Материал»</w:t>
      </w:r>
      <w:r>
        <w:rPr>
          <w:rFonts w:ascii="Arial" w:hAnsi="Arial" w:cs="Arial"/>
          <w:color w:val="000000" w:themeColor="text1"/>
        </w:rPr>
        <w:t>), так и вспомогательные для планирования справочники (</w:t>
      </w:r>
      <w:r w:rsidRPr="00861905">
        <w:rPr>
          <w:rFonts w:ascii="Arial" w:hAnsi="Arial" w:cs="Arial"/>
          <w:color w:val="000000" w:themeColor="text1"/>
        </w:rPr>
        <w:t>такие как: «Версия», «</w:t>
      </w:r>
      <w:r w:rsidR="00EF4606">
        <w:rPr>
          <w:rFonts w:ascii="Arial" w:hAnsi="Arial" w:cs="Arial"/>
          <w:color w:val="000000" w:themeColor="text1"/>
        </w:rPr>
        <w:t>Категория</w:t>
      </w:r>
      <w:r w:rsidRPr="00861905">
        <w:rPr>
          <w:rFonts w:ascii="Arial" w:hAnsi="Arial" w:cs="Arial"/>
          <w:color w:val="000000" w:themeColor="text1"/>
        </w:rPr>
        <w:t>»</w:t>
      </w:r>
      <w:r>
        <w:rPr>
          <w:rFonts w:ascii="Arial" w:hAnsi="Arial" w:cs="Arial"/>
          <w:color w:val="000000" w:themeColor="text1"/>
        </w:rPr>
        <w:t>)</w:t>
      </w:r>
      <w:r w:rsidRPr="00861905">
        <w:rPr>
          <w:rFonts w:ascii="Arial" w:hAnsi="Arial" w:cs="Arial"/>
          <w:color w:val="000000" w:themeColor="text1"/>
        </w:rPr>
        <w:t>.</w:t>
      </w:r>
    </w:p>
    <w:p w14:paraId="154E3809" w14:textId="77777777" w:rsidR="0017040D" w:rsidRPr="007F1A35" w:rsidRDefault="0017040D" w:rsidP="00F779F8">
      <w:pPr>
        <w:spacing w:after="240" w:line="276" w:lineRule="auto"/>
        <w:ind w:firstLine="567"/>
        <w:rPr>
          <w:rFonts w:ascii="Arial" w:hAnsi="Arial" w:cs="Arial"/>
          <w:color w:val="000000" w:themeColor="text1"/>
        </w:rPr>
      </w:pPr>
      <w:r>
        <w:rPr>
          <w:rFonts w:ascii="Arial" w:hAnsi="Arial" w:cs="Arial"/>
          <w:color w:val="000000" w:themeColor="text1"/>
        </w:rPr>
        <w:t>Признаки</w:t>
      </w:r>
      <w:r w:rsidR="00162FF7">
        <w:rPr>
          <w:rFonts w:ascii="Arial" w:hAnsi="Arial" w:cs="Arial"/>
          <w:color w:val="000000" w:themeColor="text1"/>
        </w:rPr>
        <w:t xml:space="preserve"> могут выступать в качестве</w:t>
      </w:r>
      <w:r>
        <w:rPr>
          <w:rFonts w:ascii="Arial" w:hAnsi="Arial" w:cs="Arial"/>
          <w:color w:val="000000" w:themeColor="text1"/>
        </w:rPr>
        <w:t xml:space="preserve"> </w:t>
      </w:r>
      <w:r w:rsidR="00162FF7">
        <w:rPr>
          <w:rFonts w:ascii="Arial" w:hAnsi="Arial" w:cs="Arial"/>
          <w:color w:val="000000" w:themeColor="text1"/>
        </w:rPr>
        <w:t xml:space="preserve">единиц меры </w:t>
      </w:r>
      <w:r>
        <w:rPr>
          <w:rFonts w:ascii="Arial" w:hAnsi="Arial" w:cs="Arial"/>
          <w:color w:val="000000" w:themeColor="text1"/>
        </w:rPr>
        <w:t xml:space="preserve">(такие как: </w:t>
      </w:r>
      <w:r w:rsidR="00162FF7">
        <w:rPr>
          <w:rFonts w:ascii="Arial" w:hAnsi="Arial" w:cs="Arial"/>
          <w:color w:val="000000" w:themeColor="text1"/>
        </w:rPr>
        <w:t>штуки, килограммы</w:t>
      </w:r>
      <w:r>
        <w:rPr>
          <w:rFonts w:ascii="Arial" w:hAnsi="Arial" w:cs="Arial"/>
          <w:color w:val="000000" w:themeColor="text1"/>
        </w:rPr>
        <w:t>, валюта)</w:t>
      </w:r>
      <w:r w:rsidRPr="004C6312">
        <w:rPr>
          <w:rFonts w:ascii="Arial" w:hAnsi="Arial" w:cs="Arial"/>
          <w:color w:val="000000" w:themeColor="text1"/>
        </w:rPr>
        <w:t>, временные признаки</w:t>
      </w:r>
      <w:r>
        <w:rPr>
          <w:rFonts w:ascii="Arial" w:hAnsi="Arial" w:cs="Arial"/>
          <w:color w:val="000000" w:themeColor="text1"/>
        </w:rPr>
        <w:t xml:space="preserve"> (такие как:</w:t>
      </w:r>
      <w:r w:rsidR="00162FF7">
        <w:rPr>
          <w:rFonts w:ascii="Arial" w:hAnsi="Arial" w:cs="Arial"/>
          <w:color w:val="000000" w:themeColor="text1"/>
        </w:rPr>
        <w:t xml:space="preserve"> год, месяц)</w:t>
      </w:r>
      <w:r w:rsidR="00F779F8">
        <w:rPr>
          <w:rFonts w:ascii="Arial" w:hAnsi="Arial" w:cs="Arial"/>
          <w:color w:val="000000" w:themeColor="text1"/>
        </w:rPr>
        <w:t xml:space="preserve">. </w:t>
      </w:r>
      <w:r>
        <w:rPr>
          <w:rFonts w:ascii="Arial" w:hAnsi="Arial" w:cs="Arial"/>
          <w:color w:val="000000" w:themeColor="text1"/>
        </w:rPr>
        <w:t xml:space="preserve">Признаки единиц </w:t>
      </w:r>
      <w:r w:rsidR="00162FF7">
        <w:rPr>
          <w:rFonts w:ascii="Arial" w:hAnsi="Arial" w:cs="Arial"/>
          <w:color w:val="000000" w:themeColor="text1"/>
        </w:rPr>
        <w:t xml:space="preserve">меры </w:t>
      </w:r>
      <w:r>
        <w:rPr>
          <w:rFonts w:ascii="Arial" w:hAnsi="Arial" w:cs="Arial"/>
          <w:color w:val="000000" w:themeColor="text1"/>
        </w:rPr>
        <w:t xml:space="preserve">и признаки </w:t>
      </w:r>
      <w:r w:rsidR="00EF4606">
        <w:rPr>
          <w:rFonts w:ascii="Arial" w:hAnsi="Arial" w:cs="Arial"/>
          <w:color w:val="000000" w:themeColor="text1"/>
        </w:rPr>
        <w:t>времени будут</w:t>
      </w:r>
      <w:r w:rsidR="00162FF7">
        <w:rPr>
          <w:rFonts w:ascii="Arial" w:hAnsi="Arial" w:cs="Arial"/>
          <w:color w:val="000000" w:themeColor="text1"/>
        </w:rPr>
        <w:t xml:space="preserve"> основываться</w:t>
      </w:r>
      <w:r>
        <w:rPr>
          <w:rFonts w:ascii="Arial" w:hAnsi="Arial" w:cs="Arial"/>
          <w:color w:val="000000" w:themeColor="text1"/>
        </w:rPr>
        <w:t xml:space="preserve"> на </w:t>
      </w:r>
      <w:r w:rsidR="00162FF7">
        <w:rPr>
          <w:rFonts w:ascii="Arial" w:hAnsi="Arial" w:cs="Arial"/>
          <w:color w:val="000000" w:themeColor="text1"/>
        </w:rPr>
        <w:t>стандартных</w:t>
      </w:r>
      <w:r>
        <w:rPr>
          <w:rFonts w:ascii="Arial" w:hAnsi="Arial" w:cs="Arial"/>
          <w:color w:val="000000" w:themeColor="text1"/>
        </w:rPr>
        <w:t xml:space="preserve"> справочниках хранилища данных </w:t>
      </w:r>
      <w:r>
        <w:rPr>
          <w:rFonts w:ascii="Arial" w:hAnsi="Arial" w:cs="Arial"/>
          <w:color w:val="000000" w:themeColor="text1"/>
          <w:lang w:val="en-US"/>
        </w:rPr>
        <w:t>SAP</w:t>
      </w:r>
      <w:r w:rsidRPr="00791154">
        <w:rPr>
          <w:rFonts w:ascii="Arial" w:hAnsi="Arial" w:cs="Arial"/>
          <w:color w:val="000000" w:themeColor="text1"/>
        </w:rPr>
        <w:t xml:space="preserve"> </w:t>
      </w:r>
      <w:r>
        <w:rPr>
          <w:rFonts w:ascii="Arial" w:hAnsi="Arial" w:cs="Arial"/>
          <w:color w:val="000000" w:themeColor="text1"/>
          <w:lang w:val="en-US"/>
        </w:rPr>
        <w:t>BW</w:t>
      </w:r>
      <w:r>
        <w:rPr>
          <w:rFonts w:ascii="Arial" w:hAnsi="Arial" w:cs="Arial"/>
          <w:color w:val="000000" w:themeColor="text1"/>
        </w:rPr>
        <w:t>.</w:t>
      </w:r>
    </w:p>
    <w:p w14:paraId="74C85E60" w14:textId="77777777" w:rsidR="0017040D" w:rsidRDefault="0017040D" w:rsidP="0017040D">
      <w:pPr>
        <w:spacing w:after="240" w:line="276" w:lineRule="auto"/>
        <w:ind w:firstLine="567"/>
        <w:rPr>
          <w:rFonts w:ascii="Arial" w:hAnsi="Arial" w:cs="Arial"/>
          <w:color w:val="000000" w:themeColor="text1"/>
        </w:rPr>
      </w:pPr>
      <w:r>
        <w:rPr>
          <w:rFonts w:ascii="Arial" w:hAnsi="Arial" w:cs="Arial"/>
          <w:color w:val="000000" w:themeColor="text1"/>
        </w:rPr>
        <w:t>Основные данные признаков могут быть получены следующими способами:</w:t>
      </w:r>
    </w:p>
    <w:p w14:paraId="45D9700D" w14:textId="77777777" w:rsidR="0017040D" w:rsidRPr="00FB75A2" w:rsidRDefault="0017040D" w:rsidP="000A1539">
      <w:pPr>
        <w:pStyle w:val="af9"/>
        <w:numPr>
          <w:ilvl w:val="0"/>
          <w:numId w:val="20"/>
        </w:numPr>
        <w:spacing w:after="240" w:line="276" w:lineRule="auto"/>
        <w:ind w:left="993"/>
        <w:rPr>
          <w:rFonts w:ascii="Arial" w:hAnsi="Arial" w:cs="Arial"/>
          <w:iCs/>
          <w:color w:val="000000" w:themeColor="text1"/>
        </w:rPr>
      </w:pPr>
      <w:r>
        <w:rPr>
          <w:rFonts w:ascii="Arial" w:hAnsi="Arial" w:cs="Arial"/>
          <w:color w:val="000000" w:themeColor="text1"/>
        </w:rPr>
        <w:t>Чтение в режиме реального времени</w:t>
      </w:r>
      <w:r w:rsidRPr="00550DB6">
        <w:rPr>
          <w:rFonts w:ascii="Arial" w:hAnsi="Arial" w:cs="Arial"/>
          <w:color w:val="000000" w:themeColor="text1"/>
        </w:rPr>
        <w:t xml:space="preserve"> </w:t>
      </w:r>
      <w:r w:rsidRPr="00E42D03">
        <w:rPr>
          <w:rFonts w:ascii="Arial" w:hAnsi="Arial" w:cs="Arial"/>
          <w:color w:val="000000" w:themeColor="text1"/>
        </w:rPr>
        <w:t>(</w:t>
      </w:r>
      <w:r w:rsidRPr="00E42D03">
        <w:rPr>
          <w:rFonts w:ascii="Arial" w:hAnsi="Arial" w:cs="Arial"/>
          <w:iCs/>
          <w:color w:val="000000" w:themeColor="text1"/>
        </w:rPr>
        <w:t>SAP HANA ракурс</w:t>
      </w:r>
      <w:r>
        <w:rPr>
          <w:rFonts w:ascii="Arial" w:hAnsi="Arial" w:cs="Arial"/>
          <w:color w:val="000000" w:themeColor="text1"/>
        </w:rPr>
        <w:t>) –</w:t>
      </w:r>
      <w:r w:rsidRPr="00550DB6">
        <w:rPr>
          <w:rFonts w:ascii="Arial" w:hAnsi="Arial" w:cs="Arial"/>
          <w:color w:val="000000" w:themeColor="text1"/>
        </w:rPr>
        <w:t xml:space="preserve"> </w:t>
      </w:r>
      <w:r>
        <w:rPr>
          <w:rFonts w:ascii="Arial" w:hAnsi="Arial" w:cs="Arial"/>
          <w:color w:val="000000" w:themeColor="text1"/>
        </w:rPr>
        <w:t xml:space="preserve">данные для признака основаны на </w:t>
      </w:r>
      <w:r w:rsidRPr="008211CE">
        <w:rPr>
          <w:rFonts w:ascii="Arial" w:hAnsi="Arial" w:cs="Arial"/>
          <w:iCs/>
          <w:color w:val="000000" w:themeColor="text1"/>
        </w:rPr>
        <w:t>SAP HANA ракурс</w:t>
      </w:r>
      <w:r>
        <w:rPr>
          <w:rFonts w:ascii="Arial" w:hAnsi="Arial" w:cs="Arial"/>
          <w:iCs/>
          <w:color w:val="000000" w:themeColor="text1"/>
        </w:rPr>
        <w:t xml:space="preserve">е (стандартном или </w:t>
      </w:r>
      <w:r w:rsidR="00162FF7">
        <w:rPr>
          <w:rFonts w:ascii="Arial" w:hAnsi="Arial" w:cs="Arial"/>
          <w:iCs/>
          <w:color w:val="000000" w:themeColor="text1"/>
        </w:rPr>
        <w:t>разработанном</w:t>
      </w:r>
      <w:r>
        <w:rPr>
          <w:rFonts w:ascii="Arial" w:hAnsi="Arial" w:cs="Arial"/>
          <w:iCs/>
          <w:color w:val="000000" w:themeColor="text1"/>
        </w:rPr>
        <w:t xml:space="preserve">), который основан напрямую на таблицах </w:t>
      </w:r>
      <w:r>
        <w:rPr>
          <w:rFonts w:ascii="Arial" w:hAnsi="Arial" w:cs="Arial"/>
          <w:color w:val="000000" w:themeColor="text1"/>
          <w:lang w:val="en-US"/>
        </w:rPr>
        <w:t>S</w:t>
      </w:r>
      <w:r w:rsidRPr="00E42D03">
        <w:rPr>
          <w:rFonts w:ascii="Arial" w:hAnsi="Arial" w:cs="Arial"/>
          <w:color w:val="000000" w:themeColor="text1"/>
        </w:rPr>
        <w:t>/4</w:t>
      </w:r>
      <w:r>
        <w:rPr>
          <w:rFonts w:ascii="Arial" w:hAnsi="Arial" w:cs="Arial"/>
          <w:color w:val="000000" w:themeColor="text1"/>
          <w:lang w:val="en-US"/>
        </w:rPr>
        <w:t>HANA</w:t>
      </w:r>
      <w:r>
        <w:rPr>
          <w:rFonts w:ascii="Arial" w:hAnsi="Arial" w:cs="Arial"/>
          <w:color w:val="000000" w:themeColor="text1"/>
        </w:rPr>
        <w:t xml:space="preserve"> и позволяет получать доступ к основным данным </w:t>
      </w:r>
      <w:r>
        <w:rPr>
          <w:rFonts w:ascii="Arial" w:hAnsi="Arial" w:cs="Arial"/>
          <w:color w:val="000000" w:themeColor="text1"/>
          <w:lang w:val="en-US"/>
        </w:rPr>
        <w:t>S</w:t>
      </w:r>
      <w:r w:rsidR="00E80927">
        <w:rPr>
          <w:rFonts w:ascii="Arial" w:hAnsi="Arial" w:cs="Arial"/>
          <w:color w:val="000000" w:themeColor="text1"/>
        </w:rPr>
        <w:t>/4</w:t>
      </w:r>
      <w:r>
        <w:rPr>
          <w:rFonts w:ascii="Arial" w:hAnsi="Arial" w:cs="Arial"/>
          <w:color w:val="000000" w:themeColor="text1"/>
          <w:lang w:val="en-US"/>
        </w:rPr>
        <w:t>HANA</w:t>
      </w:r>
      <w:r w:rsidR="00162FF7">
        <w:rPr>
          <w:rFonts w:ascii="Arial" w:hAnsi="Arial" w:cs="Arial"/>
          <w:color w:val="000000" w:themeColor="text1"/>
        </w:rPr>
        <w:t xml:space="preserve"> в режиме реального времени</w:t>
      </w:r>
      <w:r>
        <w:rPr>
          <w:rFonts w:ascii="Arial" w:hAnsi="Arial" w:cs="Arial"/>
          <w:color w:val="000000" w:themeColor="text1"/>
        </w:rPr>
        <w:t xml:space="preserve">. Основные данные признаков не изменяемы в </w:t>
      </w:r>
      <w:r>
        <w:rPr>
          <w:rFonts w:ascii="Arial" w:hAnsi="Arial" w:cs="Arial"/>
          <w:color w:val="000000" w:themeColor="text1"/>
          <w:lang w:val="en-US"/>
        </w:rPr>
        <w:t>SAP</w:t>
      </w:r>
      <w:r w:rsidRPr="00E42D03">
        <w:rPr>
          <w:rFonts w:ascii="Arial" w:hAnsi="Arial" w:cs="Arial"/>
          <w:color w:val="000000" w:themeColor="text1"/>
        </w:rPr>
        <w:t xml:space="preserve"> </w:t>
      </w:r>
      <w:r w:rsidR="00162FF7">
        <w:rPr>
          <w:rFonts w:ascii="Arial" w:hAnsi="Arial" w:cs="Arial"/>
          <w:color w:val="000000" w:themeColor="text1"/>
          <w:lang w:val="en-US"/>
        </w:rPr>
        <w:t>BW</w:t>
      </w:r>
      <w:r>
        <w:rPr>
          <w:rFonts w:ascii="Arial" w:hAnsi="Arial" w:cs="Arial"/>
          <w:color w:val="000000" w:themeColor="text1"/>
        </w:rPr>
        <w:t>, т</w:t>
      </w:r>
      <w:r w:rsidR="00162FF7">
        <w:rPr>
          <w:rFonts w:ascii="Arial" w:hAnsi="Arial" w:cs="Arial"/>
          <w:color w:val="000000" w:themeColor="text1"/>
        </w:rPr>
        <w:t xml:space="preserve">олько просмотр при использовании в планировании </w:t>
      </w:r>
      <w:r>
        <w:rPr>
          <w:rFonts w:ascii="Arial" w:hAnsi="Arial" w:cs="Arial"/>
          <w:color w:val="000000" w:themeColor="text1"/>
        </w:rPr>
        <w:t xml:space="preserve">и </w:t>
      </w:r>
      <w:r w:rsidR="00162FF7">
        <w:rPr>
          <w:rFonts w:ascii="Arial" w:hAnsi="Arial" w:cs="Arial"/>
          <w:color w:val="000000" w:themeColor="text1"/>
        </w:rPr>
        <w:t>отчётности</w:t>
      </w:r>
      <w:r>
        <w:rPr>
          <w:rFonts w:ascii="Arial" w:hAnsi="Arial" w:cs="Arial"/>
          <w:color w:val="000000" w:themeColor="text1"/>
        </w:rPr>
        <w:t>.</w:t>
      </w:r>
    </w:p>
    <w:p w14:paraId="41AC8135" w14:textId="77777777" w:rsidR="0017040D" w:rsidRPr="00FB75A2" w:rsidRDefault="0017040D" w:rsidP="000A1539">
      <w:pPr>
        <w:pStyle w:val="af9"/>
        <w:numPr>
          <w:ilvl w:val="0"/>
          <w:numId w:val="20"/>
        </w:numPr>
        <w:spacing w:after="240" w:line="276" w:lineRule="auto"/>
        <w:ind w:left="993"/>
        <w:rPr>
          <w:rFonts w:ascii="Arial" w:hAnsi="Arial" w:cs="Arial"/>
          <w:color w:val="000000" w:themeColor="text1"/>
        </w:rPr>
      </w:pPr>
      <w:r>
        <w:rPr>
          <w:rFonts w:ascii="Arial" w:hAnsi="Arial" w:cs="Arial"/>
          <w:iCs/>
          <w:color w:val="000000" w:themeColor="text1"/>
        </w:rPr>
        <w:t>Данные с преобразование (</w:t>
      </w:r>
      <w:r w:rsidRPr="00FB75A2">
        <w:rPr>
          <w:rFonts w:ascii="Arial" w:hAnsi="Arial" w:cs="Arial"/>
          <w:iCs/>
          <w:color w:val="000000" w:themeColor="text1"/>
        </w:rPr>
        <w:t>ABAP-класс</w:t>
      </w:r>
      <w:r>
        <w:rPr>
          <w:rFonts w:ascii="Arial" w:hAnsi="Arial" w:cs="Arial"/>
          <w:iCs/>
          <w:color w:val="000000" w:themeColor="text1"/>
        </w:rPr>
        <w:t xml:space="preserve">) </w:t>
      </w:r>
      <w:r>
        <w:rPr>
          <w:rFonts w:ascii="Arial" w:hAnsi="Arial" w:cs="Arial"/>
          <w:color w:val="000000" w:themeColor="text1"/>
        </w:rPr>
        <w:t>–</w:t>
      </w:r>
      <w:r w:rsidRPr="00550DB6">
        <w:rPr>
          <w:rFonts w:ascii="Arial" w:hAnsi="Arial" w:cs="Arial"/>
          <w:color w:val="000000" w:themeColor="text1"/>
        </w:rPr>
        <w:t xml:space="preserve"> </w:t>
      </w:r>
      <w:r>
        <w:rPr>
          <w:rFonts w:ascii="Arial" w:hAnsi="Arial" w:cs="Arial"/>
          <w:color w:val="000000" w:themeColor="text1"/>
        </w:rPr>
        <w:t xml:space="preserve">данные для признака основаны на </w:t>
      </w:r>
      <w:r w:rsidRPr="00FB75A2">
        <w:rPr>
          <w:rFonts w:ascii="Arial" w:hAnsi="Arial" w:cs="Arial"/>
          <w:iCs/>
          <w:color w:val="000000" w:themeColor="text1"/>
        </w:rPr>
        <w:t>ABAP-класс</w:t>
      </w:r>
      <w:r>
        <w:rPr>
          <w:rFonts w:ascii="Arial" w:hAnsi="Arial" w:cs="Arial"/>
          <w:iCs/>
          <w:color w:val="000000" w:themeColor="text1"/>
        </w:rPr>
        <w:t xml:space="preserve">е (стандартном или </w:t>
      </w:r>
      <w:r w:rsidR="00162FF7">
        <w:rPr>
          <w:rFonts w:ascii="Arial" w:hAnsi="Arial" w:cs="Arial"/>
          <w:iCs/>
          <w:color w:val="000000" w:themeColor="text1"/>
        </w:rPr>
        <w:t>разработанном</w:t>
      </w:r>
      <w:r>
        <w:rPr>
          <w:rFonts w:ascii="Arial" w:hAnsi="Arial" w:cs="Arial"/>
          <w:iCs/>
          <w:color w:val="000000" w:themeColor="text1"/>
        </w:rPr>
        <w:t xml:space="preserve">), который позволяет извлечь данные из внутренних таблиц </w:t>
      </w:r>
      <w:r w:rsidR="00162FF7">
        <w:rPr>
          <w:rFonts w:ascii="Arial" w:hAnsi="Arial" w:cs="Arial"/>
          <w:iCs/>
          <w:color w:val="000000" w:themeColor="text1"/>
          <w:lang w:val="en-US"/>
        </w:rPr>
        <w:t>SAP</w:t>
      </w:r>
      <w:r w:rsidR="00162FF7" w:rsidRPr="00162FF7">
        <w:rPr>
          <w:rFonts w:ascii="Arial" w:hAnsi="Arial" w:cs="Arial"/>
          <w:iCs/>
          <w:color w:val="000000" w:themeColor="text1"/>
        </w:rPr>
        <w:t>-</w:t>
      </w:r>
      <w:r w:rsidR="00162FF7">
        <w:rPr>
          <w:rFonts w:ascii="Arial" w:hAnsi="Arial" w:cs="Arial"/>
          <w:iCs/>
          <w:color w:val="000000" w:themeColor="text1"/>
        </w:rPr>
        <w:t>системы</w:t>
      </w:r>
      <w:r>
        <w:rPr>
          <w:rFonts w:ascii="Arial" w:hAnsi="Arial" w:cs="Arial"/>
          <w:color w:val="000000" w:themeColor="text1"/>
        </w:rPr>
        <w:t>, а также произвести необходимые преобразования.</w:t>
      </w:r>
      <w:r w:rsidR="00DE629F">
        <w:rPr>
          <w:rFonts w:ascii="Arial" w:hAnsi="Arial" w:cs="Arial"/>
          <w:color w:val="000000" w:themeColor="text1"/>
        </w:rPr>
        <w:t xml:space="preserve"> С помощью такого способа можно заполнить необходимые атрибуты справочников</w:t>
      </w:r>
      <w:r>
        <w:rPr>
          <w:rFonts w:ascii="Arial" w:hAnsi="Arial" w:cs="Arial"/>
          <w:color w:val="000000" w:themeColor="text1"/>
        </w:rPr>
        <w:t>.</w:t>
      </w:r>
    </w:p>
    <w:p w14:paraId="11E5A9F8" w14:textId="77777777" w:rsidR="0017040D" w:rsidRDefault="0017040D" w:rsidP="000A1539">
      <w:pPr>
        <w:pStyle w:val="af9"/>
        <w:numPr>
          <w:ilvl w:val="0"/>
          <w:numId w:val="20"/>
        </w:numPr>
        <w:spacing w:after="240" w:line="276" w:lineRule="auto"/>
        <w:ind w:left="993"/>
        <w:rPr>
          <w:rFonts w:ascii="Arial" w:hAnsi="Arial" w:cs="Arial"/>
          <w:color w:val="000000" w:themeColor="text1"/>
        </w:rPr>
      </w:pPr>
      <w:r>
        <w:rPr>
          <w:rFonts w:ascii="Arial" w:hAnsi="Arial" w:cs="Arial"/>
          <w:color w:val="000000" w:themeColor="text1"/>
        </w:rPr>
        <w:t>Загрузка из учётной системы</w:t>
      </w:r>
      <w:r w:rsidRPr="00E42D03">
        <w:rPr>
          <w:rFonts w:ascii="Arial" w:hAnsi="Arial" w:cs="Arial"/>
          <w:color w:val="000000" w:themeColor="text1"/>
        </w:rPr>
        <w:t xml:space="preserve"> </w:t>
      </w:r>
      <w:r>
        <w:rPr>
          <w:rFonts w:ascii="Arial" w:hAnsi="Arial" w:cs="Arial"/>
          <w:color w:val="000000" w:themeColor="text1"/>
        </w:rPr>
        <w:t>–</w:t>
      </w:r>
      <w:r w:rsidRPr="00E42D03">
        <w:rPr>
          <w:rFonts w:ascii="Arial" w:hAnsi="Arial" w:cs="Arial"/>
          <w:color w:val="000000" w:themeColor="text1"/>
        </w:rPr>
        <w:t xml:space="preserve"> </w:t>
      </w:r>
      <w:r>
        <w:rPr>
          <w:rFonts w:ascii="Arial" w:hAnsi="Arial" w:cs="Arial"/>
          <w:color w:val="000000" w:themeColor="text1"/>
        </w:rPr>
        <w:t xml:space="preserve">данные для признака загружаются из </w:t>
      </w:r>
      <w:r w:rsidR="00DE629F">
        <w:rPr>
          <w:rFonts w:ascii="Arial" w:hAnsi="Arial" w:cs="Arial"/>
          <w:color w:val="000000" w:themeColor="text1"/>
        </w:rPr>
        <w:t xml:space="preserve">учётной системы, </w:t>
      </w:r>
      <w:r>
        <w:rPr>
          <w:rFonts w:ascii="Arial" w:hAnsi="Arial" w:cs="Arial"/>
          <w:color w:val="000000" w:themeColor="text1"/>
        </w:rPr>
        <w:t xml:space="preserve">в том числе и </w:t>
      </w:r>
      <w:r w:rsidR="00DE629F">
        <w:rPr>
          <w:rFonts w:ascii="Arial" w:hAnsi="Arial" w:cs="Arial"/>
          <w:color w:val="000000" w:themeColor="text1"/>
        </w:rPr>
        <w:t>не</w:t>
      </w:r>
      <w:r w:rsidR="00DE629F">
        <w:rPr>
          <w:rFonts w:ascii="Arial" w:hAnsi="Arial" w:cs="Arial"/>
          <w:color w:val="000000" w:themeColor="text1"/>
          <w:lang w:val="en-US"/>
        </w:rPr>
        <w:t>SAP</w:t>
      </w:r>
      <w:r w:rsidR="00DE629F" w:rsidRPr="00DE629F">
        <w:rPr>
          <w:rFonts w:ascii="Arial" w:hAnsi="Arial" w:cs="Arial"/>
          <w:color w:val="000000" w:themeColor="text1"/>
        </w:rPr>
        <w:t>-</w:t>
      </w:r>
      <w:r w:rsidR="00DE629F">
        <w:rPr>
          <w:rFonts w:ascii="Arial" w:hAnsi="Arial" w:cs="Arial"/>
          <w:color w:val="000000" w:themeColor="text1"/>
        </w:rPr>
        <w:t>системы, внешней</w:t>
      </w:r>
      <w:r>
        <w:rPr>
          <w:rFonts w:ascii="Arial" w:hAnsi="Arial" w:cs="Arial"/>
          <w:color w:val="000000" w:themeColor="text1"/>
        </w:rPr>
        <w:t xml:space="preserve"> по отношению к </w:t>
      </w:r>
      <w:r>
        <w:rPr>
          <w:rFonts w:ascii="Arial" w:hAnsi="Arial" w:cs="Arial"/>
          <w:color w:val="000000" w:themeColor="text1"/>
          <w:lang w:val="en-US"/>
        </w:rPr>
        <w:t>S</w:t>
      </w:r>
      <w:r w:rsidRPr="00791154">
        <w:rPr>
          <w:rFonts w:ascii="Arial" w:hAnsi="Arial" w:cs="Arial"/>
          <w:color w:val="000000" w:themeColor="text1"/>
        </w:rPr>
        <w:t>/4</w:t>
      </w:r>
      <w:r>
        <w:rPr>
          <w:rFonts w:ascii="Arial" w:hAnsi="Arial" w:cs="Arial"/>
          <w:color w:val="000000" w:themeColor="text1"/>
          <w:lang w:val="en-US"/>
        </w:rPr>
        <w:t>HANA</w:t>
      </w:r>
      <w:r w:rsidR="00DE629F">
        <w:rPr>
          <w:rFonts w:ascii="Arial" w:hAnsi="Arial" w:cs="Arial"/>
          <w:color w:val="000000" w:themeColor="text1"/>
        </w:rPr>
        <w:t>, а также файлов</w:t>
      </w:r>
      <w:r>
        <w:rPr>
          <w:rFonts w:ascii="Arial" w:hAnsi="Arial" w:cs="Arial"/>
          <w:color w:val="000000" w:themeColor="text1"/>
        </w:rPr>
        <w:t xml:space="preserve">. Обновление значений </w:t>
      </w:r>
      <w:r w:rsidR="00DE629F">
        <w:rPr>
          <w:rFonts w:ascii="Arial" w:hAnsi="Arial" w:cs="Arial"/>
          <w:color w:val="000000" w:themeColor="text1"/>
        </w:rPr>
        <w:t>при таком подходе</w:t>
      </w:r>
      <w:r>
        <w:rPr>
          <w:rFonts w:ascii="Arial" w:hAnsi="Arial" w:cs="Arial"/>
          <w:color w:val="000000" w:themeColor="text1"/>
        </w:rPr>
        <w:t xml:space="preserve"> происходит </w:t>
      </w:r>
      <w:r w:rsidR="00DE629F">
        <w:rPr>
          <w:rFonts w:ascii="Arial" w:hAnsi="Arial" w:cs="Arial"/>
          <w:color w:val="000000" w:themeColor="text1"/>
        </w:rPr>
        <w:t>путём</w:t>
      </w:r>
      <w:r>
        <w:rPr>
          <w:rFonts w:ascii="Arial" w:hAnsi="Arial" w:cs="Arial"/>
          <w:color w:val="000000" w:themeColor="text1"/>
        </w:rPr>
        <w:t xml:space="preserve"> периодическ</w:t>
      </w:r>
      <w:r w:rsidR="00DE629F">
        <w:rPr>
          <w:rFonts w:ascii="Arial" w:hAnsi="Arial" w:cs="Arial"/>
          <w:color w:val="000000" w:themeColor="text1"/>
        </w:rPr>
        <w:t>их</w:t>
      </w:r>
      <w:r>
        <w:rPr>
          <w:rFonts w:ascii="Arial" w:hAnsi="Arial" w:cs="Arial"/>
          <w:color w:val="000000" w:themeColor="text1"/>
        </w:rPr>
        <w:t xml:space="preserve"> загруз</w:t>
      </w:r>
      <w:r w:rsidR="00DE629F">
        <w:rPr>
          <w:rFonts w:ascii="Arial" w:hAnsi="Arial" w:cs="Arial"/>
          <w:color w:val="000000" w:themeColor="text1"/>
        </w:rPr>
        <w:t>ок</w:t>
      </w:r>
      <w:r>
        <w:rPr>
          <w:rFonts w:ascii="Arial" w:hAnsi="Arial" w:cs="Arial"/>
          <w:color w:val="000000" w:themeColor="text1"/>
        </w:rPr>
        <w:t xml:space="preserve"> данных.</w:t>
      </w:r>
      <w:r w:rsidR="00DE629F">
        <w:rPr>
          <w:rFonts w:ascii="Arial" w:hAnsi="Arial" w:cs="Arial"/>
          <w:color w:val="000000" w:themeColor="text1"/>
        </w:rPr>
        <w:t xml:space="preserve"> Изменения справочников в </w:t>
      </w:r>
      <w:r w:rsidR="00DE629F">
        <w:rPr>
          <w:rFonts w:ascii="Arial" w:hAnsi="Arial" w:cs="Arial"/>
          <w:color w:val="000000" w:themeColor="text1"/>
          <w:lang w:val="en-US"/>
        </w:rPr>
        <w:t>SAP</w:t>
      </w:r>
      <w:r w:rsidR="00DE629F" w:rsidRPr="00DE629F">
        <w:rPr>
          <w:rFonts w:ascii="Arial" w:hAnsi="Arial" w:cs="Arial"/>
          <w:color w:val="000000" w:themeColor="text1"/>
        </w:rPr>
        <w:t xml:space="preserve"> </w:t>
      </w:r>
      <w:r w:rsidR="00DE629F">
        <w:rPr>
          <w:rFonts w:ascii="Arial" w:hAnsi="Arial" w:cs="Arial"/>
          <w:color w:val="000000" w:themeColor="text1"/>
          <w:lang w:val="en-US"/>
        </w:rPr>
        <w:t>BW</w:t>
      </w:r>
      <w:r w:rsidR="00DE629F" w:rsidRPr="00DE629F">
        <w:rPr>
          <w:rFonts w:ascii="Arial" w:hAnsi="Arial" w:cs="Arial"/>
          <w:color w:val="000000" w:themeColor="text1"/>
        </w:rPr>
        <w:t xml:space="preserve"> </w:t>
      </w:r>
      <w:r w:rsidR="00DE629F">
        <w:rPr>
          <w:rFonts w:ascii="Arial" w:hAnsi="Arial" w:cs="Arial"/>
          <w:color w:val="000000" w:themeColor="text1"/>
        </w:rPr>
        <w:t>будут заметны только после выполнения загрузки, которая может быть выполнена по расписанию либо по запросу пользователя.</w:t>
      </w:r>
    </w:p>
    <w:p w14:paraId="32B64F29" w14:textId="77777777" w:rsidR="0017040D" w:rsidRDefault="0017040D" w:rsidP="000A1539">
      <w:pPr>
        <w:pStyle w:val="af9"/>
        <w:numPr>
          <w:ilvl w:val="0"/>
          <w:numId w:val="20"/>
        </w:numPr>
        <w:spacing w:after="240" w:line="276" w:lineRule="auto"/>
        <w:ind w:left="993"/>
        <w:rPr>
          <w:rFonts w:ascii="Arial" w:hAnsi="Arial" w:cs="Arial"/>
          <w:color w:val="000000" w:themeColor="text1"/>
        </w:rPr>
      </w:pPr>
      <w:r>
        <w:rPr>
          <w:rFonts w:ascii="Arial" w:hAnsi="Arial" w:cs="Arial"/>
          <w:color w:val="000000" w:themeColor="text1"/>
        </w:rPr>
        <w:t>Ручное ведение</w:t>
      </w:r>
      <w:r w:rsidRPr="004C6312">
        <w:rPr>
          <w:rFonts w:ascii="Arial" w:hAnsi="Arial" w:cs="Arial"/>
          <w:color w:val="000000" w:themeColor="text1"/>
        </w:rPr>
        <w:t xml:space="preserve"> – </w:t>
      </w:r>
      <w:r>
        <w:rPr>
          <w:rFonts w:ascii="Arial" w:hAnsi="Arial" w:cs="Arial"/>
          <w:color w:val="000000" w:themeColor="text1"/>
        </w:rPr>
        <w:t xml:space="preserve">основные данные признака полностью ведутся (создаются, изменяются, удаляются) в </w:t>
      </w:r>
      <w:r>
        <w:rPr>
          <w:rFonts w:ascii="Arial" w:hAnsi="Arial" w:cs="Arial"/>
          <w:color w:val="000000" w:themeColor="text1"/>
          <w:lang w:val="en-US"/>
        </w:rPr>
        <w:t>SAP</w:t>
      </w:r>
      <w:r w:rsidRPr="004C6312">
        <w:rPr>
          <w:rFonts w:ascii="Arial" w:hAnsi="Arial" w:cs="Arial"/>
          <w:color w:val="000000" w:themeColor="text1"/>
        </w:rPr>
        <w:t xml:space="preserve"> </w:t>
      </w:r>
      <w:r w:rsidR="00DE629F">
        <w:rPr>
          <w:rFonts w:ascii="Arial" w:hAnsi="Arial" w:cs="Arial"/>
          <w:color w:val="000000" w:themeColor="text1"/>
          <w:lang w:val="en-US"/>
        </w:rPr>
        <w:t>BW</w:t>
      </w:r>
      <w:r w:rsidRPr="004C6312">
        <w:rPr>
          <w:rFonts w:ascii="Arial" w:hAnsi="Arial" w:cs="Arial"/>
          <w:color w:val="000000" w:themeColor="text1"/>
        </w:rPr>
        <w:t xml:space="preserve">. </w:t>
      </w:r>
      <w:r w:rsidR="00DE629F">
        <w:rPr>
          <w:rFonts w:ascii="Arial" w:hAnsi="Arial" w:cs="Arial"/>
          <w:color w:val="000000" w:themeColor="text1"/>
        </w:rPr>
        <w:t>Такие справочники называются локальными</w:t>
      </w:r>
      <w:r>
        <w:rPr>
          <w:rFonts w:ascii="Arial" w:hAnsi="Arial" w:cs="Arial"/>
          <w:color w:val="000000" w:themeColor="text1"/>
        </w:rPr>
        <w:t>.</w:t>
      </w:r>
    </w:p>
    <w:p w14:paraId="170796FD" w14:textId="77777777" w:rsidR="00DE629F" w:rsidRPr="00F779F8" w:rsidRDefault="00DE629F" w:rsidP="00F779F8">
      <w:pPr>
        <w:spacing w:after="240" w:line="276" w:lineRule="auto"/>
        <w:ind w:firstLine="567"/>
        <w:rPr>
          <w:rFonts w:ascii="Arial" w:hAnsi="Arial" w:cs="Arial"/>
          <w:color w:val="000000" w:themeColor="text1"/>
        </w:rPr>
      </w:pPr>
      <w:r>
        <w:rPr>
          <w:rFonts w:ascii="Arial" w:hAnsi="Arial" w:cs="Arial"/>
          <w:color w:val="000000" w:themeColor="text1"/>
        </w:rPr>
        <w:t xml:space="preserve">Способ получения </w:t>
      </w:r>
      <w:r w:rsidR="00F779F8">
        <w:rPr>
          <w:rFonts w:ascii="Arial" w:hAnsi="Arial" w:cs="Arial"/>
          <w:color w:val="000000" w:themeColor="text1"/>
        </w:rPr>
        <w:t>основных</w:t>
      </w:r>
      <w:r>
        <w:rPr>
          <w:rFonts w:ascii="Arial" w:hAnsi="Arial" w:cs="Arial"/>
          <w:color w:val="000000" w:themeColor="text1"/>
        </w:rPr>
        <w:t xml:space="preserve"> данных для тех или иных признаков </w:t>
      </w:r>
      <w:r w:rsidR="00F779F8">
        <w:rPr>
          <w:rFonts w:ascii="Arial" w:hAnsi="Arial" w:cs="Arial"/>
          <w:color w:val="000000" w:themeColor="text1"/>
        </w:rPr>
        <w:t xml:space="preserve">должны быть определены в конкретных случаях отдельно. Выбор способа и его реализация должны быть описаны в функциональной спецификации на настройку инфо-объекта. При этом стоит наиболее полно использовать стандартные </w:t>
      </w:r>
      <w:r w:rsidR="00F779F8">
        <w:rPr>
          <w:rFonts w:ascii="Arial" w:hAnsi="Arial" w:cs="Arial"/>
          <w:color w:val="000000" w:themeColor="text1"/>
          <w:lang w:val="en-US"/>
        </w:rPr>
        <w:t>SAP</w:t>
      </w:r>
      <w:r w:rsidR="00F779F8" w:rsidRPr="00F779F8">
        <w:rPr>
          <w:rFonts w:ascii="Arial" w:hAnsi="Arial" w:cs="Arial"/>
          <w:color w:val="000000" w:themeColor="text1"/>
        </w:rPr>
        <w:t xml:space="preserve"> </w:t>
      </w:r>
      <w:r w:rsidR="00F779F8">
        <w:rPr>
          <w:rFonts w:ascii="Arial" w:hAnsi="Arial" w:cs="Arial"/>
          <w:color w:val="000000" w:themeColor="text1"/>
          <w:lang w:val="en-US"/>
        </w:rPr>
        <w:t>HANA</w:t>
      </w:r>
      <w:r w:rsidR="00F779F8" w:rsidRPr="00F779F8">
        <w:rPr>
          <w:rFonts w:ascii="Arial" w:hAnsi="Arial" w:cs="Arial"/>
          <w:color w:val="000000" w:themeColor="text1"/>
        </w:rPr>
        <w:t xml:space="preserve"> </w:t>
      </w:r>
      <w:r w:rsidR="00F779F8">
        <w:rPr>
          <w:rFonts w:ascii="Arial" w:hAnsi="Arial" w:cs="Arial"/>
          <w:color w:val="000000" w:themeColor="text1"/>
        </w:rPr>
        <w:t xml:space="preserve">ракурсы и </w:t>
      </w:r>
      <w:r w:rsidR="00F779F8">
        <w:rPr>
          <w:rFonts w:ascii="Arial" w:hAnsi="Arial" w:cs="Arial"/>
          <w:color w:val="000000" w:themeColor="text1"/>
          <w:lang w:val="en-US"/>
        </w:rPr>
        <w:t>ABAP</w:t>
      </w:r>
      <w:r w:rsidR="00F779F8" w:rsidRPr="00F779F8">
        <w:rPr>
          <w:rFonts w:ascii="Arial" w:hAnsi="Arial" w:cs="Arial"/>
          <w:color w:val="000000" w:themeColor="text1"/>
        </w:rPr>
        <w:t>-</w:t>
      </w:r>
      <w:r w:rsidR="00F779F8">
        <w:rPr>
          <w:rFonts w:ascii="Arial" w:hAnsi="Arial" w:cs="Arial"/>
          <w:color w:val="000000" w:themeColor="text1"/>
        </w:rPr>
        <w:t>классы для реализации основных данных инфо-объектов. Предпочтение стоит отдавать реализации доступа к справочным данным в режиме реального времени.</w:t>
      </w:r>
    </w:p>
    <w:p w14:paraId="19381924" w14:textId="77777777" w:rsidR="0017040D" w:rsidRPr="007F1A35" w:rsidRDefault="00F779F8" w:rsidP="0017040D">
      <w:pPr>
        <w:spacing w:after="240" w:line="276" w:lineRule="auto"/>
        <w:ind w:firstLine="567"/>
        <w:rPr>
          <w:rFonts w:ascii="Arial" w:hAnsi="Arial" w:cs="Arial"/>
          <w:color w:val="000000" w:themeColor="text1"/>
        </w:rPr>
      </w:pPr>
      <w:r>
        <w:rPr>
          <w:rFonts w:ascii="Arial" w:hAnsi="Arial" w:cs="Arial"/>
          <w:color w:val="000000" w:themeColor="text1"/>
        </w:rPr>
        <w:t>Н</w:t>
      </w:r>
      <w:r w:rsidR="0017040D">
        <w:rPr>
          <w:rFonts w:ascii="Arial" w:hAnsi="Arial" w:cs="Arial"/>
          <w:color w:val="000000" w:themeColor="text1"/>
        </w:rPr>
        <w:t xml:space="preserve">а основе </w:t>
      </w:r>
      <w:r>
        <w:rPr>
          <w:rFonts w:ascii="Arial" w:hAnsi="Arial" w:cs="Arial"/>
          <w:color w:val="000000" w:themeColor="text1"/>
        </w:rPr>
        <w:t xml:space="preserve">справочных </w:t>
      </w:r>
      <w:r w:rsidR="0017040D">
        <w:rPr>
          <w:rFonts w:ascii="Arial" w:hAnsi="Arial" w:cs="Arial"/>
          <w:color w:val="000000" w:themeColor="text1"/>
        </w:rPr>
        <w:t>данных признака может быть создана иерархия. Иерархия может сод</w:t>
      </w:r>
      <w:r>
        <w:rPr>
          <w:rFonts w:ascii="Arial" w:hAnsi="Arial" w:cs="Arial"/>
          <w:color w:val="000000" w:themeColor="text1"/>
        </w:rPr>
        <w:t>ержать как значения из справочника</w:t>
      </w:r>
      <w:r w:rsidR="0017040D">
        <w:rPr>
          <w:rFonts w:ascii="Arial" w:hAnsi="Arial" w:cs="Arial"/>
          <w:color w:val="000000" w:themeColor="text1"/>
        </w:rPr>
        <w:t>, так и текстовые узлы для группировки значений.</w:t>
      </w:r>
    </w:p>
    <w:p w14:paraId="18293A85" w14:textId="2A3FF41F" w:rsidR="0017040D" w:rsidRDefault="0017040D" w:rsidP="0017040D">
      <w:pPr>
        <w:spacing w:after="240" w:line="276" w:lineRule="auto"/>
        <w:ind w:firstLine="567"/>
        <w:rPr>
          <w:rFonts w:ascii="Arial" w:hAnsi="Arial" w:cs="Arial"/>
          <w:color w:val="000000" w:themeColor="text1"/>
        </w:rPr>
      </w:pPr>
      <w:r>
        <w:rPr>
          <w:rFonts w:ascii="Arial" w:hAnsi="Arial" w:cs="Arial"/>
          <w:color w:val="000000" w:themeColor="text1"/>
        </w:rPr>
        <w:t>Признак, реализующий организационную структуру</w:t>
      </w:r>
      <w:r w:rsidR="00B04667">
        <w:rPr>
          <w:rFonts w:ascii="Arial" w:hAnsi="Arial" w:cs="Arial"/>
          <w:color w:val="000000" w:themeColor="text1"/>
        </w:rPr>
        <w:t xml:space="preserve"> процесса формирования бюджета</w:t>
      </w:r>
      <w:r>
        <w:rPr>
          <w:rFonts w:ascii="Arial" w:hAnsi="Arial" w:cs="Arial"/>
          <w:color w:val="000000" w:themeColor="text1"/>
        </w:rPr>
        <w:t>,</w:t>
      </w:r>
      <w:r w:rsidR="008778A2">
        <w:rPr>
          <w:rFonts w:ascii="Arial" w:hAnsi="Arial" w:cs="Arial"/>
          <w:color w:val="000000" w:themeColor="text1"/>
        </w:rPr>
        <w:t xml:space="preserve"> называется – ведущее измерение. </w:t>
      </w:r>
      <w:r w:rsidR="004C4A29">
        <w:rPr>
          <w:rFonts w:ascii="Arial" w:hAnsi="Arial" w:cs="Arial"/>
          <w:color w:val="000000" w:themeColor="text1"/>
        </w:rPr>
        <w:t>На каждом шаге потока бизнес-операций будет определяться испольнитель и проверяющий и</w:t>
      </w:r>
      <w:r w:rsidR="004C4A29" w:rsidRPr="00C15F73">
        <w:rPr>
          <w:rFonts w:ascii="Arial" w:hAnsi="Arial" w:cs="Arial"/>
          <w:color w:val="000000" w:themeColor="text1"/>
        </w:rPr>
        <w:t>/</w:t>
      </w:r>
      <w:r w:rsidR="004C4A29">
        <w:rPr>
          <w:rFonts w:ascii="Arial" w:hAnsi="Arial" w:cs="Arial"/>
          <w:color w:val="000000" w:themeColor="text1"/>
        </w:rPr>
        <w:t>или группа</w:t>
      </w:r>
      <w:r>
        <w:rPr>
          <w:rFonts w:ascii="Arial" w:hAnsi="Arial" w:cs="Arial"/>
          <w:color w:val="000000" w:themeColor="text1"/>
        </w:rPr>
        <w:t xml:space="preserve"> исполнителя и проверяющего.</w:t>
      </w:r>
    </w:p>
    <w:tbl>
      <w:tblPr>
        <w:tblStyle w:val="af6"/>
        <w:tblW w:w="10361" w:type="dxa"/>
        <w:tblLook w:val="04A0" w:firstRow="1" w:lastRow="0" w:firstColumn="1" w:lastColumn="0" w:noHBand="0" w:noVBand="1"/>
      </w:tblPr>
      <w:tblGrid>
        <w:gridCol w:w="2317"/>
        <w:gridCol w:w="8044"/>
      </w:tblGrid>
      <w:tr w:rsidR="003B6C68" w:rsidRPr="00E80927" w14:paraId="2EB83814" w14:textId="77777777" w:rsidTr="00C15F73">
        <w:trPr>
          <w:trHeight w:val="420"/>
        </w:trPr>
        <w:tc>
          <w:tcPr>
            <w:tcW w:w="2317" w:type="dxa"/>
            <w:shd w:val="clear" w:color="auto" w:fill="FFC000"/>
          </w:tcPr>
          <w:p w14:paraId="00B6BBE3" w14:textId="77777777" w:rsidR="003B6C68" w:rsidRPr="00E80927" w:rsidRDefault="003B6C68" w:rsidP="0017040D">
            <w:pPr>
              <w:jc w:val="center"/>
              <w:rPr>
                <w:rFonts w:ascii="Arial" w:hAnsi="Arial" w:cs="Arial"/>
                <w:b/>
                <w:iCs/>
                <w:sz w:val="20"/>
              </w:rPr>
            </w:pPr>
            <w:r w:rsidRPr="00E80927">
              <w:rPr>
                <w:rFonts w:ascii="Arial" w:hAnsi="Arial" w:cs="Arial"/>
                <w:b/>
                <w:iCs/>
                <w:sz w:val="20"/>
              </w:rPr>
              <w:t>Наименование</w:t>
            </w:r>
          </w:p>
        </w:tc>
        <w:tc>
          <w:tcPr>
            <w:tcW w:w="8044" w:type="dxa"/>
            <w:shd w:val="clear" w:color="auto" w:fill="FFC000"/>
          </w:tcPr>
          <w:p w14:paraId="7D52B673" w14:textId="77777777" w:rsidR="003B6C68" w:rsidRPr="00E80927" w:rsidRDefault="003B6C68" w:rsidP="0017040D">
            <w:pPr>
              <w:jc w:val="center"/>
              <w:rPr>
                <w:rFonts w:ascii="Arial" w:hAnsi="Arial" w:cs="Arial"/>
                <w:b/>
                <w:iCs/>
                <w:sz w:val="20"/>
              </w:rPr>
            </w:pPr>
            <w:r w:rsidRPr="00E80927">
              <w:rPr>
                <w:rFonts w:ascii="Arial" w:hAnsi="Arial" w:cs="Arial"/>
                <w:b/>
                <w:iCs/>
                <w:sz w:val="20"/>
              </w:rPr>
              <w:t>Описание / пример</w:t>
            </w:r>
          </w:p>
        </w:tc>
      </w:tr>
      <w:tr w:rsidR="003B6C68" w:rsidRPr="00E80927" w14:paraId="60EACBD1" w14:textId="77777777" w:rsidTr="00C15F73">
        <w:trPr>
          <w:trHeight w:val="116"/>
        </w:trPr>
        <w:tc>
          <w:tcPr>
            <w:tcW w:w="2317" w:type="dxa"/>
          </w:tcPr>
          <w:p w14:paraId="6C4C2C3B" w14:textId="77777777" w:rsidR="003B6C68" w:rsidRPr="00E80927" w:rsidRDefault="003B6C68" w:rsidP="0017040D">
            <w:pPr>
              <w:rPr>
                <w:rStyle w:val="afff3"/>
                <w:rFonts w:ascii="Arial" w:hAnsi="Arial" w:cs="Arial"/>
                <w:i w:val="0"/>
                <w:sz w:val="20"/>
              </w:rPr>
            </w:pPr>
            <w:r w:rsidRPr="00E80927">
              <w:rPr>
                <w:rStyle w:val="afff3"/>
                <w:rFonts w:ascii="Arial" w:hAnsi="Arial" w:cs="Arial"/>
                <w:i w:val="0"/>
                <w:sz w:val="20"/>
              </w:rPr>
              <w:t>Исполнитель</w:t>
            </w:r>
          </w:p>
        </w:tc>
        <w:tc>
          <w:tcPr>
            <w:tcW w:w="8044" w:type="dxa"/>
          </w:tcPr>
          <w:p w14:paraId="4149D2E3" w14:textId="77777777" w:rsidR="003B6C68" w:rsidRPr="00E80927" w:rsidRDefault="003B6C68" w:rsidP="0017040D">
            <w:pPr>
              <w:rPr>
                <w:rStyle w:val="afff3"/>
                <w:rFonts w:ascii="Arial" w:hAnsi="Arial" w:cs="Arial"/>
                <w:i w:val="0"/>
                <w:sz w:val="20"/>
              </w:rPr>
            </w:pPr>
            <w:r w:rsidRPr="00E80927">
              <w:rPr>
                <w:rStyle w:val="afff3"/>
                <w:rFonts w:ascii="Arial" w:hAnsi="Arial" w:cs="Arial"/>
                <w:i w:val="0"/>
                <w:sz w:val="20"/>
              </w:rPr>
              <w:t xml:space="preserve">Содержит идентификатор пользователя (пользователей), который используется для доступа в </w:t>
            </w:r>
            <w:r w:rsidRPr="00E80927">
              <w:rPr>
                <w:rStyle w:val="afff3"/>
                <w:rFonts w:ascii="Arial" w:hAnsi="Arial" w:cs="Arial"/>
                <w:i w:val="0"/>
                <w:sz w:val="20"/>
                <w:lang w:val="en-US"/>
              </w:rPr>
              <w:t>SAP</w:t>
            </w:r>
            <w:r w:rsidRPr="00E80927">
              <w:rPr>
                <w:rStyle w:val="afff3"/>
                <w:rFonts w:ascii="Arial" w:hAnsi="Arial" w:cs="Arial"/>
                <w:i w:val="0"/>
                <w:sz w:val="20"/>
              </w:rPr>
              <w:t xml:space="preserve"> </w:t>
            </w:r>
            <w:r w:rsidRPr="00E80927">
              <w:rPr>
                <w:rStyle w:val="afff3"/>
                <w:rFonts w:ascii="Arial" w:hAnsi="Arial" w:cs="Arial"/>
                <w:i w:val="0"/>
                <w:sz w:val="20"/>
                <w:lang w:val="en-US"/>
              </w:rPr>
              <w:t>BPC</w:t>
            </w:r>
            <w:r w:rsidRPr="00E80927">
              <w:rPr>
                <w:rStyle w:val="afff3"/>
                <w:rFonts w:ascii="Arial" w:hAnsi="Arial" w:cs="Arial"/>
                <w:i w:val="0"/>
                <w:sz w:val="20"/>
              </w:rPr>
              <w:t xml:space="preserve">. Пользователи могут объединяться в группы (роли). Тогда в данном поле указывается группа (роль). Пользователи данной группы (роли) отвечают за ввод/изменение данных/отправку на согласование проверяющему на соответствующем организационном уровне </w:t>
            </w:r>
          </w:p>
        </w:tc>
      </w:tr>
      <w:tr w:rsidR="003B6C68" w:rsidRPr="00E80927" w14:paraId="5942E499" w14:textId="77777777" w:rsidTr="00C15F73">
        <w:trPr>
          <w:trHeight w:val="1418"/>
        </w:trPr>
        <w:tc>
          <w:tcPr>
            <w:tcW w:w="2317" w:type="dxa"/>
          </w:tcPr>
          <w:p w14:paraId="2A99FDA6" w14:textId="77777777" w:rsidR="003B6C68" w:rsidRPr="00E80927" w:rsidRDefault="003B6C68" w:rsidP="0017040D">
            <w:pPr>
              <w:rPr>
                <w:rStyle w:val="afff3"/>
                <w:rFonts w:ascii="Arial" w:hAnsi="Arial" w:cs="Arial"/>
                <w:i w:val="0"/>
                <w:sz w:val="20"/>
              </w:rPr>
            </w:pPr>
            <w:r w:rsidRPr="00E80927">
              <w:rPr>
                <w:rStyle w:val="afff3"/>
                <w:rFonts w:ascii="Arial" w:hAnsi="Arial" w:cs="Arial"/>
                <w:i w:val="0"/>
                <w:sz w:val="20"/>
              </w:rPr>
              <w:t>Проверяющий</w:t>
            </w:r>
          </w:p>
        </w:tc>
        <w:tc>
          <w:tcPr>
            <w:tcW w:w="8044" w:type="dxa"/>
          </w:tcPr>
          <w:p w14:paraId="70A49248" w14:textId="77777777" w:rsidR="003B6C68" w:rsidRPr="00E80927" w:rsidRDefault="003B6C68" w:rsidP="0017040D">
            <w:pPr>
              <w:rPr>
                <w:rStyle w:val="afff3"/>
                <w:rFonts w:ascii="Arial" w:hAnsi="Arial" w:cs="Arial"/>
                <w:i w:val="0"/>
                <w:sz w:val="20"/>
              </w:rPr>
            </w:pPr>
            <w:r w:rsidRPr="00E80927">
              <w:rPr>
                <w:rStyle w:val="afff3"/>
                <w:rFonts w:ascii="Arial" w:hAnsi="Arial" w:cs="Arial"/>
                <w:i w:val="0"/>
                <w:sz w:val="20"/>
              </w:rPr>
              <w:t xml:space="preserve">Содержит идентификатор пользователя (пользователей), который используется для доступа в </w:t>
            </w:r>
            <w:r w:rsidRPr="00E80927">
              <w:rPr>
                <w:rStyle w:val="afff3"/>
                <w:rFonts w:ascii="Arial" w:hAnsi="Arial" w:cs="Arial"/>
                <w:i w:val="0"/>
                <w:sz w:val="20"/>
                <w:lang w:val="en-US"/>
              </w:rPr>
              <w:t>SAP</w:t>
            </w:r>
            <w:r w:rsidRPr="00E80927">
              <w:rPr>
                <w:rStyle w:val="afff3"/>
                <w:rFonts w:ascii="Arial" w:hAnsi="Arial" w:cs="Arial"/>
                <w:i w:val="0"/>
                <w:sz w:val="20"/>
              </w:rPr>
              <w:t xml:space="preserve"> </w:t>
            </w:r>
            <w:r w:rsidRPr="00E80927">
              <w:rPr>
                <w:rStyle w:val="afff3"/>
                <w:rFonts w:ascii="Arial" w:hAnsi="Arial" w:cs="Arial"/>
                <w:i w:val="0"/>
                <w:sz w:val="20"/>
                <w:lang w:val="en-US"/>
              </w:rPr>
              <w:t>BPC</w:t>
            </w:r>
            <w:r w:rsidRPr="00E80927">
              <w:rPr>
                <w:rStyle w:val="afff3"/>
                <w:rFonts w:ascii="Arial" w:hAnsi="Arial" w:cs="Arial"/>
                <w:i w:val="0"/>
                <w:sz w:val="20"/>
              </w:rPr>
              <w:t>. Пользователи могут объединяться в группы (роли). Тогда в данном поле указывается группа (роль). Пользователи данной группы (роли) отвечают за проверку/согласование/отклонение на соответствующем организационном уровне</w:t>
            </w:r>
          </w:p>
        </w:tc>
      </w:tr>
    </w:tbl>
    <w:p w14:paraId="7648B5A5" w14:textId="77777777" w:rsidR="00E80927" w:rsidRDefault="00E80927" w:rsidP="00B04667">
      <w:pPr>
        <w:spacing w:after="240" w:line="276" w:lineRule="auto"/>
        <w:ind w:firstLine="567"/>
        <w:rPr>
          <w:rFonts w:ascii="Arial" w:hAnsi="Arial" w:cs="Arial"/>
          <w:color w:val="000000" w:themeColor="text1"/>
        </w:rPr>
      </w:pPr>
    </w:p>
    <w:p w14:paraId="256E1668" w14:textId="77777777" w:rsidR="00B04667" w:rsidRDefault="00B04667">
      <w:pPr>
        <w:spacing w:after="240" w:line="276" w:lineRule="auto"/>
        <w:ind w:firstLine="567"/>
        <w:rPr>
          <w:rFonts w:ascii="Arial" w:hAnsi="Arial" w:cs="Arial"/>
          <w:color w:val="000000" w:themeColor="text1"/>
        </w:rPr>
      </w:pPr>
      <w:r>
        <w:rPr>
          <w:rFonts w:ascii="Arial" w:hAnsi="Arial" w:cs="Arial"/>
          <w:color w:val="000000" w:themeColor="text1"/>
        </w:rPr>
        <w:t xml:space="preserve">Основной перечень инфо-объектов, которые должны быть </w:t>
      </w:r>
      <w:r w:rsidR="00E80927">
        <w:rPr>
          <w:rFonts w:ascii="Arial" w:hAnsi="Arial" w:cs="Arial"/>
          <w:color w:val="000000" w:themeColor="text1"/>
        </w:rPr>
        <w:t xml:space="preserve">реализованы для </w:t>
      </w:r>
      <w:r>
        <w:rPr>
          <w:rFonts w:ascii="Arial" w:hAnsi="Arial" w:cs="Arial"/>
          <w:color w:val="000000" w:themeColor="text1"/>
        </w:rPr>
        <w:t>хранилища данных приводится в разделе 5.6 настоящего документа.</w:t>
      </w:r>
    </w:p>
    <w:p w14:paraId="0B5E4BAE" w14:textId="77777777" w:rsidR="00B04667" w:rsidRPr="00BB35B8" w:rsidRDefault="00B04667" w:rsidP="0017040D">
      <w:pPr>
        <w:spacing w:after="240" w:line="276" w:lineRule="auto"/>
        <w:ind w:firstLine="567"/>
        <w:rPr>
          <w:rFonts w:ascii="Arial" w:hAnsi="Arial" w:cs="Arial"/>
          <w:color w:val="000000" w:themeColor="text1"/>
        </w:rPr>
      </w:pPr>
    </w:p>
    <w:p w14:paraId="3B8A1905" w14:textId="77777777" w:rsidR="0017040D" w:rsidRDefault="0017040D">
      <w:pPr>
        <w:pStyle w:val="3"/>
      </w:pPr>
      <w:bookmarkStart w:id="2644" w:name="_Toc77357568"/>
      <w:r w:rsidRPr="00550DB6">
        <w:t>Объекты хранения данных</w:t>
      </w:r>
      <w:bookmarkEnd w:id="2644"/>
    </w:p>
    <w:p w14:paraId="3BEEA13E" w14:textId="77777777" w:rsidR="0017040D" w:rsidRDefault="0067696D" w:rsidP="0067696D">
      <w:pPr>
        <w:spacing w:after="240" w:line="276" w:lineRule="auto"/>
        <w:ind w:firstLine="567"/>
        <w:rPr>
          <w:rFonts w:ascii="Arial" w:hAnsi="Arial" w:cs="Arial"/>
          <w:color w:val="000000" w:themeColor="text1"/>
        </w:rPr>
      </w:pPr>
      <w:r>
        <w:rPr>
          <w:rFonts w:ascii="Arial" w:hAnsi="Arial" w:cs="Arial"/>
          <w:color w:val="000000" w:themeColor="text1"/>
        </w:rPr>
        <w:t xml:space="preserve">Хранилище данных </w:t>
      </w:r>
      <w:r>
        <w:rPr>
          <w:rFonts w:ascii="Arial" w:hAnsi="Arial" w:cs="Arial"/>
          <w:color w:val="000000" w:themeColor="text1"/>
          <w:lang w:val="en-US"/>
        </w:rPr>
        <w:t>SAP</w:t>
      </w:r>
      <w:r w:rsidRPr="0067696D">
        <w:rPr>
          <w:rFonts w:ascii="Arial" w:hAnsi="Arial" w:cs="Arial"/>
          <w:color w:val="000000" w:themeColor="text1"/>
        </w:rPr>
        <w:t xml:space="preserve"> </w:t>
      </w:r>
      <w:r>
        <w:rPr>
          <w:rFonts w:ascii="Arial" w:hAnsi="Arial" w:cs="Arial"/>
          <w:color w:val="000000" w:themeColor="text1"/>
          <w:lang w:val="en-US"/>
        </w:rPr>
        <w:t>BW</w:t>
      </w:r>
      <w:r w:rsidRPr="0067696D">
        <w:rPr>
          <w:rFonts w:ascii="Arial" w:hAnsi="Arial" w:cs="Arial"/>
          <w:color w:val="000000" w:themeColor="text1"/>
        </w:rPr>
        <w:t xml:space="preserve"> </w:t>
      </w:r>
      <w:r>
        <w:rPr>
          <w:rFonts w:ascii="Arial" w:hAnsi="Arial" w:cs="Arial"/>
          <w:color w:val="000000" w:themeColor="text1"/>
        </w:rPr>
        <w:t>реализуется на совокупности объектов хранения данных</w:t>
      </w:r>
      <w:r w:rsidR="0017040D" w:rsidRPr="00810DDD">
        <w:rPr>
          <w:rFonts w:ascii="Arial" w:hAnsi="Arial" w:cs="Arial"/>
          <w:color w:val="000000" w:themeColor="text1"/>
        </w:rPr>
        <w:t>,</w:t>
      </w:r>
      <w:r>
        <w:rPr>
          <w:rFonts w:ascii="Arial" w:hAnsi="Arial" w:cs="Arial"/>
          <w:color w:val="000000" w:themeColor="text1"/>
        </w:rPr>
        <w:t xml:space="preserve"> которые содержат </w:t>
      </w:r>
      <w:r w:rsidR="0017040D" w:rsidRPr="00810DDD">
        <w:rPr>
          <w:rFonts w:ascii="Arial" w:hAnsi="Arial" w:cs="Arial"/>
          <w:color w:val="000000" w:themeColor="text1"/>
        </w:rPr>
        <w:t xml:space="preserve">данные в виде, доступном для планирования </w:t>
      </w:r>
      <w:r w:rsidR="0017040D">
        <w:rPr>
          <w:rFonts w:ascii="Arial" w:hAnsi="Arial" w:cs="Arial"/>
          <w:color w:val="000000" w:themeColor="text1"/>
        </w:rPr>
        <w:t xml:space="preserve">и </w:t>
      </w:r>
      <w:r w:rsidR="0017040D" w:rsidRPr="00810DDD">
        <w:rPr>
          <w:rFonts w:ascii="Arial" w:hAnsi="Arial" w:cs="Arial"/>
          <w:color w:val="000000" w:themeColor="text1"/>
        </w:rPr>
        <w:t xml:space="preserve">построения </w:t>
      </w:r>
      <w:r>
        <w:rPr>
          <w:rFonts w:ascii="Arial" w:hAnsi="Arial" w:cs="Arial"/>
          <w:color w:val="000000" w:themeColor="text1"/>
        </w:rPr>
        <w:t>аналитической отчё</w:t>
      </w:r>
      <w:r w:rsidR="0017040D" w:rsidRPr="00810DDD">
        <w:rPr>
          <w:rFonts w:ascii="Arial" w:hAnsi="Arial" w:cs="Arial"/>
          <w:color w:val="000000" w:themeColor="text1"/>
        </w:rPr>
        <w:t>тности</w:t>
      </w:r>
      <w:r w:rsidR="0017040D">
        <w:rPr>
          <w:rFonts w:ascii="Arial" w:hAnsi="Arial" w:cs="Arial"/>
          <w:color w:val="000000" w:themeColor="text1"/>
        </w:rPr>
        <w:t xml:space="preserve">. </w:t>
      </w:r>
      <w:r>
        <w:rPr>
          <w:rFonts w:ascii="Arial" w:hAnsi="Arial" w:cs="Arial"/>
          <w:color w:val="000000" w:themeColor="text1"/>
        </w:rPr>
        <w:t xml:space="preserve">Объекты хранения данных состоят </w:t>
      </w:r>
      <w:r w:rsidR="0017040D">
        <w:rPr>
          <w:rFonts w:ascii="Arial" w:hAnsi="Arial" w:cs="Arial"/>
          <w:color w:val="000000" w:themeColor="text1"/>
        </w:rPr>
        <w:t>из набора инфо-об</w:t>
      </w:r>
      <w:r>
        <w:rPr>
          <w:rFonts w:ascii="Arial" w:hAnsi="Arial" w:cs="Arial"/>
          <w:color w:val="000000" w:themeColor="text1"/>
        </w:rPr>
        <w:t>ъектов (признаков, показателей).</w:t>
      </w:r>
    </w:p>
    <w:p w14:paraId="4CACABDA" w14:textId="77777777" w:rsidR="0017040D" w:rsidRDefault="0067696D" w:rsidP="0017040D">
      <w:pPr>
        <w:spacing w:after="240" w:line="276" w:lineRule="auto"/>
        <w:ind w:firstLine="567"/>
        <w:rPr>
          <w:rFonts w:ascii="Arial" w:hAnsi="Arial" w:cs="Arial"/>
          <w:color w:val="000000" w:themeColor="text1"/>
        </w:rPr>
      </w:pPr>
      <w:r>
        <w:rPr>
          <w:rFonts w:ascii="Arial" w:hAnsi="Arial" w:cs="Arial"/>
          <w:color w:val="000000" w:themeColor="text1"/>
        </w:rPr>
        <w:t>При реализации хранилища данных необходимо использовать такой объект, как (</w:t>
      </w:r>
      <w:r>
        <w:rPr>
          <w:rFonts w:ascii="Arial" w:hAnsi="Arial" w:cs="Arial"/>
          <w:color w:val="000000" w:themeColor="text1"/>
          <w:lang w:val="en-US"/>
        </w:rPr>
        <w:t>advanced</w:t>
      </w:r>
      <w:r>
        <w:rPr>
          <w:rFonts w:ascii="Arial" w:hAnsi="Arial" w:cs="Arial"/>
          <w:color w:val="000000" w:themeColor="text1"/>
        </w:rPr>
        <w:t>)</w:t>
      </w:r>
      <w:r w:rsidRPr="0067696D">
        <w:rPr>
          <w:rFonts w:ascii="Arial" w:hAnsi="Arial" w:cs="Arial"/>
          <w:color w:val="000000" w:themeColor="text1"/>
        </w:rPr>
        <w:t xml:space="preserve"> </w:t>
      </w:r>
      <w:r w:rsidR="0017040D">
        <w:rPr>
          <w:rFonts w:ascii="Arial" w:hAnsi="Arial" w:cs="Arial"/>
          <w:color w:val="000000" w:themeColor="text1"/>
          <w:lang w:val="en-US"/>
        </w:rPr>
        <w:t>DSO</w:t>
      </w:r>
      <w:r w:rsidR="0017040D" w:rsidRPr="00810DDD">
        <w:rPr>
          <w:rFonts w:ascii="Arial" w:hAnsi="Arial" w:cs="Arial"/>
          <w:color w:val="000000" w:themeColor="text1"/>
        </w:rPr>
        <w:t xml:space="preserve"> (</w:t>
      </w:r>
      <w:r w:rsidR="0017040D">
        <w:rPr>
          <w:rFonts w:ascii="Arial" w:hAnsi="Arial" w:cs="Arial"/>
          <w:color w:val="000000" w:themeColor="text1"/>
          <w:lang w:val="en-US"/>
        </w:rPr>
        <w:t>DataStorage</w:t>
      </w:r>
      <w:r w:rsidR="0017040D" w:rsidRPr="00810DDD">
        <w:rPr>
          <w:rFonts w:ascii="Arial" w:hAnsi="Arial" w:cs="Arial"/>
          <w:color w:val="000000" w:themeColor="text1"/>
        </w:rPr>
        <w:t xml:space="preserve"> </w:t>
      </w:r>
      <w:r w:rsidR="0017040D">
        <w:rPr>
          <w:rFonts w:ascii="Arial" w:hAnsi="Arial" w:cs="Arial"/>
          <w:color w:val="000000" w:themeColor="text1"/>
          <w:lang w:val="en-US"/>
        </w:rPr>
        <w:t>object</w:t>
      </w:r>
      <w:r w:rsidR="0017040D" w:rsidRPr="00810DDD">
        <w:rPr>
          <w:rFonts w:ascii="Arial" w:hAnsi="Arial" w:cs="Arial"/>
          <w:color w:val="000000" w:themeColor="text1"/>
        </w:rPr>
        <w:t xml:space="preserve">) – </w:t>
      </w:r>
      <w:r w:rsidR="0017040D">
        <w:rPr>
          <w:rFonts w:ascii="Arial" w:hAnsi="Arial" w:cs="Arial"/>
          <w:color w:val="000000" w:themeColor="text1"/>
        </w:rPr>
        <w:t>объект</w:t>
      </w:r>
      <w:r w:rsidR="0017040D" w:rsidRPr="00810DDD">
        <w:rPr>
          <w:rFonts w:ascii="Arial" w:hAnsi="Arial" w:cs="Arial"/>
          <w:color w:val="000000" w:themeColor="text1"/>
        </w:rPr>
        <w:t xml:space="preserve"> </w:t>
      </w:r>
      <w:r w:rsidR="0017040D">
        <w:rPr>
          <w:rFonts w:ascii="Arial" w:hAnsi="Arial" w:cs="Arial"/>
          <w:color w:val="000000" w:themeColor="text1"/>
        </w:rPr>
        <w:t xml:space="preserve">хранения данных </w:t>
      </w:r>
      <w:r w:rsidR="0017040D" w:rsidRPr="00810DDD">
        <w:rPr>
          <w:rFonts w:ascii="Arial" w:hAnsi="Arial" w:cs="Arial"/>
          <w:color w:val="000000" w:themeColor="text1"/>
        </w:rPr>
        <w:t>специального типа, поддерживающий запись данных</w:t>
      </w:r>
      <w:r w:rsidR="00D85A40">
        <w:rPr>
          <w:rFonts w:ascii="Arial" w:hAnsi="Arial" w:cs="Arial"/>
          <w:color w:val="000000" w:themeColor="text1"/>
        </w:rPr>
        <w:t xml:space="preserve"> в режиме планирования</w:t>
      </w:r>
      <w:r w:rsidR="0017040D" w:rsidRPr="00277BAA">
        <w:rPr>
          <w:rFonts w:ascii="Arial" w:hAnsi="Arial" w:cs="Arial"/>
          <w:color w:val="000000" w:themeColor="text1"/>
        </w:rPr>
        <w:t>.</w:t>
      </w:r>
    </w:p>
    <w:p w14:paraId="1749AC5B" w14:textId="77777777" w:rsidR="00D85A40" w:rsidRDefault="009C1348"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Для различных процессов планирования бюджетов (долгосрочного, среднесрочного и годового) </w:t>
      </w:r>
      <w:r w:rsidR="00EF4606">
        <w:rPr>
          <w:rFonts w:ascii="Arial" w:hAnsi="Arial" w:cs="Arial"/>
          <w:color w:val="000000" w:themeColor="text1"/>
        </w:rPr>
        <w:t xml:space="preserve">должен быть реализован единый объект </w:t>
      </w:r>
      <w:r>
        <w:rPr>
          <w:rFonts w:ascii="Arial" w:hAnsi="Arial" w:cs="Arial"/>
          <w:color w:val="000000" w:themeColor="text1"/>
        </w:rPr>
        <w:t>хранения данных.</w:t>
      </w:r>
    </w:p>
    <w:p w14:paraId="0065D097" w14:textId="586F5712" w:rsidR="009C1348" w:rsidRDefault="009C1348" w:rsidP="0017040D">
      <w:pPr>
        <w:spacing w:after="240" w:line="276" w:lineRule="auto"/>
        <w:ind w:firstLine="567"/>
        <w:rPr>
          <w:rFonts w:ascii="Arial" w:hAnsi="Arial" w:cs="Arial"/>
          <w:color w:val="000000" w:themeColor="text1"/>
        </w:rPr>
      </w:pPr>
      <w:r>
        <w:rPr>
          <w:rFonts w:ascii="Arial" w:hAnsi="Arial" w:cs="Arial"/>
          <w:color w:val="000000" w:themeColor="text1"/>
        </w:rPr>
        <w:t>Следует придерживаться установке следующих свойств при настройке объектов хранения:</w:t>
      </w:r>
    </w:p>
    <w:p w14:paraId="5CFFE6CD" w14:textId="77777777" w:rsidR="0017040D" w:rsidRPr="00277BAA" w:rsidRDefault="009C1348" w:rsidP="000A1539">
      <w:pPr>
        <w:pStyle w:val="af9"/>
        <w:numPr>
          <w:ilvl w:val="0"/>
          <w:numId w:val="20"/>
        </w:numPr>
        <w:spacing w:after="240" w:line="276" w:lineRule="auto"/>
        <w:ind w:left="993"/>
        <w:rPr>
          <w:rFonts w:ascii="Arial" w:hAnsi="Arial" w:cs="Arial"/>
          <w:color w:val="000000" w:themeColor="text1"/>
        </w:rPr>
      </w:pPr>
      <w:r>
        <w:rPr>
          <w:rFonts w:ascii="Arial" w:hAnsi="Arial" w:cs="Arial"/>
          <w:color w:val="000000" w:themeColor="text1"/>
        </w:rPr>
        <w:t>Данные бюджета</w:t>
      </w:r>
      <w:r w:rsidR="0017040D" w:rsidRPr="009C1348">
        <w:rPr>
          <w:rFonts w:ascii="Arial" w:hAnsi="Arial" w:cs="Arial"/>
          <w:color w:val="000000" w:themeColor="text1"/>
        </w:rPr>
        <w:t xml:space="preserve"> – </w:t>
      </w:r>
      <w:r>
        <w:rPr>
          <w:rFonts w:ascii="Arial" w:hAnsi="Arial" w:cs="Arial"/>
          <w:color w:val="000000" w:themeColor="text1"/>
        </w:rPr>
        <w:t>должно быть указано свойство «П</w:t>
      </w:r>
      <w:r w:rsidR="0017040D" w:rsidRPr="009C1348">
        <w:rPr>
          <w:rFonts w:ascii="Arial" w:hAnsi="Arial" w:cs="Arial"/>
          <w:color w:val="000000" w:themeColor="text1"/>
        </w:rPr>
        <w:t>ланирование как в инфо-кубе</w:t>
      </w:r>
      <w:r>
        <w:rPr>
          <w:rFonts w:ascii="Arial" w:hAnsi="Arial" w:cs="Arial"/>
          <w:color w:val="000000" w:themeColor="text1"/>
        </w:rPr>
        <w:t>»</w:t>
      </w:r>
      <w:r w:rsidR="0017040D" w:rsidRPr="009C1348">
        <w:rPr>
          <w:rFonts w:ascii="Arial" w:hAnsi="Arial" w:cs="Arial"/>
          <w:color w:val="000000" w:themeColor="text1"/>
        </w:rPr>
        <w:t xml:space="preserve"> (Planning on InfoCube-like).</w:t>
      </w:r>
    </w:p>
    <w:p w14:paraId="01D04965" w14:textId="77777777" w:rsidR="00D85A40" w:rsidRPr="00277BAA" w:rsidRDefault="00A90CC1" w:rsidP="00A90CC1">
      <w:pPr>
        <w:spacing w:after="240" w:line="276" w:lineRule="auto"/>
        <w:ind w:firstLine="567"/>
        <w:rPr>
          <w:rFonts w:ascii="Arial" w:hAnsi="Arial" w:cs="Arial"/>
          <w:color w:val="000000" w:themeColor="text1"/>
        </w:rPr>
      </w:pPr>
      <w:r>
        <w:rPr>
          <w:rFonts w:ascii="Arial" w:hAnsi="Arial" w:cs="Arial"/>
          <w:color w:val="000000" w:themeColor="text1"/>
        </w:rPr>
        <w:t xml:space="preserve">Выделение тех или иных объектов хранения и их содержание должно быть определено </w:t>
      </w:r>
      <w:r w:rsidR="00D85A40">
        <w:rPr>
          <w:rFonts w:ascii="Arial" w:hAnsi="Arial" w:cs="Arial"/>
          <w:color w:val="000000" w:themeColor="text1"/>
        </w:rPr>
        <w:t>в конкр</w:t>
      </w:r>
      <w:r>
        <w:rPr>
          <w:rFonts w:ascii="Arial" w:hAnsi="Arial" w:cs="Arial"/>
          <w:color w:val="000000" w:themeColor="text1"/>
        </w:rPr>
        <w:t xml:space="preserve">етных случаях отдельно и описано </w:t>
      </w:r>
      <w:r w:rsidR="00D85A40">
        <w:rPr>
          <w:rFonts w:ascii="Arial" w:hAnsi="Arial" w:cs="Arial"/>
          <w:color w:val="000000" w:themeColor="text1"/>
        </w:rPr>
        <w:t>в функциональной специф</w:t>
      </w:r>
      <w:r>
        <w:rPr>
          <w:rFonts w:ascii="Arial" w:hAnsi="Arial" w:cs="Arial"/>
          <w:color w:val="000000" w:themeColor="text1"/>
        </w:rPr>
        <w:t xml:space="preserve">икации на </w:t>
      </w:r>
      <w:r w:rsidR="00D940B2">
        <w:rPr>
          <w:rFonts w:ascii="Arial" w:hAnsi="Arial" w:cs="Arial"/>
          <w:color w:val="000000" w:themeColor="text1"/>
        </w:rPr>
        <w:t xml:space="preserve">их </w:t>
      </w:r>
      <w:r>
        <w:rPr>
          <w:rFonts w:ascii="Arial" w:hAnsi="Arial" w:cs="Arial"/>
          <w:color w:val="000000" w:themeColor="text1"/>
        </w:rPr>
        <w:t>настройку.</w:t>
      </w:r>
    </w:p>
    <w:p w14:paraId="2E9C571F" w14:textId="77777777" w:rsidR="00D85A40" w:rsidRPr="00277BAA" w:rsidRDefault="00D85A40" w:rsidP="0017040D">
      <w:pPr>
        <w:pStyle w:val="af9"/>
        <w:spacing w:after="240" w:line="276" w:lineRule="auto"/>
        <w:ind w:left="1287"/>
        <w:rPr>
          <w:rFonts w:ascii="Arial" w:hAnsi="Arial" w:cs="Arial"/>
          <w:color w:val="000000" w:themeColor="text1"/>
        </w:rPr>
      </w:pPr>
    </w:p>
    <w:p w14:paraId="3EC71947" w14:textId="77777777" w:rsidR="0017040D" w:rsidRDefault="0017040D">
      <w:pPr>
        <w:pStyle w:val="3"/>
      </w:pPr>
      <w:bookmarkStart w:id="2645" w:name="_Toc77357569"/>
      <w:r>
        <w:t>Витрины доступа к данным</w:t>
      </w:r>
      <w:bookmarkEnd w:id="2645"/>
    </w:p>
    <w:p w14:paraId="7721A18A" w14:textId="77777777" w:rsidR="004A5E7F" w:rsidRPr="004A5E7F" w:rsidRDefault="004A5E7F"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Для работы с транзакционными данными </w:t>
      </w:r>
      <w:r>
        <w:rPr>
          <w:rFonts w:ascii="Arial" w:hAnsi="Arial" w:cs="Arial"/>
          <w:color w:val="000000" w:themeColor="text1"/>
          <w:lang w:val="en-US"/>
        </w:rPr>
        <w:t>S</w:t>
      </w:r>
      <w:r w:rsidRPr="004A5E7F">
        <w:rPr>
          <w:rFonts w:ascii="Arial" w:hAnsi="Arial" w:cs="Arial"/>
          <w:color w:val="000000" w:themeColor="text1"/>
        </w:rPr>
        <w:t>/4</w:t>
      </w:r>
      <w:r>
        <w:rPr>
          <w:rFonts w:ascii="Arial" w:hAnsi="Arial" w:cs="Arial"/>
          <w:color w:val="000000" w:themeColor="text1"/>
          <w:lang w:val="en-US"/>
        </w:rPr>
        <w:t>HANA</w:t>
      </w:r>
      <w:r w:rsidRPr="004A5E7F">
        <w:rPr>
          <w:rFonts w:ascii="Arial" w:hAnsi="Arial" w:cs="Arial"/>
          <w:color w:val="000000" w:themeColor="text1"/>
        </w:rPr>
        <w:t xml:space="preserve"> </w:t>
      </w:r>
      <w:r>
        <w:rPr>
          <w:rFonts w:ascii="Arial" w:hAnsi="Arial" w:cs="Arial"/>
          <w:color w:val="000000" w:themeColor="text1"/>
        </w:rPr>
        <w:t>следует использовать витрины доступа к данным</w:t>
      </w:r>
      <w:r w:rsidR="003D3C78">
        <w:rPr>
          <w:rFonts w:ascii="Arial" w:hAnsi="Arial" w:cs="Arial"/>
          <w:color w:val="000000" w:themeColor="text1"/>
        </w:rPr>
        <w:t xml:space="preserve">. Это позволит потреблять </w:t>
      </w:r>
      <w:r>
        <w:rPr>
          <w:rFonts w:ascii="Arial" w:hAnsi="Arial" w:cs="Arial"/>
          <w:color w:val="000000" w:themeColor="text1"/>
        </w:rPr>
        <w:t xml:space="preserve">данные </w:t>
      </w:r>
      <w:r w:rsidR="003D3C78">
        <w:rPr>
          <w:rFonts w:ascii="Arial" w:hAnsi="Arial" w:cs="Arial"/>
          <w:color w:val="000000" w:themeColor="text1"/>
          <w:lang w:val="en-US"/>
        </w:rPr>
        <w:t>S</w:t>
      </w:r>
      <w:r w:rsidR="003D3C78" w:rsidRPr="003D3C78">
        <w:rPr>
          <w:rFonts w:ascii="Arial" w:hAnsi="Arial" w:cs="Arial"/>
          <w:color w:val="000000" w:themeColor="text1"/>
        </w:rPr>
        <w:t>/4</w:t>
      </w:r>
      <w:r w:rsidR="003D3C78">
        <w:rPr>
          <w:rFonts w:ascii="Arial" w:hAnsi="Arial" w:cs="Arial"/>
          <w:color w:val="000000" w:themeColor="text1"/>
          <w:lang w:val="en-US"/>
        </w:rPr>
        <w:t>HANA</w:t>
      </w:r>
      <w:r w:rsidR="003D3C78" w:rsidRPr="003D3C78">
        <w:rPr>
          <w:rFonts w:ascii="Arial" w:hAnsi="Arial" w:cs="Arial"/>
          <w:color w:val="000000" w:themeColor="text1"/>
        </w:rPr>
        <w:t xml:space="preserve"> </w:t>
      </w:r>
      <w:r>
        <w:rPr>
          <w:rFonts w:ascii="Arial" w:hAnsi="Arial" w:cs="Arial"/>
          <w:color w:val="000000" w:themeColor="text1"/>
        </w:rPr>
        <w:t xml:space="preserve">в хранилище </w:t>
      </w:r>
      <w:r>
        <w:rPr>
          <w:rFonts w:ascii="Arial" w:hAnsi="Arial" w:cs="Arial"/>
          <w:color w:val="000000" w:themeColor="text1"/>
          <w:lang w:val="en-US"/>
        </w:rPr>
        <w:t>SAP</w:t>
      </w:r>
      <w:r w:rsidRPr="004A5E7F">
        <w:rPr>
          <w:rFonts w:ascii="Arial" w:hAnsi="Arial" w:cs="Arial"/>
          <w:color w:val="000000" w:themeColor="text1"/>
        </w:rPr>
        <w:t xml:space="preserve"> </w:t>
      </w:r>
      <w:r>
        <w:rPr>
          <w:rFonts w:ascii="Arial" w:hAnsi="Arial" w:cs="Arial"/>
          <w:color w:val="000000" w:themeColor="text1"/>
          <w:lang w:val="en-US"/>
        </w:rPr>
        <w:t>BW</w:t>
      </w:r>
      <w:r w:rsidRPr="004A5E7F">
        <w:rPr>
          <w:rFonts w:ascii="Arial" w:hAnsi="Arial" w:cs="Arial"/>
          <w:color w:val="000000" w:themeColor="text1"/>
        </w:rPr>
        <w:t xml:space="preserve"> </w:t>
      </w:r>
      <w:r>
        <w:rPr>
          <w:rFonts w:ascii="Arial" w:hAnsi="Arial" w:cs="Arial"/>
          <w:color w:val="000000" w:themeColor="text1"/>
        </w:rPr>
        <w:t>в режиме реального времени</w:t>
      </w:r>
      <w:r w:rsidR="003D3C78">
        <w:rPr>
          <w:rFonts w:ascii="Arial" w:hAnsi="Arial" w:cs="Arial"/>
          <w:color w:val="000000" w:themeColor="text1"/>
        </w:rPr>
        <w:t xml:space="preserve"> и избежать накладных расходов на перегрузку данных.</w:t>
      </w:r>
    </w:p>
    <w:p w14:paraId="603F28C9" w14:textId="77777777" w:rsidR="0017040D" w:rsidRDefault="0017040D" w:rsidP="0017040D">
      <w:pPr>
        <w:spacing w:after="240" w:line="276" w:lineRule="auto"/>
        <w:ind w:firstLine="567"/>
        <w:rPr>
          <w:rFonts w:ascii="Arial" w:hAnsi="Arial" w:cs="Arial"/>
          <w:color w:val="000000" w:themeColor="text1"/>
        </w:rPr>
      </w:pPr>
      <w:r w:rsidRPr="000C11C9">
        <w:rPr>
          <w:rFonts w:ascii="Arial" w:hAnsi="Arial" w:cs="Arial"/>
          <w:color w:val="000000" w:themeColor="text1"/>
        </w:rPr>
        <w:t xml:space="preserve">Витрины доступа к данным – это инструментарий </w:t>
      </w:r>
      <w:r>
        <w:rPr>
          <w:rFonts w:ascii="Arial" w:hAnsi="Arial" w:cs="Arial"/>
          <w:color w:val="000000" w:themeColor="text1"/>
          <w:lang w:val="en-US"/>
        </w:rPr>
        <w:t>S</w:t>
      </w:r>
      <w:r w:rsidR="00E80927">
        <w:rPr>
          <w:rFonts w:ascii="Arial" w:hAnsi="Arial" w:cs="Arial"/>
          <w:color w:val="000000" w:themeColor="text1"/>
        </w:rPr>
        <w:t>/4</w:t>
      </w:r>
      <w:r>
        <w:rPr>
          <w:rFonts w:ascii="Arial" w:hAnsi="Arial" w:cs="Arial"/>
          <w:color w:val="000000" w:themeColor="text1"/>
          <w:lang w:val="en-US"/>
        </w:rPr>
        <w:t>HANA</w:t>
      </w:r>
      <w:r w:rsidRPr="000C11C9">
        <w:rPr>
          <w:rFonts w:ascii="Arial" w:hAnsi="Arial" w:cs="Arial"/>
          <w:color w:val="000000" w:themeColor="text1"/>
        </w:rPr>
        <w:t xml:space="preserve">, позволяющий </w:t>
      </w:r>
      <w:r w:rsidR="00D940B2">
        <w:rPr>
          <w:rFonts w:ascii="Arial" w:hAnsi="Arial" w:cs="Arial"/>
          <w:color w:val="000000" w:themeColor="text1"/>
        </w:rPr>
        <w:t xml:space="preserve">обращаться к данным </w:t>
      </w:r>
      <w:r>
        <w:rPr>
          <w:rFonts w:ascii="Arial" w:hAnsi="Arial" w:cs="Arial"/>
          <w:color w:val="000000" w:themeColor="text1"/>
          <w:lang w:val="en-US"/>
        </w:rPr>
        <w:t>S</w:t>
      </w:r>
      <w:r w:rsidRPr="000C11C9">
        <w:rPr>
          <w:rFonts w:ascii="Arial" w:hAnsi="Arial" w:cs="Arial"/>
          <w:color w:val="000000" w:themeColor="text1"/>
        </w:rPr>
        <w:t>/4</w:t>
      </w:r>
      <w:r>
        <w:rPr>
          <w:rFonts w:ascii="Arial" w:hAnsi="Arial" w:cs="Arial"/>
          <w:color w:val="000000" w:themeColor="text1"/>
          <w:lang w:val="en-US"/>
        </w:rPr>
        <w:t>HANA</w:t>
      </w:r>
      <w:r>
        <w:rPr>
          <w:rFonts w:ascii="Arial" w:hAnsi="Arial" w:cs="Arial"/>
          <w:color w:val="000000" w:themeColor="text1"/>
        </w:rPr>
        <w:t xml:space="preserve"> и использовать их </w:t>
      </w:r>
      <w:r w:rsidR="00D940B2">
        <w:rPr>
          <w:rFonts w:ascii="Arial" w:hAnsi="Arial" w:cs="Arial"/>
          <w:color w:val="000000" w:themeColor="text1"/>
        </w:rPr>
        <w:t>при планировании</w:t>
      </w:r>
      <w:r>
        <w:rPr>
          <w:rFonts w:ascii="Arial" w:hAnsi="Arial" w:cs="Arial"/>
          <w:color w:val="000000" w:themeColor="text1"/>
        </w:rPr>
        <w:t xml:space="preserve">, а также для построения </w:t>
      </w:r>
      <w:r w:rsidR="00D940B2">
        <w:rPr>
          <w:rFonts w:ascii="Arial" w:hAnsi="Arial" w:cs="Arial"/>
          <w:color w:val="000000" w:themeColor="text1"/>
        </w:rPr>
        <w:t>отчётности</w:t>
      </w:r>
      <w:r>
        <w:rPr>
          <w:rFonts w:ascii="Arial" w:hAnsi="Arial" w:cs="Arial"/>
          <w:color w:val="000000" w:themeColor="text1"/>
        </w:rPr>
        <w:t>.</w:t>
      </w:r>
    </w:p>
    <w:p w14:paraId="720C9862" w14:textId="77777777" w:rsidR="0017040D" w:rsidRDefault="00D940B2" w:rsidP="0017040D">
      <w:pPr>
        <w:spacing w:after="240" w:line="276" w:lineRule="auto"/>
        <w:ind w:firstLine="567"/>
        <w:rPr>
          <w:rFonts w:ascii="Arial" w:hAnsi="Arial" w:cs="Arial"/>
          <w:color w:val="000000" w:themeColor="text1"/>
        </w:rPr>
      </w:pPr>
      <w:r>
        <w:rPr>
          <w:rFonts w:ascii="Arial" w:hAnsi="Arial" w:cs="Arial"/>
          <w:color w:val="000000" w:themeColor="text1"/>
        </w:rPr>
        <w:t>Средствами реализации</w:t>
      </w:r>
      <w:r w:rsidR="0017040D">
        <w:rPr>
          <w:rFonts w:ascii="Arial" w:hAnsi="Arial" w:cs="Arial"/>
          <w:color w:val="000000" w:themeColor="text1"/>
        </w:rPr>
        <w:t xml:space="preserve"> в</w:t>
      </w:r>
      <w:r w:rsidR="0017040D" w:rsidRPr="000C11C9">
        <w:rPr>
          <w:rFonts w:ascii="Arial" w:hAnsi="Arial" w:cs="Arial"/>
          <w:color w:val="000000" w:themeColor="text1"/>
        </w:rPr>
        <w:t>итри</w:t>
      </w:r>
      <w:r w:rsidR="0017040D">
        <w:rPr>
          <w:rFonts w:ascii="Arial" w:hAnsi="Arial" w:cs="Arial"/>
          <w:color w:val="000000" w:themeColor="text1"/>
        </w:rPr>
        <w:t>н</w:t>
      </w:r>
      <w:r w:rsidR="0017040D" w:rsidRPr="000C11C9">
        <w:rPr>
          <w:rFonts w:ascii="Arial" w:hAnsi="Arial" w:cs="Arial"/>
          <w:color w:val="000000" w:themeColor="text1"/>
        </w:rPr>
        <w:t xml:space="preserve"> доступа к данным</w:t>
      </w:r>
      <w:r>
        <w:rPr>
          <w:rFonts w:ascii="Arial" w:hAnsi="Arial" w:cs="Arial"/>
          <w:color w:val="000000" w:themeColor="text1"/>
        </w:rPr>
        <w:t xml:space="preserve"> являются:</w:t>
      </w:r>
    </w:p>
    <w:p w14:paraId="683EE0FC" w14:textId="77777777" w:rsidR="0017040D" w:rsidRPr="002C6476" w:rsidRDefault="0017040D" w:rsidP="000A1539">
      <w:pPr>
        <w:pStyle w:val="af9"/>
        <w:numPr>
          <w:ilvl w:val="0"/>
          <w:numId w:val="20"/>
        </w:numPr>
        <w:spacing w:after="240" w:line="276" w:lineRule="auto"/>
        <w:ind w:left="993"/>
        <w:rPr>
          <w:rFonts w:ascii="Arial" w:hAnsi="Arial" w:cs="Arial"/>
          <w:color w:val="000000" w:themeColor="text1"/>
        </w:rPr>
      </w:pPr>
      <w:r w:rsidRPr="002C6476">
        <w:rPr>
          <w:rFonts w:ascii="Arial" w:hAnsi="Arial" w:cs="Arial"/>
          <w:color w:val="000000" w:themeColor="text1"/>
        </w:rPr>
        <w:t xml:space="preserve">Ракурсы базовых сервисов данных (CDS) для </w:t>
      </w:r>
      <w:r w:rsidR="009B5E28" w:rsidRPr="002C6476">
        <w:rPr>
          <w:rFonts w:ascii="Arial" w:hAnsi="Arial" w:cs="Arial"/>
          <w:color w:val="000000" w:themeColor="text1"/>
        </w:rPr>
        <w:t>реализации аналитических запросов</w:t>
      </w:r>
      <w:r w:rsidRPr="002C6476">
        <w:rPr>
          <w:rFonts w:ascii="Arial" w:hAnsi="Arial" w:cs="Arial"/>
          <w:color w:val="000000" w:themeColor="text1"/>
        </w:rPr>
        <w:t xml:space="preserve"> в S/4HANA. Ракурсы базовых сервисов данных (CDS) представляют собой набор доменного языка (DSL) и сервисов для определения и использования моделей данных с развитой семантикой.</w:t>
      </w:r>
    </w:p>
    <w:p w14:paraId="4F4A0747" w14:textId="77777777" w:rsidR="0017040D" w:rsidRPr="002C6476" w:rsidRDefault="0017040D" w:rsidP="000A1539">
      <w:pPr>
        <w:pStyle w:val="af9"/>
        <w:numPr>
          <w:ilvl w:val="0"/>
          <w:numId w:val="20"/>
        </w:numPr>
        <w:spacing w:after="240" w:line="276" w:lineRule="auto"/>
        <w:ind w:left="993"/>
        <w:rPr>
          <w:rFonts w:ascii="Arial" w:hAnsi="Arial" w:cs="Arial"/>
          <w:color w:val="000000" w:themeColor="text1"/>
        </w:rPr>
      </w:pPr>
      <w:r w:rsidRPr="002C6476">
        <w:rPr>
          <w:rFonts w:ascii="Arial" w:hAnsi="Arial" w:cs="Arial"/>
          <w:color w:val="000000" w:themeColor="text1"/>
        </w:rPr>
        <w:t xml:space="preserve">Вычисляемые ракурсы (Calculation view) могут быть созданы с использованием графического редактора или редактора SQL Script. Позволяют посредством </w:t>
      </w:r>
      <w:r w:rsidR="009B5E28" w:rsidRPr="002C6476">
        <w:rPr>
          <w:rFonts w:ascii="Arial" w:hAnsi="Arial" w:cs="Arial"/>
          <w:color w:val="000000" w:themeColor="text1"/>
        </w:rPr>
        <w:t xml:space="preserve">наглядного </w:t>
      </w:r>
      <w:r w:rsidRPr="002C6476">
        <w:rPr>
          <w:rFonts w:ascii="Arial" w:hAnsi="Arial" w:cs="Arial"/>
          <w:color w:val="000000" w:themeColor="text1"/>
        </w:rPr>
        <w:t xml:space="preserve">графического интерфейса объединять таблицы S/4HANA с возможностями фильтрации данных и </w:t>
      </w:r>
      <w:r w:rsidR="009B5E28" w:rsidRPr="002C6476">
        <w:rPr>
          <w:rFonts w:ascii="Arial" w:hAnsi="Arial" w:cs="Arial"/>
          <w:color w:val="000000" w:themeColor="text1"/>
        </w:rPr>
        <w:t xml:space="preserve">реализации </w:t>
      </w:r>
      <w:r w:rsidRPr="002C6476">
        <w:rPr>
          <w:rFonts w:ascii="Arial" w:hAnsi="Arial" w:cs="Arial"/>
          <w:color w:val="000000" w:themeColor="text1"/>
        </w:rPr>
        <w:t>дополнительных вычислений.</w:t>
      </w:r>
    </w:p>
    <w:p w14:paraId="6605FF90" w14:textId="77777777" w:rsidR="0017040D" w:rsidRDefault="009B5E28" w:rsidP="009E02E7">
      <w:pPr>
        <w:spacing w:after="240" w:line="276" w:lineRule="auto"/>
        <w:ind w:firstLine="708"/>
        <w:rPr>
          <w:rFonts w:ascii="Arial" w:hAnsi="Arial" w:cs="Arial"/>
          <w:color w:val="000000" w:themeColor="text1"/>
        </w:rPr>
      </w:pPr>
      <w:r>
        <w:rPr>
          <w:rFonts w:ascii="Arial" w:hAnsi="Arial" w:cs="Arial"/>
          <w:color w:val="000000" w:themeColor="text1"/>
        </w:rPr>
        <w:t xml:space="preserve">Витрины доступа к данным, вне зависимости от способа реализации, позволяют организовать доступ как к справочным, так и к транзакционным данным </w:t>
      </w:r>
      <w:r w:rsidR="00716A2F">
        <w:rPr>
          <w:rFonts w:ascii="Arial" w:hAnsi="Arial" w:cs="Arial"/>
          <w:color w:val="000000" w:themeColor="text1"/>
        </w:rPr>
        <w:t xml:space="preserve">и обеспечить его </w:t>
      </w:r>
      <w:r>
        <w:rPr>
          <w:rFonts w:ascii="Arial" w:hAnsi="Arial" w:cs="Arial"/>
          <w:color w:val="000000" w:themeColor="text1"/>
        </w:rPr>
        <w:t>в режиме реального времени.</w:t>
      </w:r>
      <w:r w:rsidR="009E02E7" w:rsidRPr="009E02E7">
        <w:rPr>
          <w:rFonts w:ascii="Arial" w:hAnsi="Arial" w:cs="Arial"/>
          <w:color w:val="000000" w:themeColor="text1"/>
        </w:rPr>
        <w:t xml:space="preserve"> </w:t>
      </w:r>
      <w:r w:rsidR="0017040D" w:rsidRPr="000C11C9">
        <w:rPr>
          <w:rFonts w:ascii="Arial" w:hAnsi="Arial" w:cs="Arial"/>
          <w:color w:val="000000" w:themeColor="text1"/>
        </w:rPr>
        <w:t>Витрины доступа к данным</w:t>
      </w:r>
      <w:r w:rsidR="0017040D">
        <w:rPr>
          <w:rFonts w:ascii="Arial" w:hAnsi="Arial" w:cs="Arial"/>
          <w:color w:val="000000" w:themeColor="text1"/>
        </w:rPr>
        <w:t xml:space="preserve"> могут быть интегрированы в модели планирования </w:t>
      </w:r>
      <w:r w:rsidR="0017040D">
        <w:rPr>
          <w:rFonts w:ascii="Arial" w:hAnsi="Arial" w:cs="Arial"/>
          <w:color w:val="000000" w:themeColor="text1"/>
          <w:lang w:val="en-US"/>
        </w:rPr>
        <w:t>SAP</w:t>
      </w:r>
      <w:r w:rsidR="0017040D" w:rsidRPr="00EC0152">
        <w:rPr>
          <w:rFonts w:ascii="Arial" w:hAnsi="Arial" w:cs="Arial"/>
          <w:color w:val="000000" w:themeColor="text1"/>
        </w:rPr>
        <w:t xml:space="preserve"> </w:t>
      </w:r>
      <w:r w:rsidR="0017040D">
        <w:rPr>
          <w:rFonts w:ascii="Arial" w:hAnsi="Arial" w:cs="Arial"/>
          <w:color w:val="000000" w:themeColor="text1"/>
          <w:lang w:val="en-US"/>
        </w:rPr>
        <w:t>BPC</w:t>
      </w:r>
      <w:r w:rsidR="0017040D">
        <w:rPr>
          <w:rFonts w:ascii="Arial" w:hAnsi="Arial" w:cs="Arial"/>
          <w:color w:val="000000" w:themeColor="text1"/>
        </w:rPr>
        <w:t>.</w:t>
      </w:r>
    </w:p>
    <w:p w14:paraId="0F2A302D" w14:textId="77777777" w:rsidR="0017040D" w:rsidRDefault="0017040D" w:rsidP="0017040D">
      <w:pPr>
        <w:spacing w:after="240" w:line="276" w:lineRule="auto"/>
        <w:ind w:firstLine="708"/>
        <w:rPr>
          <w:rFonts w:ascii="Arial" w:hAnsi="Arial" w:cs="Arial"/>
          <w:color w:val="000000" w:themeColor="text1"/>
        </w:rPr>
      </w:pPr>
      <w:r>
        <w:rPr>
          <w:rFonts w:ascii="Arial" w:hAnsi="Arial" w:cs="Arial"/>
          <w:color w:val="000000" w:themeColor="text1"/>
        </w:rPr>
        <w:t xml:space="preserve">Для доступа к данным по фактическим и плановым затратам в разрезе заказов ТОРО </w:t>
      </w:r>
      <w:r w:rsidR="00E71791">
        <w:rPr>
          <w:rFonts w:ascii="Arial" w:hAnsi="Arial" w:cs="Arial"/>
          <w:color w:val="000000" w:themeColor="text1"/>
        </w:rPr>
        <w:t>должна быть реализована</w:t>
      </w:r>
      <w:r>
        <w:rPr>
          <w:rFonts w:ascii="Arial" w:hAnsi="Arial" w:cs="Arial"/>
          <w:color w:val="000000" w:themeColor="text1"/>
        </w:rPr>
        <w:t xml:space="preserve"> в</w:t>
      </w:r>
      <w:r w:rsidR="00E71791">
        <w:rPr>
          <w:rFonts w:ascii="Arial" w:hAnsi="Arial" w:cs="Arial"/>
          <w:color w:val="000000" w:themeColor="text1"/>
        </w:rPr>
        <w:t xml:space="preserve">итрина </w:t>
      </w:r>
      <w:r w:rsidRPr="000C11C9">
        <w:rPr>
          <w:rFonts w:ascii="Arial" w:hAnsi="Arial" w:cs="Arial"/>
          <w:color w:val="000000" w:themeColor="text1"/>
        </w:rPr>
        <w:t>доступа к данным</w:t>
      </w:r>
      <w:r w:rsidR="00DC6DDF">
        <w:rPr>
          <w:rFonts w:ascii="Arial" w:hAnsi="Arial" w:cs="Arial"/>
          <w:color w:val="000000" w:themeColor="text1"/>
        </w:rPr>
        <w:t xml:space="preserve"> обеспечивающая выборку из таблиц</w:t>
      </w:r>
      <w:r w:rsidR="00DC6DDF" w:rsidRPr="0091439B">
        <w:rPr>
          <w:rFonts w:ascii="Arial" w:hAnsi="Arial" w:cs="Arial"/>
          <w:color w:val="000000" w:themeColor="text1"/>
        </w:rPr>
        <w:t xml:space="preserve"> </w:t>
      </w:r>
      <w:r w:rsidR="00DC6DDF">
        <w:rPr>
          <w:rFonts w:ascii="Arial" w:hAnsi="Arial" w:cs="Arial"/>
          <w:color w:val="000000" w:themeColor="text1"/>
        </w:rPr>
        <w:t>с</w:t>
      </w:r>
      <w:r w:rsidR="00DC6DDF" w:rsidRPr="0091439B">
        <w:rPr>
          <w:rFonts w:ascii="Arial" w:hAnsi="Arial" w:cs="Arial"/>
          <w:color w:val="000000" w:themeColor="text1"/>
        </w:rPr>
        <w:t xml:space="preserve"> </w:t>
      </w:r>
      <w:r w:rsidR="00DC6DDF">
        <w:rPr>
          <w:rFonts w:ascii="Arial" w:hAnsi="Arial" w:cs="Arial"/>
          <w:color w:val="000000" w:themeColor="text1"/>
        </w:rPr>
        <w:t xml:space="preserve">данными </w:t>
      </w:r>
      <w:r w:rsidR="00DC6DDF" w:rsidRPr="0091439B">
        <w:rPr>
          <w:rFonts w:ascii="Arial" w:hAnsi="Arial" w:cs="Arial"/>
          <w:color w:val="000000" w:themeColor="text1"/>
        </w:rPr>
        <w:t>затрат</w:t>
      </w:r>
      <w:r w:rsidR="00DC6DDF">
        <w:rPr>
          <w:rFonts w:ascii="Arial" w:hAnsi="Arial" w:cs="Arial"/>
          <w:color w:val="000000" w:themeColor="text1"/>
        </w:rPr>
        <w:t xml:space="preserve"> заказов</w:t>
      </w:r>
      <w:r w:rsidR="00DC6DDF" w:rsidRPr="0091439B">
        <w:rPr>
          <w:rFonts w:ascii="Arial" w:hAnsi="Arial" w:cs="Arial"/>
          <w:color w:val="000000" w:themeColor="text1"/>
        </w:rPr>
        <w:t xml:space="preserve"> ТОРО</w:t>
      </w:r>
      <w:r w:rsidR="00DC6DDF">
        <w:rPr>
          <w:rFonts w:ascii="Arial" w:hAnsi="Arial" w:cs="Arial"/>
          <w:color w:val="000000" w:themeColor="text1"/>
        </w:rPr>
        <w:t xml:space="preserve">, основных данных </w:t>
      </w:r>
      <w:r w:rsidR="00DC6DDF" w:rsidRPr="0091439B">
        <w:rPr>
          <w:rFonts w:ascii="Arial" w:hAnsi="Arial" w:cs="Arial"/>
          <w:color w:val="000000" w:themeColor="text1"/>
        </w:rPr>
        <w:t>заказов</w:t>
      </w:r>
      <w:r w:rsidR="00DC6DDF">
        <w:rPr>
          <w:rFonts w:ascii="Arial" w:hAnsi="Arial" w:cs="Arial"/>
          <w:color w:val="000000" w:themeColor="text1"/>
        </w:rPr>
        <w:t xml:space="preserve"> ТОРО, основных данных </w:t>
      </w:r>
      <w:r w:rsidR="00DC6DDF" w:rsidRPr="0091439B">
        <w:rPr>
          <w:rFonts w:ascii="Arial" w:hAnsi="Arial" w:cs="Arial"/>
          <w:color w:val="000000" w:themeColor="text1"/>
        </w:rPr>
        <w:t>СПП-элемент</w:t>
      </w:r>
      <w:r w:rsidR="00DC6DDF">
        <w:rPr>
          <w:rFonts w:ascii="Arial" w:hAnsi="Arial" w:cs="Arial"/>
          <w:color w:val="000000" w:themeColor="text1"/>
        </w:rPr>
        <w:t>ов. При разработке собственных витрин доступа к данными следует придерживаться реализации при помощи ракурсов базовых сервисов данных</w:t>
      </w:r>
      <w:r w:rsidR="004A5E7F">
        <w:rPr>
          <w:rFonts w:ascii="Arial" w:hAnsi="Arial" w:cs="Arial"/>
          <w:color w:val="000000" w:themeColor="text1"/>
        </w:rPr>
        <w:t xml:space="preserve"> (</w:t>
      </w:r>
      <w:r w:rsidR="004A5E7F">
        <w:rPr>
          <w:rFonts w:ascii="Arial" w:hAnsi="Arial" w:cs="Arial"/>
          <w:color w:val="000000" w:themeColor="text1"/>
          <w:lang w:val="en-US"/>
        </w:rPr>
        <w:t>CDS</w:t>
      </w:r>
      <w:r w:rsidR="004A5E7F" w:rsidRPr="004A5E7F">
        <w:rPr>
          <w:rFonts w:ascii="Arial" w:hAnsi="Arial" w:cs="Arial"/>
          <w:color w:val="000000" w:themeColor="text1"/>
        </w:rPr>
        <w:t>)</w:t>
      </w:r>
      <w:r w:rsidR="00DC6DDF">
        <w:rPr>
          <w:rFonts w:ascii="Arial" w:hAnsi="Arial" w:cs="Arial"/>
          <w:color w:val="000000" w:themeColor="text1"/>
        </w:rPr>
        <w:t>.</w:t>
      </w:r>
    </w:p>
    <w:p w14:paraId="6086E14C" w14:textId="77777777" w:rsidR="00DC6DDF" w:rsidRDefault="00D97DD4" w:rsidP="00DC6DDF">
      <w:pPr>
        <w:spacing w:after="240" w:line="276" w:lineRule="auto"/>
        <w:ind w:firstLine="567"/>
        <w:rPr>
          <w:rFonts w:ascii="Arial" w:hAnsi="Arial" w:cs="Arial"/>
          <w:color w:val="000000" w:themeColor="text1"/>
        </w:rPr>
      </w:pPr>
      <w:r>
        <w:rPr>
          <w:rFonts w:ascii="Arial" w:hAnsi="Arial" w:cs="Arial"/>
          <w:color w:val="000000" w:themeColor="text1"/>
        </w:rPr>
        <w:t>Назначение витрины доступа к данным и способ её реализации должн</w:t>
      </w:r>
      <w:r w:rsidR="00FF0D28">
        <w:rPr>
          <w:rFonts w:ascii="Arial" w:hAnsi="Arial" w:cs="Arial"/>
          <w:color w:val="000000" w:themeColor="text1"/>
        </w:rPr>
        <w:t>ы</w:t>
      </w:r>
      <w:r>
        <w:rPr>
          <w:rFonts w:ascii="Arial" w:hAnsi="Arial" w:cs="Arial"/>
          <w:color w:val="000000" w:themeColor="text1"/>
        </w:rPr>
        <w:t xml:space="preserve"> рассматриваться в каждом случае отдельно и быть описан</w:t>
      </w:r>
      <w:r w:rsidR="00FF0D28">
        <w:rPr>
          <w:rFonts w:ascii="Arial" w:hAnsi="Arial" w:cs="Arial"/>
          <w:color w:val="000000" w:themeColor="text1"/>
        </w:rPr>
        <w:t>ы</w:t>
      </w:r>
      <w:r>
        <w:rPr>
          <w:rFonts w:ascii="Arial" w:hAnsi="Arial" w:cs="Arial"/>
          <w:color w:val="000000" w:themeColor="text1"/>
        </w:rPr>
        <w:t xml:space="preserve"> в функциональной спецификации.</w:t>
      </w:r>
    </w:p>
    <w:p w14:paraId="317E0E3B" w14:textId="77777777" w:rsidR="0017040D" w:rsidRPr="0091439B" w:rsidRDefault="0017040D" w:rsidP="0017040D">
      <w:pPr>
        <w:spacing w:after="240" w:line="276" w:lineRule="auto"/>
        <w:ind w:firstLine="708"/>
        <w:rPr>
          <w:rFonts w:ascii="Arial" w:hAnsi="Arial" w:cs="Arial"/>
          <w:color w:val="000000" w:themeColor="text1"/>
        </w:rPr>
      </w:pPr>
    </w:p>
    <w:p w14:paraId="4BF4BD4F" w14:textId="77777777" w:rsidR="0017040D" w:rsidRDefault="0017040D">
      <w:pPr>
        <w:pStyle w:val="3"/>
      </w:pPr>
      <w:bookmarkStart w:id="2646" w:name="_Toc77357570"/>
      <w:r w:rsidRPr="00550DB6">
        <w:t>Композитные провайдеры</w:t>
      </w:r>
      <w:bookmarkEnd w:id="2646"/>
    </w:p>
    <w:p w14:paraId="070F4B4E" w14:textId="77777777" w:rsidR="003D3C78" w:rsidRPr="00F87734" w:rsidRDefault="003D3C78" w:rsidP="0017040D">
      <w:pPr>
        <w:spacing w:after="240" w:line="276" w:lineRule="auto"/>
        <w:ind w:firstLine="567"/>
        <w:rPr>
          <w:rFonts w:ascii="Arial" w:hAnsi="Arial" w:cs="Arial"/>
          <w:color w:val="000000" w:themeColor="text1"/>
        </w:rPr>
      </w:pPr>
      <w:r>
        <w:rPr>
          <w:rFonts w:ascii="Arial" w:hAnsi="Arial" w:cs="Arial"/>
          <w:color w:val="000000" w:themeColor="text1"/>
        </w:rPr>
        <w:t>При формировании структур данных пригодных для планирования и построения отчётности следует придерживаться подхода</w:t>
      </w:r>
      <w:r w:rsidR="00F87734" w:rsidRPr="00F87734">
        <w:rPr>
          <w:rFonts w:ascii="Arial" w:hAnsi="Arial" w:cs="Arial"/>
          <w:color w:val="000000" w:themeColor="text1"/>
        </w:rPr>
        <w:t xml:space="preserve"> </w:t>
      </w:r>
      <w:r w:rsidR="00F87734">
        <w:rPr>
          <w:rFonts w:ascii="Arial" w:hAnsi="Arial" w:cs="Arial"/>
          <w:color w:val="000000" w:themeColor="text1"/>
        </w:rPr>
        <w:t>по формированию логических структур, комбинирующих данные из нескольких источников, вместо дублирования данных во всех структурах, где они требуются.</w:t>
      </w:r>
    </w:p>
    <w:p w14:paraId="70C8AD60" w14:textId="77777777" w:rsidR="0017040D" w:rsidRDefault="00D97DD4"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Композитный провайдер </w:t>
      </w:r>
      <w:r w:rsidR="0017040D">
        <w:rPr>
          <w:rFonts w:ascii="Arial" w:hAnsi="Arial" w:cs="Arial"/>
          <w:color w:val="000000" w:themeColor="text1"/>
        </w:rPr>
        <w:t xml:space="preserve">– это объект </w:t>
      </w:r>
      <w:r w:rsidR="00F87734">
        <w:rPr>
          <w:rFonts w:ascii="Arial" w:hAnsi="Arial" w:cs="Arial"/>
          <w:color w:val="000000" w:themeColor="text1"/>
        </w:rPr>
        <w:t>хранилища</w:t>
      </w:r>
      <w:r w:rsidR="0017040D">
        <w:rPr>
          <w:rFonts w:ascii="Arial" w:hAnsi="Arial" w:cs="Arial"/>
          <w:color w:val="000000" w:themeColor="text1"/>
        </w:rPr>
        <w:t xml:space="preserve"> данных </w:t>
      </w:r>
      <w:r w:rsidR="0017040D">
        <w:rPr>
          <w:rFonts w:ascii="Arial" w:hAnsi="Arial" w:cs="Arial"/>
          <w:color w:val="000000" w:themeColor="text1"/>
          <w:lang w:val="en-US"/>
        </w:rPr>
        <w:t>SAP</w:t>
      </w:r>
      <w:r w:rsidR="0017040D" w:rsidRPr="001F7421">
        <w:rPr>
          <w:rFonts w:ascii="Arial" w:hAnsi="Arial" w:cs="Arial"/>
          <w:color w:val="000000" w:themeColor="text1"/>
        </w:rPr>
        <w:t xml:space="preserve"> </w:t>
      </w:r>
      <w:r w:rsidR="0017040D">
        <w:rPr>
          <w:rFonts w:ascii="Arial" w:hAnsi="Arial" w:cs="Arial"/>
          <w:color w:val="000000" w:themeColor="text1"/>
          <w:lang w:val="en-US"/>
        </w:rPr>
        <w:t>BW</w:t>
      </w:r>
      <w:r>
        <w:rPr>
          <w:rFonts w:ascii="Arial" w:hAnsi="Arial" w:cs="Arial"/>
          <w:color w:val="000000" w:themeColor="text1"/>
        </w:rPr>
        <w:t>, который комбинируе</w:t>
      </w:r>
      <w:r w:rsidR="0017040D" w:rsidRPr="001F7421">
        <w:rPr>
          <w:rFonts w:ascii="Arial" w:hAnsi="Arial" w:cs="Arial"/>
          <w:color w:val="000000" w:themeColor="text1"/>
        </w:rPr>
        <w:t xml:space="preserve">т данные </w:t>
      </w:r>
      <w:r w:rsidR="0017040D">
        <w:rPr>
          <w:rFonts w:ascii="Arial" w:hAnsi="Arial" w:cs="Arial"/>
          <w:color w:val="000000" w:themeColor="text1"/>
        </w:rPr>
        <w:t xml:space="preserve">из других объектов хранилища данных </w:t>
      </w:r>
      <w:r>
        <w:rPr>
          <w:rFonts w:ascii="Arial" w:hAnsi="Arial" w:cs="Arial"/>
          <w:color w:val="000000" w:themeColor="text1"/>
        </w:rPr>
        <w:t>и витрин доступа к данным</w:t>
      </w:r>
      <w:r w:rsidRPr="001F7421">
        <w:rPr>
          <w:rFonts w:ascii="Arial" w:hAnsi="Arial" w:cs="Arial"/>
          <w:color w:val="000000" w:themeColor="text1"/>
        </w:rPr>
        <w:t xml:space="preserve"> </w:t>
      </w:r>
      <w:r w:rsidR="0017040D" w:rsidRPr="001F7421">
        <w:rPr>
          <w:rFonts w:ascii="Arial" w:hAnsi="Arial" w:cs="Arial"/>
          <w:color w:val="000000" w:themeColor="text1"/>
        </w:rPr>
        <w:t>при помощи операций соединения (JOIN) и объединения (UNION)</w:t>
      </w:r>
      <w:r w:rsidR="0017040D">
        <w:rPr>
          <w:rFonts w:ascii="Arial" w:hAnsi="Arial" w:cs="Arial"/>
          <w:color w:val="000000" w:themeColor="text1"/>
        </w:rPr>
        <w:t xml:space="preserve">. </w:t>
      </w:r>
      <w:r w:rsidR="0017040D" w:rsidRPr="001F7421">
        <w:rPr>
          <w:rFonts w:ascii="Arial" w:hAnsi="Arial" w:cs="Arial"/>
          <w:color w:val="000000" w:themeColor="text1"/>
        </w:rPr>
        <w:t xml:space="preserve">Композитный провайдер не хранит </w:t>
      </w:r>
      <w:r>
        <w:rPr>
          <w:rFonts w:ascii="Arial" w:hAnsi="Arial" w:cs="Arial"/>
          <w:color w:val="000000" w:themeColor="text1"/>
        </w:rPr>
        <w:t>в себе данные.</w:t>
      </w:r>
    </w:p>
    <w:p w14:paraId="5DB024FF" w14:textId="77777777" w:rsidR="00D97DD4" w:rsidRPr="001F7421" w:rsidRDefault="00D97DD4" w:rsidP="0017040D">
      <w:pPr>
        <w:spacing w:after="240" w:line="276" w:lineRule="auto"/>
        <w:ind w:firstLine="567"/>
        <w:rPr>
          <w:rFonts w:ascii="Arial" w:hAnsi="Arial" w:cs="Arial"/>
          <w:color w:val="000000" w:themeColor="text1"/>
        </w:rPr>
      </w:pPr>
      <w:r>
        <w:rPr>
          <w:rFonts w:ascii="Arial" w:hAnsi="Arial" w:cs="Arial"/>
          <w:color w:val="000000" w:themeColor="text1"/>
        </w:rPr>
        <w:t>Следует придерживаться правила, что отчётность и форматы планирования (через уровни агрегации) должны реализовываться на композитных провайдерах. Это позволит обеспечить добавление дополнительных источников данных (например, новых объектов хранения данных) без существенного изменения отчётов и форматов планирования.</w:t>
      </w:r>
    </w:p>
    <w:p w14:paraId="498844D8" w14:textId="77777777" w:rsidR="0017040D" w:rsidRDefault="0017040D"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Для </w:t>
      </w:r>
      <w:r w:rsidR="00B41EBA">
        <w:rPr>
          <w:rFonts w:ascii="Arial" w:hAnsi="Arial" w:cs="Arial"/>
          <w:color w:val="000000" w:themeColor="text1"/>
        </w:rPr>
        <w:t xml:space="preserve">реализации </w:t>
      </w:r>
      <w:r>
        <w:rPr>
          <w:rFonts w:ascii="Arial" w:hAnsi="Arial" w:cs="Arial"/>
          <w:color w:val="000000" w:themeColor="text1"/>
        </w:rPr>
        <w:t xml:space="preserve">модели </w:t>
      </w:r>
      <w:r w:rsidR="00C024EB">
        <w:rPr>
          <w:rFonts w:ascii="Arial" w:hAnsi="Arial" w:cs="Arial"/>
          <w:color w:val="000000" w:themeColor="text1"/>
        </w:rPr>
        <w:t xml:space="preserve">бюджетов </w:t>
      </w:r>
      <w:r>
        <w:rPr>
          <w:rFonts w:ascii="Arial" w:hAnsi="Arial" w:cs="Arial"/>
          <w:color w:val="000000" w:themeColor="text1"/>
        </w:rPr>
        <w:t xml:space="preserve">должен быть создан композитный провайдер, объединяющий </w:t>
      </w:r>
      <w:r w:rsidR="00B41EBA">
        <w:rPr>
          <w:rFonts w:ascii="Arial" w:hAnsi="Arial" w:cs="Arial"/>
          <w:color w:val="000000" w:themeColor="text1"/>
        </w:rPr>
        <w:t xml:space="preserve">объекты </w:t>
      </w:r>
      <w:r w:rsidR="00F87734">
        <w:rPr>
          <w:rFonts w:ascii="Arial" w:hAnsi="Arial" w:cs="Arial"/>
          <w:color w:val="000000" w:themeColor="text1"/>
        </w:rPr>
        <w:t xml:space="preserve">хранения данных бюджетирования с сопутствующими </w:t>
      </w:r>
      <w:r w:rsidR="00B41EBA">
        <w:rPr>
          <w:rFonts w:ascii="Arial" w:hAnsi="Arial" w:cs="Arial"/>
          <w:color w:val="000000" w:themeColor="text1"/>
        </w:rPr>
        <w:t>комментари</w:t>
      </w:r>
      <w:r w:rsidR="00F87734">
        <w:rPr>
          <w:rFonts w:ascii="Arial" w:hAnsi="Arial" w:cs="Arial"/>
          <w:color w:val="000000" w:themeColor="text1"/>
        </w:rPr>
        <w:t>ями</w:t>
      </w:r>
      <w:r w:rsidR="00C024EB">
        <w:rPr>
          <w:rFonts w:ascii="Arial" w:hAnsi="Arial" w:cs="Arial"/>
          <w:color w:val="000000" w:themeColor="text1"/>
        </w:rPr>
        <w:t>, витрины</w:t>
      </w:r>
      <w:r>
        <w:rPr>
          <w:rFonts w:ascii="Arial" w:hAnsi="Arial" w:cs="Arial"/>
          <w:color w:val="000000" w:themeColor="text1"/>
        </w:rPr>
        <w:t xml:space="preserve"> доступа к </w:t>
      </w:r>
      <w:r w:rsidR="00B41EBA">
        <w:rPr>
          <w:rFonts w:ascii="Arial" w:hAnsi="Arial" w:cs="Arial"/>
          <w:color w:val="000000" w:themeColor="text1"/>
        </w:rPr>
        <w:t xml:space="preserve">фактическим и плановым </w:t>
      </w:r>
      <w:r w:rsidR="00C024EB">
        <w:rPr>
          <w:rFonts w:ascii="Arial" w:hAnsi="Arial" w:cs="Arial"/>
          <w:color w:val="000000" w:themeColor="text1"/>
        </w:rPr>
        <w:t xml:space="preserve">затратам в заказах ТОРО и витрины доступа к фактическим и плановым вложениям в сетевых графиках </w:t>
      </w:r>
      <w:r w:rsidR="00B41EBA">
        <w:rPr>
          <w:rFonts w:ascii="Arial" w:hAnsi="Arial" w:cs="Arial"/>
          <w:color w:val="000000" w:themeColor="text1"/>
        </w:rPr>
        <w:t xml:space="preserve">при помощи операции </w:t>
      </w:r>
      <w:r w:rsidRPr="001F7421">
        <w:rPr>
          <w:rFonts w:ascii="Arial" w:hAnsi="Arial" w:cs="Arial"/>
          <w:color w:val="000000" w:themeColor="text1"/>
        </w:rPr>
        <w:t>объединения (UNION)</w:t>
      </w:r>
      <w:r w:rsidR="00B41EBA">
        <w:rPr>
          <w:rFonts w:ascii="Arial" w:hAnsi="Arial" w:cs="Arial"/>
          <w:color w:val="000000" w:themeColor="text1"/>
        </w:rPr>
        <w:t>.</w:t>
      </w:r>
    </w:p>
    <w:p w14:paraId="0BC5F620" w14:textId="77777777" w:rsidR="0017040D" w:rsidRDefault="00B41EBA" w:rsidP="0017040D">
      <w:pPr>
        <w:spacing w:after="240" w:line="276" w:lineRule="auto"/>
        <w:ind w:firstLine="567"/>
        <w:rPr>
          <w:rFonts w:ascii="Arial" w:hAnsi="Arial" w:cs="Arial"/>
          <w:color w:val="000000" w:themeColor="text1"/>
        </w:rPr>
      </w:pPr>
      <w:r>
        <w:rPr>
          <w:rFonts w:ascii="Arial" w:hAnsi="Arial" w:cs="Arial"/>
          <w:color w:val="000000" w:themeColor="text1"/>
        </w:rPr>
        <w:t xml:space="preserve">Для обеспечения функций ручного ввода данных </w:t>
      </w:r>
      <w:r w:rsidR="0017040D">
        <w:rPr>
          <w:rFonts w:ascii="Arial" w:hAnsi="Arial" w:cs="Arial"/>
          <w:color w:val="000000" w:themeColor="text1"/>
        </w:rPr>
        <w:t xml:space="preserve">на </w:t>
      </w:r>
      <w:r>
        <w:rPr>
          <w:rFonts w:ascii="Arial" w:hAnsi="Arial" w:cs="Arial"/>
          <w:color w:val="000000" w:themeColor="text1"/>
        </w:rPr>
        <w:t xml:space="preserve">основе композитного провайдера должны быть созданы уровень </w:t>
      </w:r>
      <w:r w:rsidR="0017040D">
        <w:rPr>
          <w:rFonts w:ascii="Arial" w:hAnsi="Arial" w:cs="Arial"/>
          <w:color w:val="000000" w:themeColor="text1"/>
        </w:rPr>
        <w:t>а</w:t>
      </w:r>
      <w:r>
        <w:rPr>
          <w:rFonts w:ascii="Arial" w:hAnsi="Arial" w:cs="Arial"/>
          <w:color w:val="000000" w:themeColor="text1"/>
        </w:rPr>
        <w:t>грегации.</w:t>
      </w:r>
    </w:p>
    <w:p w14:paraId="447FF36E" w14:textId="77777777" w:rsidR="00A629EB" w:rsidRDefault="00FF0D28" w:rsidP="0017040D">
      <w:pPr>
        <w:spacing w:after="240" w:line="276" w:lineRule="auto"/>
        <w:ind w:firstLine="567"/>
        <w:rPr>
          <w:rFonts w:ascii="Arial" w:hAnsi="Arial" w:cs="Arial"/>
          <w:color w:val="000000" w:themeColor="text1"/>
        </w:rPr>
      </w:pPr>
      <w:r>
        <w:rPr>
          <w:rFonts w:ascii="Arial" w:hAnsi="Arial" w:cs="Arial"/>
          <w:color w:val="000000" w:themeColor="text1"/>
        </w:rPr>
        <w:t>Реализация каждого композитного провайдера долж</w:t>
      </w:r>
      <w:r w:rsidR="00A629EB" w:rsidRPr="00A629EB">
        <w:rPr>
          <w:rFonts w:ascii="Arial" w:hAnsi="Arial" w:cs="Arial"/>
          <w:color w:val="000000" w:themeColor="text1"/>
        </w:rPr>
        <w:t>н</w:t>
      </w:r>
      <w:r>
        <w:rPr>
          <w:rFonts w:ascii="Arial" w:hAnsi="Arial" w:cs="Arial"/>
          <w:color w:val="000000" w:themeColor="text1"/>
        </w:rPr>
        <w:t xml:space="preserve">а рассматриваться </w:t>
      </w:r>
      <w:r w:rsidR="00A629EB" w:rsidRPr="00A629EB">
        <w:rPr>
          <w:rFonts w:ascii="Arial" w:hAnsi="Arial" w:cs="Arial"/>
          <w:color w:val="000000" w:themeColor="text1"/>
        </w:rPr>
        <w:t>отдельно и быть описан</w:t>
      </w:r>
      <w:r>
        <w:rPr>
          <w:rFonts w:ascii="Arial" w:hAnsi="Arial" w:cs="Arial"/>
          <w:color w:val="000000" w:themeColor="text1"/>
        </w:rPr>
        <w:t>а</w:t>
      </w:r>
      <w:r w:rsidR="00A629EB" w:rsidRPr="00A629EB">
        <w:rPr>
          <w:rFonts w:ascii="Arial" w:hAnsi="Arial" w:cs="Arial"/>
          <w:color w:val="000000" w:themeColor="text1"/>
        </w:rPr>
        <w:t xml:space="preserve"> в функциональной спецификации</w:t>
      </w:r>
      <w:r>
        <w:rPr>
          <w:rFonts w:ascii="Arial" w:hAnsi="Arial" w:cs="Arial"/>
          <w:color w:val="000000" w:themeColor="text1"/>
        </w:rPr>
        <w:t>.</w:t>
      </w:r>
    </w:p>
    <w:p w14:paraId="7BAA9993" w14:textId="77777777" w:rsidR="0017040D" w:rsidRDefault="0017040D" w:rsidP="0017040D">
      <w:pPr>
        <w:spacing w:after="240" w:line="276" w:lineRule="auto"/>
        <w:ind w:firstLine="567"/>
        <w:rPr>
          <w:rFonts w:ascii="Arial" w:hAnsi="Arial" w:cs="Arial"/>
          <w:color w:val="000000" w:themeColor="text1"/>
        </w:rPr>
      </w:pPr>
    </w:p>
    <w:p w14:paraId="5AD29BB4" w14:textId="77777777" w:rsidR="0017040D" w:rsidRDefault="0017040D">
      <w:pPr>
        <w:pStyle w:val="3"/>
      </w:pPr>
      <w:bookmarkStart w:id="2647" w:name="_Toc77357571"/>
      <w:r>
        <w:t>Уровни агрегации</w:t>
      </w:r>
      <w:bookmarkEnd w:id="2647"/>
    </w:p>
    <w:p w14:paraId="5CAC399B" w14:textId="77777777" w:rsidR="0017040D" w:rsidRDefault="0017040D" w:rsidP="0017040D">
      <w:pPr>
        <w:spacing w:after="240" w:line="276" w:lineRule="auto"/>
        <w:ind w:firstLine="567"/>
      </w:pPr>
      <w:r>
        <w:rPr>
          <w:rFonts w:ascii="Arial" w:hAnsi="Arial" w:cs="Arial"/>
          <w:color w:val="000000" w:themeColor="text1"/>
        </w:rPr>
        <w:t>Уровни агрегации – это объект системы</w:t>
      </w:r>
      <w:r w:rsidRPr="003E70F1">
        <w:rPr>
          <w:rFonts w:ascii="Arial" w:hAnsi="Arial" w:cs="Arial"/>
          <w:color w:val="000000" w:themeColor="text1"/>
        </w:rPr>
        <w:t xml:space="preserve">, который используется для планирования, и позволяет </w:t>
      </w:r>
      <w:r w:rsidR="00F87734">
        <w:rPr>
          <w:rFonts w:ascii="Arial" w:hAnsi="Arial" w:cs="Arial"/>
          <w:color w:val="000000" w:themeColor="text1"/>
        </w:rPr>
        <w:t>обрабатывать</w:t>
      </w:r>
      <w:r w:rsidRPr="003E70F1">
        <w:rPr>
          <w:rFonts w:ascii="Arial" w:hAnsi="Arial" w:cs="Arial"/>
          <w:color w:val="000000" w:themeColor="text1"/>
        </w:rPr>
        <w:t xml:space="preserve"> данные при помощи </w:t>
      </w:r>
      <w:r>
        <w:rPr>
          <w:rFonts w:ascii="Arial" w:hAnsi="Arial" w:cs="Arial"/>
          <w:color w:val="000000" w:themeColor="text1"/>
        </w:rPr>
        <w:t>аналитических запросов</w:t>
      </w:r>
      <w:r w:rsidRPr="003E70F1">
        <w:rPr>
          <w:rFonts w:ascii="Arial" w:hAnsi="Arial" w:cs="Arial"/>
          <w:color w:val="000000" w:themeColor="text1"/>
        </w:rPr>
        <w:t xml:space="preserve"> для ввода данных и функций планирования. Не содержит данных, но </w:t>
      </w:r>
      <w:r w:rsidR="00016742">
        <w:rPr>
          <w:rFonts w:ascii="Arial" w:hAnsi="Arial" w:cs="Arial"/>
          <w:color w:val="000000" w:themeColor="text1"/>
        </w:rPr>
        <w:t>определяет срез данных (агрегат)</w:t>
      </w:r>
      <w:r w:rsidRPr="003E70F1">
        <w:rPr>
          <w:rFonts w:ascii="Arial" w:hAnsi="Arial" w:cs="Arial"/>
          <w:color w:val="000000" w:themeColor="text1"/>
        </w:rPr>
        <w:t xml:space="preserve">, содержащихся в </w:t>
      </w:r>
      <w:r>
        <w:rPr>
          <w:rFonts w:ascii="Arial" w:hAnsi="Arial" w:cs="Arial"/>
          <w:color w:val="000000" w:themeColor="text1"/>
        </w:rPr>
        <w:t xml:space="preserve">объектах хранилища данных </w:t>
      </w:r>
      <w:r>
        <w:rPr>
          <w:rFonts w:ascii="Arial" w:hAnsi="Arial" w:cs="Arial"/>
          <w:color w:val="000000" w:themeColor="text1"/>
          <w:lang w:val="en-US"/>
        </w:rPr>
        <w:t>SAP</w:t>
      </w:r>
      <w:r w:rsidRPr="003E70F1">
        <w:rPr>
          <w:rFonts w:ascii="Arial" w:hAnsi="Arial" w:cs="Arial"/>
          <w:color w:val="000000" w:themeColor="text1"/>
        </w:rPr>
        <w:t xml:space="preserve"> </w:t>
      </w:r>
      <w:r>
        <w:rPr>
          <w:rFonts w:ascii="Arial" w:hAnsi="Arial" w:cs="Arial"/>
          <w:color w:val="000000" w:themeColor="text1"/>
          <w:lang w:val="en-US"/>
        </w:rPr>
        <w:t>BW</w:t>
      </w:r>
      <w:r w:rsidR="00016742">
        <w:rPr>
          <w:rFonts w:ascii="Arial" w:hAnsi="Arial" w:cs="Arial"/>
          <w:color w:val="000000" w:themeColor="text1"/>
        </w:rPr>
        <w:t xml:space="preserve"> </w:t>
      </w:r>
      <w:r w:rsidRPr="003E70F1">
        <w:rPr>
          <w:rFonts w:ascii="Arial" w:hAnsi="Arial" w:cs="Arial"/>
          <w:color w:val="000000" w:themeColor="text1"/>
        </w:rPr>
        <w:t>на которых строится</w:t>
      </w:r>
      <w:r w:rsidRPr="004458D0">
        <w:t>.</w:t>
      </w:r>
    </w:p>
    <w:p w14:paraId="562ADAC1" w14:textId="77777777" w:rsidR="00016742" w:rsidRDefault="00016742" w:rsidP="00016742">
      <w:pPr>
        <w:spacing w:after="240" w:line="276" w:lineRule="auto"/>
        <w:ind w:firstLine="567"/>
        <w:rPr>
          <w:rFonts w:ascii="Arial" w:hAnsi="Arial" w:cs="Arial"/>
          <w:color w:val="000000" w:themeColor="text1"/>
        </w:rPr>
      </w:pPr>
      <w:r>
        <w:rPr>
          <w:rFonts w:ascii="Arial" w:hAnsi="Arial" w:cs="Arial"/>
          <w:color w:val="000000" w:themeColor="text1"/>
        </w:rPr>
        <w:t>При обработке данных в режиме планирования (в режиме ввода) на основе уровня агрегации определяется обрабатываемый срез данных и устанавливается блокировка от параллельного измерения одних и тех же данных двумя пользователями.</w:t>
      </w:r>
      <w:r w:rsidR="002C6476">
        <w:rPr>
          <w:rFonts w:ascii="Arial" w:hAnsi="Arial" w:cs="Arial"/>
          <w:color w:val="000000" w:themeColor="text1"/>
        </w:rPr>
        <w:t xml:space="preserve"> Для обработки данных при помощи функций планирования на уровне агрегации настраиваются фильтры, ограничивающие область действия функции.</w:t>
      </w:r>
    </w:p>
    <w:p w14:paraId="45170A16" w14:textId="77777777" w:rsidR="00016742" w:rsidRDefault="00016742" w:rsidP="00016742">
      <w:pPr>
        <w:spacing w:after="240" w:line="276" w:lineRule="auto"/>
        <w:ind w:firstLine="567"/>
        <w:rPr>
          <w:rFonts w:ascii="Arial" w:hAnsi="Arial" w:cs="Arial"/>
          <w:color w:val="000000" w:themeColor="text1"/>
        </w:rPr>
      </w:pPr>
      <w:r>
        <w:rPr>
          <w:rFonts w:ascii="Arial" w:hAnsi="Arial" w:cs="Arial"/>
          <w:color w:val="000000" w:themeColor="text1"/>
        </w:rPr>
        <w:t xml:space="preserve">Следует разумно подходить к определению </w:t>
      </w:r>
      <w:r w:rsidR="002C6476">
        <w:rPr>
          <w:rFonts w:ascii="Arial" w:hAnsi="Arial" w:cs="Arial"/>
          <w:color w:val="000000" w:themeColor="text1"/>
        </w:rPr>
        <w:t>уровней агрегации, в целях установления оптимального уровня обработки данных в режиме планирования. Обрабатывать и блокировать только необходимый объем данных.</w:t>
      </w:r>
    </w:p>
    <w:p w14:paraId="1FEABE05" w14:textId="77777777" w:rsidR="0017040D" w:rsidRDefault="002C6476" w:rsidP="0017040D">
      <w:pPr>
        <w:spacing w:after="240" w:line="276" w:lineRule="auto"/>
        <w:ind w:firstLine="567"/>
        <w:rPr>
          <w:rFonts w:ascii="Arial" w:hAnsi="Arial" w:cs="Arial"/>
          <w:color w:val="000000" w:themeColor="text1"/>
        </w:rPr>
      </w:pPr>
      <w:r>
        <w:rPr>
          <w:rFonts w:ascii="Arial" w:hAnsi="Arial" w:cs="Arial"/>
          <w:color w:val="000000" w:themeColor="text1"/>
        </w:rPr>
        <w:t>Для реализации модели годового</w:t>
      </w:r>
      <w:r w:rsidRPr="00810DDD">
        <w:rPr>
          <w:rFonts w:ascii="Arial" w:hAnsi="Arial" w:cs="Arial"/>
          <w:color w:val="000000" w:themeColor="text1"/>
        </w:rPr>
        <w:t xml:space="preserve"> </w:t>
      </w:r>
      <w:r>
        <w:rPr>
          <w:rFonts w:ascii="Arial" w:hAnsi="Arial" w:cs="Arial"/>
          <w:color w:val="000000" w:themeColor="text1"/>
        </w:rPr>
        <w:t xml:space="preserve">бюджета </w:t>
      </w:r>
      <w:r w:rsidR="0017040D">
        <w:rPr>
          <w:rFonts w:ascii="Arial" w:hAnsi="Arial" w:cs="Arial"/>
          <w:color w:val="000000" w:themeColor="text1"/>
        </w:rPr>
        <w:t xml:space="preserve">на композитном провайдере </w:t>
      </w:r>
      <w:r>
        <w:rPr>
          <w:rFonts w:ascii="Arial" w:hAnsi="Arial" w:cs="Arial"/>
          <w:color w:val="000000" w:themeColor="text1"/>
        </w:rPr>
        <w:t>должен быть создан</w:t>
      </w:r>
      <w:r w:rsidR="0017040D">
        <w:rPr>
          <w:rFonts w:ascii="Arial" w:hAnsi="Arial" w:cs="Arial"/>
          <w:color w:val="000000" w:themeColor="text1"/>
        </w:rPr>
        <w:t xml:space="preserve"> </w:t>
      </w:r>
      <w:r>
        <w:rPr>
          <w:rFonts w:ascii="Arial" w:hAnsi="Arial" w:cs="Arial"/>
          <w:color w:val="000000" w:themeColor="text1"/>
        </w:rPr>
        <w:t>уровень агрегации,</w:t>
      </w:r>
      <w:r w:rsidR="0017040D">
        <w:rPr>
          <w:rFonts w:ascii="Arial" w:hAnsi="Arial" w:cs="Arial"/>
          <w:color w:val="000000" w:themeColor="text1"/>
        </w:rPr>
        <w:t xml:space="preserve"> содержащий полную выборку признаков и показат</w:t>
      </w:r>
      <w:r>
        <w:rPr>
          <w:rFonts w:ascii="Arial" w:hAnsi="Arial" w:cs="Arial"/>
          <w:color w:val="000000" w:themeColor="text1"/>
        </w:rPr>
        <w:t>елей из композитного провайдера.</w:t>
      </w:r>
    </w:p>
    <w:p w14:paraId="0B8878FF" w14:textId="77777777" w:rsidR="002C6476" w:rsidRDefault="002C6476" w:rsidP="002C6476">
      <w:pPr>
        <w:spacing w:after="240" w:line="276" w:lineRule="auto"/>
        <w:ind w:firstLine="567"/>
        <w:rPr>
          <w:rFonts w:ascii="Arial" w:hAnsi="Arial" w:cs="Arial"/>
          <w:color w:val="000000" w:themeColor="text1"/>
        </w:rPr>
      </w:pPr>
      <w:r>
        <w:rPr>
          <w:rFonts w:ascii="Arial" w:hAnsi="Arial" w:cs="Arial"/>
          <w:color w:val="000000" w:themeColor="text1"/>
        </w:rPr>
        <w:t>Реализация каждого уровня агрегации долж</w:t>
      </w:r>
      <w:r w:rsidRPr="00A629EB">
        <w:rPr>
          <w:rFonts w:ascii="Arial" w:hAnsi="Arial" w:cs="Arial"/>
          <w:color w:val="000000" w:themeColor="text1"/>
        </w:rPr>
        <w:t>н</w:t>
      </w:r>
      <w:r>
        <w:rPr>
          <w:rFonts w:ascii="Arial" w:hAnsi="Arial" w:cs="Arial"/>
          <w:color w:val="000000" w:themeColor="text1"/>
        </w:rPr>
        <w:t xml:space="preserve">а рассматриваться </w:t>
      </w:r>
      <w:r w:rsidRPr="00A629EB">
        <w:rPr>
          <w:rFonts w:ascii="Arial" w:hAnsi="Arial" w:cs="Arial"/>
          <w:color w:val="000000" w:themeColor="text1"/>
        </w:rPr>
        <w:t>отдельно и быть описан</w:t>
      </w:r>
      <w:r>
        <w:rPr>
          <w:rFonts w:ascii="Arial" w:hAnsi="Arial" w:cs="Arial"/>
          <w:color w:val="000000" w:themeColor="text1"/>
        </w:rPr>
        <w:t>а</w:t>
      </w:r>
      <w:r w:rsidRPr="00A629EB">
        <w:rPr>
          <w:rFonts w:ascii="Arial" w:hAnsi="Arial" w:cs="Arial"/>
          <w:color w:val="000000" w:themeColor="text1"/>
        </w:rPr>
        <w:t xml:space="preserve"> в функциональной спецификации</w:t>
      </w:r>
      <w:r>
        <w:rPr>
          <w:rFonts w:ascii="Arial" w:hAnsi="Arial" w:cs="Arial"/>
          <w:color w:val="000000" w:themeColor="text1"/>
        </w:rPr>
        <w:t>.</w:t>
      </w:r>
    </w:p>
    <w:p w14:paraId="0D968470" w14:textId="77777777" w:rsidR="002C6476" w:rsidRPr="00AB10BE" w:rsidRDefault="002C6476" w:rsidP="0017040D">
      <w:pPr>
        <w:spacing w:after="240" w:line="276" w:lineRule="auto"/>
        <w:ind w:firstLine="567"/>
        <w:rPr>
          <w:rFonts w:ascii="Arial" w:hAnsi="Arial" w:cs="Arial"/>
          <w:color w:val="000000" w:themeColor="text1"/>
        </w:rPr>
      </w:pPr>
    </w:p>
    <w:p w14:paraId="62638032" w14:textId="77777777" w:rsidR="0017040D" w:rsidRDefault="0017040D">
      <w:pPr>
        <w:pStyle w:val="3"/>
      </w:pPr>
      <w:bookmarkStart w:id="2648" w:name="_Toc77357572"/>
      <w:r>
        <w:t>Функции планирования</w:t>
      </w:r>
      <w:bookmarkEnd w:id="2648"/>
    </w:p>
    <w:p w14:paraId="1E39F142" w14:textId="77777777" w:rsidR="00F87734" w:rsidRPr="003D60FA" w:rsidRDefault="003D60FA" w:rsidP="002C6476">
      <w:pPr>
        <w:spacing w:after="240" w:line="276" w:lineRule="auto"/>
        <w:ind w:firstLine="567"/>
        <w:rPr>
          <w:rFonts w:ascii="Arial" w:hAnsi="Arial" w:cs="Arial"/>
          <w:color w:val="000000" w:themeColor="text1"/>
        </w:rPr>
      </w:pPr>
      <w:r>
        <w:rPr>
          <w:rFonts w:ascii="Arial" w:hAnsi="Arial" w:cs="Arial"/>
          <w:color w:val="000000" w:themeColor="text1"/>
        </w:rPr>
        <w:t xml:space="preserve">Для </w:t>
      </w:r>
      <w:r w:rsidR="00C26292">
        <w:rPr>
          <w:rFonts w:ascii="Arial" w:hAnsi="Arial" w:cs="Arial"/>
          <w:color w:val="000000" w:themeColor="text1"/>
        </w:rPr>
        <w:t>автоматизации</w:t>
      </w:r>
      <w:r>
        <w:rPr>
          <w:rFonts w:ascii="Arial" w:hAnsi="Arial" w:cs="Arial"/>
          <w:color w:val="000000" w:themeColor="text1"/>
        </w:rPr>
        <w:t xml:space="preserve"> расчётов показателей бюджетов </w:t>
      </w:r>
      <w:r w:rsidR="00C26292">
        <w:rPr>
          <w:rFonts w:ascii="Arial" w:hAnsi="Arial" w:cs="Arial"/>
          <w:color w:val="000000" w:themeColor="text1"/>
        </w:rPr>
        <w:t>и дополнительных преобразований данных бюджетов следует применять функции планирования.</w:t>
      </w:r>
    </w:p>
    <w:p w14:paraId="2FE92474" w14:textId="77777777" w:rsidR="0017040D" w:rsidRPr="00727F37" w:rsidRDefault="0017040D" w:rsidP="002C6476">
      <w:pPr>
        <w:spacing w:after="240" w:line="276" w:lineRule="auto"/>
        <w:ind w:firstLine="567"/>
        <w:rPr>
          <w:rFonts w:ascii="Arial" w:hAnsi="Arial" w:cs="Arial"/>
          <w:color w:val="000000" w:themeColor="text1"/>
        </w:rPr>
      </w:pPr>
      <w:r w:rsidRPr="00727F37">
        <w:rPr>
          <w:rFonts w:ascii="Arial" w:hAnsi="Arial" w:cs="Arial"/>
          <w:color w:val="000000" w:themeColor="text1"/>
        </w:rPr>
        <w:t>Функция планирования – это программа, определяющая логику вычислений над данными. Функции можно разделить на следующие виды:</w:t>
      </w:r>
    </w:p>
    <w:p w14:paraId="1E2847D1" w14:textId="77777777" w:rsidR="0017040D" w:rsidRPr="002C6476" w:rsidRDefault="0017040D" w:rsidP="000A1539">
      <w:pPr>
        <w:pStyle w:val="af9"/>
        <w:numPr>
          <w:ilvl w:val="0"/>
          <w:numId w:val="20"/>
        </w:numPr>
        <w:spacing w:after="240" w:line="276" w:lineRule="auto"/>
        <w:ind w:left="993"/>
        <w:rPr>
          <w:rFonts w:ascii="Arial" w:hAnsi="Arial" w:cs="Arial"/>
          <w:color w:val="000000" w:themeColor="text1"/>
        </w:rPr>
      </w:pPr>
      <w:r w:rsidRPr="002C6476">
        <w:rPr>
          <w:rFonts w:ascii="Arial" w:hAnsi="Arial" w:cs="Arial"/>
          <w:color w:val="000000" w:themeColor="text1"/>
        </w:rPr>
        <w:t>Стандартные – поставляемые с системой функции, которые позволяют выполнить настройку логики вычислений без знаний основ программирования.</w:t>
      </w:r>
    </w:p>
    <w:p w14:paraId="0A57CFF5" w14:textId="77777777" w:rsidR="0017040D" w:rsidRPr="002C6476" w:rsidRDefault="0017040D" w:rsidP="000A1539">
      <w:pPr>
        <w:pStyle w:val="af9"/>
        <w:numPr>
          <w:ilvl w:val="0"/>
          <w:numId w:val="20"/>
        </w:numPr>
        <w:spacing w:after="240" w:line="276" w:lineRule="auto"/>
        <w:ind w:left="993"/>
        <w:rPr>
          <w:rFonts w:ascii="Arial" w:hAnsi="Arial" w:cs="Arial"/>
          <w:color w:val="000000" w:themeColor="text1"/>
        </w:rPr>
      </w:pPr>
      <w:r w:rsidRPr="002C6476">
        <w:rPr>
          <w:rFonts w:ascii="Arial" w:hAnsi="Arial" w:cs="Arial"/>
          <w:color w:val="000000" w:themeColor="text1"/>
        </w:rPr>
        <w:t xml:space="preserve">Формулы – функции, логика работы которых разрабатывается на языке </w:t>
      </w:r>
      <w:r w:rsidR="002C6476">
        <w:rPr>
          <w:rFonts w:ascii="Arial" w:hAnsi="Arial" w:cs="Arial"/>
          <w:color w:val="000000" w:themeColor="text1"/>
        </w:rPr>
        <w:t xml:space="preserve">программирования </w:t>
      </w:r>
      <w:r w:rsidRPr="002C6476">
        <w:rPr>
          <w:rFonts w:ascii="Arial" w:hAnsi="Arial" w:cs="Arial"/>
          <w:color w:val="000000" w:themeColor="text1"/>
        </w:rPr>
        <w:t>FOX.</w:t>
      </w:r>
    </w:p>
    <w:p w14:paraId="65D191DD" w14:textId="77777777" w:rsidR="0017040D" w:rsidRPr="002C6476" w:rsidRDefault="0017040D" w:rsidP="000A1539">
      <w:pPr>
        <w:pStyle w:val="af9"/>
        <w:numPr>
          <w:ilvl w:val="0"/>
          <w:numId w:val="20"/>
        </w:numPr>
        <w:spacing w:after="240" w:line="276" w:lineRule="auto"/>
        <w:ind w:left="993"/>
        <w:rPr>
          <w:rFonts w:ascii="Arial" w:hAnsi="Arial" w:cs="Arial"/>
          <w:color w:val="000000" w:themeColor="text1"/>
        </w:rPr>
      </w:pPr>
      <w:r w:rsidRPr="002C6476">
        <w:rPr>
          <w:rFonts w:ascii="Arial" w:hAnsi="Arial" w:cs="Arial"/>
          <w:color w:val="000000" w:themeColor="text1"/>
        </w:rPr>
        <w:t>Пользовательские – функции, логика работы которых разрабатывается на языке ABAP или SAP HANA SQLScript.</w:t>
      </w:r>
    </w:p>
    <w:p w14:paraId="33D5BD67" w14:textId="77777777" w:rsidR="00C26292" w:rsidRDefault="00C26292" w:rsidP="002C6476">
      <w:pPr>
        <w:spacing w:after="240" w:line="276" w:lineRule="auto"/>
        <w:ind w:firstLine="567"/>
        <w:rPr>
          <w:rFonts w:ascii="Arial" w:hAnsi="Arial" w:cs="Arial"/>
          <w:color w:val="000000" w:themeColor="text1"/>
        </w:rPr>
      </w:pPr>
      <w:r>
        <w:rPr>
          <w:rFonts w:ascii="Arial" w:hAnsi="Arial" w:cs="Arial"/>
          <w:color w:val="000000" w:themeColor="text1"/>
        </w:rPr>
        <w:t xml:space="preserve">Должны быть реализованы функции планирования, автоматизирующие расчёт одних значений показателей бюджета на основе других. Например, расчёт резерва бюджета по операционным затратам и капитальным вложениям, как определённый процент от </w:t>
      </w:r>
      <w:r w:rsidR="006E3FF9">
        <w:rPr>
          <w:rFonts w:ascii="Arial" w:hAnsi="Arial" w:cs="Arial"/>
          <w:color w:val="000000" w:themeColor="text1"/>
        </w:rPr>
        <w:t>суммы других статей.</w:t>
      </w:r>
    </w:p>
    <w:p w14:paraId="29CFE466" w14:textId="77777777" w:rsidR="0017040D" w:rsidRDefault="00C024EB" w:rsidP="002C6476">
      <w:pPr>
        <w:spacing w:after="240" w:line="276" w:lineRule="auto"/>
        <w:ind w:firstLine="567"/>
        <w:rPr>
          <w:rFonts w:ascii="Arial" w:hAnsi="Arial" w:cs="Arial"/>
          <w:color w:val="000000" w:themeColor="text1"/>
        </w:rPr>
      </w:pPr>
      <w:r>
        <w:rPr>
          <w:rFonts w:ascii="Arial" w:hAnsi="Arial" w:cs="Arial"/>
          <w:color w:val="000000" w:themeColor="text1"/>
        </w:rPr>
        <w:t>Д</w:t>
      </w:r>
      <w:r w:rsidR="0017040D" w:rsidRPr="00FD1BB6">
        <w:rPr>
          <w:rFonts w:ascii="Arial" w:hAnsi="Arial" w:cs="Arial"/>
          <w:color w:val="000000" w:themeColor="text1"/>
        </w:rPr>
        <w:t>олжна быть настроена функция копирования</w:t>
      </w:r>
      <w:r w:rsidR="0017040D">
        <w:rPr>
          <w:rFonts w:ascii="Arial" w:hAnsi="Arial" w:cs="Arial"/>
          <w:color w:val="000000" w:themeColor="text1"/>
        </w:rPr>
        <w:t xml:space="preserve"> «Копирование версий» на основе стандартной функции копирования (0</w:t>
      </w:r>
      <w:r w:rsidR="0017040D" w:rsidRPr="002C6476">
        <w:rPr>
          <w:rFonts w:ascii="Arial" w:hAnsi="Arial" w:cs="Arial"/>
          <w:color w:val="000000" w:themeColor="text1"/>
        </w:rPr>
        <w:t>RSPL</w:t>
      </w:r>
      <w:r w:rsidR="0017040D" w:rsidRPr="00FD1BB6">
        <w:rPr>
          <w:rFonts w:ascii="Arial" w:hAnsi="Arial" w:cs="Arial"/>
          <w:color w:val="000000" w:themeColor="text1"/>
        </w:rPr>
        <w:t>_</w:t>
      </w:r>
      <w:r w:rsidR="0017040D" w:rsidRPr="002C6476">
        <w:rPr>
          <w:rFonts w:ascii="Arial" w:hAnsi="Arial" w:cs="Arial"/>
          <w:color w:val="000000" w:themeColor="text1"/>
        </w:rPr>
        <w:t>COPY</w:t>
      </w:r>
      <w:r w:rsidR="0017040D">
        <w:rPr>
          <w:rFonts w:ascii="Arial" w:hAnsi="Arial" w:cs="Arial"/>
          <w:color w:val="000000" w:themeColor="text1"/>
        </w:rPr>
        <w:t>)</w:t>
      </w:r>
      <w:r w:rsidR="0017040D" w:rsidRPr="00C036F3">
        <w:rPr>
          <w:rFonts w:ascii="Arial" w:hAnsi="Arial" w:cs="Arial"/>
          <w:color w:val="000000" w:themeColor="text1"/>
        </w:rPr>
        <w:t xml:space="preserve">. </w:t>
      </w:r>
      <w:r w:rsidR="0017040D">
        <w:rPr>
          <w:rFonts w:ascii="Arial" w:hAnsi="Arial" w:cs="Arial"/>
          <w:color w:val="000000" w:themeColor="text1"/>
        </w:rPr>
        <w:t>При этом в полях для изменения данных должен быть выбран единственный признак «Версия».</w:t>
      </w:r>
    </w:p>
    <w:p w14:paraId="2779D793" w14:textId="77777777" w:rsidR="0017040D" w:rsidRPr="00C036F3" w:rsidRDefault="0017040D" w:rsidP="002C6476">
      <w:pPr>
        <w:spacing w:after="240" w:line="276" w:lineRule="auto"/>
        <w:ind w:firstLine="567"/>
        <w:rPr>
          <w:rFonts w:ascii="Arial" w:hAnsi="Arial" w:cs="Arial"/>
          <w:color w:val="000000" w:themeColor="text1"/>
        </w:rPr>
      </w:pPr>
      <w:r>
        <w:rPr>
          <w:rFonts w:ascii="Arial" w:hAnsi="Arial" w:cs="Arial"/>
          <w:color w:val="000000" w:themeColor="text1"/>
        </w:rPr>
        <w:t>Эта функция позволит выполнить копирование данных в новые версии для создания альтернативных версий планирования и оценки возможных вариантов создания бюджета. Также с помощью данной функции можно выполнить копирование данных в и</w:t>
      </w:r>
      <w:r w:rsidR="002C6476">
        <w:rPr>
          <w:rFonts w:ascii="Arial" w:hAnsi="Arial" w:cs="Arial"/>
          <w:color w:val="000000" w:themeColor="text1"/>
        </w:rPr>
        <w:t xml:space="preserve">тоговую версию для утверждения. </w:t>
      </w:r>
      <w:r>
        <w:rPr>
          <w:rFonts w:ascii="Arial" w:hAnsi="Arial" w:cs="Arial"/>
          <w:color w:val="000000" w:themeColor="text1"/>
        </w:rPr>
        <w:t xml:space="preserve">Для сравнения различных версий </w:t>
      </w:r>
      <w:r w:rsidR="002C6476">
        <w:rPr>
          <w:rFonts w:ascii="Arial" w:hAnsi="Arial" w:cs="Arial"/>
          <w:color w:val="000000" w:themeColor="text1"/>
        </w:rPr>
        <w:t>д</w:t>
      </w:r>
      <w:r>
        <w:rPr>
          <w:rFonts w:ascii="Arial" w:hAnsi="Arial" w:cs="Arial"/>
          <w:color w:val="000000" w:themeColor="text1"/>
        </w:rPr>
        <w:t>олжен быть создан</w:t>
      </w:r>
      <w:r w:rsidR="002C6476">
        <w:rPr>
          <w:rFonts w:ascii="Arial" w:hAnsi="Arial" w:cs="Arial"/>
          <w:color w:val="000000" w:themeColor="text1"/>
        </w:rPr>
        <w:t xml:space="preserve"> аналитический отчёт</w:t>
      </w:r>
      <w:r>
        <w:rPr>
          <w:rFonts w:ascii="Arial" w:hAnsi="Arial" w:cs="Arial"/>
          <w:color w:val="000000" w:themeColor="text1"/>
        </w:rPr>
        <w:t>.</w:t>
      </w:r>
    </w:p>
    <w:p w14:paraId="084FF6ED" w14:textId="77777777" w:rsidR="0017040D" w:rsidRPr="00A97CC4" w:rsidRDefault="0017040D" w:rsidP="002C6476">
      <w:pPr>
        <w:spacing w:after="240" w:line="276" w:lineRule="auto"/>
        <w:ind w:firstLine="567"/>
        <w:rPr>
          <w:rFonts w:ascii="Arial" w:hAnsi="Arial" w:cs="Arial"/>
          <w:color w:val="000000" w:themeColor="text1"/>
        </w:rPr>
      </w:pPr>
      <w:r>
        <w:rPr>
          <w:rFonts w:ascii="Arial" w:hAnsi="Arial" w:cs="Arial"/>
          <w:color w:val="000000" w:themeColor="text1"/>
        </w:rPr>
        <w:t>Фильтры</w:t>
      </w:r>
      <w:r w:rsidRPr="00727F37">
        <w:rPr>
          <w:rFonts w:ascii="Arial" w:hAnsi="Arial" w:cs="Arial"/>
          <w:color w:val="000000" w:themeColor="text1"/>
        </w:rPr>
        <w:t xml:space="preserve"> </w:t>
      </w:r>
      <w:r>
        <w:rPr>
          <w:rFonts w:ascii="Arial" w:hAnsi="Arial" w:cs="Arial"/>
          <w:color w:val="000000" w:themeColor="text1"/>
        </w:rPr>
        <w:t xml:space="preserve">– это ограничения области данных для функций планирования. Фильтры </w:t>
      </w:r>
      <w:r w:rsidRPr="00A97CC4">
        <w:rPr>
          <w:rFonts w:ascii="Arial" w:hAnsi="Arial" w:cs="Arial"/>
          <w:color w:val="000000" w:themeColor="text1"/>
        </w:rPr>
        <w:t>создаются на уровне агрегации и ограничивают значения признаков. Фильтры используются в последовательно</w:t>
      </w:r>
      <w:r w:rsidR="002C6476">
        <w:rPr>
          <w:rFonts w:ascii="Arial" w:hAnsi="Arial" w:cs="Arial"/>
          <w:color w:val="000000" w:themeColor="text1"/>
        </w:rPr>
        <w:t>стях планирования.</w:t>
      </w:r>
    </w:p>
    <w:p w14:paraId="7EC09160" w14:textId="77777777" w:rsidR="0017040D" w:rsidRDefault="0017040D" w:rsidP="0068572F">
      <w:pPr>
        <w:spacing w:after="240" w:line="276" w:lineRule="auto"/>
        <w:ind w:firstLine="567"/>
        <w:rPr>
          <w:rFonts w:ascii="Arial" w:hAnsi="Arial" w:cs="Arial"/>
          <w:color w:val="000000" w:themeColor="text1"/>
        </w:rPr>
      </w:pPr>
      <w:r w:rsidRPr="00A97CC4">
        <w:rPr>
          <w:rFonts w:ascii="Arial" w:hAnsi="Arial" w:cs="Arial"/>
          <w:color w:val="000000" w:themeColor="text1"/>
        </w:rPr>
        <w:t>Последовательности планирования</w:t>
      </w:r>
      <w:r>
        <w:rPr>
          <w:rFonts w:ascii="Arial" w:hAnsi="Arial" w:cs="Arial"/>
          <w:color w:val="000000" w:themeColor="text1"/>
        </w:rPr>
        <w:t xml:space="preserve"> – набор</w:t>
      </w:r>
      <w:r w:rsidRPr="004B4CBA">
        <w:rPr>
          <w:rFonts w:ascii="Arial" w:hAnsi="Arial" w:cs="Arial"/>
          <w:color w:val="000000" w:themeColor="text1"/>
        </w:rPr>
        <w:t xml:space="preserve"> (</w:t>
      </w:r>
      <w:r>
        <w:rPr>
          <w:rFonts w:ascii="Arial" w:hAnsi="Arial" w:cs="Arial"/>
          <w:color w:val="000000" w:themeColor="text1"/>
        </w:rPr>
        <w:t xml:space="preserve">объединение) </w:t>
      </w:r>
      <w:r w:rsidRPr="00A97CC4">
        <w:rPr>
          <w:rFonts w:ascii="Arial" w:hAnsi="Arial" w:cs="Arial"/>
          <w:color w:val="000000" w:themeColor="text1"/>
        </w:rPr>
        <w:t>функций планирования выстроенный в порядке</w:t>
      </w:r>
      <w:r>
        <w:rPr>
          <w:rFonts w:ascii="Arial" w:hAnsi="Arial" w:cs="Arial"/>
          <w:color w:val="000000" w:themeColor="text1"/>
        </w:rPr>
        <w:t xml:space="preserve"> их выполнения. При этом</w:t>
      </w:r>
      <w:r w:rsidRPr="00A97CC4">
        <w:rPr>
          <w:rFonts w:ascii="Arial" w:hAnsi="Arial" w:cs="Arial"/>
          <w:color w:val="000000" w:themeColor="text1"/>
        </w:rPr>
        <w:t xml:space="preserve"> набор данных, </w:t>
      </w:r>
      <w:r>
        <w:rPr>
          <w:rFonts w:ascii="Arial" w:hAnsi="Arial" w:cs="Arial"/>
          <w:color w:val="000000" w:themeColor="text1"/>
        </w:rPr>
        <w:t xml:space="preserve">для которого </w:t>
      </w:r>
      <w:r w:rsidRPr="00A97CC4">
        <w:rPr>
          <w:rFonts w:ascii="Arial" w:hAnsi="Arial" w:cs="Arial"/>
          <w:color w:val="000000" w:themeColor="text1"/>
        </w:rPr>
        <w:t xml:space="preserve">выполняется функция планирования, </w:t>
      </w:r>
      <w:r w:rsidR="0068572F" w:rsidRPr="00A97CC4">
        <w:rPr>
          <w:rFonts w:ascii="Arial" w:hAnsi="Arial" w:cs="Arial"/>
          <w:color w:val="000000" w:themeColor="text1"/>
        </w:rPr>
        <w:t>определён</w:t>
      </w:r>
      <w:r w:rsidRPr="00A97CC4">
        <w:rPr>
          <w:rFonts w:ascii="Arial" w:hAnsi="Arial" w:cs="Arial"/>
          <w:color w:val="000000" w:themeColor="text1"/>
        </w:rPr>
        <w:t xml:space="preserve"> фильтрами.</w:t>
      </w:r>
    </w:p>
    <w:p w14:paraId="3C960151" w14:textId="77777777" w:rsidR="0068572F" w:rsidRDefault="0068572F" w:rsidP="0068572F">
      <w:pPr>
        <w:spacing w:after="240" w:line="276" w:lineRule="auto"/>
        <w:ind w:firstLine="567"/>
        <w:rPr>
          <w:rFonts w:ascii="Arial" w:hAnsi="Arial" w:cs="Arial"/>
          <w:color w:val="000000" w:themeColor="text1"/>
        </w:rPr>
      </w:pPr>
      <w:r>
        <w:rPr>
          <w:rFonts w:ascii="Arial" w:hAnsi="Arial" w:cs="Arial"/>
          <w:color w:val="000000" w:themeColor="text1"/>
        </w:rPr>
        <w:t>Реализация функций планирования долж</w:t>
      </w:r>
      <w:r w:rsidRPr="00A629EB">
        <w:rPr>
          <w:rFonts w:ascii="Arial" w:hAnsi="Arial" w:cs="Arial"/>
          <w:color w:val="000000" w:themeColor="text1"/>
        </w:rPr>
        <w:t>н</w:t>
      </w:r>
      <w:r>
        <w:rPr>
          <w:rFonts w:ascii="Arial" w:hAnsi="Arial" w:cs="Arial"/>
          <w:color w:val="000000" w:themeColor="text1"/>
        </w:rPr>
        <w:t xml:space="preserve">а рассматриваться </w:t>
      </w:r>
      <w:r w:rsidRPr="00A629EB">
        <w:rPr>
          <w:rFonts w:ascii="Arial" w:hAnsi="Arial" w:cs="Arial"/>
          <w:color w:val="000000" w:themeColor="text1"/>
        </w:rPr>
        <w:t>отдельно и быть описан</w:t>
      </w:r>
      <w:r>
        <w:rPr>
          <w:rFonts w:ascii="Arial" w:hAnsi="Arial" w:cs="Arial"/>
          <w:color w:val="000000" w:themeColor="text1"/>
        </w:rPr>
        <w:t>а</w:t>
      </w:r>
      <w:r w:rsidRPr="00A629EB">
        <w:rPr>
          <w:rFonts w:ascii="Arial" w:hAnsi="Arial" w:cs="Arial"/>
          <w:color w:val="000000" w:themeColor="text1"/>
        </w:rPr>
        <w:t xml:space="preserve"> в функциональной спецификации</w:t>
      </w:r>
      <w:r>
        <w:rPr>
          <w:rFonts w:ascii="Arial" w:hAnsi="Arial" w:cs="Arial"/>
          <w:color w:val="000000" w:themeColor="text1"/>
        </w:rPr>
        <w:t>.</w:t>
      </w:r>
    </w:p>
    <w:p w14:paraId="61BD5A90" w14:textId="77777777" w:rsidR="0068572F" w:rsidRPr="004B4CBA" w:rsidRDefault="0068572F" w:rsidP="0068572F">
      <w:pPr>
        <w:spacing w:after="240" w:line="276" w:lineRule="auto"/>
        <w:ind w:firstLine="567"/>
        <w:rPr>
          <w:rFonts w:ascii="Arial" w:hAnsi="Arial" w:cs="Arial"/>
          <w:color w:val="000000" w:themeColor="text1"/>
        </w:rPr>
      </w:pPr>
    </w:p>
    <w:p w14:paraId="384833DC" w14:textId="77777777" w:rsidR="0017040D" w:rsidRDefault="0017040D">
      <w:pPr>
        <w:pStyle w:val="3"/>
      </w:pPr>
      <w:bookmarkStart w:id="2649" w:name="_Toc77357573"/>
      <w:r>
        <w:t>Аналитические запросы</w:t>
      </w:r>
      <w:bookmarkEnd w:id="2649"/>
    </w:p>
    <w:p w14:paraId="44FA47D4" w14:textId="77777777" w:rsidR="006E3FF9" w:rsidRPr="006E3FF9" w:rsidRDefault="006E3FF9"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Для выборки данных в различных представлениях необходимо использовать запросы к хранилищу </w:t>
      </w:r>
      <w:r>
        <w:rPr>
          <w:rFonts w:ascii="Arial" w:hAnsi="Arial" w:cs="Arial"/>
          <w:color w:val="000000" w:themeColor="text1"/>
          <w:lang w:val="en-US"/>
        </w:rPr>
        <w:t>SAP</w:t>
      </w:r>
      <w:r w:rsidRPr="006E3FF9">
        <w:rPr>
          <w:rFonts w:ascii="Arial" w:hAnsi="Arial" w:cs="Arial"/>
          <w:color w:val="000000" w:themeColor="text1"/>
        </w:rPr>
        <w:t xml:space="preserve"> </w:t>
      </w:r>
      <w:r>
        <w:rPr>
          <w:rFonts w:ascii="Arial" w:hAnsi="Arial" w:cs="Arial"/>
          <w:color w:val="000000" w:themeColor="text1"/>
          <w:lang w:val="en-US"/>
        </w:rPr>
        <w:t>BW</w:t>
      </w:r>
      <w:r w:rsidRPr="006E3FF9">
        <w:rPr>
          <w:rFonts w:ascii="Arial" w:hAnsi="Arial" w:cs="Arial"/>
          <w:color w:val="000000" w:themeColor="text1"/>
        </w:rPr>
        <w:t xml:space="preserve">. </w:t>
      </w:r>
      <w:r>
        <w:rPr>
          <w:rFonts w:ascii="Arial" w:hAnsi="Arial" w:cs="Arial"/>
          <w:color w:val="000000" w:themeColor="text1"/>
        </w:rPr>
        <w:t xml:space="preserve">При этом следует </w:t>
      </w:r>
      <w:r w:rsidR="002977A1">
        <w:rPr>
          <w:rFonts w:ascii="Arial" w:hAnsi="Arial" w:cs="Arial"/>
          <w:color w:val="000000" w:themeColor="text1"/>
        </w:rPr>
        <w:t xml:space="preserve">придерживаться правила разумной достаточности. Аналитический запрос, выбирающий значительный объём данных в различных аналитиках, может быть функциональней при анализе, но потребует больше ресурсов на обработку, что может негативно сказаться на производительности. </w:t>
      </w:r>
    </w:p>
    <w:p w14:paraId="50A25FBD"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Аналитический запрос – это объект системы, который позволяет определить формат </w:t>
      </w:r>
      <w:r w:rsidR="0068572F">
        <w:rPr>
          <w:rFonts w:ascii="Arial" w:hAnsi="Arial" w:cs="Arial"/>
          <w:color w:val="000000" w:themeColor="text1"/>
        </w:rPr>
        <w:t>отчёта</w:t>
      </w:r>
      <w:r>
        <w:rPr>
          <w:rFonts w:ascii="Arial" w:hAnsi="Arial" w:cs="Arial"/>
          <w:color w:val="000000" w:themeColor="text1"/>
        </w:rPr>
        <w:t xml:space="preserve"> со строками и столбцами, ограничениями и условиями вывода информации.</w:t>
      </w:r>
    </w:p>
    <w:p w14:paraId="003FB9B2" w14:textId="77777777" w:rsidR="0017040D" w:rsidRPr="0068572F"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Аналитический запрос может быть создан на разных объектах хранилища данных </w:t>
      </w:r>
      <w:r w:rsidR="0068572F">
        <w:rPr>
          <w:rFonts w:ascii="Arial" w:hAnsi="Arial" w:cs="Arial"/>
          <w:color w:val="000000" w:themeColor="text1"/>
        </w:rPr>
        <w:t>S</w:t>
      </w:r>
      <w:r w:rsidRPr="0068572F">
        <w:rPr>
          <w:rFonts w:ascii="Arial" w:hAnsi="Arial" w:cs="Arial"/>
          <w:color w:val="000000" w:themeColor="text1"/>
        </w:rPr>
        <w:t>A</w:t>
      </w:r>
      <w:r w:rsidR="0068572F">
        <w:rPr>
          <w:rFonts w:ascii="Arial" w:hAnsi="Arial" w:cs="Arial"/>
          <w:color w:val="000000" w:themeColor="text1"/>
          <w:lang w:val="en-US"/>
        </w:rPr>
        <w:t>P</w:t>
      </w:r>
      <w:r w:rsidRPr="00731F78">
        <w:rPr>
          <w:rFonts w:ascii="Arial" w:hAnsi="Arial" w:cs="Arial"/>
          <w:color w:val="000000" w:themeColor="text1"/>
        </w:rPr>
        <w:t xml:space="preserve"> BW</w:t>
      </w:r>
      <w:r>
        <w:rPr>
          <w:rFonts w:ascii="Arial" w:hAnsi="Arial" w:cs="Arial"/>
          <w:color w:val="000000" w:themeColor="text1"/>
        </w:rPr>
        <w:t>, таких как: композитный провайдер, объекты хранения данных (</w:t>
      </w:r>
      <w:r w:rsidRPr="00731F78">
        <w:rPr>
          <w:rFonts w:ascii="Arial" w:hAnsi="Arial" w:cs="Arial"/>
          <w:color w:val="000000" w:themeColor="text1"/>
        </w:rPr>
        <w:t>DSO</w:t>
      </w:r>
      <w:r>
        <w:rPr>
          <w:rFonts w:ascii="Arial" w:hAnsi="Arial" w:cs="Arial"/>
          <w:color w:val="000000" w:themeColor="text1"/>
        </w:rPr>
        <w:t xml:space="preserve"> (</w:t>
      </w:r>
      <w:r w:rsidRPr="00731F78">
        <w:rPr>
          <w:rFonts w:ascii="Arial" w:hAnsi="Arial" w:cs="Arial"/>
          <w:color w:val="000000" w:themeColor="text1"/>
        </w:rPr>
        <w:t>advanced</w:t>
      </w:r>
      <w:r w:rsidRPr="00277BAA">
        <w:rPr>
          <w:rFonts w:ascii="Arial" w:hAnsi="Arial" w:cs="Arial"/>
          <w:color w:val="000000" w:themeColor="text1"/>
        </w:rPr>
        <w:t>)</w:t>
      </w:r>
      <w:r w:rsidR="0068572F">
        <w:rPr>
          <w:rFonts w:ascii="Arial" w:hAnsi="Arial" w:cs="Arial"/>
          <w:color w:val="000000" w:themeColor="text1"/>
        </w:rPr>
        <w:t>), признак</w:t>
      </w:r>
      <w:r w:rsidR="0068572F" w:rsidRPr="0068572F">
        <w:rPr>
          <w:rFonts w:ascii="Arial" w:hAnsi="Arial" w:cs="Arial"/>
          <w:color w:val="000000" w:themeColor="text1"/>
        </w:rPr>
        <w:t xml:space="preserve">. </w:t>
      </w:r>
      <w:r w:rsidR="0068572F">
        <w:rPr>
          <w:rFonts w:ascii="Arial" w:hAnsi="Arial" w:cs="Arial"/>
          <w:color w:val="000000" w:themeColor="text1"/>
        </w:rPr>
        <w:t>Тем не менее следует придерживаться правила реализации запросом только на композитных провайдерах.</w:t>
      </w:r>
    </w:p>
    <w:p w14:paraId="27C38196"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Аналитический запрос может быть представлен в виде </w:t>
      </w:r>
      <w:r w:rsidR="0068572F">
        <w:rPr>
          <w:rFonts w:ascii="Arial" w:hAnsi="Arial" w:cs="Arial"/>
          <w:color w:val="000000" w:themeColor="text1"/>
        </w:rPr>
        <w:t>отчёта</w:t>
      </w:r>
      <w:r>
        <w:rPr>
          <w:rFonts w:ascii="Arial" w:hAnsi="Arial" w:cs="Arial"/>
          <w:color w:val="000000" w:themeColor="text1"/>
        </w:rPr>
        <w:t xml:space="preserve"> или в виде формы ввода с возможностью планирования значений (создание/изменение/удаление).</w:t>
      </w:r>
      <w:r w:rsidRPr="00731F78">
        <w:rPr>
          <w:rFonts w:ascii="Arial" w:hAnsi="Arial" w:cs="Arial"/>
          <w:color w:val="000000" w:themeColor="text1"/>
        </w:rPr>
        <w:t xml:space="preserve"> </w:t>
      </w:r>
      <w:r>
        <w:rPr>
          <w:rFonts w:ascii="Arial" w:hAnsi="Arial" w:cs="Arial"/>
          <w:color w:val="000000" w:themeColor="text1"/>
        </w:rPr>
        <w:t xml:space="preserve">Аналитический запрос в виде формы ввода должен быть посмотрен на объекте хранилища данных </w:t>
      </w:r>
      <w:r w:rsidRPr="0068572F">
        <w:rPr>
          <w:rFonts w:ascii="Arial" w:hAnsi="Arial" w:cs="Arial"/>
          <w:color w:val="000000" w:themeColor="text1"/>
        </w:rPr>
        <w:t>SAP</w:t>
      </w:r>
      <w:r w:rsidRPr="00731F78">
        <w:rPr>
          <w:rFonts w:ascii="Arial" w:hAnsi="Arial" w:cs="Arial"/>
          <w:color w:val="000000" w:themeColor="text1"/>
        </w:rPr>
        <w:t xml:space="preserve"> </w:t>
      </w:r>
      <w:r w:rsidRPr="0068572F">
        <w:rPr>
          <w:rFonts w:ascii="Arial" w:hAnsi="Arial" w:cs="Arial"/>
          <w:color w:val="000000" w:themeColor="text1"/>
        </w:rPr>
        <w:t>BW</w:t>
      </w:r>
      <w:r>
        <w:rPr>
          <w:rFonts w:ascii="Arial" w:hAnsi="Arial" w:cs="Arial"/>
          <w:color w:val="000000" w:themeColor="text1"/>
        </w:rPr>
        <w:t>, содержащим хотя бы один объект хранения данных (</w:t>
      </w:r>
      <w:r w:rsidRPr="00731F78">
        <w:rPr>
          <w:rFonts w:ascii="Arial" w:hAnsi="Arial" w:cs="Arial"/>
          <w:color w:val="000000" w:themeColor="text1"/>
        </w:rPr>
        <w:t>DSO</w:t>
      </w:r>
      <w:r>
        <w:rPr>
          <w:rFonts w:ascii="Arial" w:hAnsi="Arial" w:cs="Arial"/>
          <w:color w:val="000000" w:themeColor="text1"/>
        </w:rPr>
        <w:t xml:space="preserve"> (</w:t>
      </w:r>
      <w:r w:rsidRPr="00731F78">
        <w:rPr>
          <w:rFonts w:ascii="Arial" w:hAnsi="Arial" w:cs="Arial"/>
          <w:color w:val="000000" w:themeColor="text1"/>
        </w:rPr>
        <w:t>advanced</w:t>
      </w:r>
      <w:r w:rsidRPr="00277BAA">
        <w:rPr>
          <w:rFonts w:ascii="Arial" w:hAnsi="Arial" w:cs="Arial"/>
          <w:color w:val="000000" w:themeColor="text1"/>
        </w:rPr>
        <w:t>)</w:t>
      </w:r>
      <w:r>
        <w:rPr>
          <w:rFonts w:ascii="Arial" w:hAnsi="Arial" w:cs="Arial"/>
          <w:color w:val="000000" w:themeColor="text1"/>
        </w:rPr>
        <w:t>) с возможностью планирования.</w:t>
      </w:r>
    </w:p>
    <w:p w14:paraId="124F1982"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Аналитические запросы используются в интерфейсе </w:t>
      </w:r>
      <w:r w:rsidRPr="0068572F">
        <w:rPr>
          <w:rFonts w:ascii="Arial" w:hAnsi="Arial" w:cs="Arial"/>
          <w:color w:val="000000" w:themeColor="text1"/>
        </w:rPr>
        <w:t>SAP</w:t>
      </w:r>
      <w:r w:rsidRPr="00731F78">
        <w:rPr>
          <w:rFonts w:ascii="Arial" w:hAnsi="Arial" w:cs="Arial"/>
          <w:color w:val="000000" w:themeColor="text1"/>
        </w:rPr>
        <w:t xml:space="preserve"> </w:t>
      </w:r>
      <w:r w:rsidRPr="0068572F">
        <w:rPr>
          <w:rFonts w:ascii="Arial" w:hAnsi="Arial" w:cs="Arial"/>
          <w:color w:val="000000" w:themeColor="text1"/>
        </w:rPr>
        <w:t>Analysis</w:t>
      </w:r>
      <w:r w:rsidRPr="00731F78">
        <w:rPr>
          <w:rFonts w:ascii="Arial" w:hAnsi="Arial" w:cs="Arial"/>
          <w:color w:val="000000" w:themeColor="text1"/>
        </w:rPr>
        <w:t xml:space="preserve"> </w:t>
      </w:r>
      <w:r w:rsidRPr="0068572F">
        <w:rPr>
          <w:rFonts w:ascii="Arial" w:hAnsi="Arial" w:cs="Arial"/>
          <w:color w:val="000000" w:themeColor="text1"/>
        </w:rPr>
        <w:t>for</w:t>
      </w:r>
      <w:r w:rsidRPr="00731F78">
        <w:rPr>
          <w:rFonts w:ascii="Arial" w:hAnsi="Arial" w:cs="Arial"/>
          <w:color w:val="000000" w:themeColor="text1"/>
        </w:rPr>
        <w:t xml:space="preserve"> </w:t>
      </w:r>
      <w:r w:rsidRPr="0068572F">
        <w:rPr>
          <w:rFonts w:ascii="Arial" w:hAnsi="Arial" w:cs="Arial"/>
          <w:color w:val="000000" w:themeColor="text1"/>
        </w:rPr>
        <w:t>Microsoft</w:t>
      </w:r>
      <w:r w:rsidRPr="00731F78">
        <w:rPr>
          <w:rFonts w:ascii="Arial" w:hAnsi="Arial" w:cs="Arial"/>
          <w:color w:val="000000" w:themeColor="text1"/>
        </w:rPr>
        <w:t xml:space="preserve"> </w:t>
      </w:r>
      <w:r w:rsidRPr="0068572F">
        <w:rPr>
          <w:rFonts w:ascii="Arial" w:hAnsi="Arial" w:cs="Arial"/>
          <w:color w:val="000000" w:themeColor="text1"/>
        </w:rPr>
        <w:t>Excel</w:t>
      </w:r>
      <w:r>
        <w:rPr>
          <w:rFonts w:ascii="Arial" w:hAnsi="Arial" w:cs="Arial"/>
          <w:color w:val="000000" w:themeColor="text1"/>
        </w:rPr>
        <w:t xml:space="preserve"> в качестве источников данных для построения:</w:t>
      </w:r>
    </w:p>
    <w:p w14:paraId="7F92530F" w14:textId="77777777" w:rsidR="0017040D" w:rsidRPr="0068572F" w:rsidRDefault="0068572F" w:rsidP="000A1539">
      <w:pPr>
        <w:pStyle w:val="af9"/>
        <w:numPr>
          <w:ilvl w:val="0"/>
          <w:numId w:val="20"/>
        </w:numPr>
        <w:spacing w:after="240" w:line="276" w:lineRule="auto"/>
        <w:ind w:left="993"/>
        <w:rPr>
          <w:rFonts w:ascii="Arial" w:hAnsi="Arial" w:cs="Arial"/>
          <w:color w:val="000000" w:themeColor="text1"/>
        </w:rPr>
      </w:pPr>
      <w:r w:rsidRPr="0068572F">
        <w:rPr>
          <w:rFonts w:ascii="Arial" w:hAnsi="Arial" w:cs="Arial"/>
          <w:color w:val="000000" w:themeColor="text1"/>
        </w:rPr>
        <w:t>Отчётов</w:t>
      </w:r>
      <w:r>
        <w:rPr>
          <w:rFonts w:ascii="Arial" w:hAnsi="Arial" w:cs="Arial"/>
          <w:color w:val="000000" w:themeColor="text1"/>
        </w:rPr>
        <w:t>;</w:t>
      </w:r>
    </w:p>
    <w:p w14:paraId="2B89678D" w14:textId="77777777" w:rsidR="0017040D" w:rsidRPr="0068572F" w:rsidRDefault="0017040D" w:rsidP="000A1539">
      <w:pPr>
        <w:pStyle w:val="af9"/>
        <w:numPr>
          <w:ilvl w:val="0"/>
          <w:numId w:val="20"/>
        </w:numPr>
        <w:spacing w:after="240" w:line="276" w:lineRule="auto"/>
        <w:ind w:left="993"/>
        <w:rPr>
          <w:rFonts w:ascii="Arial" w:hAnsi="Arial" w:cs="Arial"/>
          <w:color w:val="000000" w:themeColor="text1"/>
        </w:rPr>
      </w:pPr>
      <w:r w:rsidRPr="0068572F">
        <w:rPr>
          <w:rFonts w:ascii="Arial" w:hAnsi="Arial" w:cs="Arial"/>
          <w:color w:val="000000" w:themeColor="text1"/>
        </w:rPr>
        <w:t>Форм</w:t>
      </w:r>
      <w:r w:rsidR="0068572F">
        <w:rPr>
          <w:rFonts w:ascii="Arial" w:hAnsi="Arial" w:cs="Arial"/>
          <w:color w:val="000000" w:themeColor="text1"/>
        </w:rPr>
        <w:t>атов</w:t>
      </w:r>
      <w:r w:rsidRPr="0068572F">
        <w:rPr>
          <w:rFonts w:ascii="Arial" w:hAnsi="Arial" w:cs="Arial"/>
          <w:color w:val="000000" w:themeColor="text1"/>
        </w:rPr>
        <w:t xml:space="preserve"> ввода</w:t>
      </w:r>
      <w:r w:rsidR="0068572F">
        <w:rPr>
          <w:rFonts w:ascii="Arial" w:hAnsi="Arial" w:cs="Arial"/>
          <w:color w:val="000000" w:themeColor="text1"/>
        </w:rPr>
        <w:t>;</w:t>
      </w:r>
    </w:p>
    <w:p w14:paraId="515664DD" w14:textId="77777777" w:rsidR="0017040D" w:rsidRPr="0068572F" w:rsidRDefault="0017040D" w:rsidP="000A1539">
      <w:pPr>
        <w:pStyle w:val="af9"/>
        <w:numPr>
          <w:ilvl w:val="0"/>
          <w:numId w:val="20"/>
        </w:numPr>
        <w:spacing w:after="240" w:line="276" w:lineRule="auto"/>
        <w:ind w:left="993"/>
        <w:rPr>
          <w:rFonts w:ascii="Arial" w:hAnsi="Arial" w:cs="Arial"/>
          <w:color w:val="000000" w:themeColor="text1"/>
        </w:rPr>
      </w:pPr>
      <w:r w:rsidRPr="0068572F">
        <w:rPr>
          <w:rFonts w:ascii="Arial" w:hAnsi="Arial" w:cs="Arial"/>
          <w:color w:val="000000" w:themeColor="text1"/>
        </w:rPr>
        <w:t>Рабочих книг</w:t>
      </w:r>
      <w:r w:rsidR="0068572F">
        <w:rPr>
          <w:rFonts w:ascii="Arial" w:hAnsi="Arial" w:cs="Arial"/>
          <w:color w:val="000000" w:themeColor="text1"/>
        </w:rPr>
        <w:t>.</w:t>
      </w:r>
    </w:p>
    <w:p w14:paraId="7A68478D" w14:textId="77777777" w:rsidR="00D15461" w:rsidRDefault="00D15461" w:rsidP="00D15461">
      <w:pPr>
        <w:spacing w:after="240" w:line="276" w:lineRule="auto"/>
        <w:ind w:firstLine="567"/>
        <w:rPr>
          <w:rFonts w:ascii="Arial" w:hAnsi="Arial" w:cs="Arial"/>
          <w:color w:val="000000" w:themeColor="text1"/>
        </w:rPr>
      </w:pPr>
      <w:r>
        <w:rPr>
          <w:rFonts w:ascii="Arial" w:hAnsi="Arial" w:cs="Arial"/>
          <w:color w:val="000000" w:themeColor="text1"/>
        </w:rPr>
        <w:t>Создание тех или иных аналитических запросов может рассматриваться совместно с созданием рабочих книг</w:t>
      </w:r>
      <w:r w:rsidRPr="00A629EB">
        <w:rPr>
          <w:rFonts w:ascii="Arial" w:hAnsi="Arial" w:cs="Arial"/>
          <w:color w:val="000000" w:themeColor="text1"/>
        </w:rPr>
        <w:t xml:space="preserve"> и </w:t>
      </w:r>
      <w:r>
        <w:rPr>
          <w:rFonts w:ascii="Arial" w:hAnsi="Arial" w:cs="Arial"/>
          <w:color w:val="000000" w:themeColor="text1"/>
        </w:rPr>
        <w:t xml:space="preserve">должно </w:t>
      </w:r>
      <w:r w:rsidRPr="00A629EB">
        <w:rPr>
          <w:rFonts w:ascii="Arial" w:hAnsi="Arial" w:cs="Arial"/>
          <w:color w:val="000000" w:themeColor="text1"/>
        </w:rPr>
        <w:t>быть описан</w:t>
      </w:r>
      <w:r>
        <w:rPr>
          <w:rFonts w:ascii="Arial" w:hAnsi="Arial" w:cs="Arial"/>
          <w:color w:val="000000" w:themeColor="text1"/>
        </w:rPr>
        <w:t>а</w:t>
      </w:r>
      <w:r w:rsidRPr="00A629EB">
        <w:rPr>
          <w:rFonts w:ascii="Arial" w:hAnsi="Arial" w:cs="Arial"/>
          <w:color w:val="000000" w:themeColor="text1"/>
        </w:rPr>
        <w:t xml:space="preserve"> в функциональной спецификации</w:t>
      </w:r>
      <w:r>
        <w:rPr>
          <w:rFonts w:ascii="Arial" w:hAnsi="Arial" w:cs="Arial"/>
          <w:color w:val="000000" w:themeColor="text1"/>
        </w:rPr>
        <w:t xml:space="preserve"> на их разработку.</w:t>
      </w:r>
    </w:p>
    <w:p w14:paraId="0D8DE130" w14:textId="77777777" w:rsidR="00D15461" w:rsidRPr="00550DB6" w:rsidRDefault="00D15461" w:rsidP="0068572F">
      <w:pPr>
        <w:spacing w:after="240" w:line="276" w:lineRule="auto"/>
        <w:ind w:firstLine="567"/>
        <w:rPr>
          <w:rFonts w:ascii="Arial" w:hAnsi="Arial" w:cs="Arial"/>
          <w:color w:val="000000" w:themeColor="text1"/>
        </w:rPr>
      </w:pPr>
    </w:p>
    <w:p w14:paraId="1704B6BF" w14:textId="77777777" w:rsidR="0017040D" w:rsidRDefault="0017040D">
      <w:pPr>
        <w:pStyle w:val="3"/>
      </w:pPr>
      <w:bookmarkStart w:id="2650" w:name="_Toc77357574"/>
      <w:r>
        <w:t>Рабочие книги</w:t>
      </w:r>
      <w:bookmarkEnd w:id="2650"/>
    </w:p>
    <w:p w14:paraId="2AE37BBB" w14:textId="77777777" w:rsidR="0012038A" w:rsidRPr="000B79BB" w:rsidRDefault="0012038A"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Реализацию интерфейса пользователя для анализа и обработки данных следует выполнить в </w:t>
      </w:r>
      <w:r w:rsidR="000B79BB">
        <w:rPr>
          <w:rFonts w:ascii="Arial" w:hAnsi="Arial" w:cs="Arial"/>
          <w:color w:val="000000" w:themeColor="text1"/>
        </w:rPr>
        <w:t xml:space="preserve">виде аналитического приложения в </w:t>
      </w:r>
      <w:r w:rsidR="000B79BB">
        <w:rPr>
          <w:rFonts w:ascii="Arial" w:hAnsi="Arial" w:cs="Arial"/>
          <w:color w:val="000000" w:themeColor="text1"/>
          <w:lang w:val="en-US"/>
        </w:rPr>
        <w:t>Microsoft</w:t>
      </w:r>
      <w:r w:rsidR="000B79BB" w:rsidRPr="000B79BB">
        <w:rPr>
          <w:rFonts w:ascii="Arial" w:hAnsi="Arial" w:cs="Arial"/>
          <w:color w:val="000000" w:themeColor="text1"/>
        </w:rPr>
        <w:t xml:space="preserve"> </w:t>
      </w:r>
      <w:r w:rsidR="000B79BB">
        <w:rPr>
          <w:rFonts w:ascii="Arial" w:hAnsi="Arial" w:cs="Arial"/>
          <w:color w:val="000000" w:themeColor="text1"/>
          <w:lang w:val="en-US"/>
        </w:rPr>
        <w:t>Excel</w:t>
      </w:r>
      <w:r w:rsidR="000B79BB" w:rsidRPr="000B79BB">
        <w:rPr>
          <w:rFonts w:ascii="Arial" w:hAnsi="Arial" w:cs="Arial"/>
          <w:color w:val="000000" w:themeColor="text1"/>
        </w:rPr>
        <w:t xml:space="preserve"> </w:t>
      </w:r>
      <w:r w:rsidR="000B79BB">
        <w:rPr>
          <w:rFonts w:ascii="Arial" w:hAnsi="Arial" w:cs="Arial"/>
          <w:color w:val="000000" w:themeColor="text1"/>
        </w:rPr>
        <w:t xml:space="preserve">дополненного функциональностью </w:t>
      </w:r>
      <w:r w:rsidR="000B79BB">
        <w:rPr>
          <w:rFonts w:ascii="Arial" w:hAnsi="Arial" w:cs="Arial"/>
          <w:color w:val="000000" w:themeColor="text1"/>
          <w:lang w:val="en-US"/>
        </w:rPr>
        <w:t>SAP</w:t>
      </w:r>
      <w:r w:rsidR="000B79BB" w:rsidRPr="007968C0">
        <w:rPr>
          <w:rFonts w:ascii="Arial" w:hAnsi="Arial" w:cs="Arial"/>
          <w:color w:val="000000" w:themeColor="text1"/>
        </w:rPr>
        <w:t xml:space="preserve"> </w:t>
      </w:r>
      <w:r w:rsidR="000B79BB" w:rsidRPr="0068572F">
        <w:rPr>
          <w:rFonts w:ascii="Arial" w:hAnsi="Arial" w:cs="Arial"/>
          <w:color w:val="000000" w:themeColor="text1"/>
        </w:rPr>
        <w:t>Analysis</w:t>
      </w:r>
      <w:r w:rsidR="000B79BB" w:rsidRPr="00731F78">
        <w:rPr>
          <w:rFonts w:ascii="Arial" w:hAnsi="Arial" w:cs="Arial"/>
          <w:color w:val="000000" w:themeColor="text1"/>
        </w:rPr>
        <w:t xml:space="preserve"> </w:t>
      </w:r>
      <w:r w:rsidR="000B79BB" w:rsidRPr="0068572F">
        <w:rPr>
          <w:rFonts w:ascii="Arial" w:hAnsi="Arial" w:cs="Arial"/>
          <w:color w:val="000000" w:themeColor="text1"/>
        </w:rPr>
        <w:t>for</w:t>
      </w:r>
      <w:r w:rsidR="000B79BB" w:rsidRPr="00731F78">
        <w:rPr>
          <w:rFonts w:ascii="Arial" w:hAnsi="Arial" w:cs="Arial"/>
          <w:color w:val="000000" w:themeColor="text1"/>
        </w:rPr>
        <w:t xml:space="preserve"> </w:t>
      </w:r>
      <w:r w:rsidR="000B79BB" w:rsidRPr="0068572F">
        <w:rPr>
          <w:rFonts w:ascii="Arial" w:hAnsi="Arial" w:cs="Arial"/>
          <w:color w:val="000000" w:themeColor="text1"/>
        </w:rPr>
        <w:t>Microsoft</w:t>
      </w:r>
      <w:r w:rsidR="000B79BB" w:rsidRPr="00731F78">
        <w:rPr>
          <w:rFonts w:ascii="Arial" w:hAnsi="Arial" w:cs="Arial"/>
          <w:color w:val="000000" w:themeColor="text1"/>
        </w:rPr>
        <w:t xml:space="preserve"> </w:t>
      </w:r>
      <w:r w:rsidR="000B79BB" w:rsidRPr="0068572F">
        <w:rPr>
          <w:rFonts w:ascii="Arial" w:hAnsi="Arial" w:cs="Arial"/>
          <w:color w:val="000000" w:themeColor="text1"/>
        </w:rPr>
        <w:t>Excel</w:t>
      </w:r>
      <w:r w:rsidR="000B79BB" w:rsidRPr="007968C0">
        <w:rPr>
          <w:rFonts w:ascii="Arial" w:hAnsi="Arial" w:cs="Arial"/>
          <w:color w:val="000000" w:themeColor="text1"/>
        </w:rPr>
        <w:t>.</w:t>
      </w:r>
    </w:p>
    <w:p w14:paraId="740E6D34"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Рабочая книга – </w:t>
      </w:r>
      <w:r w:rsidRPr="0076296F">
        <w:rPr>
          <w:rFonts w:ascii="Arial" w:hAnsi="Arial" w:cs="Arial"/>
          <w:color w:val="000000" w:themeColor="text1"/>
        </w:rPr>
        <w:t>интерфейс</w:t>
      </w:r>
      <w:r>
        <w:rPr>
          <w:rFonts w:ascii="Arial" w:hAnsi="Arial" w:cs="Arial"/>
          <w:color w:val="000000" w:themeColor="text1"/>
        </w:rPr>
        <w:t xml:space="preserve"> </w:t>
      </w:r>
      <w:r w:rsidRPr="0068572F">
        <w:rPr>
          <w:rFonts w:ascii="Arial" w:hAnsi="Arial" w:cs="Arial"/>
          <w:color w:val="000000" w:themeColor="text1"/>
        </w:rPr>
        <w:t>SAP</w:t>
      </w:r>
      <w:r w:rsidRPr="00731F78">
        <w:rPr>
          <w:rFonts w:ascii="Arial" w:hAnsi="Arial" w:cs="Arial"/>
          <w:color w:val="000000" w:themeColor="text1"/>
        </w:rPr>
        <w:t xml:space="preserve"> </w:t>
      </w:r>
      <w:r w:rsidRPr="0068572F">
        <w:rPr>
          <w:rFonts w:ascii="Arial" w:hAnsi="Arial" w:cs="Arial"/>
          <w:color w:val="000000" w:themeColor="text1"/>
        </w:rPr>
        <w:t>Analysis</w:t>
      </w:r>
      <w:r w:rsidRPr="00731F78">
        <w:rPr>
          <w:rFonts w:ascii="Arial" w:hAnsi="Arial" w:cs="Arial"/>
          <w:color w:val="000000" w:themeColor="text1"/>
        </w:rPr>
        <w:t xml:space="preserve"> </w:t>
      </w:r>
      <w:r w:rsidRPr="0068572F">
        <w:rPr>
          <w:rFonts w:ascii="Arial" w:hAnsi="Arial" w:cs="Arial"/>
          <w:color w:val="000000" w:themeColor="text1"/>
        </w:rPr>
        <w:t>for</w:t>
      </w:r>
      <w:r w:rsidRPr="00731F78">
        <w:rPr>
          <w:rFonts w:ascii="Arial" w:hAnsi="Arial" w:cs="Arial"/>
          <w:color w:val="000000" w:themeColor="text1"/>
        </w:rPr>
        <w:t xml:space="preserve"> </w:t>
      </w:r>
      <w:r w:rsidRPr="0068572F">
        <w:rPr>
          <w:rFonts w:ascii="Arial" w:hAnsi="Arial" w:cs="Arial"/>
          <w:color w:val="000000" w:themeColor="text1"/>
        </w:rPr>
        <w:t>Microsoft</w:t>
      </w:r>
      <w:r w:rsidRPr="00731F78">
        <w:rPr>
          <w:rFonts w:ascii="Arial" w:hAnsi="Arial" w:cs="Arial"/>
          <w:color w:val="000000" w:themeColor="text1"/>
        </w:rPr>
        <w:t xml:space="preserve"> </w:t>
      </w:r>
      <w:r w:rsidRPr="0068572F">
        <w:rPr>
          <w:rFonts w:ascii="Arial" w:hAnsi="Arial" w:cs="Arial"/>
          <w:color w:val="000000" w:themeColor="text1"/>
        </w:rPr>
        <w:t>Excel</w:t>
      </w:r>
      <w:r>
        <w:rPr>
          <w:rFonts w:ascii="Arial" w:hAnsi="Arial" w:cs="Arial"/>
          <w:color w:val="000000" w:themeColor="text1"/>
        </w:rPr>
        <w:t xml:space="preserve">, позволяющий вводить и анализировать </w:t>
      </w:r>
      <w:r w:rsidR="0068572F">
        <w:rPr>
          <w:rFonts w:ascii="Arial" w:hAnsi="Arial" w:cs="Arial"/>
          <w:color w:val="000000" w:themeColor="text1"/>
        </w:rPr>
        <w:t xml:space="preserve">данные </w:t>
      </w:r>
      <w:r w:rsidR="0012038A">
        <w:rPr>
          <w:rFonts w:ascii="Arial" w:hAnsi="Arial" w:cs="Arial"/>
          <w:color w:val="000000" w:themeColor="text1"/>
        </w:rPr>
        <w:t xml:space="preserve">из </w:t>
      </w:r>
      <w:r w:rsidR="0068572F">
        <w:rPr>
          <w:rFonts w:ascii="Arial" w:hAnsi="Arial" w:cs="Arial"/>
          <w:color w:val="000000" w:themeColor="text1"/>
        </w:rPr>
        <w:t>хранилища</w:t>
      </w:r>
      <w:r w:rsidR="0012038A">
        <w:rPr>
          <w:rFonts w:ascii="Arial" w:hAnsi="Arial" w:cs="Arial"/>
          <w:color w:val="000000" w:themeColor="text1"/>
        </w:rPr>
        <w:t xml:space="preserve"> </w:t>
      </w:r>
      <w:r w:rsidR="0012038A">
        <w:rPr>
          <w:rFonts w:ascii="Arial" w:hAnsi="Arial" w:cs="Arial"/>
          <w:color w:val="000000" w:themeColor="text1"/>
          <w:lang w:val="en-US"/>
        </w:rPr>
        <w:t>SAP</w:t>
      </w:r>
      <w:r w:rsidR="0012038A" w:rsidRPr="0012038A">
        <w:rPr>
          <w:rFonts w:ascii="Arial" w:hAnsi="Arial" w:cs="Arial"/>
          <w:color w:val="000000" w:themeColor="text1"/>
        </w:rPr>
        <w:t xml:space="preserve"> </w:t>
      </w:r>
      <w:r w:rsidR="0012038A">
        <w:rPr>
          <w:rFonts w:ascii="Arial" w:hAnsi="Arial" w:cs="Arial"/>
          <w:color w:val="000000" w:themeColor="text1"/>
          <w:lang w:val="en-US"/>
        </w:rPr>
        <w:t>BW</w:t>
      </w:r>
      <w:r>
        <w:rPr>
          <w:rFonts w:ascii="Arial" w:hAnsi="Arial" w:cs="Arial"/>
          <w:color w:val="000000" w:themeColor="text1"/>
        </w:rPr>
        <w:t>. Состоит из одного или нескольких аналитических запросов.</w:t>
      </w:r>
    </w:p>
    <w:p w14:paraId="68804D8A" w14:textId="77777777" w:rsidR="0017040D" w:rsidRDefault="0017040D" w:rsidP="0068572F">
      <w:pPr>
        <w:spacing w:after="240" w:line="276" w:lineRule="auto"/>
        <w:ind w:firstLine="567"/>
        <w:rPr>
          <w:rFonts w:ascii="Arial" w:hAnsi="Arial" w:cs="Arial"/>
          <w:color w:val="000000" w:themeColor="text1"/>
        </w:rPr>
      </w:pPr>
      <w:r w:rsidRPr="0068572F">
        <w:rPr>
          <w:rFonts w:ascii="Arial" w:hAnsi="Arial" w:cs="Arial"/>
          <w:color w:val="000000" w:themeColor="text1"/>
        </w:rPr>
        <w:t>SAP</w:t>
      </w:r>
      <w:r w:rsidRPr="00731F78">
        <w:rPr>
          <w:rFonts w:ascii="Arial" w:hAnsi="Arial" w:cs="Arial"/>
          <w:color w:val="000000" w:themeColor="text1"/>
        </w:rPr>
        <w:t xml:space="preserve"> </w:t>
      </w:r>
      <w:r w:rsidRPr="0068572F">
        <w:rPr>
          <w:rFonts w:ascii="Arial" w:hAnsi="Arial" w:cs="Arial"/>
          <w:color w:val="000000" w:themeColor="text1"/>
        </w:rPr>
        <w:t>Analysis</w:t>
      </w:r>
      <w:r w:rsidRPr="00731F78">
        <w:rPr>
          <w:rFonts w:ascii="Arial" w:hAnsi="Arial" w:cs="Arial"/>
          <w:color w:val="000000" w:themeColor="text1"/>
        </w:rPr>
        <w:t xml:space="preserve"> </w:t>
      </w:r>
      <w:r w:rsidRPr="0068572F">
        <w:rPr>
          <w:rFonts w:ascii="Arial" w:hAnsi="Arial" w:cs="Arial"/>
          <w:color w:val="000000" w:themeColor="text1"/>
        </w:rPr>
        <w:t>for</w:t>
      </w:r>
      <w:r w:rsidRPr="00731F78">
        <w:rPr>
          <w:rFonts w:ascii="Arial" w:hAnsi="Arial" w:cs="Arial"/>
          <w:color w:val="000000" w:themeColor="text1"/>
        </w:rPr>
        <w:t xml:space="preserve"> </w:t>
      </w:r>
      <w:r w:rsidRPr="0068572F">
        <w:rPr>
          <w:rFonts w:ascii="Arial" w:hAnsi="Arial" w:cs="Arial"/>
          <w:color w:val="000000" w:themeColor="text1"/>
        </w:rPr>
        <w:t>Microsoft</w:t>
      </w:r>
      <w:r w:rsidRPr="00731F78">
        <w:rPr>
          <w:rFonts w:ascii="Arial" w:hAnsi="Arial" w:cs="Arial"/>
          <w:color w:val="000000" w:themeColor="text1"/>
        </w:rPr>
        <w:t xml:space="preserve"> </w:t>
      </w:r>
      <w:r w:rsidRPr="0068572F">
        <w:rPr>
          <w:rFonts w:ascii="Arial" w:hAnsi="Arial" w:cs="Arial"/>
          <w:color w:val="000000" w:themeColor="text1"/>
        </w:rPr>
        <w:t>Excel - п</w:t>
      </w:r>
      <w:r w:rsidRPr="00832432">
        <w:rPr>
          <w:rFonts w:ascii="Arial" w:hAnsi="Arial" w:cs="Arial"/>
          <w:color w:val="000000" w:themeColor="text1"/>
        </w:rPr>
        <w:t xml:space="preserve">рограммный инструмент, реализованный в виде надстройки над MS Excel и предназначенный для настройки и </w:t>
      </w:r>
      <w:r w:rsidR="0068572F">
        <w:rPr>
          <w:rFonts w:ascii="Arial" w:hAnsi="Arial" w:cs="Arial"/>
          <w:color w:val="000000" w:themeColor="text1"/>
        </w:rPr>
        <w:t>вызова</w:t>
      </w:r>
      <w:r w:rsidRPr="00832432">
        <w:rPr>
          <w:rFonts w:ascii="Arial" w:hAnsi="Arial" w:cs="Arial"/>
          <w:color w:val="000000" w:themeColor="text1"/>
        </w:rPr>
        <w:t xml:space="preserve"> </w:t>
      </w:r>
      <w:r w:rsidR="0068572F" w:rsidRPr="00832432">
        <w:rPr>
          <w:rFonts w:ascii="Arial" w:hAnsi="Arial" w:cs="Arial"/>
          <w:color w:val="000000" w:themeColor="text1"/>
        </w:rPr>
        <w:t>отчётов</w:t>
      </w:r>
      <w:r w:rsidRPr="00832432">
        <w:rPr>
          <w:rFonts w:ascii="Arial" w:hAnsi="Arial" w:cs="Arial"/>
          <w:color w:val="000000" w:themeColor="text1"/>
        </w:rPr>
        <w:t xml:space="preserve"> и форм</w:t>
      </w:r>
      <w:r w:rsidR="0068572F">
        <w:rPr>
          <w:rFonts w:ascii="Arial" w:hAnsi="Arial" w:cs="Arial"/>
          <w:color w:val="000000" w:themeColor="text1"/>
        </w:rPr>
        <w:t>атов</w:t>
      </w:r>
      <w:r w:rsidRPr="00832432">
        <w:rPr>
          <w:rFonts w:ascii="Arial" w:hAnsi="Arial" w:cs="Arial"/>
          <w:color w:val="000000" w:themeColor="text1"/>
        </w:rPr>
        <w:t xml:space="preserve"> ввода над данными хранилища SAP BW.</w:t>
      </w:r>
    </w:p>
    <w:p w14:paraId="1D2B8578"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Рабочая книга гибко настраивается под проектные задачи и, как правило, содержит область информации, область переменных, область функций и область вывода </w:t>
      </w:r>
      <w:r w:rsidR="0068572F">
        <w:rPr>
          <w:rFonts w:ascii="Arial" w:hAnsi="Arial" w:cs="Arial"/>
          <w:color w:val="000000" w:themeColor="text1"/>
        </w:rPr>
        <w:t>отчёта/формата</w:t>
      </w:r>
      <w:r>
        <w:rPr>
          <w:rFonts w:ascii="Arial" w:hAnsi="Arial" w:cs="Arial"/>
          <w:color w:val="000000" w:themeColor="text1"/>
        </w:rPr>
        <w:t xml:space="preserve"> ввода. </w:t>
      </w:r>
      <w:r w:rsidR="0068572F">
        <w:rPr>
          <w:rFonts w:ascii="Arial" w:hAnsi="Arial" w:cs="Arial"/>
          <w:color w:val="000000" w:themeColor="text1"/>
        </w:rPr>
        <w:t>Тем не менее</w:t>
      </w:r>
      <w:r>
        <w:rPr>
          <w:rFonts w:ascii="Arial" w:hAnsi="Arial" w:cs="Arial"/>
          <w:color w:val="000000" w:themeColor="text1"/>
        </w:rPr>
        <w:t xml:space="preserve"> структура рабочей книги не является обязательной. Дизайн рабочей книги должен соответствовать корпоративным стандартам.</w:t>
      </w:r>
    </w:p>
    <w:p w14:paraId="29AC1A5F"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Рабочая книга является </w:t>
      </w:r>
      <w:r w:rsidR="0068572F">
        <w:rPr>
          <w:rFonts w:ascii="Arial" w:hAnsi="Arial" w:cs="Arial"/>
          <w:color w:val="000000" w:themeColor="text1"/>
        </w:rPr>
        <w:t>интерфейсом работы</w:t>
      </w:r>
      <w:r>
        <w:rPr>
          <w:rFonts w:ascii="Arial" w:hAnsi="Arial" w:cs="Arial"/>
          <w:color w:val="000000" w:themeColor="text1"/>
        </w:rPr>
        <w:t xml:space="preserve"> пользователя в системе</w:t>
      </w:r>
      <w:r w:rsidRPr="005143D6">
        <w:rPr>
          <w:rFonts w:ascii="Arial" w:hAnsi="Arial" w:cs="Arial"/>
          <w:color w:val="000000" w:themeColor="text1"/>
        </w:rPr>
        <w:t xml:space="preserve"> </w:t>
      </w:r>
      <w:r>
        <w:rPr>
          <w:rFonts w:ascii="Arial" w:hAnsi="Arial" w:cs="Arial"/>
          <w:color w:val="000000" w:themeColor="text1"/>
        </w:rPr>
        <w:t xml:space="preserve">для </w:t>
      </w:r>
      <w:r w:rsidR="0068572F">
        <w:rPr>
          <w:rFonts w:ascii="Arial" w:hAnsi="Arial" w:cs="Arial"/>
          <w:color w:val="000000" w:themeColor="text1"/>
        </w:rPr>
        <w:t>модели годового</w:t>
      </w:r>
      <w:r w:rsidR="0068572F" w:rsidRPr="00810DDD">
        <w:rPr>
          <w:rFonts w:ascii="Arial" w:hAnsi="Arial" w:cs="Arial"/>
          <w:color w:val="000000" w:themeColor="text1"/>
        </w:rPr>
        <w:t xml:space="preserve"> </w:t>
      </w:r>
      <w:r w:rsidR="0068572F">
        <w:rPr>
          <w:rFonts w:ascii="Arial" w:hAnsi="Arial" w:cs="Arial"/>
          <w:color w:val="000000" w:themeColor="text1"/>
        </w:rPr>
        <w:t>бюджета</w:t>
      </w:r>
      <w:r>
        <w:rPr>
          <w:rFonts w:ascii="Arial" w:hAnsi="Arial" w:cs="Arial"/>
          <w:color w:val="000000" w:themeColor="text1"/>
        </w:rPr>
        <w:t xml:space="preserve">. Рабочие книги вызываются из потока бизнес операций, </w:t>
      </w:r>
      <w:r w:rsidR="0068572F">
        <w:rPr>
          <w:rFonts w:ascii="Arial" w:hAnsi="Arial" w:cs="Arial"/>
          <w:color w:val="000000" w:themeColor="text1"/>
        </w:rPr>
        <w:t xml:space="preserve">путём </w:t>
      </w:r>
      <w:r>
        <w:rPr>
          <w:rFonts w:ascii="Arial" w:hAnsi="Arial" w:cs="Arial"/>
          <w:color w:val="000000" w:themeColor="text1"/>
        </w:rPr>
        <w:t>переход</w:t>
      </w:r>
      <w:r w:rsidR="0068572F">
        <w:rPr>
          <w:rFonts w:ascii="Arial" w:hAnsi="Arial" w:cs="Arial"/>
          <w:color w:val="000000" w:themeColor="text1"/>
        </w:rPr>
        <w:t>а</w:t>
      </w:r>
      <w:r>
        <w:rPr>
          <w:rFonts w:ascii="Arial" w:hAnsi="Arial" w:cs="Arial"/>
          <w:color w:val="000000" w:themeColor="text1"/>
        </w:rPr>
        <w:t xml:space="preserve"> по </w:t>
      </w:r>
      <w:r w:rsidR="0068572F">
        <w:rPr>
          <w:rFonts w:ascii="Arial" w:hAnsi="Arial" w:cs="Arial"/>
          <w:color w:val="000000" w:themeColor="text1"/>
        </w:rPr>
        <w:t>гипер</w:t>
      </w:r>
      <w:r>
        <w:rPr>
          <w:rFonts w:ascii="Arial" w:hAnsi="Arial" w:cs="Arial"/>
          <w:color w:val="000000" w:themeColor="text1"/>
        </w:rPr>
        <w:t xml:space="preserve">ссылке в </w:t>
      </w:r>
      <w:r w:rsidRPr="0076296F">
        <w:rPr>
          <w:rFonts w:ascii="Arial" w:hAnsi="Arial" w:cs="Arial"/>
          <w:color w:val="000000" w:themeColor="text1"/>
        </w:rPr>
        <w:t>интерфейс</w:t>
      </w:r>
      <w:r>
        <w:rPr>
          <w:rFonts w:ascii="Arial" w:hAnsi="Arial" w:cs="Arial"/>
          <w:color w:val="000000" w:themeColor="text1"/>
        </w:rPr>
        <w:t xml:space="preserve"> </w:t>
      </w:r>
      <w:r w:rsidRPr="0068572F">
        <w:rPr>
          <w:rFonts w:ascii="Arial" w:hAnsi="Arial" w:cs="Arial"/>
          <w:color w:val="000000" w:themeColor="text1"/>
        </w:rPr>
        <w:t>SAP</w:t>
      </w:r>
      <w:r w:rsidRPr="00731F78">
        <w:rPr>
          <w:rFonts w:ascii="Arial" w:hAnsi="Arial" w:cs="Arial"/>
          <w:color w:val="000000" w:themeColor="text1"/>
        </w:rPr>
        <w:t xml:space="preserve"> </w:t>
      </w:r>
      <w:r w:rsidRPr="0068572F">
        <w:rPr>
          <w:rFonts w:ascii="Arial" w:hAnsi="Arial" w:cs="Arial"/>
          <w:color w:val="000000" w:themeColor="text1"/>
        </w:rPr>
        <w:t>Analysis</w:t>
      </w:r>
      <w:r w:rsidRPr="00731F78">
        <w:rPr>
          <w:rFonts w:ascii="Arial" w:hAnsi="Arial" w:cs="Arial"/>
          <w:color w:val="000000" w:themeColor="text1"/>
        </w:rPr>
        <w:t xml:space="preserve"> </w:t>
      </w:r>
      <w:r w:rsidRPr="0068572F">
        <w:rPr>
          <w:rFonts w:ascii="Arial" w:hAnsi="Arial" w:cs="Arial"/>
          <w:color w:val="000000" w:themeColor="text1"/>
        </w:rPr>
        <w:t>for</w:t>
      </w:r>
      <w:r w:rsidRPr="00731F78">
        <w:rPr>
          <w:rFonts w:ascii="Arial" w:hAnsi="Arial" w:cs="Arial"/>
          <w:color w:val="000000" w:themeColor="text1"/>
        </w:rPr>
        <w:t xml:space="preserve"> </w:t>
      </w:r>
      <w:r w:rsidRPr="0068572F">
        <w:rPr>
          <w:rFonts w:ascii="Arial" w:hAnsi="Arial" w:cs="Arial"/>
          <w:color w:val="000000" w:themeColor="text1"/>
        </w:rPr>
        <w:t>Microsoft</w:t>
      </w:r>
      <w:r w:rsidRPr="00731F78">
        <w:rPr>
          <w:rFonts w:ascii="Arial" w:hAnsi="Arial" w:cs="Arial"/>
          <w:color w:val="000000" w:themeColor="text1"/>
        </w:rPr>
        <w:t xml:space="preserve"> </w:t>
      </w:r>
      <w:r w:rsidR="0068572F">
        <w:rPr>
          <w:rFonts w:ascii="Arial" w:hAnsi="Arial" w:cs="Arial"/>
          <w:color w:val="000000" w:themeColor="text1"/>
          <w:lang w:val="en-US"/>
        </w:rPr>
        <w:t>Excel</w:t>
      </w:r>
      <w:r w:rsidRPr="0068572F">
        <w:rPr>
          <w:rFonts w:ascii="Arial" w:hAnsi="Arial" w:cs="Arial"/>
          <w:color w:val="000000" w:themeColor="text1"/>
        </w:rPr>
        <w:t>.</w:t>
      </w:r>
    </w:p>
    <w:p w14:paraId="4A7C76D1" w14:textId="77777777" w:rsidR="00D15461" w:rsidRDefault="00D15461" w:rsidP="00D15461">
      <w:pPr>
        <w:spacing w:after="240" w:line="276" w:lineRule="auto"/>
        <w:ind w:firstLine="567"/>
        <w:rPr>
          <w:rFonts w:ascii="Arial" w:hAnsi="Arial" w:cs="Arial"/>
          <w:color w:val="000000" w:themeColor="text1"/>
        </w:rPr>
      </w:pPr>
      <w:r>
        <w:rPr>
          <w:rFonts w:ascii="Arial" w:hAnsi="Arial" w:cs="Arial"/>
          <w:color w:val="000000" w:themeColor="text1"/>
        </w:rPr>
        <w:t>Создание рабочих книг долж</w:t>
      </w:r>
      <w:r w:rsidRPr="00A629EB">
        <w:rPr>
          <w:rFonts w:ascii="Arial" w:hAnsi="Arial" w:cs="Arial"/>
          <w:color w:val="000000" w:themeColor="text1"/>
        </w:rPr>
        <w:t>н</w:t>
      </w:r>
      <w:r>
        <w:rPr>
          <w:rFonts w:ascii="Arial" w:hAnsi="Arial" w:cs="Arial"/>
          <w:color w:val="000000" w:themeColor="text1"/>
        </w:rPr>
        <w:t xml:space="preserve">о быть описано в </w:t>
      </w:r>
      <w:r w:rsidRPr="00A629EB">
        <w:rPr>
          <w:rFonts w:ascii="Arial" w:hAnsi="Arial" w:cs="Arial"/>
          <w:color w:val="000000" w:themeColor="text1"/>
        </w:rPr>
        <w:t>функциональной спецификации</w:t>
      </w:r>
      <w:r>
        <w:rPr>
          <w:rFonts w:ascii="Arial" w:hAnsi="Arial" w:cs="Arial"/>
          <w:color w:val="000000" w:themeColor="text1"/>
        </w:rPr>
        <w:t xml:space="preserve"> на их разработку. В этом же документе необходимо отразить настройку аналитических запросов, используемых в данной рабочей книге.</w:t>
      </w:r>
    </w:p>
    <w:p w14:paraId="23E714A2" w14:textId="77777777" w:rsidR="0017040D" w:rsidRPr="00550DB6" w:rsidRDefault="0017040D" w:rsidP="0068572F">
      <w:pPr>
        <w:spacing w:after="240" w:line="276" w:lineRule="auto"/>
        <w:ind w:firstLine="567"/>
        <w:rPr>
          <w:rFonts w:ascii="Arial" w:hAnsi="Arial" w:cs="Arial"/>
          <w:color w:val="000000" w:themeColor="text1"/>
        </w:rPr>
      </w:pPr>
    </w:p>
    <w:p w14:paraId="730F431F" w14:textId="77777777" w:rsidR="0017040D" w:rsidRDefault="0017040D">
      <w:pPr>
        <w:pStyle w:val="3"/>
      </w:pPr>
      <w:bookmarkStart w:id="2651" w:name="_Toc77357575"/>
      <w:r>
        <w:t>Поток бизнес-операций</w:t>
      </w:r>
      <w:bookmarkEnd w:id="2651"/>
    </w:p>
    <w:p w14:paraId="2B8EE5EA" w14:textId="77777777" w:rsidR="00AC5098" w:rsidRDefault="00A31667" w:rsidP="0068572F">
      <w:pPr>
        <w:spacing w:after="240" w:line="276" w:lineRule="auto"/>
        <w:ind w:firstLine="567"/>
        <w:rPr>
          <w:rFonts w:ascii="Arial" w:hAnsi="Arial" w:cs="Arial"/>
          <w:color w:val="000000" w:themeColor="text1"/>
        </w:rPr>
      </w:pPr>
      <w:r>
        <w:rPr>
          <w:rFonts w:ascii="Arial" w:hAnsi="Arial" w:cs="Arial"/>
          <w:color w:val="000000" w:themeColor="text1"/>
        </w:rPr>
        <w:t>Для организации процессов</w:t>
      </w:r>
      <w:r w:rsidR="00AC5098">
        <w:rPr>
          <w:rFonts w:ascii="Arial" w:hAnsi="Arial" w:cs="Arial"/>
          <w:color w:val="000000" w:themeColor="text1"/>
        </w:rPr>
        <w:t xml:space="preserve"> формирования бюджет</w:t>
      </w:r>
      <w:r>
        <w:rPr>
          <w:rFonts w:ascii="Arial" w:hAnsi="Arial" w:cs="Arial"/>
          <w:color w:val="000000" w:themeColor="text1"/>
        </w:rPr>
        <w:t xml:space="preserve">ов </w:t>
      </w:r>
      <w:r w:rsidR="00C859AC">
        <w:rPr>
          <w:rFonts w:ascii="Arial" w:hAnsi="Arial" w:cs="Arial"/>
          <w:color w:val="000000" w:themeColor="text1"/>
        </w:rPr>
        <w:t xml:space="preserve">должны </w:t>
      </w:r>
      <w:r w:rsidR="00AC5098">
        <w:rPr>
          <w:rFonts w:ascii="Arial" w:hAnsi="Arial" w:cs="Arial"/>
          <w:color w:val="000000" w:themeColor="text1"/>
        </w:rPr>
        <w:t>б</w:t>
      </w:r>
      <w:r w:rsidR="00C859AC">
        <w:rPr>
          <w:rFonts w:ascii="Arial" w:hAnsi="Arial" w:cs="Arial"/>
          <w:color w:val="000000" w:themeColor="text1"/>
        </w:rPr>
        <w:t xml:space="preserve">ыть реализованы </w:t>
      </w:r>
      <w:r w:rsidR="00AC5098">
        <w:rPr>
          <w:rFonts w:ascii="Arial" w:hAnsi="Arial" w:cs="Arial"/>
          <w:color w:val="000000" w:themeColor="text1"/>
        </w:rPr>
        <w:t>потоки бизнес-операций.</w:t>
      </w:r>
    </w:p>
    <w:p w14:paraId="2416F9FB"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Поток бизнес-операций (</w:t>
      </w:r>
      <w:r w:rsidRPr="00354B52">
        <w:rPr>
          <w:rFonts w:ascii="Arial" w:hAnsi="Arial" w:cs="Arial"/>
          <w:color w:val="000000" w:themeColor="text1"/>
        </w:rPr>
        <w:t>BPF, Business process flow</w:t>
      </w:r>
      <w:r>
        <w:rPr>
          <w:rFonts w:ascii="Arial" w:hAnsi="Arial" w:cs="Arial"/>
          <w:color w:val="000000" w:themeColor="text1"/>
        </w:rPr>
        <w:t>) – это</w:t>
      </w:r>
      <w:r w:rsidRPr="00354B52">
        <w:rPr>
          <w:rFonts w:ascii="Arial" w:hAnsi="Arial" w:cs="Arial"/>
          <w:color w:val="000000" w:themeColor="text1"/>
        </w:rPr>
        <w:t xml:space="preserve"> </w:t>
      </w:r>
      <w:r>
        <w:rPr>
          <w:rFonts w:ascii="Arial" w:hAnsi="Arial" w:cs="Arial"/>
          <w:color w:val="000000" w:themeColor="text1"/>
        </w:rPr>
        <w:t>веб</w:t>
      </w:r>
      <w:r w:rsidRPr="00354B52">
        <w:rPr>
          <w:rFonts w:ascii="Arial" w:hAnsi="Arial" w:cs="Arial"/>
          <w:color w:val="000000" w:themeColor="text1"/>
        </w:rPr>
        <w:t>-</w:t>
      </w:r>
      <w:r>
        <w:rPr>
          <w:rFonts w:ascii="Arial" w:hAnsi="Arial" w:cs="Arial"/>
          <w:color w:val="000000" w:themeColor="text1"/>
        </w:rPr>
        <w:t xml:space="preserve">интерфейс, </w:t>
      </w:r>
      <w:r w:rsidR="00AC5098">
        <w:rPr>
          <w:rFonts w:ascii="Arial" w:hAnsi="Arial" w:cs="Arial"/>
          <w:color w:val="000000" w:themeColor="text1"/>
        </w:rPr>
        <w:t>в котором настроена и представлена последовательности операций процесса, выполняемого пользовате</w:t>
      </w:r>
      <w:r w:rsidR="00C859AC">
        <w:rPr>
          <w:rFonts w:ascii="Arial" w:hAnsi="Arial" w:cs="Arial"/>
          <w:color w:val="000000" w:themeColor="text1"/>
        </w:rPr>
        <w:t>лем в ходе формирования бюджета</w:t>
      </w:r>
      <w:r>
        <w:rPr>
          <w:rFonts w:ascii="Arial" w:hAnsi="Arial" w:cs="Arial"/>
          <w:color w:val="000000" w:themeColor="text1"/>
        </w:rPr>
        <w:t xml:space="preserve">. </w:t>
      </w:r>
      <w:r w:rsidR="00AC5098">
        <w:rPr>
          <w:rFonts w:ascii="Arial" w:hAnsi="Arial" w:cs="Arial"/>
          <w:color w:val="000000" w:themeColor="text1"/>
        </w:rPr>
        <w:t xml:space="preserve">Выполнение операций </w:t>
      </w:r>
      <w:r>
        <w:rPr>
          <w:rFonts w:ascii="Arial" w:hAnsi="Arial" w:cs="Arial"/>
          <w:color w:val="000000" w:themeColor="text1"/>
        </w:rPr>
        <w:t xml:space="preserve">потока сопровождается </w:t>
      </w:r>
      <w:r w:rsidR="00AC5098">
        <w:rPr>
          <w:rFonts w:ascii="Arial" w:hAnsi="Arial" w:cs="Arial"/>
          <w:color w:val="000000" w:themeColor="text1"/>
        </w:rPr>
        <w:t xml:space="preserve">уведомлениями по электронной почте </w:t>
      </w:r>
      <w:r>
        <w:rPr>
          <w:rFonts w:ascii="Arial" w:hAnsi="Arial" w:cs="Arial"/>
          <w:color w:val="000000" w:themeColor="text1"/>
        </w:rPr>
        <w:t xml:space="preserve">о </w:t>
      </w:r>
      <w:r w:rsidR="00AC5098">
        <w:rPr>
          <w:rFonts w:ascii="Arial" w:hAnsi="Arial" w:cs="Arial"/>
          <w:color w:val="000000" w:themeColor="text1"/>
        </w:rPr>
        <w:t xml:space="preserve">старте </w:t>
      </w:r>
      <w:r>
        <w:rPr>
          <w:rFonts w:ascii="Arial" w:hAnsi="Arial" w:cs="Arial"/>
          <w:color w:val="000000" w:themeColor="text1"/>
        </w:rPr>
        <w:t>задачах</w:t>
      </w:r>
      <w:r w:rsidR="00AC5098">
        <w:rPr>
          <w:rFonts w:ascii="Arial" w:hAnsi="Arial" w:cs="Arial"/>
          <w:color w:val="000000" w:themeColor="text1"/>
        </w:rPr>
        <w:t xml:space="preserve">, их завершении и ожидаемых </w:t>
      </w:r>
      <w:r w:rsidR="00C859AC">
        <w:rPr>
          <w:rFonts w:ascii="Arial" w:hAnsi="Arial" w:cs="Arial"/>
          <w:color w:val="000000" w:themeColor="text1"/>
        </w:rPr>
        <w:t xml:space="preserve">следующих </w:t>
      </w:r>
      <w:r w:rsidR="00AC5098">
        <w:rPr>
          <w:rFonts w:ascii="Arial" w:hAnsi="Arial" w:cs="Arial"/>
          <w:color w:val="000000" w:themeColor="text1"/>
        </w:rPr>
        <w:t>действиях.</w:t>
      </w:r>
    </w:p>
    <w:p w14:paraId="2080DFF6" w14:textId="77777777" w:rsidR="0017040D" w:rsidRDefault="00C859AC"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Процессы, в которых участвует пользователь, и операции, которые он выполняет, отображаются </w:t>
      </w:r>
      <w:r w:rsidR="0017040D">
        <w:rPr>
          <w:rFonts w:ascii="Arial" w:hAnsi="Arial" w:cs="Arial"/>
          <w:color w:val="000000" w:themeColor="text1"/>
        </w:rPr>
        <w:t xml:space="preserve">на вкладке «Мои операции». Для выполнения </w:t>
      </w:r>
      <w:r w:rsidR="00A31667">
        <w:rPr>
          <w:rFonts w:ascii="Arial" w:hAnsi="Arial" w:cs="Arial"/>
          <w:color w:val="000000" w:themeColor="text1"/>
        </w:rPr>
        <w:t>шагов</w:t>
      </w:r>
      <w:r w:rsidR="0017040D">
        <w:rPr>
          <w:rFonts w:ascii="Arial" w:hAnsi="Arial" w:cs="Arial"/>
          <w:color w:val="000000" w:themeColor="text1"/>
        </w:rPr>
        <w:t xml:space="preserve"> конкретной операции</w:t>
      </w:r>
      <w:r w:rsidR="00A31667">
        <w:rPr>
          <w:rFonts w:ascii="Arial" w:hAnsi="Arial" w:cs="Arial"/>
          <w:color w:val="000000" w:themeColor="text1"/>
        </w:rPr>
        <w:t xml:space="preserve"> необходимо зайти в неё</w:t>
      </w:r>
      <w:r w:rsidR="0017040D">
        <w:rPr>
          <w:rFonts w:ascii="Arial" w:hAnsi="Arial" w:cs="Arial"/>
          <w:color w:val="000000" w:themeColor="text1"/>
        </w:rPr>
        <w:t>.</w:t>
      </w:r>
      <w:r w:rsidR="0017040D" w:rsidRPr="00F71F82">
        <w:rPr>
          <w:rFonts w:ascii="Arial" w:hAnsi="Arial" w:cs="Arial"/>
          <w:color w:val="000000" w:themeColor="text1"/>
        </w:rPr>
        <w:t xml:space="preserve"> </w:t>
      </w:r>
      <w:r w:rsidR="0017040D">
        <w:rPr>
          <w:rFonts w:ascii="Arial" w:hAnsi="Arial" w:cs="Arial"/>
          <w:color w:val="000000" w:themeColor="text1"/>
        </w:rPr>
        <w:t>Для отображения</w:t>
      </w:r>
      <w:r w:rsidR="005121A8">
        <w:rPr>
          <w:rFonts w:ascii="Arial" w:hAnsi="Arial" w:cs="Arial"/>
          <w:color w:val="000000" w:themeColor="text1"/>
        </w:rPr>
        <w:t xml:space="preserve"> состояния всего процесса </w:t>
      </w:r>
      <w:r w:rsidR="0017040D">
        <w:rPr>
          <w:rFonts w:ascii="Arial" w:hAnsi="Arial" w:cs="Arial"/>
          <w:color w:val="000000" w:themeColor="text1"/>
        </w:rPr>
        <w:t>используется вкладка «Монитор процессов».</w:t>
      </w:r>
    </w:p>
    <w:p w14:paraId="0B1CA8AD" w14:textId="77777777" w:rsidR="0017040D"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Для определения задач конкретного пользователя используется признак, реализующий организационную структуру. Данный признак должен содержать атрибуты исполнителя и проверяющего. </w:t>
      </w:r>
      <w:r w:rsidR="005121A8">
        <w:rPr>
          <w:rFonts w:ascii="Arial" w:hAnsi="Arial" w:cs="Arial"/>
          <w:color w:val="000000" w:themeColor="text1"/>
        </w:rPr>
        <w:t>В соответствие с</w:t>
      </w:r>
      <w:r>
        <w:rPr>
          <w:rFonts w:ascii="Arial" w:hAnsi="Arial" w:cs="Arial"/>
          <w:color w:val="000000" w:themeColor="text1"/>
        </w:rPr>
        <w:t xml:space="preserve"> </w:t>
      </w:r>
      <w:r w:rsidR="005121A8">
        <w:rPr>
          <w:rFonts w:ascii="Arial" w:hAnsi="Arial" w:cs="Arial"/>
          <w:color w:val="000000" w:themeColor="text1"/>
        </w:rPr>
        <w:t xml:space="preserve">настройкой </w:t>
      </w:r>
      <w:r>
        <w:rPr>
          <w:rFonts w:ascii="Arial" w:hAnsi="Arial" w:cs="Arial"/>
          <w:color w:val="000000" w:themeColor="text1"/>
        </w:rPr>
        <w:t>этих атри</w:t>
      </w:r>
      <w:r w:rsidR="005121A8">
        <w:rPr>
          <w:rFonts w:ascii="Arial" w:hAnsi="Arial" w:cs="Arial"/>
          <w:color w:val="000000" w:themeColor="text1"/>
        </w:rPr>
        <w:t>бутов определяется группа пользователей</w:t>
      </w:r>
      <w:r>
        <w:rPr>
          <w:rFonts w:ascii="Arial" w:hAnsi="Arial" w:cs="Arial"/>
          <w:color w:val="000000" w:themeColor="text1"/>
        </w:rPr>
        <w:t xml:space="preserve">, а затем и непосредственно конкретные пользователи для </w:t>
      </w:r>
      <w:r w:rsidR="00AC5098">
        <w:rPr>
          <w:rFonts w:ascii="Arial" w:hAnsi="Arial" w:cs="Arial"/>
          <w:color w:val="000000" w:themeColor="text1"/>
        </w:rPr>
        <w:t xml:space="preserve">выполнения </w:t>
      </w:r>
      <w:r>
        <w:rPr>
          <w:rFonts w:ascii="Arial" w:hAnsi="Arial" w:cs="Arial"/>
          <w:color w:val="000000" w:themeColor="text1"/>
        </w:rPr>
        <w:t>задачи потока бизнес-операции.</w:t>
      </w:r>
      <w:r w:rsidRPr="00E41783">
        <w:rPr>
          <w:rFonts w:ascii="Arial" w:hAnsi="Arial" w:cs="Arial"/>
          <w:color w:val="000000" w:themeColor="text1"/>
        </w:rPr>
        <w:t xml:space="preserve"> </w:t>
      </w:r>
      <w:r w:rsidR="00AC5098">
        <w:rPr>
          <w:rFonts w:ascii="Arial" w:hAnsi="Arial" w:cs="Arial"/>
          <w:color w:val="000000" w:themeColor="text1"/>
        </w:rPr>
        <w:t>Данный признак</w:t>
      </w:r>
      <w:r>
        <w:rPr>
          <w:rFonts w:ascii="Arial" w:hAnsi="Arial" w:cs="Arial"/>
          <w:color w:val="000000" w:themeColor="text1"/>
        </w:rPr>
        <w:t xml:space="preserve"> является ведущим для настройки потока бизнес-операций и должен содержать «иерархию согласования», то есть иерархию уровней согласования согласно бизнес-процессу согласования, </w:t>
      </w:r>
      <w:r w:rsidR="005121A8">
        <w:rPr>
          <w:rFonts w:ascii="Arial" w:hAnsi="Arial" w:cs="Arial"/>
          <w:color w:val="000000" w:themeColor="text1"/>
        </w:rPr>
        <w:t xml:space="preserve">описанному в методике </w:t>
      </w:r>
      <w:r w:rsidR="005121A8" w:rsidRPr="003C1DA3">
        <w:rPr>
          <w:rFonts w:ascii="Arial" w:hAnsi="Arial" w:cs="Arial"/>
          <w:color w:val="000000" w:themeColor="text1"/>
        </w:rPr>
        <w:t>планирования и контроля факта затрат на поддержание производственных активов</w:t>
      </w:r>
      <w:r w:rsidR="00006EC2">
        <w:rPr>
          <w:rFonts w:ascii="Arial" w:hAnsi="Arial" w:cs="Arial"/>
          <w:color w:val="000000" w:themeColor="text1"/>
        </w:rPr>
        <w:t>.</w:t>
      </w:r>
    </w:p>
    <w:p w14:paraId="657FB330" w14:textId="77777777" w:rsidR="0017040D" w:rsidRPr="00AE25D2"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При настройке потока бизнес-операций указываются ведущие признаки, </w:t>
      </w:r>
      <w:r w:rsidR="0048692E">
        <w:rPr>
          <w:rFonts w:ascii="Arial" w:hAnsi="Arial" w:cs="Arial"/>
          <w:color w:val="000000" w:themeColor="text1"/>
        </w:rPr>
        <w:t>на</w:t>
      </w:r>
      <w:r>
        <w:rPr>
          <w:rFonts w:ascii="Arial" w:hAnsi="Arial" w:cs="Arial"/>
          <w:color w:val="000000" w:themeColor="text1"/>
        </w:rPr>
        <w:t xml:space="preserve"> которых настраивается данный поток. Для модели </w:t>
      </w:r>
      <w:r w:rsidR="00AC5098">
        <w:rPr>
          <w:rFonts w:ascii="Arial" w:hAnsi="Arial" w:cs="Arial"/>
          <w:color w:val="000000" w:themeColor="text1"/>
        </w:rPr>
        <w:t>годового бюджета</w:t>
      </w:r>
      <w:r>
        <w:rPr>
          <w:rFonts w:ascii="Arial" w:hAnsi="Arial" w:cs="Arial"/>
          <w:color w:val="000000" w:themeColor="text1"/>
        </w:rPr>
        <w:t xml:space="preserve"> данны</w:t>
      </w:r>
      <w:r w:rsidR="0048692E">
        <w:rPr>
          <w:rFonts w:ascii="Arial" w:hAnsi="Arial" w:cs="Arial"/>
          <w:color w:val="000000" w:themeColor="text1"/>
        </w:rPr>
        <w:t>ми признаками являются</w:t>
      </w:r>
      <w:r>
        <w:rPr>
          <w:rFonts w:ascii="Arial" w:hAnsi="Arial" w:cs="Arial"/>
          <w:color w:val="000000" w:themeColor="text1"/>
        </w:rPr>
        <w:t>: Календарный год и Версия. Таким образом для каждой совокупности значений данных признаков можно запустить поток бизнес-операций.</w:t>
      </w:r>
    </w:p>
    <w:p w14:paraId="6F0A1712" w14:textId="77777777" w:rsidR="00B222E7" w:rsidRDefault="0017040D" w:rsidP="0068572F">
      <w:pPr>
        <w:spacing w:after="240" w:line="276" w:lineRule="auto"/>
        <w:ind w:firstLine="567"/>
        <w:rPr>
          <w:rFonts w:ascii="Arial" w:hAnsi="Arial" w:cs="Arial"/>
          <w:color w:val="000000" w:themeColor="text1"/>
        </w:rPr>
      </w:pPr>
      <w:r>
        <w:rPr>
          <w:rFonts w:ascii="Arial" w:hAnsi="Arial" w:cs="Arial"/>
          <w:color w:val="000000" w:themeColor="text1"/>
        </w:rPr>
        <w:t xml:space="preserve">Инстанция потока бизнес-операций – это </w:t>
      </w:r>
      <w:r w:rsidR="00AC5098">
        <w:rPr>
          <w:rFonts w:ascii="Arial" w:hAnsi="Arial" w:cs="Arial"/>
          <w:color w:val="000000" w:themeColor="text1"/>
        </w:rPr>
        <w:t>экземпляр</w:t>
      </w:r>
      <w:r>
        <w:rPr>
          <w:rFonts w:ascii="Arial" w:hAnsi="Arial" w:cs="Arial"/>
          <w:color w:val="000000" w:themeColor="text1"/>
        </w:rPr>
        <w:t xml:space="preserve"> потока бизнес-операций, содержащ</w:t>
      </w:r>
      <w:r w:rsidR="00AC5098">
        <w:rPr>
          <w:rFonts w:ascii="Arial" w:hAnsi="Arial" w:cs="Arial"/>
          <w:color w:val="000000" w:themeColor="text1"/>
        </w:rPr>
        <w:t>ий</w:t>
      </w:r>
      <w:r>
        <w:rPr>
          <w:rFonts w:ascii="Arial" w:hAnsi="Arial" w:cs="Arial"/>
          <w:color w:val="000000" w:themeColor="text1"/>
        </w:rPr>
        <w:t xml:space="preserve"> индивидуальные параметры запуска.</w:t>
      </w:r>
    </w:p>
    <w:p w14:paraId="7123F72F" w14:textId="77777777" w:rsidR="00D15461" w:rsidRDefault="00D15461" w:rsidP="0068572F">
      <w:pPr>
        <w:spacing w:after="240" w:line="276" w:lineRule="auto"/>
        <w:ind w:firstLine="567"/>
        <w:rPr>
          <w:rFonts w:ascii="Arial" w:hAnsi="Arial" w:cs="Arial"/>
          <w:color w:val="000000" w:themeColor="text1"/>
        </w:rPr>
      </w:pPr>
      <w:r>
        <w:rPr>
          <w:rFonts w:ascii="Arial" w:hAnsi="Arial" w:cs="Arial"/>
          <w:color w:val="000000" w:themeColor="text1"/>
        </w:rPr>
        <w:t>Инстанция потока бизнес-операций запускается и завершается по окончании выполнения всех операций ответственным сотрудником на каждой бизнес-единицы.</w:t>
      </w:r>
    </w:p>
    <w:p w14:paraId="0BCECAC7" w14:textId="77777777" w:rsidR="00B222E7" w:rsidRDefault="00FA04C6" w:rsidP="0068572F">
      <w:pPr>
        <w:spacing w:after="240" w:line="276" w:lineRule="auto"/>
        <w:ind w:firstLine="567"/>
        <w:rPr>
          <w:rFonts w:ascii="Arial" w:hAnsi="Arial" w:cs="Arial"/>
          <w:color w:val="000000" w:themeColor="text1"/>
        </w:rPr>
      </w:pPr>
      <w:r>
        <w:rPr>
          <w:rFonts w:ascii="Arial" w:hAnsi="Arial" w:cs="Arial"/>
          <w:color w:val="000000" w:themeColor="text1"/>
        </w:rPr>
        <w:t>Инстанция</w:t>
      </w:r>
      <w:r w:rsidR="00C6797E">
        <w:rPr>
          <w:rFonts w:ascii="Arial" w:hAnsi="Arial" w:cs="Arial"/>
          <w:color w:val="000000" w:themeColor="text1"/>
        </w:rPr>
        <w:t xml:space="preserve"> с</w:t>
      </w:r>
      <w:r w:rsidR="0017040D">
        <w:rPr>
          <w:rFonts w:ascii="Arial" w:hAnsi="Arial" w:cs="Arial"/>
          <w:color w:val="000000" w:themeColor="text1"/>
        </w:rPr>
        <w:t>оде</w:t>
      </w:r>
      <w:r w:rsidR="00C6797E">
        <w:rPr>
          <w:rFonts w:ascii="Arial" w:hAnsi="Arial" w:cs="Arial"/>
          <w:color w:val="000000" w:themeColor="text1"/>
        </w:rPr>
        <w:t>ржит конкретные значения ведущих</w:t>
      </w:r>
      <w:r w:rsidR="0017040D">
        <w:rPr>
          <w:rFonts w:ascii="Arial" w:hAnsi="Arial" w:cs="Arial"/>
          <w:color w:val="000000" w:themeColor="text1"/>
        </w:rPr>
        <w:t xml:space="preserve"> признаков Календарный год и Версия,</w:t>
      </w:r>
      <w:r>
        <w:rPr>
          <w:rFonts w:ascii="Arial" w:hAnsi="Arial" w:cs="Arial"/>
          <w:color w:val="000000" w:themeColor="text1"/>
        </w:rPr>
        <w:t xml:space="preserve"> с которыми будут выполняться все входящие в неё операции</w:t>
      </w:r>
      <w:r w:rsidR="00B222E7">
        <w:rPr>
          <w:rFonts w:ascii="Arial" w:hAnsi="Arial" w:cs="Arial"/>
          <w:color w:val="000000" w:themeColor="text1"/>
        </w:rPr>
        <w:t>.</w:t>
      </w:r>
    </w:p>
    <w:p w14:paraId="1745DBC8" w14:textId="77777777" w:rsidR="00FA04C6" w:rsidRDefault="00FA04C6" w:rsidP="0068572F">
      <w:pPr>
        <w:spacing w:after="240" w:line="276" w:lineRule="auto"/>
        <w:ind w:firstLine="567"/>
        <w:rPr>
          <w:rFonts w:ascii="Arial" w:hAnsi="Arial" w:cs="Arial"/>
          <w:color w:val="000000" w:themeColor="text1"/>
        </w:rPr>
      </w:pPr>
      <w:r>
        <w:rPr>
          <w:rFonts w:ascii="Arial" w:hAnsi="Arial" w:cs="Arial"/>
          <w:color w:val="000000" w:themeColor="text1"/>
        </w:rPr>
        <w:t>Инстанция с</w:t>
      </w:r>
      <w:r w:rsidR="0017040D">
        <w:rPr>
          <w:rFonts w:ascii="Arial" w:hAnsi="Arial" w:cs="Arial"/>
          <w:color w:val="000000" w:themeColor="text1"/>
        </w:rPr>
        <w:t xml:space="preserve">остоит </w:t>
      </w:r>
      <w:r>
        <w:rPr>
          <w:rFonts w:ascii="Arial" w:hAnsi="Arial" w:cs="Arial"/>
          <w:color w:val="000000" w:themeColor="text1"/>
        </w:rPr>
        <w:t xml:space="preserve">из точного числа операций, </w:t>
      </w:r>
      <w:r w:rsidR="0017040D">
        <w:rPr>
          <w:rFonts w:ascii="Arial" w:hAnsi="Arial" w:cs="Arial"/>
          <w:color w:val="000000" w:themeColor="text1"/>
        </w:rPr>
        <w:t xml:space="preserve">согласно </w:t>
      </w:r>
      <w:r>
        <w:rPr>
          <w:rFonts w:ascii="Arial" w:hAnsi="Arial" w:cs="Arial"/>
          <w:color w:val="000000" w:themeColor="text1"/>
        </w:rPr>
        <w:t>количеству значений в иерархии признака организационной единицы</w:t>
      </w:r>
      <w:r w:rsidR="0017040D">
        <w:rPr>
          <w:rFonts w:ascii="Arial" w:hAnsi="Arial" w:cs="Arial"/>
          <w:color w:val="000000" w:themeColor="text1"/>
        </w:rPr>
        <w:t xml:space="preserve">. </w:t>
      </w:r>
      <w:r>
        <w:rPr>
          <w:rFonts w:ascii="Arial" w:hAnsi="Arial" w:cs="Arial"/>
          <w:color w:val="000000" w:themeColor="text1"/>
        </w:rPr>
        <w:t xml:space="preserve">То есть, если в шаблоне потока бизнес-операции настроено, что определённая операция должна выполняться всеми подчинёнными </w:t>
      </w:r>
      <w:r w:rsidR="00B222E7">
        <w:rPr>
          <w:rFonts w:ascii="Arial" w:hAnsi="Arial" w:cs="Arial"/>
          <w:color w:val="000000" w:themeColor="text1"/>
        </w:rPr>
        <w:t>элементами узловой организационной единицы, то в созданной инстанции будет запущено столько операций, сколько существует подчинённых организационных единицы. Использование такой настройки шаблона позволяет не перенастраивать его при изменении иерархии организационных единиц.</w:t>
      </w:r>
    </w:p>
    <w:p w14:paraId="6E0D56EE" w14:textId="77777777" w:rsidR="00B222E7" w:rsidRDefault="00B222E7" w:rsidP="0068572F">
      <w:pPr>
        <w:spacing w:after="240" w:line="276" w:lineRule="auto"/>
        <w:ind w:firstLine="567"/>
        <w:rPr>
          <w:rFonts w:ascii="Arial" w:hAnsi="Arial" w:cs="Arial"/>
          <w:color w:val="000000" w:themeColor="text1"/>
        </w:rPr>
      </w:pPr>
      <w:r>
        <w:rPr>
          <w:rFonts w:ascii="Arial" w:hAnsi="Arial" w:cs="Arial"/>
          <w:color w:val="000000" w:themeColor="text1"/>
        </w:rPr>
        <w:t>Инстанция содержит конкретные сроки, в течение которых должны быть</w:t>
      </w:r>
      <w:r w:rsidR="0017040D">
        <w:rPr>
          <w:rFonts w:ascii="Arial" w:hAnsi="Arial" w:cs="Arial"/>
          <w:color w:val="000000" w:themeColor="text1"/>
        </w:rPr>
        <w:t xml:space="preserve"> выполне</w:t>
      </w:r>
      <w:r>
        <w:rPr>
          <w:rFonts w:ascii="Arial" w:hAnsi="Arial" w:cs="Arial"/>
          <w:color w:val="000000" w:themeColor="text1"/>
        </w:rPr>
        <w:t>ны шаги процесса</w:t>
      </w:r>
      <w:r w:rsidR="0017040D">
        <w:rPr>
          <w:rFonts w:ascii="Arial" w:hAnsi="Arial" w:cs="Arial"/>
          <w:color w:val="000000" w:themeColor="text1"/>
        </w:rPr>
        <w:t>.</w:t>
      </w:r>
      <w:r>
        <w:rPr>
          <w:rFonts w:ascii="Arial" w:hAnsi="Arial" w:cs="Arial"/>
          <w:color w:val="000000" w:themeColor="text1"/>
        </w:rPr>
        <w:t xml:space="preserve"> Сроки выполнения шагов устанавливаются в соответствии с регламентами процессов формирования бюджетов.</w:t>
      </w:r>
    </w:p>
    <w:p w14:paraId="10CCC90C" w14:textId="77777777" w:rsidR="00D15461" w:rsidRDefault="00D15461" w:rsidP="0017040D">
      <w:pPr>
        <w:spacing w:after="240" w:line="276" w:lineRule="auto"/>
        <w:ind w:firstLine="567"/>
        <w:rPr>
          <w:rFonts w:ascii="Arial" w:hAnsi="Arial" w:cs="Arial"/>
          <w:color w:val="000000" w:themeColor="text1"/>
        </w:rPr>
      </w:pPr>
    </w:p>
    <w:p w14:paraId="1B498A15" w14:textId="77777777" w:rsidR="008056C0" w:rsidRDefault="008056C0">
      <w:pPr>
        <w:pStyle w:val="3"/>
      </w:pPr>
      <w:bookmarkStart w:id="2652" w:name="_Toc77357576"/>
      <w:r>
        <w:t>Принцип кодирования СПП-элементов для бюджета ТОРО</w:t>
      </w:r>
      <w:bookmarkEnd w:id="2652"/>
    </w:p>
    <w:p w14:paraId="6F430E5C" w14:textId="77777777" w:rsidR="008056C0" w:rsidRDefault="008056C0" w:rsidP="0017040D">
      <w:pPr>
        <w:spacing w:after="240" w:line="276" w:lineRule="auto"/>
        <w:ind w:firstLine="567"/>
        <w:rPr>
          <w:rFonts w:ascii="Arial" w:hAnsi="Arial" w:cs="Arial"/>
          <w:color w:val="000000" w:themeColor="text1"/>
        </w:rPr>
      </w:pPr>
      <w:r>
        <w:rPr>
          <w:rFonts w:ascii="Arial" w:hAnsi="Arial" w:cs="Arial"/>
          <w:color w:val="000000" w:themeColor="text1"/>
        </w:rPr>
        <w:t>Код СПП-элемента для бюджета ТОРО будет иметь следующую маску:</w:t>
      </w:r>
    </w:p>
    <w:p w14:paraId="7A8ACB3E" w14:textId="05D2A2A4" w:rsidR="008056C0" w:rsidRPr="00C15F73" w:rsidRDefault="00AB144C" w:rsidP="009936BB">
      <w:pPr>
        <w:spacing w:after="240" w:line="276" w:lineRule="auto"/>
        <w:jc w:val="center"/>
        <w:rPr>
          <w:rFonts w:ascii="Arial" w:hAnsi="Arial" w:cs="Arial"/>
          <w:b/>
          <w:color w:val="000000" w:themeColor="text1"/>
        </w:rPr>
      </w:pPr>
      <w:r w:rsidRPr="00AB144C">
        <w:rPr>
          <w:rFonts w:ascii="Arial" w:hAnsi="Arial" w:cs="Arial"/>
          <w:b/>
          <w:bCs/>
          <w:color w:val="000000" w:themeColor="text1"/>
          <w:lang w:val="en-US"/>
        </w:rPr>
        <w:t>AA</w:t>
      </w:r>
      <w:r w:rsidRPr="00C15F73">
        <w:rPr>
          <w:rFonts w:ascii="Arial" w:hAnsi="Arial" w:cs="Arial"/>
          <w:b/>
          <w:bCs/>
          <w:color w:val="000000" w:themeColor="text1"/>
        </w:rPr>
        <w:t>-</w:t>
      </w:r>
      <w:r w:rsidRPr="00AB144C">
        <w:rPr>
          <w:rFonts w:ascii="Arial" w:hAnsi="Arial" w:cs="Arial"/>
          <w:b/>
          <w:bCs/>
          <w:color w:val="000000" w:themeColor="text1"/>
          <w:lang w:val="en-US"/>
        </w:rPr>
        <w:t>NNNN</w:t>
      </w:r>
      <w:r w:rsidRPr="00C15F73">
        <w:rPr>
          <w:rFonts w:ascii="Arial" w:hAnsi="Arial" w:cs="Arial"/>
          <w:b/>
          <w:bCs/>
          <w:color w:val="000000" w:themeColor="text1"/>
        </w:rPr>
        <w:t>-</w:t>
      </w:r>
      <w:r w:rsidRPr="00AB144C">
        <w:rPr>
          <w:rFonts w:ascii="Arial" w:hAnsi="Arial" w:cs="Arial"/>
          <w:b/>
          <w:bCs/>
          <w:color w:val="000000" w:themeColor="text1"/>
          <w:lang w:val="en-US"/>
        </w:rPr>
        <w:t>XXXX</w:t>
      </w:r>
      <w:r w:rsidRPr="00C15F73">
        <w:rPr>
          <w:rFonts w:ascii="Arial" w:hAnsi="Arial" w:cs="Arial"/>
          <w:b/>
          <w:bCs/>
          <w:color w:val="000000" w:themeColor="text1"/>
        </w:rPr>
        <w:t>-</w:t>
      </w:r>
      <w:r w:rsidRPr="00AB144C">
        <w:rPr>
          <w:rFonts w:ascii="Arial" w:hAnsi="Arial" w:cs="Arial"/>
          <w:b/>
          <w:bCs/>
          <w:color w:val="000000" w:themeColor="text1"/>
          <w:lang w:val="en-US"/>
        </w:rPr>
        <w:t>Y</w:t>
      </w:r>
      <w:r w:rsidRPr="00C15F73">
        <w:rPr>
          <w:rFonts w:ascii="Arial" w:hAnsi="Arial" w:cs="Arial"/>
          <w:b/>
          <w:bCs/>
          <w:color w:val="000000" w:themeColor="text1"/>
        </w:rPr>
        <w:t>-</w:t>
      </w:r>
      <w:r w:rsidRPr="00AB144C">
        <w:rPr>
          <w:rFonts w:ascii="Arial" w:hAnsi="Arial" w:cs="Arial"/>
          <w:b/>
          <w:bCs/>
          <w:color w:val="000000" w:themeColor="text1"/>
          <w:lang w:val="en-US"/>
        </w:rPr>
        <w:t>ZZZ</w:t>
      </w:r>
    </w:p>
    <w:p w14:paraId="39A3F20D" w14:textId="77777777" w:rsidR="008056C0" w:rsidRDefault="008056C0">
      <w:pPr>
        <w:spacing w:after="240" w:line="276" w:lineRule="auto"/>
        <w:ind w:firstLine="567"/>
        <w:rPr>
          <w:rFonts w:ascii="Arial" w:hAnsi="Arial" w:cs="Arial"/>
          <w:color w:val="000000" w:themeColor="text1"/>
        </w:rPr>
      </w:pPr>
      <w:r>
        <w:rPr>
          <w:rFonts w:ascii="Arial" w:hAnsi="Arial" w:cs="Arial"/>
          <w:color w:val="000000" w:themeColor="text1"/>
        </w:rPr>
        <w:t>Значения символов в маске СПП-элемента обозначают следующее:</w:t>
      </w:r>
    </w:p>
    <w:p w14:paraId="6935B03E" w14:textId="77777777" w:rsidR="00AB144C" w:rsidRPr="00AB144C" w:rsidRDefault="00AB144C" w:rsidP="00AB144C">
      <w:pPr>
        <w:pStyle w:val="af9"/>
        <w:numPr>
          <w:ilvl w:val="0"/>
          <w:numId w:val="37"/>
        </w:numPr>
        <w:spacing w:after="240" w:line="276" w:lineRule="auto"/>
        <w:rPr>
          <w:rFonts w:ascii="Arial" w:hAnsi="Arial" w:cs="Arial"/>
          <w:color w:val="000000" w:themeColor="text1"/>
        </w:rPr>
      </w:pPr>
      <w:r w:rsidRPr="00AB144C">
        <w:rPr>
          <w:rFonts w:ascii="Arial" w:hAnsi="Arial" w:cs="Arial"/>
          <w:color w:val="000000" w:themeColor="text1"/>
          <w:lang w:val="en-US"/>
        </w:rPr>
        <w:t>AA –</w:t>
      </w:r>
      <w:r w:rsidRPr="00AB144C">
        <w:rPr>
          <w:rFonts w:ascii="Arial" w:hAnsi="Arial" w:cs="Arial"/>
          <w:color w:val="000000" w:themeColor="text1"/>
        </w:rPr>
        <w:t xml:space="preserve"> всегда </w:t>
      </w:r>
      <w:r w:rsidRPr="00AB144C">
        <w:rPr>
          <w:rFonts w:ascii="Arial" w:hAnsi="Arial" w:cs="Arial"/>
          <w:color w:val="000000" w:themeColor="text1"/>
          <w:lang w:val="en-US"/>
        </w:rPr>
        <w:t>LT</w:t>
      </w:r>
      <w:r w:rsidRPr="00AB144C">
        <w:rPr>
          <w:rFonts w:ascii="Arial" w:hAnsi="Arial" w:cs="Arial"/>
          <w:color w:val="000000" w:themeColor="text1"/>
        </w:rPr>
        <w:t>;</w:t>
      </w:r>
    </w:p>
    <w:p w14:paraId="4BB72BF7" w14:textId="714E5FB5" w:rsidR="00AB144C" w:rsidRPr="00AB144C" w:rsidRDefault="00AB144C" w:rsidP="00AB144C">
      <w:pPr>
        <w:pStyle w:val="af9"/>
        <w:numPr>
          <w:ilvl w:val="0"/>
          <w:numId w:val="37"/>
        </w:numPr>
        <w:spacing w:after="240" w:line="276" w:lineRule="auto"/>
        <w:rPr>
          <w:rFonts w:ascii="Arial" w:hAnsi="Arial" w:cs="Arial"/>
          <w:color w:val="000000" w:themeColor="text1"/>
        </w:rPr>
      </w:pPr>
      <w:r w:rsidRPr="00AB144C">
        <w:rPr>
          <w:rFonts w:ascii="Arial" w:hAnsi="Arial" w:cs="Arial"/>
          <w:color w:val="000000" w:themeColor="text1"/>
          <w:lang w:val="en-US"/>
        </w:rPr>
        <w:t xml:space="preserve">NNNN – </w:t>
      </w:r>
      <w:r w:rsidRPr="00AB144C">
        <w:rPr>
          <w:rFonts w:ascii="Arial" w:hAnsi="Arial" w:cs="Arial"/>
          <w:color w:val="000000" w:themeColor="text1"/>
        </w:rPr>
        <w:t>код БЕ;</w:t>
      </w:r>
    </w:p>
    <w:p w14:paraId="4D1E7CB8" w14:textId="66BA9C96" w:rsidR="00AB144C" w:rsidRPr="00AB144C" w:rsidRDefault="00AB144C" w:rsidP="00AB144C">
      <w:pPr>
        <w:pStyle w:val="af9"/>
        <w:numPr>
          <w:ilvl w:val="0"/>
          <w:numId w:val="37"/>
        </w:numPr>
        <w:spacing w:after="240" w:line="276" w:lineRule="auto"/>
        <w:rPr>
          <w:rFonts w:ascii="Arial" w:hAnsi="Arial" w:cs="Arial"/>
          <w:color w:val="000000" w:themeColor="text1"/>
        </w:rPr>
      </w:pPr>
      <w:r w:rsidRPr="00AB144C">
        <w:rPr>
          <w:rFonts w:ascii="Arial" w:hAnsi="Arial" w:cs="Arial"/>
          <w:color w:val="000000" w:themeColor="text1"/>
          <w:lang w:val="en-US"/>
        </w:rPr>
        <w:t xml:space="preserve">XXXX – </w:t>
      </w:r>
      <w:r w:rsidRPr="00AB144C">
        <w:rPr>
          <w:rFonts w:ascii="Arial" w:hAnsi="Arial" w:cs="Arial"/>
          <w:color w:val="000000" w:themeColor="text1"/>
        </w:rPr>
        <w:t>год;</w:t>
      </w:r>
    </w:p>
    <w:p w14:paraId="25A37E74" w14:textId="70A5BADA" w:rsidR="00AB144C" w:rsidRDefault="00AB144C" w:rsidP="00AB144C">
      <w:pPr>
        <w:pStyle w:val="af9"/>
        <w:numPr>
          <w:ilvl w:val="0"/>
          <w:numId w:val="37"/>
        </w:numPr>
        <w:spacing w:after="240" w:line="276" w:lineRule="auto"/>
        <w:rPr>
          <w:rFonts w:ascii="Arial" w:hAnsi="Arial" w:cs="Arial"/>
          <w:color w:val="000000" w:themeColor="text1"/>
        </w:rPr>
      </w:pPr>
      <w:r w:rsidRPr="00AB144C">
        <w:rPr>
          <w:rFonts w:ascii="Arial" w:hAnsi="Arial" w:cs="Arial"/>
          <w:color w:val="000000" w:themeColor="text1"/>
          <w:lang w:val="en-US"/>
        </w:rPr>
        <w:t>Y</w:t>
      </w:r>
      <w:r>
        <w:rPr>
          <w:rFonts w:ascii="Arial" w:hAnsi="Arial" w:cs="Arial"/>
          <w:color w:val="000000" w:themeColor="text1"/>
        </w:rPr>
        <w:t xml:space="preserve"> – раздел:</w:t>
      </w:r>
    </w:p>
    <w:p w14:paraId="02A43584" w14:textId="7389A389" w:rsidR="00AB144C" w:rsidRDefault="00AB144C" w:rsidP="00494ECB">
      <w:pPr>
        <w:pStyle w:val="af9"/>
        <w:numPr>
          <w:ilvl w:val="1"/>
          <w:numId w:val="37"/>
        </w:numPr>
        <w:spacing w:after="240" w:line="276" w:lineRule="auto"/>
        <w:rPr>
          <w:rFonts w:ascii="Arial" w:hAnsi="Arial" w:cs="Arial"/>
          <w:color w:val="000000" w:themeColor="text1"/>
        </w:rPr>
      </w:pPr>
      <w:r>
        <w:rPr>
          <w:rFonts w:ascii="Arial" w:hAnsi="Arial" w:cs="Arial"/>
          <w:color w:val="000000" w:themeColor="text1"/>
        </w:rPr>
        <w:t>2 - Р</w:t>
      </w:r>
      <w:r w:rsidRPr="009936BB">
        <w:rPr>
          <w:rFonts w:ascii="Arial" w:hAnsi="Arial" w:cs="Arial"/>
          <w:color w:val="000000" w:themeColor="text1"/>
        </w:rPr>
        <w:t>аботы по регламенту и техническому состоянию</w:t>
      </w:r>
      <w:r>
        <w:rPr>
          <w:rFonts w:ascii="Arial" w:hAnsi="Arial" w:cs="Arial"/>
          <w:color w:val="000000" w:themeColor="text1"/>
        </w:rPr>
        <w:t>;</w:t>
      </w:r>
    </w:p>
    <w:p w14:paraId="3C705207" w14:textId="0253AF8A" w:rsidR="00AB144C" w:rsidRDefault="00AB144C" w:rsidP="00494ECB">
      <w:pPr>
        <w:pStyle w:val="af9"/>
        <w:numPr>
          <w:ilvl w:val="1"/>
          <w:numId w:val="37"/>
        </w:numPr>
        <w:spacing w:after="240" w:line="276" w:lineRule="auto"/>
        <w:rPr>
          <w:rFonts w:ascii="Arial" w:hAnsi="Arial" w:cs="Arial"/>
          <w:color w:val="000000" w:themeColor="text1"/>
        </w:rPr>
      </w:pPr>
      <w:r>
        <w:rPr>
          <w:rFonts w:ascii="Arial" w:hAnsi="Arial" w:cs="Arial"/>
          <w:color w:val="000000" w:themeColor="text1"/>
        </w:rPr>
        <w:t>3 – Резерв;</w:t>
      </w:r>
    </w:p>
    <w:p w14:paraId="3C07A152" w14:textId="0E289A9A" w:rsidR="00AB144C" w:rsidRPr="00AB144C" w:rsidRDefault="00AB144C" w:rsidP="00494ECB">
      <w:pPr>
        <w:pStyle w:val="af9"/>
        <w:numPr>
          <w:ilvl w:val="1"/>
          <w:numId w:val="37"/>
        </w:numPr>
        <w:spacing w:after="240" w:line="276" w:lineRule="auto"/>
        <w:rPr>
          <w:rFonts w:ascii="Arial" w:hAnsi="Arial" w:cs="Arial"/>
          <w:color w:val="000000" w:themeColor="text1"/>
        </w:rPr>
      </w:pPr>
      <w:r>
        <w:rPr>
          <w:rFonts w:ascii="Arial" w:hAnsi="Arial" w:cs="Arial"/>
          <w:color w:val="000000" w:themeColor="text1"/>
        </w:rPr>
        <w:t>4 - П</w:t>
      </w:r>
      <w:r w:rsidRPr="009936BB">
        <w:rPr>
          <w:rFonts w:ascii="Arial" w:hAnsi="Arial" w:cs="Arial"/>
          <w:color w:val="000000" w:themeColor="text1"/>
        </w:rPr>
        <w:t>рочие работы и потребности</w:t>
      </w:r>
      <w:r>
        <w:rPr>
          <w:rFonts w:ascii="Arial" w:hAnsi="Arial" w:cs="Arial"/>
          <w:color w:val="000000" w:themeColor="text1"/>
        </w:rPr>
        <w:t>.</w:t>
      </w:r>
    </w:p>
    <w:p w14:paraId="53D78E19" w14:textId="091CF747" w:rsidR="00AB144C" w:rsidRPr="00494ECB" w:rsidRDefault="00AB144C" w:rsidP="00AB144C">
      <w:pPr>
        <w:pStyle w:val="af9"/>
        <w:numPr>
          <w:ilvl w:val="0"/>
          <w:numId w:val="37"/>
        </w:numPr>
        <w:spacing w:after="240" w:line="276" w:lineRule="auto"/>
        <w:rPr>
          <w:rFonts w:ascii="Arial" w:hAnsi="Arial" w:cs="Arial"/>
          <w:color w:val="000000" w:themeColor="text1"/>
        </w:rPr>
      </w:pPr>
      <w:r w:rsidRPr="00AB144C">
        <w:rPr>
          <w:rFonts w:ascii="Arial" w:hAnsi="Arial" w:cs="Arial"/>
          <w:color w:val="000000" w:themeColor="text1"/>
          <w:lang w:val="en-US"/>
        </w:rPr>
        <w:t xml:space="preserve">ZZZ – </w:t>
      </w:r>
      <w:r w:rsidRPr="00AB144C">
        <w:rPr>
          <w:rFonts w:ascii="Arial" w:hAnsi="Arial" w:cs="Arial"/>
          <w:color w:val="000000" w:themeColor="text1"/>
        </w:rPr>
        <w:t>проект / мероприятие</w:t>
      </w:r>
    </w:p>
    <w:p w14:paraId="0FCD594C" w14:textId="77777777" w:rsidR="00AF6723" w:rsidRPr="009936BB" w:rsidRDefault="00AF6723" w:rsidP="009936BB">
      <w:pPr>
        <w:spacing w:after="240" w:line="276" w:lineRule="auto"/>
        <w:ind w:firstLine="567"/>
        <w:rPr>
          <w:rFonts w:ascii="Arial" w:hAnsi="Arial" w:cs="Arial"/>
          <w:color w:val="000000" w:themeColor="text1"/>
        </w:rPr>
      </w:pPr>
      <w:r>
        <w:rPr>
          <w:rFonts w:ascii="Arial" w:hAnsi="Arial" w:cs="Arial"/>
          <w:color w:val="000000" w:themeColor="text1"/>
        </w:rPr>
        <w:t>Пример заполнения маски СПП-элемента для бюджета ТОРО приведён в приложении №4.</w:t>
      </w:r>
    </w:p>
    <w:p w14:paraId="53E76065" w14:textId="4B16724B" w:rsidR="008056C0" w:rsidRDefault="008056C0">
      <w:pPr>
        <w:spacing w:after="240" w:line="276" w:lineRule="auto"/>
        <w:ind w:firstLine="567"/>
        <w:rPr>
          <w:rFonts w:ascii="Arial" w:hAnsi="Arial" w:cs="Arial"/>
          <w:color w:val="000000" w:themeColor="text1"/>
        </w:rPr>
      </w:pPr>
    </w:p>
    <w:p w14:paraId="3BDC448B" w14:textId="42B38CC6" w:rsidR="006B1046" w:rsidRDefault="006B1046" w:rsidP="006B1046">
      <w:pPr>
        <w:pStyle w:val="3"/>
      </w:pPr>
      <w:bookmarkStart w:id="2653" w:name="_Toc77357577"/>
      <w:r>
        <w:t>Группы МВЗ для ТОРО</w:t>
      </w:r>
      <w:bookmarkEnd w:id="2653"/>
    </w:p>
    <w:p w14:paraId="0C3E6A48" w14:textId="32F4FC93" w:rsidR="006B1046" w:rsidRDefault="006B1046" w:rsidP="006B1046">
      <w:pPr>
        <w:spacing w:after="240" w:line="276" w:lineRule="auto"/>
        <w:ind w:firstLine="567"/>
        <w:rPr>
          <w:rFonts w:ascii="Arial" w:hAnsi="Arial" w:cs="Arial"/>
          <w:color w:val="000000" w:themeColor="text1"/>
        </w:rPr>
      </w:pPr>
      <w:r>
        <w:rPr>
          <w:rFonts w:ascii="Arial" w:hAnsi="Arial" w:cs="Arial"/>
          <w:color w:val="000000" w:themeColor="text1"/>
        </w:rPr>
        <w:t>На СПП-элементах через расширение клиента заполняется группа МВЗ, предст</w:t>
      </w:r>
      <w:r w:rsidR="00A504A4">
        <w:rPr>
          <w:rFonts w:ascii="Arial" w:hAnsi="Arial" w:cs="Arial"/>
          <w:color w:val="000000" w:themeColor="text1"/>
        </w:rPr>
        <w:t>а</w:t>
      </w:r>
      <w:r>
        <w:rPr>
          <w:rFonts w:ascii="Arial" w:hAnsi="Arial" w:cs="Arial"/>
          <w:color w:val="000000" w:themeColor="text1"/>
        </w:rPr>
        <w:t>вляющая собой Центр Затрат.</w:t>
      </w:r>
    </w:p>
    <w:p w14:paraId="2A1FDAB5" w14:textId="4E9511EE" w:rsidR="006B1046" w:rsidRDefault="006B1046" w:rsidP="006B1046">
      <w:pPr>
        <w:spacing w:after="240" w:line="276" w:lineRule="auto"/>
        <w:ind w:firstLine="567"/>
        <w:rPr>
          <w:rFonts w:ascii="Arial" w:hAnsi="Arial" w:cs="Arial"/>
          <w:color w:val="000000" w:themeColor="text1"/>
        </w:rPr>
      </w:pPr>
      <w:r>
        <w:rPr>
          <w:rFonts w:ascii="Arial" w:hAnsi="Arial" w:cs="Arial"/>
          <w:color w:val="000000" w:themeColor="text1"/>
        </w:rPr>
        <w:t>Группа МВЗ имеет следующую</w:t>
      </w:r>
      <w:r w:rsidR="00BC31DE">
        <w:rPr>
          <w:rFonts w:ascii="Arial" w:hAnsi="Arial" w:cs="Arial"/>
          <w:color w:val="000000" w:themeColor="text1"/>
        </w:rPr>
        <w:t xml:space="preserve"> </w:t>
      </w:r>
      <w:r>
        <w:rPr>
          <w:rFonts w:ascii="Arial" w:hAnsi="Arial" w:cs="Arial"/>
          <w:color w:val="000000" w:themeColor="text1"/>
        </w:rPr>
        <w:t>маску кодирования:</w:t>
      </w:r>
    </w:p>
    <w:p w14:paraId="06146148" w14:textId="77777777" w:rsidR="006B1046" w:rsidRPr="00494ECB" w:rsidRDefault="006B1046" w:rsidP="00494ECB">
      <w:pPr>
        <w:jc w:val="center"/>
        <w:rPr>
          <w:rFonts w:ascii="Arial" w:hAnsi="Arial" w:cs="Arial"/>
          <w:b/>
          <w:color w:val="000000"/>
          <w:sz w:val="22"/>
          <w:lang w:eastAsia="ru-RU"/>
        </w:rPr>
      </w:pPr>
      <w:r w:rsidRPr="00494ECB">
        <w:rPr>
          <w:rFonts w:ascii="Arial" w:hAnsi="Arial" w:cs="Arial"/>
          <w:b/>
          <w:color w:val="000000"/>
          <w:sz w:val="20"/>
          <w:szCs w:val="20"/>
          <w:lang w:eastAsia="ru-RU"/>
        </w:rPr>
        <w:t>AAYYMMNN</w:t>
      </w:r>
    </w:p>
    <w:p w14:paraId="56E4B011" w14:textId="76932E00" w:rsidR="006B1046" w:rsidRPr="00494ECB" w:rsidRDefault="006B1046" w:rsidP="00494ECB">
      <w:pPr>
        <w:jc w:val="center"/>
        <w:rPr>
          <w:rFonts w:ascii="Arial" w:hAnsi="Arial" w:cs="Arial"/>
          <w:color w:val="000000"/>
          <w:sz w:val="22"/>
          <w:lang w:eastAsia="ru-RU"/>
        </w:rPr>
      </w:pPr>
      <w:r w:rsidRPr="00494ECB">
        <w:rPr>
          <w:rFonts w:ascii="Arial" w:hAnsi="Arial" w:cs="Arial"/>
          <w:color w:val="000000"/>
          <w:sz w:val="20"/>
          <w:szCs w:val="20"/>
          <w:lang w:eastAsia="ru-RU"/>
        </w:rPr>
        <w:t>1  2   3  4</w:t>
      </w:r>
    </w:p>
    <w:p w14:paraId="1E435CC3" w14:textId="77777777" w:rsidR="006B1046" w:rsidRPr="00494ECB" w:rsidRDefault="006B1046" w:rsidP="006B1046">
      <w:pPr>
        <w:jc w:val="left"/>
        <w:rPr>
          <w:rFonts w:ascii="Arial" w:hAnsi="Arial" w:cs="Arial"/>
          <w:color w:val="000000"/>
          <w:sz w:val="22"/>
          <w:lang w:eastAsia="ru-RU"/>
        </w:rPr>
      </w:pPr>
      <w:r w:rsidRPr="00494ECB">
        <w:rPr>
          <w:rFonts w:ascii="Arial" w:hAnsi="Arial" w:cs="Arial"/>
          <w:color w:val="000000"/>
          <w:sz w:val="20"/>
          <w:szCs w:val="20"/>
          <w:lang w:eastAsia="ru-RU"/>
        </w:rPr>
        <w:t> </w:t>
      </w:r>
    </w:p>
    <w:p w14:paraId="194A5D7D" w14:textId="3328EFDB" w:rsidR="006B1046" w:rsidRPr="00494ECB" w:rsidRDefault="006B1046" w:rsidP="00494ECB">
      <w:pPr>
        <w:pStyle w:val="af9"/>
        <w:numPr>
          <w:ilvl w:val="0"/>
          <w:numId w:val="37"/>
        </w:numPr>
        <w:spacing w:after="240" w:line="276" w:lineRule="auto"/>
        <w:rPr>
          <w:rFonts w:ascii="Arial" w:hAnsi="Arial" w:cs="Arial"/>
          <w:color w:val="000000" w:themeColor="text1"/>
          <w:lang w:val="en-US"/>
        </w:rPr>
      </w:pPr>
      <w:r w:rsidRPr="00494ECB">
        <w:rPr>
          <w:rFonts w:ascii="Arial" w:hAnsi="Arial" w:cs="Arial"/>
          <w:color w:val="000000" w:themeColor="text1"/>
          <w:lang w:val="en-US"/>
        </w:rPr>
        <w:t>AA - всегда LT</w:t>
      </w:r>
      <w:r>
        <w:rPr>
          <w:rFonts w:ascii="Arial" w:hAnsi="Arial" w:cs="Arial"/>
          <w:color w:val="000000" w:themeColor="text1"/>
        </w:rPr>
        <w:t>;</w:t>
      </w:r>
    </w:p>
    <w:p w14:paraId="54F1442C" w14:textId="44867B67" w:rsidR="006B1046" w:rsidRPr="00494ECB" w:rsidRDefault="006B1046" w:rsidP="00494ECB">
      <w:pPr>
        <w:pStyle w:val="af9"/>
        <w:numPr>
          <w:ilvl w:val="0"/>
          <w:numId w:val="37"/>
        </w:numPr>
        <w:spacing w:after="240" w:line="276" w:lineRule="auto"/>
        <w:rPr>
          <w:rFonts w:ascii="Arial" w:hAnsi="Arial" w:cs="Arial"/>
          <w:color w:val="000000" w:themeColor="text1"/>
        </w:rPr>
      </w:pPr>
      <w:r w:rsidRPr="00494ECB">
        <w:rPr>
          <w:rFonts w:ascii="Arial" w:hAnsi="Arial" w:cs="Arial"/>
          <w:color w:val="000000" w:themeColor="text1"/>
          <w:lang w:val="en-US"/>
        </w:rPr>
        <w:t>YY</w:t>
      </w:r>
      <w:r w:rsidRPr="00494ECB">
        <w:rPr>
          <w:rFonts w:ascii="Arial" w:hAnsi="Arial" w:cs="Arial"/>
          <w:color w:val="000000" w:themeColor="text1"/>
        </w:rPr>
        <w:t xml:space="preserve"> - первые две цифры от БЕ</w:t>
      </w:r>
      <w:r>
        <w:rPr>
          <w:rFonts w:ascii="Arial" w:hAnsi="Arial" w:cs="Arial"/>
          <w:color w:val="000000" w:themeColor="text1"/>
        </w:rPr>
        <w:t>;</w:t>
      </w:r>
    </w:p>
    <w:p w14:paraId="46D13BED" w14:textId="7638E5E6" w:rsidR="006B1046" w:rsidRPr="00494ECB" w:rsidRDefault="006B1046" w:rsidP="00494ECB">
      <w:pPr>
        <w:pStyle w:val="af9"/>
        <w:numPr>
          <w:ilvl w:val="0"/>
          <w:numId w:val="37"/>
        </w:numPr>
        <w:spacing w:after="240" w:line="276" w:lineRule="auto"/>
        <w:rPr>
          <w:rFonts w:ascii="Arial" w:hAnsi="Arial" w:cs="Arial"/>
          <w:color w:val="000000" w:themeColor="text1"/>
        </w:rPr>
      </w:pPr>
      <w:r w:rsidRPr="00494ECB">
        <w:rPr>
          <w:rFonts w:ascii="Arial" w:hAnsi="Arial" w:cs="Arial"/>
          <w:color w:val="000000" w:themeColor="text1"/>
          <w:lang w:val="en-US"/>
        </w:rPr>
        <w:t>MM</w:t>
      </w:r>
      <w:r w:rsidRPr="00494ECB">
        <w:rPr>
          <w:rFonts w:ascii="Arial" w:hAnsi="Arial" w:cs="Arial"/>
          <w:color w:val="000000" w:themeColor="text1"/>
        </w:rPr>
        <w:t xml:space="preserve"> - порядковый номер группы ЦЗ</w:t>
      </w:r>
      <w:r>
        <w:rPr>
          <w:rFonts w:ascii="Arial" w:hAnsi="Arial" w:cs="Arial"/>
          <w:color w:val="000000" w:themeColor="text1"/>
        </w:rPr>
        <w:t>;</w:t>
      </w:r>
    </w:p>
    <w:p w14:paraId="63F4DB2C" w14:textId="442A0551" w:rsidR="006B1046" w:rsidRPr="00494ECB" w:rsidRDefault="006B1046" w:rsidP="00494ECB">
      <w:pPr>
        <w:pStyle w:val="af9"/>
        <w:numPr>
          <w:ilvl w:val="0"/>
          <w:numId w:val="37"/>
        </w:numPr>
        <w:spacing w:after="240" w:line="276" w:lineRule="auto"/>
        <w:rPr>
          <w:rFonts w:ascii="Arial" w:hAnsi="Arial" w:cs="Arial"/>
          <w:color w:val="000000" w:themeColor="text1"/>
        </w:rPr>
      </w:pPr>
      <w:r w:rsidRPr="00494ECB">
        <w:rPr>
          <w:rFonts w:ascii="Arial" w:hAnsi="Arial" w:cs="Arial"/>
          <w:color w:val="000000" w:themeColor="text1"/>
          <w:lang w:val="en-US"/>
        </w:rPr>
        <w:t>NN</w:t>
      </w:r>
      <w:r w:rsidRPr="00494ECB">
        <w:rPr>
          <w:rFonts w:ascii="Arial" w:hAnsi="Arial" w:cs="Arial"/>
          <w:color w:val="000000" w:themeColor="text1"/>
        </w:rPr>
        <w:t xml:space="preserve"> - порядковый номер ЦЗ</w:t>
      </w:r>
      <w:r w:rsidR="001F5118">
        <w:rPr>
          <w:rFonts w:ascii="Arial" w:hAnsi="Arial" w:cs="Arial"/>
          <w:color w:val="000000" w:themeColor="text1"/>
        </w:rPr>
        <w:t xml:space="preserve"> внутри группы</w:t>
      </w:r>
      <w:r>
        <w:rPr>
          <w:rFonts w:ascii="Arial" w:hAnsi="Arial" w:cs="Arial"/>
          <w:color w:val="000000" w:themeColor="text1"/>
        </w:rPr>
        <w:t>;</w:t>
      </w:r>
    </w:p>
    <w:p w14:paraId="79803782" w14:textId="77777777" w:rsidR="006B1046" w:rsidRDefault="006B1046">
      <w:pPr>
        <w:spacing w:after="240" w:line="276" w:lineRule="auto"/>
        <w:ind w:firstLine="567"/>
        <w:rPr>
          <w:rFonts w:ascii="Arial" w:hAnsi="Arial" w:cs="Arial"/>
          <w:color w:val="000000" w:themeColor="text1"/>
        </w:rPr>
      </w:pPr>
    </w:p>
    <w:p w14:paraId="609802CF" w14:textId="7C581A30" w:rsidR="00607479" w:rsidRPr="009936BB" w:rsidRDefault="00607479">
      <w:pPr>
        <w:pStyle w:val="3"/>
      </w:pPr>
      <w:bookmarkStart w:id="2654" w:name="_Toc77357578"/>
      <w:r>
        <w:t>Контроль бюджета на СПП-элементах</w:t>
      </w:r>
      <w:bookmarkEnd w:id="2654"/>
    </w:p>
    <w:p w14:paraId="47DDA569" w14:textId="42BFD181" w:rsidR="0089748A" w:rsidRDefault="00562E6A" w:rsidP="009936BB">
      <w:pPr>
        <w:spacing w:after="240" w:line="276" w:lineRule="auto"/>
        <w:ind w:firstLine="567"/>
        <w:rPr>
          <w:color w:val="000000" w:themeColor="text1"/>
        </w:rPr>
      </w:pPr>
      <w:r>
        <w:rPr>
          <w:rFonts w:ascii="Arial" w:hAnsi="Arial" w:cs="Arial"/>
          <w:color w:val="000000" w:themeColor="text1"/>
        </w:rPr>
        <w:t xml:space="preserve">В системе </w:t>
      </w:r>
      <w:r>
        <w:rPr>
          <w:rFonts w:ascii="Arial" w:hAnsi="Arial" w:cs="Arial"/>
          <w:color w:val="000000" w:themeColor="text1"/>
          <w:lang w:val="en-US"/>
        </w:rPr>
        <w:t>S</w:t>
      </w:r>
      <w:r w:rsidRPr="009936BB">
        <w:rPr>
          <w:rFonts w:ascii="Arial" w:hAnsi="Arial" w:cs="Arial"/>
          <w:color w:val="000000" w:themeColor="text1"/>
        </w:rPr>
        <w:t>/4</w:t>
      </w:r>
      <w:r>
        <w:rPr>
          <w:rFonts w:ascii="Arial" w:hAnsi="Arial" w:cs="Arial"/>
          <w:color w:val="000000" w:themeColor="text1"/>
          <w:lang w:val="en-US"/>
        </w:rPr>
        <w:t>HANA</w:t>
      </w:r>
      <w:r w:rsidRPr="009936BB">
        <w:rPr>
          <w:rFonts w:ascii="Arial" w:hAnsi="Arial" w:cs="Arial"/>
          <w:color w:val="000000" w:themeColor="text1"/>
        </w:rPr>
        <w:t xml:space="preserve"> </w:t>
      </w:r>
      <w:r>
        <w:rPr>
          <w:rFonts w:ascii="Arial" w:hAnsi="Arial" w:cs="Arial"/>
          <w:color w:val="000000" w:themeColor="text1"/>
        </w:rPr>
        <w:t xml:space="preserve">будет настроен активный контроль бюджета </w:t>
      </w:r>
      <w:r w:rsidR="0089748A">
        <w:rPr>
          <w:rFonts w:ascii="Arial" w:hAnsi="Arial" w:cs="Arial"/>
          <w:color w:val="000000" w:themeColor="text1"/>
        </w:rPr>
        <w:t xml:space="preserve">ТОРО на СПП-элементах. Для этого должен быть выполнен ряд системных настроек в транзакции </w:t>
      </w:r>
      <w:r w:rsidR="0089748A">
        <w:rPr>
          <w:rFonts w:ascii="Arial" w:hAnsi="Arial" w:cs="Arial"/>
          <w:color w:val="000000" w:themeColor="text1"/>
          <w:lang w:val="en-US"/>
        </w:rPr>
        <w:t>SPRO</w:t>
      </w:r>
      <w:r w:rsidR="0089748A" w:rsidRPr="009936BB">
        <w:rPr>
          <w:rFonts w:ascii="Arial" w:hAnsi="Arial" w:cs="Arial"/>
          <w:color w:val="000000" w:themeColor="text1"/>
        </w:rPr>
        <w:t xml:space="preserve"> - </w:t>
      </w:r>
      <w:r w:rsidR="0089748A">
        <w:rPr>
          <w:rFonts w:ascii="Arial" w:hAnsi="Arial" w:cs="Arial"/>
          <w:color w:val="000000" w:themeColor="text1"/>
        </w:rPr>
        <w:t>Руководстве по внедрению системы.</w:t>
      </w:r>
    </w:p>
    <w:p w14:paraId="2D42135B" w14:textId="79FC6145" w:rsidR="0089748A" w:rsidRPr="00494ECB" w:rsidRDefault="004C6FA7" w:rsidP="009936BB">
      <w:pPr>
        <w:pStyle w:val="af9"/>
        <w:numPr>
          <w:ilvl w:val="0"/>
          <w:numId w:val="106"/>
        </w:numPr>
        <w:spacing w:after="240" w:line="276" w:lineRule="auto"/>
        <w:rPr>
          <w:rFonts w:ascii="Arial" w:hAnsi="Arial" w:cs="Arial"/>
          <w:color w:val="000000" w:themeColor="text1"/>
        </w:rPr>
      </w:pPr>
      <w:r w:rsidRPr="000018F5">
        <w:rPr>
          <w:rFonts w:ascii="Arial" w:hAnsi="Arial" w:cs="Arial"/>
          <w:color w:val="000000" w:themeColor="text1"/>
        </w:rPr>
        <w:t xml:space="preserve">Ведение профиля бюджета. Будет создан отдельный профиль бюджета для проектов ТОРО. С точки зрения временной перспективы бюджет будет контролироваться на годовых значениях. Контроль наличия бюджета будет осуществляться по </w:t>
      </w:r>
      <w:r w:rsidR="001F5118" w:rsidRPr="000018F5">
        <w:rPr>
          <w:rFonts w:ascii="Arial" w:hAnsi="Arial" w:cs="Arial"/>
          <w:color w:val="000000" w:themeColor="text1"/>
        </w:rPr>
        <w:t xml:space="preserve">текущему </w:t>
      </w:r>
      <w:r w:rsidR="00D10E5E" w:rsidRPr="000018F5">
        <w:rPr>
          <w:rFonts w:ascii="Arial" w:hAnsi="Arial" w:cs="Arial"/>
          <w:color w:val="000000" w:themeColor="text1"/>
        </w:rPr>
        <w:t>бюджету. Вид активации контроля будет выбран</w:t>
      </w:r>
      <w:r w:rsidR="007A010F">
        <w:rPr>
          <w:rFonts w:ascii="Arial" w:hAnsi="Arial" w:cs="Arial"/>
          <w:color w:val="000000" w:themeColor="text1"/>
        </w:rPr>
        <w:t xml:space="preserve"> 1</w:t>
      </w:r>
      <w:r w:rsidR="001F5118" w:rsidRPr="000018F5">
        <w:rPr>
          <w:rFonts w:ascii="Arial" w:hAnsi="Arial" w:cs="Arial"/>
          <w:color w:val="000000" w:themeColor="text1"/>
        </w:rPr>
        <w:t xml:space="preserve"> – </w:t>
      </w:r>
      <w:r w:rsidR="007A010F">
        <w:rPr>
          <w:rFonts w:ascii="Arial" w:hAnsi="Arial" w:cs="Arial"/>
          <w:color w:val="000000" w:themeColor="text1"/>
        </w:rPr>
        <w:t>автоматическая активация</w:t>
      </w:r>
      <w:r w:rsidR="00D10E5E" w:rsidRPr="000018F5">
        <w:rPr>
          <w:rFonts w:ascii="Arial" w:hAnsi="Arial" w:cs="Arial"/>
          <w:color w:val="000000" w:themeColor="text1"/>
        </w:rPr>
        <w:t xml:space="preserve"> при присвоении бюджета. Валюта будет использоваться контроллинговой единицы.</w:t>
      </w:r>
    </w:p>
    <w:p w14:paraId="3392587C" w14:textId="622CA041" w:rsidR="004C6FA7" w:rsidRDefault="007A010F" w:rsidP="009936BB">
      <w:pPr>
        <w:spacing w:after="240" w:line="276" w:lineRule="auto"/>
        <w:jc w:val="center"/>
        <w:rPr>
          <w:rFonts w:ascii="Arial" w:hAnsi="Arial" w:cs="Arial"/>
          <w:color w:val="000000" w:themeColor="text1"/>
        </w:rPr>
      </w:pPr>
      <w:r>
        <w:rPr>
          <w:noProof/>
          <w:lang w:eastAsia="ru-RU"/>
        </w:rPr>
        <w:drawing>
          <wp:inline distT="0" distB="0" distL="0" distR="0" wp14:anchorId="39088BD2" wp14:editId="17E8C418">
            <wp:extent cx="5695950" cy="50958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95950" cy="5095875"/>
                    </a:xfrm>
                    <a:prstGeom prst="rect">
                      <a:avLst/>
                    </a:prstGeom>
                  </pic:spPr>
                </pic:pic>
              </a:graphicData>
            </a:graphic>
          </wp:inline>
        </w:drawing>
      </w:r>
    </w:p>
    <w:p w14:paraId="57B78729" w14:textId="7D6AFB7D" w:rsidR="007A010F" w:rsidRPr="00494ECB" w:rsidRDefault="007A010F" w:rsidP="00494ECB">
      <w:pPr>
        <w:spacing w:after="240" w:line="276" w:lineRule="auto"/>
        <w:jc w:val="left"/>
        <w:rPr>
          <w:rFonts w:ascii="Arial" w:hAnsi="Arial" w:cs="Arial"/>
          <w:color w:val="000000" w:themeColor="text1"/>
        </w:rPr>
      </w:pPr>
      <w:r>
        <w:rPr>
          <w:rFonts w:ascii="Arial" w:hAnsi="Arial" w:cs="Arial"/>
          <w:color w:val="000000" w:themeColor="text1"/>
        </w:rPr>
        <w:t>В рамках 2020 года используется вид активации 2 – Фоновая активация (по требованию пользователя).</w:t>
      </w:r>
    </w:p>
    <w:p w14:paraId="0E6F7DCF" w14:textId="2FAC53C9" w:rsidR="004C6FA7" w:rsidRPr="00494ECB" w:rsidRDefault="003B11C4" w:rsidP="009936BB">
      <w:pPr>
        <w:pStyle w:val="af9"/>
        <w:numPr>
          <w:ilvl w:val="0"/>
          <w:numId w:val="106"/>
        </w:numPr>
        <w:spacing w:after="240" w:line="276" w:lineRule="auto"/>
        <w:rPr>
          <w:rFonts w:ascii="Arial" w:hAnsi="Arial" w:cs="Arial"/>
          <w:color w:val="000000" w:themeColor="text1"/>
        </w:rPr>
      </w:pPr>
      <w:r w:rsidRPr="000018F5">
        <w:rPr>
          <w:rFonts w:ascii="Arial" w:hAnsi="Arial" w:cs="Arial"/>
          <w:color w:val="000000" w:themeColor="text1"/>
        </w:rPr>
        <w:t xml:space="preserve">Будет выполнено присвоение созданного и настроенного профиля бюджета </w:t>
      </w:r>
      <w:r w:rsidR="00861DE3" w:rsidRPr="000018F5">
        <w:rPr>
          <w:rFonts w:ascii="Arial" w:hAnsi="Arial" w:cs="Arial"/>
          <w:color w:val="000000" w:themeColor="text1"/>
        </w:rPr>
        <w:t>к профилю проекта ТОРО.</w:t>
      </w:r>
    </w:p>
    <w:p w14:paraId="0116FFF2" w14:textId="650CD81E" w:rsidR="00D71FDF" w:rsidRPr="00494ECB" w:rsidRDefault="001F5118" w:rsidP="009936BB">
      <w:pPr>
        <w:spacing w:after="240" w:line="276" w:lineRule="auto"/>
        <w:jc w:val="center"/>
        <w:rPr>
          <w:rFonts w:ascii="Arial" w:hAnsi="Arial" w:cs="Arial"/>
          <w:color w:val="000000" w:themeColor="text1"/>
        </w:rPr>
      </w:pPr>
      <w:r w:rsidRPr="00494ECB">
        <w:rPr>
          <w:rFonts w:ascii="Arial" w:hAnsi="Arial" w:cs="Arial"/>
          <w:noProof/>
          <w:lang w:eastAsia="ru-RU"/>
        </w:rPr>
        <w:t xml:space="preserve"> </w:t>
      </w:r>
      <w:r w:rsidRPr="00494ECB">
        <w:rPr>
          <w:rFonts w:ascii="Arial" w:hAnsi="Arial" w:cs="Arial"/>
          <w:noProof/>
          <w:lang w:eastAsia="ru-RU"/>
        </w:rPr>
        <w:drawing>
          <wp:inline distT="0" distB="0" distL="0" distR="0" wp14:anchorId="7BCC265F" wp14:editId="61E91308">
            <wp:extent cx="5724525" cy="183832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24525" cy="1838325"/>
                    </a:xfrm>
                    <a:prstGeom prst="rect">
                      <a:avLst/>
                    </a:prstGeom>
                  </pic:spPr>
                </pic:pic>
              </a:graphicData>
            </a:graphic>
          </wp:inline>
        </w:drawing>
      </w:r>
    </w:p>
    <w:p w14:paraId="0B185013" w14:textId="4EBECF75" w:rsidR="00861DE3" w:rsidRPr="00494ECB" w:rsidRDefault="00D71FDF" w:rsidP="009936BB">
      <w:pPr>
        <w:pStyle w:val="af9"/>
        <w:numPr>
          <w:ilvl w:val="0"/>
          <w:numId w:val="106"/>
        </w:numPr>
        <w:spacing w:after="240" w:line="276" w:lineRule="auto"/>
        <w:rPr>
          <w:rFonts w:ascii="Arial" w:hAnsi="Arial" w:cs="Arial"/>
          <w:color w:val="000000" w:themeColor="text1"/>
        </w:rPr>
      </w:pPr>
      <w:r w:rsidRPr="000018F5">
        <w:rPr>
          <w:rFonts w:ascii="Arial" w:hAnsi="Arial" w:cs="Arial"/>
          <w:color w:val="000000" w:themeColor="text1"/>
        </w:rPr>
        <w:t xml:space="preserve">Далее должны быть определены границы, при которых будет выполняться контроль бюджета на СПП-элементах. Для созданного ранее профиля бюджета определяются </w:t>
      </w:r>
      <w:r w:rsidR="00576A69" w:rsidRPr="000018F5">
        <w:rPr>
          <w:rFonts w:ascii="Arial" w:hAnsi="Arial" w:cs="Arial"/>
          <w:color w:val="000000" w:themeColor="text1"/>
        </w:rPr>
        <w:t xml:space="preserve">группы </w:t>
      </w:r>
      <w:r w:rsidRPr="000018F5">
        <w:rPr>
          <w:rFonts w:ascii="Arial" w:hAnsi="Arial" w:cs="Arial"/>
          <w:color w:val="000000" w:themeColor="text1"/>
        </w:rPr>
        <w:t>операци</w:t>
      </w:r>
      <w:r w:rsidR="00576A69" w:rsidRPr="000018F5">
        <w:rPr>
          <w:rFonts w:ascii="Arial" w:hAnsi="Arial" w:cs="Arial"/>
          <w:color w:val="000000" w:themeColor="text1"/>
        </w:rPr>
        <w:t>й и процент исчерпания бюджета, при которых должен выполняться контроль, а также вид контроля – информационный или блокирующий.</w:t>
      </w:r>
    </w:p>
    <w:p w14:paraId="233C156E" w14:textId="38CBF66D" w:rsidR="00576A69" w:rsidRPr="00494ECB" w:rsidRDefault="001F5118" w:rsidP="009936BB">
      <w:pPr>
        <w:spacing w:after="240" w:line="276" w:lineRule="auto"/>
        <w:jc w:val="center"/>
        <w:rPr>
          <w:rFonts w:ascii="Arial" w:hAnsi="Arial" w:cs="Arial"/>
          <w:color w:val="000000" w:themeColor="text1"/>
        </w:rPr>
      </w:pPr>
      <w:r w:rsidRPr="00494ECB">
        <w:rPr>
          <w:rFonts w:ascii="Arial" w:hAnsi="Arial" w:cs="Arial"/>
          <w:noProof/>
          <w:lang w:eastAsia="ru-RU"/>
        </w:rPr>
        <w:t xml:space="preserve"> </w:t>
      </w:r>
      <w:r w:rsidRPr="00494ECB">
        <w:rPr>
          <w:rFonts w:ascii="Arial" w:hAnsi="Arial" w:cs="Arial"/>
          <w:noProof/>
          <w:lang w:eastAsia="ru-RU"/>
        </w:rPr>
        <w:drawing>
          <wp:inline distT="0" distB="0" distL="0" distR="0" wp14:anchorId="1098AB58" wp14:editId="4BF214BA">
            <wp:extent cx="6219825" cy="24193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19825" cy="2419350"/>
                    </a:xfrm>
                    <a:prstGeom prst="rect">
                      <a:avLst/>
                    </a:prstGeom>
                  </pic:spPr>
                </pic:pic>
              </a:graphicData>
            </a:graphic>
          </wp:inline>
        </w:drawing>
      </w:r>
    </w:p>
    <w:p w14:paraId="03A87667" w14:textId="7BB7CB48" w:rsidR="005E4AD6" w:rsidRDefault="00514FA0" w:rsidP="009936BB">
      <w:pPr>
        <w:pStyle w:val="af9"/>
        <w:spacing w:after="240" w:line="276" w:lineRule="auto"/>
        <w:ind w:left="720"/>
        <w:rPr>
          <w:rFonts w:ascii="Arial" w:hAnsi="Arial" w:cs="Arial"/>
          <w:color w:val="000000" w:themeColor="text1"/>
        </w:rPr>
      </w:pPr>
      <w:r w:rsidRPr="000018F5">
        <w:rPr>
          <w:rFonts w:ascii="Arial" w:hAnsi="Arial" w:cs="Arial"/>
          <w:color w:val="000000" w:themeColor="text1"/>
        </w:rPr>
        <w:t>Будут выбраны следующие груп</w:t>
      </w:r>
      <w:r w:rsidR="005E4AD6">
        <w:rPr>
          <w:rFonts w:ascii="Arial" w:hAnsi="Arial" w:cs="Arial"/>
          <w:color w:val="000000" w:themeColor="text1"/>
        </w:rPr>
        <w:t>пы</w:t>
      </w:r>
      <w:r w:rsidRPr="000018F5">
        <w:rPr>
          <w:rFonts w:ascii="Arial" w:hAnsi="Arial" w:cs="Arial"/>
          <w:color w:val="000000" w:themeColor="text1"/>
        </w:rPr>
        <w:t xml:space="preserve"> операций:</w:t>
      </w:r>
      <w:r w:rsidR="008A186A" w:rsidRPr="000018F5">
        <w:rPr>
          <w:rFonts w:ascii="Arial" w:hAnsi="Arial" w:cs="Arial"/>
          <w:color w:val="000000" w:themeColor="text1"/>
        </w:rPr>
        <w:t xml:space="preserve"> </w:t>
      </w:r>
    </w:p>
    <w:p w14:paraId="6B011569" w14:textId="54FE8623" w:rsidR="005E4AD6" w:rsidRDefault="005E4AD6" w:rsidP="009936BB">
      <w:pPr>
        <w:pStyle w:val="af9"/>
        <w:spacing w:after="240" w:line="276" w:lineRule="auto"/>
        <w:ind w:left="720"/>
        <w:rPr>
          <w:rFonts w:ascii="Arial" w:hAnsi="Arial" w:cs="Arial"/>
          <w:color w:val="000000" w:themeColor="text1"/>
        </w:rPr>
      </w:pPr>
      <w:r>
        <w:rPr>
          <w:rFonts w:ascii="Arial" w:hAnsi="Arial" w:cs="Arial"/>
          <w:color w:val="000000" w:themeColor="text1"/>
        </w:rPr>
        <w:t xml:space="preserve">- </w:t>
      </w:r>
      <w:r w:rsidR="00442A5C" w:rsidRPr="000018F5">
        <w:rPr>
          <w:rFonts w:ascii="Arial" w:hAnsi="Arial" w:cs="Arial"/>
          <w:color w:val="000000" w:themeColor="text1"/>
        </w:rPr>
        <w:t>заказ к проекту</w:t>
      </w:r>
      <w:r>
        <w:rPr>
          <w:rFonts w:ascii="Arial" w:hAnsi="Arial" w:cs="Arial"/>
          <w:color w:val="000000" w:themeColor="text1"/>
        </w:rPr>
        <w:t>;</w:t>
      </w:r>
    </w:p>
    <w:p w14:paraId="32C47CFA" w14:textId="10AB68AA" w:rsidR="005E4AD6" w:rsidRDefault="005E4AD6" w:rsidP="009936BB">
      <w:pPr>
        <w:pStyle w:val="af9"/>
        <w:spacing w:after="240" w:line="276" w:lineRule="auto"/>
        <w:ind w:left="720"/>
        <w:rPr>
          <w:rFonts w:ascii="Arial" w:hAnsi="Arial" w:cs="Arial"/>
          <w:color w:val="000000" w:themeColor="text1"/>
        </w:rPr>
      </w:pPr>
      <w:r>
        <w:rPr>
          <w:rFonts w:ascii="Arial" w:hAnsi="Arial" w:cs="Arial"/>
          <w:color w:val="000000" w:themeColor="text1"/>
        </w:rPr>
        <w:t xml:space="preserve">- </w:t>
      </w:r>
      <w:r w:rsidR="001F5118" w:rsidRPr="000018F5">
        <w:rPr>
          <w:rFonts w:ascii="Arial" w:hAnsi="Arial" w:cs="Arial"/>
          <w:color w:val="000000" w:themeColor="text1"/>
        </w:rPr>
        <w:t>резервировании средств</w:t>
      </w:r>
      <w:r>
        <w:rPr>
          <w:rFonts w:ascii="Arial" w:hAnsi="Arial" w:cs="Arial"/>
          <w:color w:val="000000" w:themeColor="text1"/>
        </w:rPr>
        <w:t>;</w:t>
      </w:r>
    </w:p>
    <w:p w14:paraId="62C3E815" w14:textId="1ADAFEFA" w:rsidR="005E4AD6" w:rsidRDefault="005E4AD6" w:rsidP="009936BB">
      <w:pPr>
        <w:pStyle w:val="af9"/>
        <w:spacing w:after="240" w:line="276" w:lineRule="auto"/>
        <w:ind w:left="720"/>
        <w:rPr>
          <w:rFonts w:ascii="Arial" w:hAnsi="Arial" w:cs="Arial"/>
          <w:color w:val="000000" w:themeColor="text1"/>
        </w:rPr>
      </w:pPr>
      <w:r>
        <w:rPr>
          <w:rFonts w:ascii="Arial" w:hAnsi="Arial" w:cs="Arial"/>
          <w:color w:val="000000" w:themeColor="text1"/>
        </w:rPr>
        <w:t>- заявка.</w:t>
      </w:r>
    </w:p>
    <w:p w14:paraId="5B2BEA43" w14:textId="436CC5A8" w:rsidR="00576A69" w:rsidRPr="00494ECB" w:rsidRDefault="005E4AD6" w:rsidP="009936BB">
      <w:pPr>
        <w:pStyle w:val="af9"/>
        <w:spacing w:after="240" w:line="276" w:lineRule="auto"/>
        <w:ind w:left="720"/>
        <w:rPr>
          <w:rFonts w:ascii="Arial" w:hAnsi="Arial" w:cs="Arial"/>
          <w:color w:val="000000" w:themeColor="text1"/>
        </w:rPr>
      </w:pPr>
      <w:r>
        <w:rPr>
          <w:rFonts w:ascii="Arial" w:hAnsi="Arial" w:cs="Arial"/>
          <w:color w:val="000000" w:themeColor="text1"/>
        </w:rPr>
        <w:t xml:space="preserve">Выбранные операции </w:t>
      </w:r>
      <w:r w:rsidR="001F5118" w:rsidRPr="000018F5">
        <w:rPr>
          <w:rFonts w:ascii="Arial" w:hAnsi="Arial" w:cs="Arial"/>
          <w:color w:val="000000" w:themeColor="text1"/>
        </w:rPr>
        <w:t>обозначает момент срабатывания АКН.</w:t>
      </w:r>
    </w:p>
    <w:p w14:paraId="0E09852E" w14:textId="42616C7B" w:rsidR="00576A69" w:rsidRPr="00494ECB" w:rsidRDefault="00576A69" w:rsidP="009936BB">
      <w:pPr>
        <w:spacing w:after="240" w:line="276" w:lineRule="auto"/>
        <w:jc w:val="center"/>
        <w:rPr>
          <w:rFonts w:ascii="Arial" w:hAnsi="Arial" w:cs="Arial"/>
          <w:color w:val="000000" w:themeColor="text1"/>
        </w:rPr>
      </w:pPr>
      <w:r w:rsidRPr="00494ECB">
        <w:rPr>
          <w:rFonts w:ascii="Arial" w:hAnsi="Arial" w:cs="Arial"/>
          <w:noProof/>
          <w:lang w:eastAsia="ru-RU"/>
        </w:rPr>
        <w:drawing>
          <wp:inline distT="0" distB="0" distL="0" distR="0" wp14:anchorId="27374EF7" wp14:editId="0FDD1454">
            <wp:extent cx="3152381" cy="3847619"/>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52381" cy="3847619"/>
                    </a:xfrm>
                    <a:prstGeom prst="rect">
                      <a:avLst/>
                    </a:prstGeom>
                  </pic:spPr>
                </pic:pic>
              </a:graphicData>
            </a:graphic>
          </wp:inline>
        </w:drawing>
      </w:r>
    </w:p>
    <w:p w14:paraId="2E8B8B31" w14:textId="33DCEE9B" w:rsidR="00576A69" w:rsidRPr="00494ECB" w:rsidRDefault="00576A69" w:rsidP="009936BB">
      <w:pPr>
        <w:pStyle w:val="af9"/>
        <w:spacing w:after="240" w:line="276" w:lineRule="auto"/>
        <w:ind w:left="720"/>
        <w:rPr>
          <w:rFonts w:ascii="Arial" w:hAnsi="Arial" w:cs="Arial"/>
          <w:color w:val="000000" w:themeColor="text1"/>
        </w:rPr>
      </w:pPr>
      <w:r w:rsidRPr="000018F5">
        <w:rPr>
          <w:rFonts w:ascii="Arial" w:hAnsi="Arial" w:cs="Arial"/>
          <w:color w:val="000000" w:themeColor="text1"/>
        </w:rPr>
        <w:t>Вид контроля будет выбран – «Сообщение об ошибке».</w:t>
      </w:r>
    </w:p>
    <w:p w14:paraId="11F2AE87" w14:textId="28693541" w:rsidR="00576A69" w:rsidRPr="00494ECB" w:rsidRDefault="00514FA0" w:rsidP="009936BB">
      <w:pPr>
        <w:spacing w:after="240" w:line="276" w:lineRule="auto"/>
        <w:jc w:val="center"/>
        <w:rPr>
          <w:rFonts w:ascii="Arial" w:hAnsi="Arial" w:cs="Arial"/>
          <w:color w:val="000000" w:themeColor="text1"/>
        </w:rPr>
      </w:pPr>
      <w:r w:rsidRPr="00494ECB">
        <w:rPr>
          <w:rFonts w:ascii="Arial" w:hAnsi="Arial" w:cs="Arial"/>
          <w:noProof/>
          <w:lang w:eastAsia="ru-RU"/>
        </w:rPr>
        <w:drawing>
          <wp:inline distT="0" distB="0" distL="0" distR="0" wp14:anchorId="672CD90D" wp14:editId="3E8FAAC7">
            <wp:extent cx="3838095" cy="19904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8095" cy="1990476"/>
                    </a:xfrm>
                    <a:prstGeom prst="rect">
                      <a:avLst/>
                    </a:prstGeom>
                  </pic:spPr>
                </pic:pic>
              </a:graphicData>
            </a:graphic>
          </wp:inline>
        </w:drawing>
      </w:r>
    </w:p>
    <w:p w14:paraId="631AF0DB" w14:textId="3F9F2A4A" w:rsidR="00607479" w:rsidRPr="00494ECB" w:rsidRDefault="00442A5C" w:rsidP="009936BB">
      <w:pPr>
        <w:pStyle w:val="af9"/>
        <w:spacing w:after="240" w:line="276" w:lineRule="auto"/>
        <w:ind w:left="720"/>
        <w:rPr>
          <w:rFonts w:ascii="Arial" w:hAnsi="Arial" w:cs="Arial"/>
          <w:color w:val="000000" w:themeColor="text1"/>
        </w:rPr>
      </w:pPr>
      <w:r w:rsidRPr="000018F5">
        <w:rPr>
          <w:rFonts w:ascii="Arial" w:hAnsi="Arial" w:cs="Arial"/>
          <w:color w:val="000000" w:themeColor="text1"/>
        </w:rPr>
        <w:t xml:space="preserve">Процент исчерпания бюджета установлен на </w:t>
      </w:r>
      <w:r w:rsidR="000018F5" w:rsidRPr="000018F5">
        <w:rPr>
          <w:rFonts w:ascii="Arial" w:hAnsi="Arial" w:cs="Arial"/>
          <w:color w:val="000000" w:themeColor="text1"/>
        </w:rPr>
        <w:t>100</w:t>
      </w:r>
      <w:r w:rsidRPr="000018F5">
        <w:rPr>
          <w:rFonts w:ascii="Arial" w:hAnsi="Arial" w:cs="Arial"/>
          <w:color w:val="000000" w:themeColor="text1"/>
        </w:rPr>
        <w:t>%</w:t>
      </w:r>
      <w:r w:rsidR="000018F5" w:rsidRPr="000018F5">
        <w:rPr>
          <w:rFonts w:ascii="Arial" w:hAnsi="Arial" w:cs="Arial"/>
          <w:color w:val="000000" w:themeColor="text1"/>
        </w:rPr>
        <w:t>.</w:t>
      </w:r>
    </w:p>
    <w:p w14:paraId="1C9C0737" w14:textId="5826277B" w:rsidR="00475DD9" w:rsidRPr="00494ECB" w:rsidRDefault="00475DD9" w:rsidP="009936BB">
      <w:pPr>
        <w:pStyle w:val="af9"/>
        <w:numPr>
          <w:ilvl w:val="0"/>
          <w:numId w:val="106"/>
        </w:numPr>
        <w:spacing w:after="240" w:line="276" w:lineRule="auto"/>
        <w:rPr>
          <w:rFonts w:ascii="Arial" w:hAnsi="Arial" w:cs="Arial"/>
          <w:color w:val="000000" w:themeColor="text1"/>
        </w:rPr>
      </w:pPr>
      <w:r w:rsidRPr="000018F5">
        <w:rPr>
          <w:rFonts w:ascii="Arial" w:hAnsi="Arial" w:cs="Arial"/>
          <w:color w:val="000000" w:themeColor="text1"/>
        </w:rPr>
        <w:t xml:space="preserve">Некоторые виды затрат должны быть исключены из контроля </w:t>
      </w:r>
      <w:r w:rsidR="004936AD" w:rsidRPr="000018F5">
        <w:rPr>
          <w:rFonts w:ascii="Arial" w:hAnsi="Arial" w:cs="Arial"/>
          <w:color w:val="000000" w:themeColor="text1"/>
        </w:rPr>
        <w:t xml:space="preserve">бюджет. К таким видам затрат относятся: фонд оплаты труда и страховые взносы, </w:t>
      </w:r>
      <w:r w:rsidR="000018F5">
        <w:rPr>
          <w:rFonts w:ascii="Arial" w:hAnsi="Arial" w:cs="Arial"/>
          <w:color w:val="000000" w:themeColor="text1"/>
        </w:rPr>
        <w:t>ТЗР</w:t>
      </w:r>
      <w:r w:rsidR="004936AD" w:rsidRPr="000018F5">
        <w:rPr>
          <w:rFonts w:ascii="Arial" w:hAnsi="Arial" w:cs="Arial"/>
          <w:color w:val="000000" w:themeColor="text1"/>
        </w:rPr>
        <w:t>. Эти виды затрат буду указаны в соответствующей настройке контроля бюджета.</w:t>
      </w:r>
    </w:p>
    <w:p w14:paraId="4238BC19" w14:textId="4AC58847" w:rsidR="004936AD" w:rsidRPr="00494ECB" w:rsidRDefault="000018F5" w:rsidP="009936BB">
      <w:pPr>
        <w:spacing w:after="240" w:line="276" w:lineRule="auto"/>
        <w:jc w:val="center"/>
        <w:rPr>
          <w:rFonts w:ascii="Arial" w:hAnsi="Arial" w:cs="Arial"/>
          <w:color w:val="000000" w:themeColor="text1"/>
        </w:rPr>
      </w:pPr>
      <w:r w:rsidRPr="000018F5">
        <w:rPr>
          <w:noProof/>
          <w:lang w:eastAsia="ru-RU"/>
        </w:rPr>
        <w:t xml:space="preserve"> </w:t>
      </w:r>
      <w:r>
        <w:rPr>
          <w:noProof/>
          <w:lang w:eastAsia="ru-RU"/>
        </w:rPr>
        <w:drawing>
          <wp:inline distT="0" distB="0" distL="0" distR="0" wp14:anchorId="2808DA60" wp14:editId="76AE6EB6">
            <wp:extent cx="5886450" cy="48387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86450" cy="4838700"/>
                    </a:xfrm>
                    <a:prstGeom prst="rect">
                      <a:avLst/>
                    </a:prstGeom>
                  </pic:spPr>
                </pic:pic>
              </a:graphicData>
            </a:graphic>
          </wp:inline>
        </w:drawing>
      </w:r>
    </w:p>
    <w:p w14:paraId="0576C482" w14:textId="77777777" w:rsidR="00442A5C" w:rsidRPr="00494ECB" w:rsidRDefault="00442A5C" w:rsidP="009936BB">
      <w:pPr>
        <w:spacing w:after="240" w:line="276" w:lineRule="auto"/>
        <w:rPr>
          <w:rFonts w:ascii="Arial" w:hAnsi="Arial" w:cs="Arial"/>
          <w:color w:val="000000" w:themeColor="text1"/>
        </w:rPr>
      </w:pPr>
    </w:p>
    <w:p w14:paraId="3AFE3156" w14:textId="6C2A3F1D" w:rsidR="00BC31DE" w:rsidRDefault="00BC31DE">
      <w:pPr>
        <w:pStyle w:val="3"/>
      </w:pPr>
      <w:bookmarkStart w:id="2655" w:name="_Toc77357579"/>
      <w:r>
        <w:t>Запрос</w:t>
      </w:r>
      <w:r w:rsidR="001A7220">
        <w:t xml:space="preserve"> корректировки по ком</w:t>
      </w:r>
      <w:r w:rsidR="003218A1">
        <w:t>п</w:t>
      </w:r>
      <w:r w:rsidR="001A7220">
        <w:t>о</w:t>
      </w:r>
      <w:r w:rsidR="003218A1">
        <w:t>нентному учету</w:t>
      </w:r>
      <w:bookmarkEnd w:id="2655"/>
    </w:p>
    <w:p w14:paraId="6EAABFCC" w14:textId="3EE788CF" w:rsidR="00150D02" w:rsidRDefault="007310B9" w:rsidP="00494ECB">
      <w:pPr>
        <w:spacing w:after="240" w:line="276" w:lineRule="auto"/>
        <w:ind w:firstLine="567"/>
        <w:rPr>
          <w:color w:val="000000" w:themeColor="text1"/>
        </w:rPr>
      </w:pPr>
      <w:r w:rsidRPr="00AD0CDB">
        <w:rPr>
          <w:rFonts w:ascii="Arial" w:hAnsi="Arial" w:cs="Arial"/>
          <w:color w:val="000000" w:themeColor="text1"/>
        </w:rPr>
        <w:t xml:space="preserve">В случае исчерпания бюджетных лимитов на СПП-элементе </w:t>
      </w:r>
      <w:r>
        <w:rPr>
          <w:rFonts w:ascii="Arial" w:hAnsi="Arial" w:cs="Arial"/>
          <w:color w:val="000000" w:themeColor="text1"/>
        </w:rPr>
        <w:t xml:space="preserve">«Компонентный учет» </w:t>
      </w:r>
      <w:r w:rsidRPr="00AD0CDB">
        <w:rPr>
          <w:rFonts w:ascii="Arial" w:hAnsi="Arial" w:cs="Arial"/>
          <w:color w:val="000000" w:themeColor="text1"/>
        </w:rPr>
        <w:t>система не позволит передать компоненты сетевого графика в закупку</w:t>
      </w:r>
      <w:r w:rsidRPr="00F832A9">
        <w:rPr>
          <w:rFonts w:ascii="Arial" w:hAnsi="Arial" w:cs="Arial"/>
          <w:color w:val="000000" w:themeColor="text1"/>
        </w:rPr>
        <w:t>.</w:t>
      </w:r>
      <w:r w:rsidRPr="003F25F8">
        <w:rPr>
          <w:rFonts w:ascii="Arial" w:hAnsi="Arial" w:cs="Arial"/>
          <w:color w:val="000000" w:themeColor="text1"/>
        </w:rPr>
        <w:t xml:space="preserve"> В этом случае инициируется корректировка бюджетных лимитов</w:t>
      </w:r>
      <w:r>
        <w:rPr>
          <w:rFonts w:ascii="Arial" w:hAnsi="Arial" w:cs="Arial"/>
          <w:color w:val="000000" w:themeColor="text1"/>
        </w:rPr>
        <w:t xml:space="preserve">. Для формирования запроса на корректировку по компонентному учету </w:t>
      </w:r>
      <w:r w:rsidR="00150D02">
        <w:rPr>
          <w:rFonts w:ascii="Arial" w:hAnsi="Arial" w:cs="Arial"/>
          <w:color w:val="000000" w:themeColor="text1"/>
        </w:rPr>
        <w:t>создает</w:t>
      </w:r>
      <w:r>
        <w:rPr>
          <w:rFonts w:ascii="Arial" w:hAnsi="Arial" w:cs="Arial"/>
          <w:color w:val="000000" w:themeColor="text1"/>
        </w:rPr>
        <w:t>ся</w:t>
      </w:r>
      <w:r w:rsidR="00150D02">
        <w:rPr>
          <w:rFonts w:ascii="Arial" w:hAnsi="Arial" w:cs="Arial"/>
          <w:color w:val="000000" w:themeColor="text1"/>
        </w:rPr>
        <w:t xml:space="preserve"> новый сетевой график</w:t>
      </w:r>
      <w:r>
        <w:rPr>
          <w:rFonts w:ascii="Arial" w:hAnsi="Arial" w:cs="Arial"/>
          <w:color w:val="000000" w:themeColor="text1"/>
        </w:rPr>
        <w:t xml:space="preserve"> (системны стат</w:t>
      </w:r>
      <w:r w:rsidR="005E4AD6">
        <w:rPr>
          <w:rFonts w:ascii="Arial" w:hAnsi="Arial" w:cs="Arial"/>
          <w:color w:val="000000" w:themeColor="text1"/>
        </w:rPr>
        <w:t>у</w:t>
      </w:r>
      <w:r>
        <w:rPr>
          <w:rFonts w:ascii="Arial" w:hAnsi="Arial" w:cs="Arial"/>
          <w:color w:val="000000" w:themeColor="text1"/>
        </w:rPr>
        <w:t>с ОТКР - Открыто)</w:t>
      </w:r>
      <w:r w:rsidR="00150D02">
        <w:rPr>
          <w:rFonts w:ascii="Arial" w:hAnsi="Arial" w:cs="Arial"/>
          <w:color w:val="000000" w:themeColor="text1"/>
        </w:rPr>
        <w:t xml:space="preserve">, </w:t>
      </w:r>
      <w:r>
        <w:rPr>
          <w:rFonts w:ascii="Arial" w:hAnsi="Arial" w:cs="Arial"/>
          <w:color w:val="000000" w:themeColor="text1"/>
        </w:rPr>
        <w:t xml:space="preserve">который </w:t>
      </w:r>
      <w:r w:rsidR="00150D02">
        <w:rPr>
          <w:rFonts w:ascii="Arial" w:hAnsi="Arial" w:cs="Arial"/>
          <w:color w:val="000000" w:themeColor="text1"/>
        </w:rPr>
        <w:t>наполняет</w:t>
      </w:r>
      <w:r>
        <w:rPr>
          <w:rFonts w:ascii="Arial" w:hAnsi="Arial" w:cs="Arial"/>
          <w:color w:val="000000" w:themeColor="text1"/>
        </w:rPr>
        <w:t>ся</w:t>
      </w:r>
      <w:r w:rsidR="00150D02">
        <w:rPr>
          <w:rFonts w:ascii="Arial" w:hAnsi="Arial" w:cs="Arial"/>
          <w:color w:val="000000" w:themeColor="text1"/>
        </w:rPr>
        <w:t xml:space="preserve"> </w:t>
      </w:r>
      <w:r>
        <w:rPr>
          <w:rFonts w:ascii="Arial" w:hAnsi="Arial" w:cs="Arial"/>
          <w:color w:val="000000" w:themeColor="text1"/>
        </w:rPr>
        <w:t>необходимыми компонентами. Н</w:t>
      </w:r>
      <w:r w:rsidR="00150D02">
        <w:rPr>
          <w:rFonts w:ascii="Arial" w:hAnsi="Arial" w:cs="Arial"/>
          <w:color w:val="000000" w:themeColor="text1"/>
        </w:rPr>
        <w:t>а СПП-элементе</w:t>
      </w:r>
      <w:r>
        <w:rPr>
          <w:rFonts w:ascii="Arial" w:hAnsi="Arial" w:cs="Arial"/>
          <w:color w:val="000000" w:themeColor="text1"/>
        </w:rPr>
        <w:t>, в рамках которого требуется корректировка,</w:t>
      </w:r>
      <w:r w:rsidR="00150D02">
        <w:rPr>
          <w:rFonts w:ascii="Arial" w:hAnsi="Arial" w:cs="Arial"/>
          <w:color w:val="000000" w:themeColor="text1"/>
        </w:rPr>
        <w:t xml:space="preserve"> устанавливает статус ЗКОР – Запрос корректировки</w:t>
      </w:r>
      <w:r>
        <w:rPr>
          <w:rFonts w:ascii="Arial" w:hAnsi="Arial" w:cs="Arial"/>
          <w:color w:val="000000" w:themeColor="text1"/>
        </w:rPr>
        <w:t>.</w:t>
      </w:r>
    </w:p>
    <w:p w14:paraId="47E2F2D4" w14:textId="4F494C49" w:rsidR="007310B9" w:rsidRDefault="007310B9" w:rsidP="00494ECB">
      <w:pPr>
        <w:spacing w:after="240" w:line="276" w:lineRule="auto"/>
        <w:ind w:firstLine="567"/>
      </w:pPr>
      <w:r>
        <w:rPr>
          <w:rFonts w:ascii="Arial" w:hAnsi="Arial" w:cs="Arial"/>
          <w:color w:val="000000" w:themeColor="text1"/>
        </w:rPr>
        <w:t xml:space="preserve">После согласования корректировки и переноса средств за счет резерва БЕ или УК, на СПП-элементе автоматически устанавливается статус УТВК - Скорректированный бюджет утвержден, сетевой график деблокируется. После </w:t>
      </w:r>
      <w:r w:rsidR="00540622">
        <w:rPr>
          <w:rFonts w:ascii="Arial" w:hAnsi="Arial" w:cs="Arial"/>
          <w:color w:val="000000" w:themeColor="text1"/>
        </w:rPr>
        <w:t>деблокирования сетевого графика запланированные компоненты передаются для закупки.</w:t>
      </w:r>
    </w:p>
    <w:p w14:paraId="4427BE10" w14:textId="77777777" w:rsidR="00B05CBB" w:rsidRDefault="00B05CBB" w:rsidP="00494ECB">
      <w:pPr>
        <w:spacing w:after="240" w:line="276" w:lineRule="auto"/>
        <w:ind w:firstLine="567"/>
      </w:pPr>
    </w:p>
    <w:p w14:paraId="48D3E234" w14:textId="626460FF" w:rsidR="00D61DD8" w:rsidRDefault="00D61DD8" w:rsidP="00D61DD8">
      <w:pPr>
        <w:pStyle w:val="3"/>
      </w:pPr>
      <w:bookmarkStart w:id="2656" w:name="_Toc77357580"/>
      <w:r>
        <w:t xml:space="preserve">Разработка </w:t>
      </w:r>
      <w:r>
        <w:rPr>
          <w:lang w:val="en-US"/>
        </w:rPr>
        <w:t>PM</w:t>
      </w:r>
      <w:r w:rsidRPr="00494ECB">
        <w:t xml:space="preserve">65 </w:t>
      </w:r>
      <w:r>
        <w:t>Отчет по запросам корректировок бюджета ТОРО</w:t>
      </w:r>
      <w:bookmarkEnd w:id="2656"/>
    </w:p>
    <w:p w14:paraId="6FD4FFCE" w14:textId="2F536303" w:rsidR="00D61DD8" w:rsidRPr="00494ECB" w:rsidRDefault="00D61DD8" w:rsidP="00494ECB">
      <w:pPr>
        <w:spacing w:after="240" w:line="276" w:lineRule="auto"/>
        <w:ind w:firstLine="567"/>
        <w:rPr>
          <w:u w:val="single"/>
        </w:rPr>
      </w:pPr>
      <w:r w:rsidRPr="00494ECB">
        <w:rPr>
          <w:rFonts w:ascii="Arial" w:hAnsi="Arial" w:cs="Arial"/>
          <w:u w:val="single"/>
        </w:rPr>
        <w:t>Предпосылки:</w:t>
      </w:r>
    </w:p>
    <w:p w14:paraId="3FE9F5B9" w14:textId="352DCD61" w:rsidR="00D61DD8" w:rsidRDefault="00D61DD8" w:rsidP="00494ECB">
      <w:pPr>
        <w:spacing w:after="240" w:line="276" w:lineRule="auto"/>
        <w:ind w:firstLine="567"/>
        <w:rPr>
          <w:lang w:eastAsia="ru-RU"/>
        </w:rPr>
      </w:pPr>
      <w:r w:rsidRPr="006F455A">
        <w:rPr>
          <w:rFonts w:ascii="Arial" w:hAnsi="Arial" w:cs="Arial"/>
          <w:szCs w:val="20"/>
          <w:lang w:eastAsia="ru-RU"/>
        </w:rPr>
        <w:t>Для анализа бюджета ППА, а также утверждения заказов ТОРО</w:t>
      </w:r>
      <w:r>
        <w:rPr>
          <w:rFonts w:ascii="Arial" w:hAnsi="Arial" w:cs="Arial"/>
          <w:szCs w:val="20"/>
          <w:lang w:eastAsia="ru-RU"/>
        </w:rPr>
        <w:t xml:space="preserve"> и сетевых графиков</w:t>
      </w:r>
      <w:r w:rsidRPr="006F455A">
        <w:rPr>
          <w:rFonts w:ascii="Arial" w:hAnsi="Arial" w:cs="Arial"/>
          <w:szCs w:val="20"/>
          <w:lang w:eastAsia="ru-RU"/>
        </w:rPr>
        <w:t xml:space="preserve">, требующих корректировки бюджета, необходимо реализовать интерфейс в </w:t>
      </w:r>
      <w:r>
        <w:rPr>
          <w:rFonts w:ascii="Arial" w:hAnsi="Arial" w:cs="Arial"/>
          <w:szCs w:val="20"/>
          <w:lang w:eastAsia="ru-RU"/>
        </w:rPr>
        <w:t>виде АРМ «Управление бюджетом ППА».</w:t>
      </w:r>
    </w:p>
    <w:p w14:paraId="392CD14A" w14:textId="67D88C52" w:rsidR="00D61DD8" w:rsidRPr="00494ECB" w:rsidRDefault="00D61DD8" w:rsidP="00494ECB">
      <w:pPr>
        <w:spacing w:after="240" w:line="276" w:lineRule="auto"/>
        <w:ind w:firstLine="567"/>
        <w:rPr>
          <w:u w:val="single"/>
          <w:lang w:eastAsia="ru-RU"/>
        </w:rPr>
      </w:pPr>
      <w:r w:rsidRPr="00494ECB">
        <w:rPr>
          <w:rFonts w:ascii="Arial" w:hAnsi="Arial" w:cs="Arial"/>
          <w:szCs w:val="20"/>
          <w:u w:val="single"/>
          <w:lang w:eastAsia="ru-RU"/>
        </w:rPr>
        <w:t>Входные данные:</w:t>
      </w:r>
    </w:p>
    <w:p w14:paraId="0765CF90" w14:textId="0B181C9E" w:rsidR="00D61DD8" w:rsidRDefault="00862D94" w:rsidP="00494ECB">
      <w:pPr>
        <w:spacing w:after="240" w:line="276" w:lineRule="auto"/>
        <w:ind w:firstLine="567"/>
        <w:rPr>
          <w:color w:val="000000" w:themeColor="text1"/>
        </w:rPr>
      </w:pPr>
      <w:r>
        <w:rPr>
          <w:rFonts w:ascii="Arial" w:hAnsi="Arial" w:cs="Arial"/>
          <w:color w:val="000000" w:themeColor="text1"/>
        </w:rPr>
        <w:t>Параметрами запуска отчёта служат такие данные как: проект, СПП-элемент, статус СПП-элемента, Тип затрат (</w:t>
      </w:r>
      <w:r>
        <w:rPr>
          <w:rFonts w:ascii="Arial" w:hAnsi="Arial" w:cs="Arial"/>
          <w:color w:val="000000" w:themeColor="text1"/>
          <w:lang w:val="en-US"/>
        </w:rPr>
        <w:t>CAPEX</w:t>
      </w:r>
      <w:r w:rsidRPr="00494ECB">
        <w:rPr>
          <w:rFonts w:ascii="Arial" w:hAnsi="Arial" w:cs="Arial"/>
          <w:color w:val="000000" w:themeColor="text1"/>
        </w:rPr>
        <w:t xml:space="preserve">/ </w:t>
      </w:r>
      <w:r>
        <w:rPr>
          <w:rFonts w:ascii="Arial" w:hAnsi="Arial" w:cs="Arial"/>
          <w:color w:val="000000" w:themeColor="text1"/>
          <w:lang w:val="en-US"/>
        </w:rPr>
        <w:t>OPEX</w:t>
      </w:r>
      <w:r>
        <w:rPr>
          <w:rFonts w:ascii="Arial" w:hAnsi="Arial" w:cs="Arial"/>
          <w:color w:val="000000" w:themeColor="text1"/>
        </w:rPr>
        <w:t>)</w:t>
      </w:r>
      <w:r w:rsidRPr="00494ECB">
        <w:rPr>
          <w:rFonts w:ascii="Arial" w:hAnsi="Arial" w:cs="Arial"/>
          <w:color w:val="000000" w:themeColor="text1"/>
        </w:rPr>
        <w:t xml:space="preserve">, </w:t>
      </w:r>
      <w:r>
        <w:rPr>
          <w:rFonts w:ascii="Arial" w:hAnsi="Arial" w:cs="Arial"/>
          <w:color w:val="000000" w:themeColor="text1"/>
        </w:rPr>
        <w:t>Год (обязательный параметр), БЕ, Завод, ЦФО.</w:t>
      </w:r>
    </w:p>
    <w:p w14:paraId="2988F300" w14:textId="5A523CEB" w:rsidR="00862D94" w:rsidRPr="00494ECB" w:rsidRDefault="00862D94" w:rsidP="00494ECB">
      <w:pPr>
        <w:spacing w:after="240" w:line="276" w:lineRule="auto"/>
        <w:ind w:firstLine="567"/>
        <w:rPr>
          <w:color w:val="000000" w:themeColor="text1"/>
          <w:u w:val="single"/>
        </w:rPr>
      </w:pPr>
      <w:r w:rsidRPr="00494ECB">
        <w:rPr>
          <w:rFonts w:ascii="Arial" w:hAnsi="Arial" w:cs="Arial"/>
          <w:color w:val="000000" w:themeColor="text1"/>
          <w:u w:val="single"/>
        </w:rPr>
        <w:t>Основные функции отчета:</w:t>
      </w:r>
    </w:p>
    <w:p w14:paraId="7423C8FB" w14:textId="2DCBE581" w:rsidR="008D641C" w:rsidRDefault="00862D94" w:rsidP="00494ECB">
      <w:pPr>
        <w:spacing w:after="240" w:line="276" w:lineRule="auto"/>
        <w:ind w:firstLine="567"/>
      </w:pPr>
      <w:r>
        <w:rPr>
          <w:rFonts w:ascii="Arial" w:hAnsi="Arial" w:cs="Arial"/>
        </w:rPr>
        <w:t>Отчет представляет собой основной экран</w:t>
      </w:r>
      <w:r w:rsidR="008D641C">
        <w:rPr>
          <w:rFonts w:ascii="Arial" w:hAnsi="Arial" w:cs="Arial"/>
        </w:rPr>
        <w:t>, разделенный на несколько областей. Верхняя часть экрана содержит информацию о резервах БЕ и УК</w:t>
      </w:r>
      <w:r w:rsidR="0006651F">
        <w:rPr>
          <w:rFonts w:ascii="Arial" w:hAnsi="Arial" w:cs="Arial"/>
        </w:rPr>
        <w:t>.</w:t>
      </w:r>
      <w:r w:rsidR="008D641C">
        <w:rPr>
          <w:rFonts w:ascii="Arial" w:hAnsi="Arial" w:cs="Arial"/>
        </w:rPr>
        <w:t xml:space="preserve"> </w:t>
      </w:r>
      <w:r w:rsidR="0006651F">
        <w:rPr>
          <w:rFonts w:ascii="Arial" w:hAnsi="Arial" w:cs="Arial"/>
        </w:rPr>
        <w:t>О</w:t>
      </w:r>
      <w:r w:rsidR="008D641C">
        <w:rPr>
          <w:rFonts w:ascii="Arial" w:hAnsi="Arial" w:cs="Arial"/>
        </w:rPr>
        <w:t xml:space="preserve">сновная часть экрана содержит перечень СПП-элементов и информацию по ним, а также аналитику по исходному и текущему бюджета, плановые и фактические затраты по заказам ТОРО, сетевым графикам и </w:t>
      </w:r>
      <w:r w:rsidR="008D641C">
        <w:rPr>
          <w:rFonts w:ascii="Arial" w:hAnsi="Arial" w:cs="Arial"/>
          <w:lang w:val="en-US"/>
        </w:rPr>
        <w:t>PP</w:t>
      </w:r>
      <w:r w:rsidR="008D641C" w:rsidRPr="00494ECB">
        <w:rPr>
          <w:rFonts w:ascii="Arial" w:hAnsi="Arial" w:cs="Arial"/>
        </w:rPr>
        <w:t>-</w:t>
      </w:r>
      <w:r w:rsidR="008D641C">
        <w:rPr>
          <w:rFonts w:ascii="Arial" w:hAnsi="Arial" w:cs="Arial"/>
        </w:rPr>
        <w:t xml:space="preserve">заказам, связанные с СПП-элементами, затраты по запросам на корректировку, план (прогноз) освоения, ожидаемый факт, дефицит/ профицит. В нижней часть </w:t>
      </w:r>
      <w:r w:rsidR="0006651F">
        <w:rPr>
          <w:rFonts w:ascii="Arial" w:hAnsi="Arial" w:cs="Arial"/>
        </w:rPr>
        <w:t>экрана можно просмотреть расшифровку затрат по конкретному СПП-элементу в разбивке по категориям затрат.</w:t>
      </w:r>
    </w:p>
    <w:p w14:paraId="52F6EF19" w14:textId="3AFB8CEC" w:rsidR="008D641C" w:rsidRPr="00494ECB" w:rsidRDefault="0006651F" w:rsidP="00494ECB">
      <w:pPr>
        <w:spacing w:after="240" w:line="276" w:lineRule="auto"/>
        <w:jc w:val="left"/>
      </w:pPr>
      <w:r w:rsidRPr="00494ECB">
        <w:rPr>
          <w:noProof/>
          <w:lang w:eastAsia="ru-RU"/>
        </w:rPr>
        <w:drawing>
          <wp:inline distT="0" distB="0" distL="0" distR="0" wp14:anchorId="5F5A0C3B" wp14:editId="310BFCB3">
            <wp:extent cx="6480810" cy="2873375"/>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80810" cy="2873375"/>
                    </a:xfrm>
                    <a:prstGeom prst="rect">
                      <a:avLst/>
                    </a:prstGeom>
                  </pic:spPr>
                </pic:pic>
              </a:graphicData>
            </a:graphic>
          </wp:inline>
        </w:drawing>
      </w:r>
    </w:p>
    <w:p w14:paraId="59668722" w14:textId="213DA1BF" w:rsidR="00D61DD8" w:rsidRDefault="0006651F" w:rsidP="00494ECB">
      <w:pPr>
        <w:spacing w:after="240" w:line="276" w:lineRule="auto"/>
        <w:ind w:firstLine="567"/>
      </w:pPr>
      <w:r>
        <w:rPr>
          <w:rFonts w:ascii="Arial" w:hAnsi="Arial" w:cs="Arial"/>
        </w:rPr>
        <w:t>Функции:</w:t>
      </w:r>
    </w:p>
    <w:p w14:paraId="1D6405C2" w14:textId="2C629DC2" w:rsidR="0006651F" w:rsidRDefault="0006651F" w:rsidP="00494ECB">
      <w:pPr>
        <w:spacing w:after="240" w:line="276" w:lineRule="auto"/>
        <w:ind w:firstLine="567"/>
      </w:pPr>
      <w:r>
        <w:rPr>
          <w:rFonts w:ascii="Arial" w:hAnsi="Arial" w:cs="Arial"/>
        </w:rPr>
        <w:t xml:space="preserve">Источник затрат – просмотр объектов, связанные с выбранными СПП-элементам: заказы ТОРО, сетевые графики, </w:t>
      </w:r>
      <w:r>
        <w:rPr>
          <w:rFonts w:ascii="Arial" w:hAnsi="Arial" w:cs="Arial"/>
          <w:lang w:val="en-US"/>
        </w:rPr>
        <w:t>PP</w:t>
      </w:r>
      <w:r w:rsidRPr="00494ECB">
        <w:rPr>
          <w:rFonts w:ascii="Arial" w:hAnsi="Arial" w:cs="Arial"/>
        </w:rPr>
        <w:t>-</w:t>
      </w:r>
      <w:r>
        <w:rPr>
          <w:rFonts w:ascii="Arial" w:hAnsi="Arial" w:cs="Arial"/>
        </w:rPr>
        <w:t>заказы, включая запросы на корректировку.</w:t>
      </w:r>
    </w:p>
    <w:p w14:paraId="64C6AA8B" w14:textId="468A2015" w:rsidR="0006651F" w:rsidRDefault="0006651F" w:rsidP="00494ECB">
      <w:pPr>
        <w:spacing w:after="240" w:line="276" w:lineRule="auto"/>
        <w:ind w:firstLine="567"/>
      </w:pPr>
      <w:r>
        <w:rPr>
          <w:rFonts w:ascii="Arial" w:hAnsi="Arial" w:cs="Arial"/>
        </w:rPr>
        <w:t>Запрос корректировки по сетевым графикам – просмотр сетевых графиков, содержащие запрос корректировки по выбранным СПП-элементам.</w:t>
      </w:r>
    </w:p>
    <w:p w14:paraId="13C9FA0A" w14:textId="371D6863" w:rsidR="0006651F" w:rsidRDefault="0006651F" w:rsidP="00494ECB">
      <w:pPr>
        <w:spacing w:after="240" w:line="276" w:lineRule="auto"/>
        <w:ind w:firstLine="567"/>
      </w:pPr>
      <w:r>
        <w:rPr>
          <w:rFonts w:ascii="Arial" w:hAnsi="Arial" w:cs="Arial"/>
        </w:rPr>
        <w:t>Запрос корректировки по заказам ТОРО – просмотр заказов ТОРО, содержащие запрос корректировки по выбранным СПП-элементам.</w:t>
      </w:r>
    </w:p>
    <w:p w14:paraId="2C89A220" w14:textId="0434030D" w:rsidR="0006651F" w:rsidRDefault="0006651F" w:rsidP="00494ECB">
      <w:pPr>
        <w:spacing w:after="240" w:line="276" w:lineRule="auto"/>
        <w:ind w:firstLine="567"/>
      </w:pPr>
      <w:r>
        <w:rPr>
          <w:rFonts w:ascii="Arial" w:hAnsi="Arial" w:cs="Arial"/>
        </w:rPr>
        <w:t>Изменить статус – массовое согласование СПП-элементов.</w:t>
      </w:r>
    </w:p>
    <w:p w14:paraId="2D251F71" w14:textId="1EA6CE2F" w:rsidR="0006651F" w:rsidRDefault="0006651F" w:rsidP="00494ECB">
      <w:pPr>
        <w:spacing w:after="240" w:line="276" w:lineRule="auto"/>
        <w:ind w:firstLine="567"/>
      </w:pPr>
      <w:r>
        <w:rPr>
          <w:rFonts w:ascii="Arial" w:hAnsi="Arial" w:cs="Arial"/>
        </w:rPr>
        <w:t>Перенос средств резерва –перенос средств с резерва УК на резерв БЕ.</w:t>
      </w:r>
    </w:p>
    <w:p w14:paraId="0040B2AD" w14:textId="76540AE8" w:rsidR="0006651F" w:rsidRDefault="0006651F" w:rsidP="00494ECB">
      <w:pPr>
        <w:spacing w:after="240" w:line="276" w:lineRule="auto"/>
        <w:ind w:firstLine="567"/>
      </w:pPr>
      <w:r>
        <w:rPr>
          <w:rFonts w:ascii="Arial" w:hAnsi="Arial" w:cs="Arial"/>
        </w:rPr>
        <w:t>Перенос средств – перенос средств с СПП-</w:t>
      </w:r>
      <w:r w:rsidR="00B05CBB">
        <w:rPr>
          <w:rFonts w:ascii="Arial" w:hAnsi="Arial" w:cs="Arial"/>
        </w:rPr>
        <w:t>отправителя (СПП-резерва)</w:t>
      </w:r>
      <w:r>
        <w:rPr>
          <w:rFonts w:ascii="Arial" w:hAnsi="Arial" w:cs="Arial"/>
        </w:rPr>
        <w:t xml:space="preserve"> на СПП-элементы с дефицитом.</w:t>
      </w:r>
    </w:p>
    <w:p w14:paraId="11336271" w14:textId="7FED77BA" w:rsidR="00B05CBB" w:rsidRDefault="00B05CBB" w:rsidP="00494ECB">
      <w:pPr>
        <w:spacing w:after="240" w:line="276" w:lineRule="auto"/>
        <w:ind w:firstLine="567"/>
      </w:pPr>
      <w:r>
        <w:rPr>
          <w:rFonts w:ascii="Arial" w:hAnsi="Arial" w:cs="Arial"/>
        </w:rPr>
        <w:t>Расширить бюджет – увеличение бюджета резерва УК из вне.</w:t>
      </w:r>
    </w:p>
    <w:p w14:paraId="0167A339" w14:textId="786F30C6" w:rsidR="00B05CBB" w:rsidRDefault="00B05CBB" w:rsidP="00494ECB">
      <w:pPr>
        <w:spacing w:after="240" w:line="276" w:lineRule="auto"/>
        <w:ind w:firstLine="567"/>
      </w:pPr>
      <w:r>
        <w:rPr>
          <w:rFonts w:ascii="Arial" w:hAnsi="Arial" w:cs="Arial"/>
        </w:rPr>
        <w:t>Перенос экономии – перенос профицита СПП-элемента на резерв БЕ.</w:t>
      </w:r>
    </w:p>
    <w:p w14:paraId="35732520" w14:textId="77777777" w:rsidR="0006651F" w:rsidRPr="00C15F73" w:rsidRDefault="0006651F" w:rsidP="00494ECB">
      <w:pPr>
        <w:spacing w:after="240" w:line="276" w:lineRule="auto"/>
        <w:ind w:firstLine="567"/>
        <w:rPr>
          <w:rFonts w:ascii="Arial" w:hAnsi="Arial" w:cs="Arial"/>
        </w:rPr>
      </w:pPr>
    </w:p>
    <w:p w14:paraId="4A9E38B2" w14:textId="17AA04A9" w:rsidR="009A4652" w:rsidRDefault="009A4652">
      <w:pPr>
        <w:pStyle w:val="3"/>
      </w:pPr>
      <w:bookmarkStart w:id="2657" w:name="_Toc66989587"/>
      <w:bookmarkStart w:id="2658" w:name="_Toc68528109"/>
      <w:bookmarkStart w:id="2659" w:name="_Toc68528529"/>
      <w:bookmarkStart w:id="2660" w:name="_Toc66989588"/>
      <w:bookmarkStart w:id="2661" w:name="_Toc68528110"/>
      <w:bookmarkStart w:id="2662" w:name="_Toc68528530"/>
      <w:bookmarkStart w:id="2663" w:name="_Toc66989589"/>
      <w:bookmarkStart w:id="2664" w:name="_Toc68528111"/>
      <w:bookmarkStart w:id="2665" w:name="_Toc68528531"/>
      <w:bookmarkStart w:id="2666" w:name="_Toc66989590"/>
      <w:bookmarkStart w:id="2667" w:name="_Toc68528112"/>
      <w:bookmarkStart w:id="2668" w:name="_Toc68528532"/>
      <w:bookmarkStart w:id="2669" w:name="_Toc66989591"/>
      <w:bookmarkStart w:id="2670" w:name="_Toc68528113"/>
      <w:bookmarkStart w:id="2671" w:name="_Toc68528533"/>
      <w:bookmarkStart w:id="2672" w:name="_Toc66989592"/>
      <w:bookmarkStart w:id="2673" w:name="_Toc68528114"/>
      <w:bookmarkStart w:id="2674" w:name="_Toc68528534"/>
      <w:bookmarkStart w:id="2675" w:name="_Toc66989593"/>
      <w:bookmarkStart w:id="2676" w:name="_Toc68528115"/>
      <w:bookmarkStart w:id="2677" w:name="_Toc68528535"/>
      <w:bookmarkStart w:id="2678" w:name="_Toc66989594"/>
      <w:bookmarkStart w:id="2679" w:name="_Toc68528116"/>
      <w:bookmarkStart w:id="2680" w:name="_Toc68528536"/>
      <w:bookmarkStart w:id="2681" w:name="_Toc66989595"/>
      <w:bookmarkStart w:id="2682" w:name="_Toc68528117"/>
      <w:bookmarkStart w:id="2683" w:name="_Toc68528537"/>
      <w:bookmarkStart w:id="2684" w:name="_Toc66989596"/>
      <w:bookmarkStart w:id="2685" w:name="_Toc68528118"/>
      <w:bookmarkStart w:id="2686" w:name="_Toc68528538"/>
      <w:bookmarkStart w:id="2687" w:name="_Toc66989597"/>
      <w:bookmarkStart w:id="2688" w:name="_Toc68528119"/>
      <w:bookmarkStart w:id="2689" w:name="_Toc68528539"/>
      <w:bookmarkStart w:id="2690" w:name="_Toc66989598"/>
      <w:bookmarkStart w:id="2691" w:name="_Toc68528120"/>
      <w:bookmarkStart w:id="2692" w:name="_Toc68528540"/>
      <w:bookmarkStart w:id="2693" w:name="_Toc66989599"/>
      <w:bookmarkStart w:id="2694" w:name="_Toc68528121"/>
      <w:bookmarkStart w:id="2695" w:name="_Toc68528541"/>
      <w:bookmarkStart w:id="2696" w:name="_Toc66989600"/>
      <w:bookmarkStart w:id="2697" w:name="_Toc68528122"/>
      <w:bookmarkStart w:id="2698" w:name="_Toc68528542"/>
      <w:bookmarkStart w:id="2699" w:name="_Toc77357581"/>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r>
        <w:t>Разработка MCB08</w:t>
      </w:r>
      <w:r w:rsidR="00BA02FD">
        <w:t>-01</w:t>
      </w:r>
      <w:r>
        <w:t xml:space="preserve"> </w:t>
      </w:r>
      <w:r w:rsidR="00BA02FD">
        <w:t>Реализация ф</w:t>
      </w:r>
      <w:r>
        <w:t>ормат</w:t>
      </w:r>
      <w:r w:rsidR="00BA02FD">
        <w:t>а</w:t>
      </w:r>
      <w:r>
        <w:t xml:space="preserve"> </w:t>
      </w:r>
      <w:r w:rsidRPr="009A4652">
        <w:t xml:space="preserve">годового </w:t>
      </w:r>
      <w:r w:rsidR="00D2590A">
        <w:t>план</w:t>
      </w:r>
      <w:r w:rsidR="00BA02FD">
        <w:t>а</w:t>
      </w:r>
      <w:r w:rsidR="00D2590A">
        <w:t xml:space="preserve"> и бюджет</w:t>
      </w:r>
      <w:r w:rsidR="00BA02FD">
        <w:t>а</w:t>
      </w:r>
      <w:r w:rsidRPr="009A4652">
        <w:t xml:space="preserve"> воздействий</w:t>
      </w:r>
      <w:r w:rsidR="001F64C0">
        <w:t xml:space="preserve"> на ПА</w:t>
      </w:r>
      <w:bookmarkEnd w:id="2699"/>
    </w:p>
    <w:p w14:paraId="203AA41A" w14:textId="0EA40E9B" w:rsidR="002A7874" w:rsidRDefault="002A7874">
      <w:pPr>
        <w:spacing w:after="240" w:line="276" w:lineRule="auto"/>
        <w:ind w:firstLine="567"/>
        <w:rPr>
          <w:rFonts w:ascii="Arial" w:hAnsi="Arial" w:cs="Arial"/>
          <w:color w:val="000000" w:themeColor="text1"/>
          <w:u w:val="single"/>
        </w:rPr>
      </w:pPr>
      <w:r w:rsidRPr="009936BB">
        <w:rPr>
          <w:rFonts w:ascii="Arial" w:hAnsi="Arial" w:cs="Arial"/>
          <w:color w:val="000000" w:themeColor="text1"/>
          <w:u w:val="single"/>
        </w:rPr>
        <w:t>Предпосылки:</w:t>
      </w:r>
    </w:p>
    <w:p w14:paraId="4E6DD431" w14:textId="0A8792A0" w:rsidR="00ED7850" w:rsidRPr="009936BB" w:rsidRDefault="00ED7850" w:rsidP="00ED7850">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Необходимо реализовать форматы планирования годового бюджета </w:t>
      </w:r>
      <w:r w:rsidR="00472434">
        <w:rPr>
          <w:rFonts w:ascii="Arial" w:hAnsi="Arial" w:cs="Arial"/>
          <w:color w:val="000000" w:themeColor="text1"/>
        </w:rPr>
        <w:t>затрат на ремонты</w:t>
      </w:r>
      <w:r w:rsidR="001F64C0">
        <w:rPr>
          <w:rFonts w:ascii="Arial" w:hAnsi="Arial" w:cs="Arial"/>
          <w:color w:val="000000" w:themeColor="text1"/>
        </w:rPr>
        <w:t>, а также формы анализа годового плана и бюджета воздействий на ПА.</w:t>
      </w:r>
    </w:p>
    <w:p w14:paraId="46D1164B" w14:textId="33D8EFAD" w:rsidR="00ED7850" w:rsidRDefault="00ED7850" w:rsidP="00ED7850">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При реализации необходимо руководствоваться форматами, приведёнными в документах </w:t>
      </w:r>
      <w:r w:rsidR="002E6C85">
        <w:rPr>
          <w:rFonts w:ascii="Arial" w:hAnsi="Arial" w:cs="Arial"/>
          <w:color w:val="000000" w:themeColor="text1"/>
        </w:rPr>
        <w:t>ERP.13.9_10_100_PM</w:t>
      </w:r>
      <w:r w:rsidRPr="009936BB">
        <w:rPr>
          <w:rFonts w:ascii="Arial" w:hAnsi="Arial" w:cs="Arial"/>
          <w:color w:val="000000" w:themeColor="text1"/>
        </w:rPr>
        <w:t xml:space="preserve"> «Методика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и </w:t>
      </w:r>
      <w:r w:rsidR="002E6C85">
        <w:rPr>
          <w:rFonts w:ascii="Arial" w:hAnsi="Arial" w:cs="Arial"/>
          <w:color w:val="000000" w:themeColor="text1"/>
        </w:rPr>
        <w:t>ERP.13.9_10_101_PM</w:t>
      </w:r>
      <w:r w:rsidRPr="009936BB">
        <w:rPr>
          <w:rFonts w:ascii="Arial" w:hAnsi="Arial" w:cs="Arial"/>
          <w:color w:val="000000" w:themeColor="text1"/>
        </w:rPr>
        <w:t xml:space="preserve"> «Методика планирования и контроля факта затрат на поддержание производственных активов (с учётом капитализации затрат на ремонт основных средств)».</w:t>
      </w:r>
    </w:p>
    <w:p w14:paraId="73BA6D90" w14:textId="77777777" w:rsidR="00ED7850" w:rsidRDefault="00ED7850" w:rsidP="00ED7850">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Входные данные:</w:t>
      </w:r>
    </w:p>
    <w:p w14:paraId="70B63C0D" w14:textId="246F9677" w:rsidR="003905EB" w:rsidRDefault="00ED7850">
      <w:pPr>
        <w:spacing w:after="240" w:line="276" w:lineRule="auto"/>
        <w:ind w:firstLine="567"/>
        <w:rPr>
          <w:rFonts w:ascii="Arial" w:hAnsi="Arial" w:cs="Arial"/>
          <w:color w:val="000000" w:themeColor="text1"/>
        </w:rPr>
      </w:pPr>
      <w:r>
        <w:rPr>
          <w:rFonts w:ascii="Arial" w:hAnsi="Arial" w:cs="Arial"/>
          <w:color w:val="000000" w:themeColor="text1"/>
        </w:rPr>
        <w:t>Параметрами запуска формата планирования будут такие аналитик</w:t>
      </w:r>
      <w:r w:rsidR="003905EB">
        <w:rPr>
          <w:rFonts w:ascii="Arial" w:hAnsi="Arial" w:cs="Arial"/>
          <w:color w:val="000000" w:themeColor="text1"/>
        </w:rPr>
        <w:t>и</w:t>
      </w:r>
      <w:r>
        <w:rPr>
          <w:rFonts w:ascii="Arial" w:hAnsi="Arial" w:cs="Arial"/>
          <w:color w:val="000000" w:themeColor="text1"/>
        </w:rPr>
        <w:t xml:space="preserve"> как: </w:t>
      </w:r>
    </w:p>
    <w:p w14:paraId="7067CFD5" w14:textId="67EC2C2B" w:rsidR="003905EB" w:rsidRDefault="003905EB" w:rsidP="00C15F73">
      <w:pPr>
        <w:spacing w:line="276" w:lineRule="auto"/>
        <w:ind w:firstLine="567"/>
        <w:rPr>
          <w:rFonts w:ascii="Arial" w:hAnsi="Arial" w:cs="Arial"/>
          <w:color w:val="000000" w:themeColor="text1"/>
        </w:rPr>
      </w:pPr>
      <w:r>
        <w:rPr>
          <w:rFonts w:ascii="Arial" w:hAnsi="Arial" w:cs="Arial"/>
          <w:color w:val="000000" w:themeColor="text1"/>
        </w:rPr>
        <w:t xml:space="preserve">- </w:t>
      </w:r>
      <w:r w:rsidR="00ED7850">
        <w:rPr>
          <w:rFonts w:ascii="Arial" w:hAnsi="Arial" w:cs="Arial"/>
          <w:color w:val="000000" w:themeColor="text1"/>
        </w:rPr>
        <w:t>бизнес-единица</w:t>
      </w:r>
      <w:r>
        <w:rPr>
          <w:rFonts w:ascii="Arial" w:hAnsi="Arial" w:cs="Arial"/>
          <w:color w:val="000000" w:themeColor="text1"/>
        </w:rPr>
        <w:t>;</w:t>
      </w:r>
    </w:p>
    <w:p w14:paraId="77F3969B" w14:textId="6A675EC3" w:rsidR="003905EB" w:rsidRDefault="003905EB" w:rsidP="00C15F73">
      <w:pPr>
        <w:spacing w:line="276" w:lineRule="auto"/>
        <w:ind w:firstLine="567"/>
        <w:rPr>
          <w:rFonts w:ascii="Arial" w:hAnsi="Arial" w:cs="Arial"/>
          <w:color w:val="000000" w:themeColor="text1"/>
        </w:rPr>
      </w:pPr>
      <w:r>
        <w:rPr>
          <w:rFonts w:ascii="Arial" w:hAnsi="Arial" w:cs="Arial"/>
          <w:color w:val="000000" w:themeColor="text1"/>
        </w:rPr>
        <w:t xml:space="preserve">- </w:t>
      </w:r>
      <w:r w:rsidR="00ED7850">
        <w:rPr>
          <w:rFonts w:ascii="Arial" w:hAnsi="Arial" w:cs="Arial"/>
          <w:color w:val="000000" w:themeColor="text1"/>
        </w:rPr>
        <w:t>бюджетная кампания</w:t>
      </w:r>
      <w:r>
        <w:rPr>
          <w:rFonts w:ascii="Arial" w:hAnsi="Arial" w:cs="Arial"/>
          <w:color w:val="000000" w:themeColor="text1"/>
        </w:rPr>
        <w:t>;</w:t>
      </w:r>
    </w:p>
    <w:p w14:paraId="4346898B" w14:textId="2587A02A" w:rsidR="003905EB" w:rsidRDefault="003905EB" w:rsidP="00C15F73">
      <w:pPr>
        <w:spacing w:line="276" w:lineRule="auto"/>
        <w:ind w:firstLine="567"/>
        <w:rPr>
          <w:rFonts w:ascii="Arial" w:hAnsi="Arial" w:cs="Arial"/>
          <w:color w:val="000000" w:themeColor="text1"/>
        </w:rPr>
      </w:pPr>
      <w:r>
        <w:rPr>
          <w:rFonts w:ascii="Arial" w:hAnsi="Arial" w:cs="Arial"/>
          <w:color w:val="000000" w:themeColor="text1"/>
        </w:rPr>
        <w:t xml:space="preserve">- </w:t>
      </w:r>
      <w:r w:rsidR="00ED7850">
        <w:rPr>
          <w:rFonts w:ascii="Arial" w:hAnsi="Arial" w:cs="Arial"/>
          <w:color w:val="000000" w:themeColor="text1"/>
        </w:rPr>
        <w:t>версия</w:t>
      </w:r>
      <w:r>
        <w:rPr>
          <w:rFonts w:ascii="Arial" w:hAnsi="Arial" w:cs="Arial"/>
          <w:color w:val="000000" w:themeColor="text1"/>
        </w:rPr>
        <w:t>;</w:t>
      </w:r>
    </w:p>
    <w:p w14:paraId="14E102B3" w14:textId="1AAB4352" w:rsidR="003905EB" w:rsidRDefault="003905EB">
      <w:pPr>
        <w:spacing w:after="240" w:line="276" w:lineRule="auto"/>
        <w:ind w:firstLine="567"/>
        <w:rPr>
          <w:rFonts w:ascii="Arial" w:hAnsi="Arial" w:cs="Arial"/>
          <w:color w:val="000000" w:themeColor="text1"/>
        </w:rPr>
      </w:pPr>
      <w:r>
        <w:rPr>
          <w:rFonts w:ascii="Arial" w:hAnsi="Arial" w:cs="Arial"/>
          <w:color w:val="000000" w:themeColor="text1"/>
        </w:rPr>
        <w:t xml:space="preserve">- </w:t>
      </w:r>
      <w:r w:rsidR="005E4AD6">
        <w:rPr>
          <w:rFonts w:ascii="Arial" w:hAnsi="Arial" w:cs="Arial"/>
          <w:color w:val="000000" w:themeColor="text1"/>
        </w:rPr>
        <w:t>группа планирования</w:t>
      </w:r>
      <w:r w:rsidR="00ED7850">
        <w:rPr>
          <w:rFonts w:ascii="Arial" w:hAnsi="Arial" w:cs="Arial"/>
          <w:color w:val="000000" w:themeColor="text1"/>
        </w:rPr>
        <w:t>.</w:t>
      </w:r>
    </w:p>
    <w:p w14:paraId="458D56DF" w14:textId="17314214" w:rsidR="005E4AD6" w:rsidRDefault="00ED7850">
      <w:pPr>
        <w:spacing w:after="240" w:line="276" w:lineRule="auto"/>
        <w:ind w:firstLine="567"/>
        <w:rPr>
          <w:rFonts w:ascii="Arial" w:hAnsi="Arial" w:cs="Arial"/>
          <w:color w:val="000000" w:themeColor="text1"/>
        </w:rPr>
      </w:pPr>
      <w:r>
        <w:rPr>
          <w:rFonts w:ascii="Arial" w:hAnsi="Arial" w:cs="Arial"/>
          <w:color w:val="000000" w:themeColor="text1"/>
        </w:rPr>
        <w:t>Все аналитики являются обязательными, их значения будут наследоваться из потока бизнес-операций, откуда пользователь будет запускать данный формат планирования.</w:t>
      </w:r>
      <w:r w:rsidR="005E4AD6">
        <w:rPr>
          <w:rFonts w:ascii="Arial" w:hAnsi="Arial" w:cs="Arial"/>
          <w:color w:val="000000" w:themeColor="text1"/>
        </w:rPr>
        <w:t xml:space="preserve"> Для формирования в целом по БЕ необходимо выбрать все группы планирования.</w:t>
      </w:r>
    </w:p>
    <w:p w14:paraId="289E8FD9" w14:textId="20024D07" w:rsidR="00E83550" w:rsidRDefault="00E83550">
      <w:pPr>
        <w:spacing w:after="240" w:line="276" w:lineRule="auto"/>
        <w:ind w:firstLine="567"/>
        <w:rPr>
          <w:rFonts w:ascii="Arial" w:hAnsi="Arial" w:cs="Arial"/>
          <w:color w:val="000000" w:themeColor="text1"/>
        </w:rPr>
      </w:pPr>
      <w:r>
        <w:rPr>
          <w:rFonts w:ascii="Arial" w:hAnsi="Arial" w:cs="Arial"/>
          <w:color w:val="000000" w:themeColor="text1"/>
        </w:rPr>
        <w:t>Для формирования используются следующие данные:</w:t>
      </w:r>
    </w:p>
    <w:p w14:paraId="36FC7D00" w14:textId="3E87D0E1" w:rsidR="005477D2" w:rsidRPr="00C15F73" w:rsidRDefault="00E83550" w:rsidP="00C15F73">
      <w:pPr>
        <w:spacing w:line="276" w:lineRule="auto"/>
        <w:ind w:firstLine="567"/>
        <w:rPr>
          <w:rFonts w:cs="Arial"/>
          <w:color w:val="000000" w:themeColor="text1"/>
        </w:rPr>
      </w:pPr>
      <w:r w:rsidRPr="00494ECB">
        <w:rPr>
          <w:rFonts w:ascii="Arial" w:hAnsi="Arial" w:cs="Arial"/>
          <w:color w:val="000000" w:themeColor="text1"/>
        </w:rPr>
        <w:t xml:space="preserve">- </w:t>
      </w:r>
      <w:r w:rsidR="005477D2" w:rsidRPr="00C15F73">
        <w:rPr>
          <w:rFonts w:ascii="Arial" w:hAnsi="Arial" w:cs="Arial"/>
          <w:color w:val="000000" w:themeColor="text1"/>
        </w:rPr>
        <w:t xml:space="preserve">согласованная структура СПП-элементов на планируемый год </w:t>
      </w:r>
      <w:r w:rsidR="005477D2">
        <w:rPr>
          <w:rFonts w:ascii="Arial" w:hAnsi="Arial" w:cs="Arial"/>
          <w:color w:val="000000" w:themeColor="text1"/>
        </w:rPr>
        <w:t xml:space="preserve">– лимиты ТОРО, ОВИЗ </w:t>
      </w:r>
      <w:r w:rsidR="005477D2" w:rsidRPr="00C15F73">
        <w:rPr>
          <w:rFonts w:ascii="Arial" w:hAnsi="Arial" w:cs="Arial"/>
          <w:color w:val="000000" w:themeColor="text1"/>
        </w:rPr>
        <w:t>(статус СПП – АКТС);</w:t>
      </w:r>
    </w:p>
    <w:p w14:paraId="0F542A44" w14:textId="77777777" w:rsidR="005477D2" w:rsidRPr="00C15F73" w:rsidRDefault="005477D2" w:rsidP="00C15F73">
      <w:pPr>
        <w:spacing w:line="276" w:lineRule="auto"/>
        <w:ind w:firstLine="567"/>
        <w:rPr>
          <w:rFonts w:ascii="Arial" w:hAnsi="Arial" w:cs="Arial"/>
          <w:color w:val="000000" w:themeColor="text1"/>
        </w:rPr>
      </w:pPr>
      <w:r w:rsidRPr="00C15F73">
        <w:rPr>
          <w:rFonts w:ascii="Arial" w:hAnsi="Arial" w:cs="Arial"/>
          <w:color w:val="000000" w:themeColor="text1"/>
        </w:rPr>
        <w:t>- согласованные заказы ТОРО на планируемый год (статусы заказов – ГОД и ГИП);</w:t>
      </w:r>
    </w:p>
    <w:p w14:paraId="07DB196B" w14:textId="7B651DAD" w:rsidR="005477D2" w:rsidRDefault="005477D2" w:rsidP="00C15F73">
      <w:pPr>
        <w:spacing w:line="276" w:lineRule="auto"/>
        <w:ind w:firstLine="567"/>
        <w:rPr>
          <w:rFonts w:ascii="Arial" w:hAnsi="Arial" w:cs="Arial"/>
          <w:color w:val="000000" w:themeColor="text1"/>
        </w:rPr>
      </w:pPr>
      <w:r w:rsidRPr="00C15F73">
        <w:rPr>
          <w:rFonts w:ascii="Arial" w:hAnsi="Arial" w:cs="Arial"/>
          <w:color w:val="000000" w:themeColor="text1"/>
        </w:rPr>
        <w:t>- согласованные сетевые графики на планируемый год: компонент</w:t>
      </w:r>
      <w:r>
        <w:rPr>
          <w:rFonts w:ascii="Arial" w:hAnsi="Arial" w:cs="Arial"/>
          <w:color w:val="000000" w:themeColor="text1"/>
        </w:rPr>
        <w:t>ный учет, СГ для ЗиС, СГ по ОВИЗ</w:t>
      </w:r>
      <w:r w:rsidRPr="00C15F73">
        <w:rPr>
          <w:rFonts w:ascii="Arial" w:hAnsi="Arial" w:cs="Arial"/>
          <w:color w:val="000000" w:themeColor="text1"/>
        </w:rPr>
        <w:t>.</w:t>
      </w:r>
    </w:p>
    <w:p w14:paraId="4E94767B" w14:textId="77777777" w:rsidR="005477D2" w:rsidRDefault="005477D2" w:rsidP="00C15F73">
      <w:pPr>
        <w:spacing w:line="276" w:lineRule="auto"/>
        <w:ind w:firstLine="567"/>
        <w:rPr>
          <w:rFonts w:ascii="Arial" w:hAnsi="Arial" w:cs="Arial"/>
          <w:color w:val="000000" w:themeColor="text1"/>
        </w:rPr>
      </w:pPr>
    </w:p>
    <w:p w14:paraId="2904A1B4" w14:textId="2953E8B9" w:rsidR="00ED7850" w:rsidRPr="009936BB" w:rsidRDefault="00ED7850" w:rsidP="00ED7850">
      <w:pPr>
        <w:spacing w:after="240" w:line="276" w:lineRule="auto"/>
        <w:ind w:firstLine="567"/>
        <w:rPr>
          <w:rFonts w:ascii="Arial" w:hAnsi="Arial" w:cs="Arial"/>
          <w:color w:val="000000" w:themeColor="text1"/>
          <w:u w:val="single"/>
        </w:rPr>
      </w:pPr>
      <w:r w:rsidRPr="00B04EF5">
        <w:rPr>
          <w:rFonts w:ascii="Arial" w:hAnsi="Arial" w:cs="Arial"/>
          <w:color w:val="000000" w:themeColor="text1"/>
          <w:u w:val="single"/>
        </w:rPr>
        <w:t>Основные функции разработки:</w:t>
      </w:r>
    </w:p>
    <w:p w14:paraId="4489CD58" w14:textId="75BF58C1" w:rsidR="00ED7850" w:rsidRDefault="00FE583D" w:rsidP="00ED7850">
      <w:pPr>
        <w:spacing w:after="240" w:line="276" w:lineRule="auto"/>
        <w:ind w:firstLine="567"/>
        <w:rPr>
          <w:rFonts w:ascii="Arial" w:hAnsi="Arial" w:cs="Arial"/>
          <w:color w:val="000000" w:themeColor="text1"/>
        </w:rPr>
      </w:pPr>
      <w:r>
        <w:rPr>
          <w:rFonts w:ascii="Arial" w:hAnsi="Arial" w:cs="Arial"/>
          <w:color w:val="000000" w:themeColor="text1"/>
        </w:rPr>
        <w:t xml:space="preserve">Формат планирования будет представлять собой формат </w:t>
      </w:r>
      <w:r w:rsidR="00ED7850">
        <w:rPr>
          <w:rFonts w:ascii="Arial" w:hAnsi="Arial" w:cs="Arial"/>
          <w:color w:val="000000" w:themeColor="text1"/>
        </w:rPr>
        <w:t xml:space="preserve">ввода </w:t>
      </w:r>
      <w:r>
        <w:rPr>
          <w:rFonts w:ascii="Arial" w:hAnsi="Arial" w:cs="Arial"/>
          <w:color w:val="000000" w:themeColor="text1"/>
        </w:rPr>
        <w:t xml:space="preserve">в табличном редакторе </w:t>
      </w:r>
      <w:r>
        <w:rPr>
          <w:rFonts w:ascii="Arial" w:hAnsi="Arial" w:cs="Arial"/>
          <w:color w:val="000000" w:themeColor="text1"/>
          <w:lang w:val="en-US"/>
        </w:rPr>
        <w:t>Microsoft</w:t>
      </w:r>
      <w:r w:rsidRPr="001158EB">
        <w:rPr>
          <w:rFonts w:ascii="Arial" w:hAnsi="Arial" w:cs="Arial"/>
          <w:color w:val="000000" w:themeColor="text1"/>
        </w:rPr>
        <w:t xml:space="preserve"> </w:t>
      </w:r>
      <w:r>
        <w:rPr>
          <w:rFonts w:ascii="Arial" w:hAnsi="Arial" w:cs="Arial"/>
          <w:color w:val="000000" w:themeColor="text1"/>
          <w:lang w:val="en-US"/>
        </w:rPr>
        <w:t>Excel</w:t>
      </w:r>
      <w:r w:rsidRPr="001158EB">
        <w:rPr>
          <w:rFonts w:ascii="Arial" w:hAnsi="Arial" w:cs="Arial"/>
          <w:color w:val="000000" w:themeColor="text1"/>
        </w:rPr>
        <w:t xml:space="preserve">, обогащённый </w:t>
      </w:r>
      <w:r>
        <w:rPr>
          <w:rFonts w:ascii="Arial" w:hAnsi="Arial" w:cs="Arial"/>
          <w:color w:val="000000" w:themeColor="text1"/>
        </w:rPr>
        <w:t xml:space="preserve">аналитическими </w:t>
      </w:r>
      <w:r w:rsidRPr="001158EB">
        <w:rPr>
          <w:rFonts w:ascii="Arial" w:hAnsi="Arial" w:cs="Arial"/>
          <w:color w:val="000000" w:themeColor="text1"/>
        </w:rPr>
        <w:t xml:space="preserve">функциями </w:t>
      </w:r>
      <w:r>
        <w:rPr>
          <w:rFonts w:ascii="Arial" w:hAnsi="Arial" w:cs="Arial"/>
          <w:color w:val="000000" w:themeColor="text1"/>
        </w:rPr>
        <w:t xml:space="preserve">приложения </w:t>
      </w:r>
      <w:r>
        <w:rPr>
          <w:rFonts w:ascii="Arial" w:hAnsi="Arial" w:cs="Arial"/>
          <w:color w:val="000000" w:themeColor="text1"/>
          <w:lang w:val="en-US"/>
        </w:rPr>
        <w:t>SAP</w:t>
      </w:r>
      <w:r w:rsidRPr="001158EB">
        <w:rPr>
          <w:rFonts w:ascii="Arial" w:hAnsi="Arial" w:cs="Arial"/>
          <w:color w:val="000000" w:themeColor="text1"/>
        </w:rPr>
        <w:t xml:space="preserve"> </w:t>
      </w:r>
      <w:r w:rsidRPr="000D228D">
        <w:rPr>
          <w:rFonts w:ascii="Arial" w:hAnsi="Arial" w:cs="Arial"/>
          <w:color w:val="000000" w:themeColor="text1"/>
        </w:rPr>
        <w:t>Analysis for Excel</w:t>
      </w:r>
      <w:r w:rsidRPr="001158EB">
        <w:rPr>
          <w:rFonts w:ascii="Arial" w:hAnsi="Arial" w:cs="Arial"/>
          <w:color w:val="000000" w:themeColor="text1"/>
        </w:rPr>
        <w:t xml:space="preserve">. </w:t>
      </w:r>
      <w:r>
        <w:rPr>
          <w:rFonts w:ascii="Arial" w:hAnsi="Arial" w:cs="Arial"/>
          <w:color w:val="000000" w:themeColor="text1"/>
        </w:rPr>
        <w:t>Основными функциями формата планирования будут ручной вывод информации в табличную структуру, запуск выполнения расчётов.</w:t>
      </w:r>
      <w:r w:rsidR="00ED7850" w:rsidRPr="00ED7850">
        <w:rPr>
          <w:rFonts w:ascii="Arial" w:hAnsi="Arial" w:cs="Arial"/>
          <w:color w:val="000000" w:themeColor="text1"/>
        </w:rPr>
        <w:t xml:space="preserve"> </w:t>
      </w:r>
      <w:r w:rsidR="00ED7850" w:rsidRPr="00B742E4">
        <w:rPr>
          <w:rFonts w:ascii="Arial" w:hAnsi="Arial" w:cs="Arial"/>
          <w:color w:val="000000" w:themeColor="text1"/>
        </w:rPr>
        <w:t>Формат планирования структурирован по иерархии</w:t>
      </w:r>
      <w:r w:rsidR="00ED7850">
        <w:rPr>
          <w:rFonts w:ascii="Arial" w:hAnsi="Arial" w:cs="Arial"/>
          <w:color w:val="000000" w:themeColor="text1"/>
        </w:rPr>
        <w:t xml:space="preserve"> </w:t>
      </w:r>
      <w:r w:rsidR="00ED7850" w:rsidRPr="00B742E4">
        <w:rPr>
          <w:rFonts w:ascii="Arial" w:hAnsi="Arial" w:cs="Arial"/>
          <w:color w:val="000000" w:themeColor="text1"/>
        </w:rPr>
        <w:t>СПП-элементов</w:t>
      </w:r>
      <w:r w:rsidR="005E4AD6">
        <w:rPr>
          <w:rFonts w:ascii="Arial" w:hAnsi="Arial" w:cs="Arial"/>
          <w:color w:val="000000" w:themeColor="text1"/>
        </w:rPr>
        <w:t xml:space="preserve"> и типам затрат</w:t>
      </w:r>
      <w:r w:rsidR="00ED7850" w:rsidRPr="00B742E4">
        <w:rPr>
          <w:rFonts w:ascii="Arial" w:hAnsi="Arial" w:cs="Arial"/>
          <w:color w:val="000000" w:themeColor="text1"/>
        </w:rPr>
        <w:t>.</w:t>
      </w:r>
    </w:p>
    <w:p w14:paraId="36AFA817" w14:textId="36BA7BDC" w:rsidR="004B2BF4" w:rsidRDefault="004B2BF4" w:rsidP="00ED7850">
      <w:pPr>
        <w:spacing w:after="240" w:line="276" w:lineRule="auto"/>
        <w:ind w:firstLine="567"/>
        <w:rPr>
          <w:rFonts w:ascii="Arial" w:hAnsi="Arial" w:cs="Arial"/>
          <w:color w:val="000000" w:themeColor="text1"/>
        </w:rPr>
      </w:pPr>
      <w:r>
        <w:rPr>
          <w:rFonts w:ascii="Arial" w:hAnsi="Arial" w:cs="Arial"/>
          <w:color w:val="000000" w:themeColor="text1"/>
        </w:rPr>
        <w:t>Разработка должна позволять выполнять следующие задачи:</w:t>
      </w:r>
    </w:p>
    <w:p w14:paraId="4B3EB16A" w14:textId="77777777" w:rsidR="004B2BF4" w:rsidRPr="004B2BF4" w:rsidRDefault="004B2BF4" w:rsidP="004B2BF4">
      <w:pPr>
        <w:keepNext/>
        <w:numPr>
          <w:ilvl w:val="0"/>
          <w:numId w:val="126"/>
        </w:numPr>
        <w:spacing w:before="100" w:beforeAutospacing="1" w:after="100" w:afterAutospacing="1"/>
        <w:rPr>
          <w:rFonts w:ascii="Arial" w:hAnsi="Arial" w:cs="Arial"/>
        </w:rPr>
      </w:pPr>
      <w:r w:rsidRPr="004B2BF4">
        <w:rPr>
          <w:rFonts w:ascii="Arial" w:hAnsi="Arial" w:cs="Arial"/>
        </w:rPr>
        <w:t xml:space="preserve">Формирование </w:t>
      </w:r>
      <w:r w:rsidRPr="004B2BF4">
        <w:rPr>
          <w:rFonts w:ascii="Arial" w:hAnsi="Arial" w:cs="Arial"/>
          <w:color w:val="000000" w:themeColor="text1"/>
          <w:szCs w:val="24"/>
          <w:lang w:eastAsia="ru-RU"/>
        </w:rPr>
        <w:t xml:space="preserve">годового </w:t>
      </w:r>
      <w:r w:rsidRPr="004B2BF4">
        <w:rPr>
          <w:rFonts w:ascii="Arial" w:hAnsi="Arial" w:cs="Arial"/>
        </w:rPr>
        <w:t>бюджета воздействий на производственные активы;</w:t>
      </w:r>
    </w:p>
    <w:p w14:paraId="3F291BDB" w14:textId="77777777" w:rsidR="004B2BF4" w:rsidRPr="004B2BF4" w:rsidRDefault="004B2BF4" w:rsidP="004B2BF4">
      <w:pPr>
        <w:keepNext/>
        <w:numPr>
          <w:ilvl w:val="0"/>
          <w:numId w:val="126"/>
        </w:numPr>
        <w:spacing w:before="100" w:beforeAutospacing="1" w:after="100" w:afterAutospacing="1"/>
        <w:rPr>
          <w:rFonts w:ascii="Arial" w:hAnsi="Arial" w:cs="Arial"/>
        </w:rPr>
      </w:pPr>
      <w:r w:rsidRPr="004B2BF4">
        <w:rPr>
          <w:rFonts w:ascii="Arial" w:hAnsi="Arial" w:cs="Arial"/>
        </w:rPr>
        <w:t>Формирование ориентиров затрат на поддержание производственных активов;</w:t>
      </w:r>
    </w:p>
    <w:p w14:paraId="271E6D10" w14:textId="77777777" w:rsidR="004B2BF4" w:rsidRPr="004B2BF4" w:rsidRDefault="004B2BF4" w:rsidP="004B2BF4">
      <w:pPr>
        <w:keepNext/>
        <w:numPr>
          <w:ilvl w:val="0"/>
          <w:numId w:val="126"/>
        </w:numPr>
        <w:spacing w:before="100" w:beforeAutospacing="1" w:after="100" w:afterAutospacing="1"/>
        <w:rPr>
          <w:rFonts w:ascii="Arial" w:hAnsi="Arial" w:cs="Arial"/>
        </w:rPr>
      </w:pPr>
      <w:r w:rsidRPr="004B2BF4">
        <w:rPr>
          <w:rFonts w:ascii="Arial" w:hAnsi="Arial" w:cs="Arial"/>
        </w:rPr>
        <w:t xml:space="preserve">Отображение </w:t>
      </w:r>
      <w:r w:rsidRPr="004B2BF4">
        <w:rPr>
          <w:rFonts w:ascii="Arial" w:hAnsi="Arial" w:cs="Arial"/>
          <w:color w:val="000000" w:themeColor="text1"/>
          <w:szCs w:val="24"/>
          <w:lang w:eastAsia="ru-RU"/>
        </w:rPr>
        <w:t>заказов ТОРО, на основании которых сформировались данные по плану;</w:t>
      </w:r>
    </w:p>
    <w:p w14:paraId="554AC3BF" w14:textId="77777777" w:rsidR="004B2BF4" w:rsidRPr="004B2BF4" w:rsidRDefault="004B2BF4" w:rsidP="004B2BF4">
      <w:pPr>
        <w:keepNext/>
        <w:numPr>
          <w:ilvl w:val="0"/>
          <w:numId w:val="126"/>
        </w:numPr>
        <w:spacing w:before="100" w:beforeAutospacing="1" w:after="100" w:afterAutospacing="1"/>
        <w:rPr>
          <w:rFonts w:ascii="Arial" w:hAnsi="Arial" w:cs="Arial"/>
        </w:rPr>
      </w:pPr>
      <w:r w:rsidRPr="004B2BF4">
        <w:rPr>
          <w:rFonts w:ascii="Arial" w:hAnsi="Arial" w:cs="Arial"/>
          <w:color w:val="000000" w:themeColor="text1"/>
          <w:szCs w:val="24"/>
          <w:lang w:eastAsia="ru-RU"/>
        </w:rPr>
        <w:t>Отображение сетевых графиков, на основании которые сформировались данные по плану;</w:t>
      </w:r>
    </w:p>
    <w:p w14:paraId="3044546C" w14:textId="365A068F" w:rsidR="004B2BF4" w:rsidRPr="004B2BF4" w:rsidRDefault="004B2BF4" w:rsidP="004B2BF4">
      <w:pPr>
        <w:keepNext/>
        <w:numPr>
          <w:ilvl w:val="0"/>
          <w:numId w:val="126"/>
        </w:numPr>
        <w:spacing w:before="100" w:beforeAutospacing="1" w:after="100" w:afterAutospacing="1"/>
        <w:rPr>
          <w:rFonts w:ascii="Arial" w:hAnsi="Arial" w:cs="Arial"/>
        </w:rPr>
      </w:pPr>
      <w:r>
        <w:rPr>
          <w:rFonts w:ascii="Arial" w:hAnsi="Arial" w:cs="Arial"/>
        </w:rPr>
        <w:t>Расчет</w:t>
      </w:r>
      <w:r w:rsidRPr="004B2BF4">
        <w:rPr>
          <w:rFonts w:ascii="Arial" w:hAnsi="Arial" w:cs="Arial"/>
        </w:rPr>
        <w:t xml:space="preserve"> показателей бюджета и дополнительных преобразований данных бюджетов: план финансирования, план ввода, сравнение ориентиров и бюджета;</w:t>
      </w:r>
    </w:p>
    <w:p w14:paraId="48678B80" w14:textId="77777777" w:rsidR="004B2BF4" w:rsidRPr="004B2BF4" w:rsidRDefault="004B2BF4" w:rsidP="004B2BF4">
      <w:pPr>
        <w:keepNext/>
        <w:numPr>
          <w:ilvl w:val="0"/>
          <w:numId w:val="126"/>
        </w:numPr>
        <w:spacing w:before="100" w:beforeAutospacing="1" w:after="100" w:afterAutospacing="1"/>
        <w:rPr>
          <w:rFonts w:ascii="Arial" w:hAnsi="Arial" w:cs="Arial"/>
        </w:rPr>
      </w:pPr>
      <w:r w:rsidRPr="004B2BF4">
        <w:rPr>
          <w:rFonts w:ascii="Arial" w:hAnsi="Arial" w:cs="Arial"/>
        </w:rPr>
        <w:t>Рассмотрение и согласование годового бюджета воздействий, анализ и согласование заполненного формата планирования годового бюджета воздействий. В процессе анализа и согласования годового бюджета возможны возвраты на шаги формирования с целью корректировки запланированных значений.</w:t>
      </w:r>
    </w:p>
    <w:p w14:paraId="583F3BD4" w14:textId="6BE062A0" w:rsidR="00ED7850" w:rsidRDefault="00ED7850" w:rsidP="00ED7850">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Выходные результаты:</w:t>
      </w:r>
    </w:p>
    <w:p w14:paraId="6E05CE04" w14:textId="48BCE8F6" w:rsidR="00ED7850" w:rsidRPr="00653541" w:rsidRDefault="00ED7850" w:rsidP="00ED7850">
      <w:pPr>
        <w:spacing w:after="240" w:line="276" w:lineRule="auto"/>
        <w:ind w:firstLine="567"/>
        <w:rPr>
          <w:rFonts w:ascii="Arial" w:hAnsi="Arial" w:cs="Arial"/>
          <w:color w:val="000000" w:themeColor="text1"/>
        </w:rPr>
      </w:pPr>
      <w:r w:rsidRPr="00653541">
        <w:rPr>
          <w:rFonts w:ascii="Arial" w:hAnsi="Arial" w:cs="Arial"/>
          <w:color w:val="000000" w:themeColor="text1"/>
        </w:rPr>
        <w:t xml:space="preserve">В результате разработки должен получить набор </w:t>
      </w:r>
      <w:r>
        <w:rPr>
          <w:rFonts w:ascii="Arial" w:hAnsi="Arial" w:cs="Arial"/>
          <w:color w:val="000000" w:themeColor="text1"/>
        </w:rPr>
        <w:t>форматов планирования</w:t>
      </w:r>
      <w:r w:rsidRPr="00653541">
        <w:rPr>
          <w:rFonts w:ascii="Arial" w:hAnsi="Arial" w:cs="Arial"/>
          <w:color w:val="000000" w:themeColor="text1"/>
        </w:rPr>
        <w:t>, на пример:</w:t>
      </w:r>
    </w:p>
    <w:p w14:paraId="22246802" w14:textId="12420128" w:rsidR="00FE583D" w:rsidRDefault="001F64C0" w:rsidP="00FE583D">
      <w:pPr>
        <w:spacing w:after="240" w:line="276" w:lineRule="auto"/>
        <w:rPr>
          <w:rFonts w:ascii="Arial" w:hAnsi="Arial" w:cs="Arial"/>
          <w:color w:val="000000" w:themeColor="text1"/>
        </w:rPr>
      </w:pPr>
      <w:r>
        <w:rPr>
          <w:rFonts w:ascii="Arial" w:hAnsi="Arial" w:cs="Arial"/>
          <w:noProof/>
          <w:color w:val="000000" w:themeColor="text1"/>
          <w:lang w:eastAsia="ru-RU"/>
        </w:rPr>
        <w:drawing>
          <wp:inline distT="0" distB="0" distL="0" distR="0" wp14:anchorId="5382B323" wp14:editId="2C1709E7">
            <wp:extent cx="6478270" cy="382143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78270" cy="3821430"/>
                    </a:xfrm>
                    <a:prstGeom prst="rect">
                      <a:avLst/>
                    </a:prstGeom>
                    <a:noFill/>
                    <a:ln>
                      <a:noFill/>
                    </a:ln>
                  </pic:spPr>
                </pic:pic>
              </a:graphicData>
            </a:graphic>
          </wp:inline>
        </w:drawing>
      </w:r>
    </w:p>
    <w:p w14:paraId="1303ADF5" w14:textId="09C1CFA6" w:rsidR="00ED7850" w:rsidRDefault="00ED7850" w:rsidP="009936BB">
      <w:pPr>
        <w:spacing w:after="240" w:line="276" w:lineRule="auto"/>
        <w:ind w:firstLine="567"/>
        <w:rPr>
          <w:rFonts w:ascii="Arial" w:hAnsi="Arial" w:cs="Arial"/>
          <w:color w:val="000000" w:themeColor="text1"/>
        </w:rPr>
      </w:pPr>
      <w:r>
        <w:rPr>
          <w:rFonts w:ascii="Arial" w:hAnsi="Arial" w:cs="Arial"/>
          <w:color w:val="000000" w:themeColor="text1"/>
        </w:rPr>
        <w:t xml:space="preserve">Подробные форматы </w:t>
      </w:r>
      <w:r w:rsidR="001F64C0">
        <w:rPr>
          <w:rFonts w:ascii="Arial" w:hAnsi="Arial" w:cs="Arial"/>
          <w:color w:val="000000" w:themeColor="text1"/>
        </w:rPr>
        <w:t xml:space="preserve">и формы </w:t>
      </w:r>
      <w:r>
        <w:rPr>
          <w:rFonts w:ascii="Arial" w:hAnsi="Arial" w:cs="Arial"/>
          <w:color w:val="000000" w:themeColor="text1"/>
        </w:rPr>
        <w:t xml:space="preserve">приведены в документах </w:t>
      </w:r>
      <w:r w:rsidR="002E6C85">
        <w:rPr>
          <w:rFonts w:ascii="Arial" w:hAnsi="Arial" w:cs="Arial"/>
          <w:color w:val="000000" w:themeColor="text1"/>
        </w:rPr>
        <w:t>ERP.13.9_10_100_PM</w:t>
      </w:r>
      <w:r w:rsidRPr="002A7874">
        <w:rPr>
          <w:rFonts w:ascii="Arial" w:hAnsi="Arial" w:cs="Arial"/>
          <w:color w:val="000000" w:themeColor="text1"/>
        </w:rPr>
        <w:t xml:space="preserve"> «Методика планирования (долгосрочно</w:t>
      </w:r>
      <w:r>
        <w:rPr>
          <w:rFonts w:ascii="Arial" w:hAnsi="Arial" w:cs="Arial"/>
          <w:color w:val="000000" w:themeColor="text1"/>
        </w:rPr>
        <w:t>го, годового, месячного, недель</w:t>
      </w:r>
      <w:r w:rsidRPr="002A7874">
        <w:rPr>
          <w:rFonts w:ascii="Arial" w:hAnsi="Arial" w:cs="Arial"/>
          <w:color w:val="000000" w:themeColor="text1"/>
        </w:rPr>
        <w:t>ного) и учёта работ по ТОиР, замене и модернизации</w:t>
      </w:r>
      <w:r>
        <w:rPr>
          <w:rFonts w:ascii="Arial" w:hAnsi="Arial" w:cs="Arial"/>
          <w:color w:val="000000" w:themeColor="text1"/>
        </w:rPr>
        <w:t xml:space="preserve"> производственных активов, вклю</w:t>
      </w:r>
      <w:r w:rsidRPr="002A7874">
        <w:rPr>
          <w:rFonts w:ascii="Arial" w:hAnsi="Arial" w:cs="Arial"/>
          <w:color w:val="000000" w:themeColor="text1"/>
        </w:rPr>
        <w:t xml:space="preserve">чая выполняемые хоз. способом, в том числе планирования с использованием в качестве ресурса подрядчика» и </w:t>
      </w:r>
      <w:r w:rsidR="002E6C85">
        <w:rPr>
          <w:rFonts w:ascii="Arial" w:hAnsi="Arial" w:cs="Arial"/>
          <w:color w:val="000000" w:themeColor="text1"/>
        </w:rPr>
        <w:t>ERP.13.9_10_101_PM</w:t>
      </w:r>
      <w:r w:rsidRPr="002A7874">
        <w:rPr>
          <w:rFonts w:ascii="Arial" w:hAnsi="Arial" w:cs="Arial"/>
          <w:color w:val="000000" w:themeColor="text1"/>
        </w:rPr>
        <w:t xml:space="preserve"> «Методика п</w:t>
      </w:r>
      <w:r>
        <w:rPr>
          <w:rFonts w:ascii="Arial" w:hAnsi="Arial" w:cs="Arial"/>
          <w:color w:val="000000" w:themeColor="text1"/>
        </w:rPr>
        <w:t>ланирования и контроля факта за</w:t>
      </w:r>
      <w:r w:rsidRPr="002A7874">
        <w:rPr>
          <w:rFonts w:ascii="Arial" w:hAnsi="Arial" w:cs="Arial"/>
          <w:color w:val="000000" w:themeColor="text1"/>
        </w:rPr>
        <w:t>трат на поддержание производственных активов (с уч</w:t>
      </w:r>
      <w:r>
        <w:rPr>
          <w:rFonts w:ascii="Arial" w:hAnsi="Arial" w:cs="Arial"/>
          <w:color w:val="000000" w:themeColor="text1"/>
        </w:rPr>
        <w:t>ётом капитализации затрат на ре</w:t>
      </w:r>
      <w:r w:rsidRPr="002A7874">
        <w:rPr>
          <w:rFonts w:ascii="Arial" w:hAnsi="Arial" w:cs="Arial"/>
          <w:color w:val="000000" w:themeColor="text1"/>
        </w:rPr>
        <w:t>монт основных средств)»</w:t>
      </w:r>
      <w:r>
        <w:rPr>
          <w:rFonts w:ascii="Arial" w:hAnsi="Arial" w:cs="Arial"/>
          <w:color w:val="000000" w:themeColor="text1"/>
        </w:rPr>
        <w:t>.</w:t>
      </w:r>
    </w:p>
    <w:p w14:paraId="3DE81E89" w14:textId="77777777" w:rsidR="001F64C0" w:rsidRPr="00101C79" w:rsidRDefault="001F64C0" w:rsidP="001F64C0">
      <w:pPr>
        <w:spacing w:after="240" w:line="276" w:lineRule="auto"/>
        <w:ind w:firstLine="567"/>
        <w:rPr>
          <w:rFonts w:ascii="Arial" w:hAnsi="Arial" w:cs="Arial"/>
        </w:rPr>
      </w:pPr>
    </w:p>
    <w:p w14:paraId="0CE85313" w14:textId="7222CD1C" w:rsidR="001F64C0" w:rsidRDefault="001F64C0" w:rsidP="001F64C0">
      <w:pPr>
        <w:pStyle w:val="3"/>
      </w:pPr>
      <w:bookmarkStart w:id="2700" w:name="_Toc77357582"/>
      <w:r>
        <w:t>Разработка MCB08-02 Реализация формата среднесрочного</w:t>
      </w:r>
      <w:r w:rsidRPr="009A4652">
        <w:t xml:space="preserve"> </w:t>
      </w:r>
      <w:r>
        <w:t>плана и бюджета</w:t>
      </w:r>
      <w:r w:rsidRPr="009A4652">
        <w:t xml:space="preserve"> воздействий</w:t>
      </w:r>
      <w:r>
        <w:t xml:space="preserve"> на ПА</w:t>
      </w:r>
      <w:bookmarkEnd w:id="2700"/>
    </w:p>
    <w:p w14:paraId="47C7C98F" w14:textId="77777777" w:rsidR="001F64C0" w:rsidRDefault="001F64C0" w:rsidP="001F64C0">
      <w:pPr>
        <w:spacing w:after="240" w:line="276" w:lineRule="auto"/>
        <w:ind w:firstLine="567"/>
        <w:rPr>
          <w:rFonts w:ascii="Arial" w:hAnsi="Arial" w:cs="Arial"/>
          <w:color w:val="000000" w:themeColor="text1"/>
          <w:u w:val="single"/>
        </w:rPr>
      </w:pPr>
      <w:r w:rsidRPr="009936BB">
        <w:rPr>
          <w:rFonts w:ascii="Arial" w:hAnsi="Arial" w:cs="Arial"/>
          <w:color w:val="000000" w:themeColor="text1"/>
          <w:u w:val="single"/>
        </w:rPr>
        <w:t>Предпосылки:</w:t>
      </w:r>
    </w:p>
    <w:p w14:paraId="6FAA54AC" w14:textId="0DCFBE3D" w:rsidR="001F64C0" w:rsidRDefault="001F64C0" w:rsidP="001F64C0">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Необходимо реализовать форматы планирования </w:t>
      </w:r>
      <w:r>
        <w:rPr>
          <w:rFonts w:ascii="Arial" w:hAnsi="Arial" w:cs="Arial"/>
          <w:color w:val="000000" w:themeColor="text1"/>
        </w:rPr>
        <w:t>среднесрочного</w:t>
      </w:r>
      <w:r w:rsidRPr="009936BB">
        <w:rPr>
          <w:rFonts w:ascii="Arial" w:hAnsi="Arial" w:cs="Arial"/>
          <w:color w:val="000000" w:themeColor="text1"/>
        </w:rPr>
        <w:t xml:space="preserve"> бюджета </w:t>
      </w:r>
      <w:r>
        <w:rPr>
          <w:rFonts w:ascii="Arial" w:hAnsi="Arial" w:cs="Arial"/>
          <w:color w:val="000000" w:themeColor="text1"/>
        </w:rPr>
        <w:t>затрат на ремонты, а также формы анализа среднесрочного плана и бюджета воздействий на ПА.</w:t>
      </w:r>
    </w:p>
    <w:p w14:paraId="276C5E64" w14:textId="116A824B" w:rsidR="001F64C0" w:rsidRPr="009936BB" w:rsidRDefault="001F64C0" w:rsidP="001F64C0">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Для формирования </w:t>
      </w:r>
      <w:r>
        <w:rPr>
          <w:rFonts w:ascii="Arial" w:hAnsi="Arial" w:cs="Arial"/>
          <w:color w:val="000000" w:themeColor="text1"/>
        </w:rPr>
        <w:t xml:space="preserve">среднесрочного плана воздействий в </w:t>
      </w:r>
      <w:r>
        <w:rPr>
          <w:rFonts w:ascii="Arial" w:hAnsi="Arial" w:cs="Arial"/>
          <w:color w:val="000000" w:themeColor="text1"/>
          <w:lang w:val="en-US"/>
        </w:rPr>
        <w:t>BPC</w:t>
      </w:r>
      <w:r w:rsidRPr="009936BB">
        <w:rPr>
          <w:rFonts w:ascii="Arial" w:hAnsi="Arial" w:cs="Arial"/>
          <w:color w:val="000000" w:themeColor="text1"/>
        </w:rPr>
        <w:t xml:space="preserve"> </w:t>
      </w:r>
      <w:r>
        <w:rPr>
          <w:rFonts w:ascii="Arial" w:hAnsi="Arial" w:cs="Arial"/>
          <w:color w:val="000000" w:themeColor="text1"/>
        </w:rPr>
        <w:t>необходимо выполнить м</w:t>
      </w:r>
      <w:r w:rsidRPr="009A493D">
        <w:rPr>
          <w:rFonts w:ascii="Arial" w:hAnsi="Arial" w:cs="Arial"/>
          <w:color w:val="000000" w:themeColor="text1"/>
        </w:rPr>
        <w:t xml:space="preserve">оделирование </w:t>
      </w:r>
      <w:r>
        <w:rPr>
          <w:rFonts w:ascii="Arial" w:hAnsi="Arial" w:cs="Arial"/>
          <w:color w:val="000000" w:themeColor="text1"/>
        </w:rPr>
        <w:t xml:space="preserve">планово-предупредительных ремонтных </w:t>
      </w:r>
      <w:r w:rsidRPr="009A493D">
        <w:rPr>
          <w:rFonts w:ascii="Arial" w:hAnsi="Arial" w:cs="Arial"/>
          <w:color w:val="000000" w:themeColor="text1"/>
        </w:rPr>
        <w:t xml:space="preserve">воздействий на производственные активы с детализацией по годам и </w:t>
      </w:r>
      <w:r>
        <w:rPr>
          <w:rFonts w:ascii="Arial" w:hAnsi="Arial" w:cs="Arial"/>
          <w:color w:val="000000" w:themeColor="text1"/>
        </w:rPr>
        <w:t xml:space="preserve">расчётом </w:t>
      </w:r>
      <w:r w:rsidRPr="009A493D">
        <w:rPr>
          <w:rFonts w:ascii="Arial" w:hAnsi="Arial" w:cs="Arial"/>
          <w:color w:val="000000" w:themeColor="text1"/>
        </w:rPr>
        <w:t xml:space="preserve">стоимости </w:t>
      </w:r>
      <w:r>
        <w:rPr>
          <w:rFonts w:ascii="Arial" w:hAnsi="Arial" w:cs="Arial"/>
          <w:color w:val="000000" w:themeColor="text1"/>
        </w:rPr>
        <w:t xml:space="preserve">воздействий в разрезе СПП-элементов. Это позволит получить перечень, объем и стоимость воздействий без формирования заказов ТОРО и лишней нагрузки на модуль </w:t>
      </w:r>
      <w:r>
        <w:rPr>
          <w:rFonts w:ascii="Arial" w:hAnsi="Arial" w:cs="Arial"/>
          <w:color w:val="000000" w:themeColor="text1"/>
          <w:lang w:val="en-US"/>
        </w:rPr>
        <w:t>PM</w:t>
      </w:r>
      <w:r w:rsidRPr="009936BB">
        <w:rPr>
          <w:rFonts w:ascii="Arial" w:hAnsi="Arial" w:cs="Arial"/>
          <w:color w:val="000000" w:themeColor="text1"/>
        </w:rPr>
        <w:t>.</w:t>
      </w:r>
    </w:p>
    <w:p w14:paraId="747F509A" w14:textId="3B59DB90" w:rsidR="001F64C0" w:rsidRDefault="001F64C0" w:rsidP="001F64C0">
      <w:pPr>
        <w:spacing w:after="240" w:line="276" w:lineRule="auto"/>
        <w:ind w:firstLine="567"/>
        <w:rPr>
          <w:rFonts w:ascii="Arial" w:hAnsi="Arial" w:cs="Arial"/>
          <w:color w:val="000000" w:themeColor="text1"/>
        </w:rPr>
      </w:pPr>
      <w:r w:rsidRPr="009936BB">
        <w:rPr>
          <w:rFonts w:ascii="Arial" w:hAnsi="Arial" w:cs="Arial"/>
          <w:color w:val="000000" w:themeColor="text1"/>
        </w:rPr>
        <w:t xml:space="preserve">При реализации необходимо руководствоваться форматами, приведёнными в документах </w:t>
      </w:r>
      <w:r w:rsidR="002E6C85">
        <w:rPr>
          <w:rFonts w:ascii="Arial" w:hAnsi="Arial" w:cs="Arial"/>
          <w:color w:val="000000" w:themeColor="text1"/>
        </w:rPr>
        <w:t>ERP.13.9_10_100_PM</w:t>
      </w:r>
      <w:r w:rsidRPr="009936BB">
        <w:rPr>
          <w:rFonts w:ascii="Arial" w:hAnsi="Arial" w:cs="Arial"/>
          <w:color w:val="000000" w:themeColor="text1"/>
        </w:rPr>
        <w:t xml:space="preserve"> «Методика планирования (долгосрочного, годового, месячного, недельного) и учёта работ по ТОиР, замене и модернизации производственных активов, включая выполняемые хоз. способом, в том числе планирования с использованием в качестве ресурса подрядчика» и </w:t>
      </w:r>
      <w:r w:rsidR="002E6C85">
        <w:rPr>
          <w:rFonts w:ascii="Arial" w:hAnsi="Arial" w:cs="Arial"/>
          <w:color w:val="000000" w:themeColor="text1"/>
        </w:rPr>
        <w:t>ERP.13.9_10_101_PM</w:t>
      </w:r>
      <w:r w:rsidRPr="009936BB">
        <w:rPr>
          <w:rFonts w:ascii="Arial" w:hAnsi="Arial" w:cs="Arial"/>
          <w:color w:val="000000" w:themeColor="text1"/>
        </w:rPr>
        <w:t xml:space="preserve"> «Методика планирования и контроля факта затрат на поддержание производственных активов (с учётом капитализации затрат на ремонт основных средств)».</w:t>
      </w:r>
    </w:p>
    <w:p w14:paraId="5344298B" w14:textId="77777777" w:rsidR="001F64C0" w:rsidRDefault="001F64C0" w:rsidP="001F64C0">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Входные данные:</w:t>
      </w:r>
    </w:p>
    <w:p w14:paraId="0D9BD729" w14:textId="77777777" w:rsidR="003905EB" w:rsidRDefault="003905EB" w:rsidP="003905EB">
      <w:pPr>
        <w:spacing w:after="240" w:line="276" w:lineRule="auto"/>
        <w:ind w:firstLine="567"/>
        <w:rPr>
          <w:rFonts w:ascii="Arial" w:hAnsi="Arial" w:cs="Arial"/>
          <w:color w:val="000000" w:themeColor="text1"/>
        </w:rPr>
      </w:pPr>
      <w:r>
        <w:rPr>
          <w:rFonts w:ascii="Arial" w:hAnsi="Arial" w:cs="Arial"/>
          <w:color w:val="000000" w:themeColor="text1"/>
        </w:rPr>
        <w:t xml:space="preserve">Параметрами запуска формата планирования будут такие аналитики как: </w:t>
      </w:r>
    </w:p>
    <w:p w14:paraId="646D85EC" w14:textId="24C3BE16" w:rsidR="003905EB" w:rsidRDefault="003905EB" w:rsidP="00C15F73">
      <w:pPr>
        <w:spacing w:line="276" w:lineRule="auto"/>
        <w:ind w:firstLine="567"/>
        <w:rPr>
          <w:rFonts w:ascii="Arial" w:hAnsi="Arial" w:cs="Arial"/>
          <w:color w:val="000000" w:themeColor="text1"/>
        </w:rPr>
      </w:pPr>
      <w:r>
        <w:rPr>
          <w:rFonts w:ascii="Arial" w:hAnsi="Arial" w:cs="Arial"/>
          <w:color w:val="000000" w:themeColor="text1"/>
        </w:rPr>
        <w:t>- бизнес-единица;</w:t>
      </w:r>
    </w:p>
    <w:p w14:paraId="15CB2C63" w14:textId="26AA3A75" w:rsidR="003905EB" w:rsidRDefault="003905EB" w:rsidP="00C15F73">
      <w:pPr>
        <w:spacing w:line="276" w:lineRule="auto"/>
        <w:ind w:firstLine="567"/>
        <w:rPr>
          <w:rFonts w:ascii="Arial" w:hAnsi="Arial" w:cs="Arial"/>
          <w:color w:val="000000" w:themeColor="text1"/>
        </w:rPr>
      </w:pPr>
      <w:r>
        <w:rPr>
          <w:rFonts w:ascii="Arial" w:hAnsi="Arial" w:cs="Arial"/>
          <w:color w:val="000000" w:themeColor="text1"/>
        </w:rPr>
        <w:t>- бюджетная кампания;</w:t>
      </w:r>
    </w:p>
    <w:p w14:paraId="7950DEE9" w14:textId="412CDF10" w:rsidR="003905EB" w:rsidRDefault="003905EB" w:rsidP="00C15F73">
      <w:pPr>
        <w:spacing w:line="276" w:lineRule="auto"/>
        <w:ind w:firstLine="567"/>
        <w:rPr>
          <w:rFonts w:ascii="Arial" w:hAnsi="Arial" w:cs="Arial"/>
          <w:color w:val="000000" w:themeColor="text1"/>
        </w:rPr>
      </w:pPr>
      <w:r>
        <w:rPr>
          <w:rFonts w:ascii="Arial" w:hAnsi="Arial" w:cs="Arial"/>
          <w:color w:val="000000" w:themeColor="text1"/>
        </w:rPr>
        <w:t>- версия;</w:t>
      </w:r>
    </w:p>
    <w:p w14:paraId="3B0EA6EE" w14:textId="207BF797" w:rsidR="003905EB" w:rsidRDefault="003905EB" w:rsidP="00C15F73">
      <w:pPr>
        <w:spacing w:line="276" w:lineRule="auto"/>
        <w:ind w:firstLine="567"/>
        <w:rPr>
          <w:rFonts w:ascii="Arial" w:hAnsi="Arial" w:cs="Arial"/>
          <w:color w:val="000000" w:themeColor="text1"/>
        </w:rPr>
      </w:pPr>
      <w:r w:rsidRPr="00C15F73">
        <w:rPr>
          <w:rFonts w:ascii="Arial" w:hAnsi="Arial" w:cs="Arial"/>
          <w:color w:val="000000" w:themeColor="text1"/>
        </w:rPr>
        <w:t>- приоритетный подход к моделированию: по средней стоимости или по стоимости техкарты;</w:t>
      </w:r>
    </w:p>
    <w:p w14:paraId="2E652A34" w14:textId="24005020" w:rsidR="003905EB" w:rsidRDefault="003905EB" w:rsidP="003905EB">
      <w:pPr>
        <w:spacing w:after="240" w:line="276" w:lineRule="auto"/>
        <w:ind w:firstLine="567"/>
        <w:rPr>
          <w:rFonts w:ascii="Arial" w:hAnsi="Arial" w:cs="Arial"/>
          <w:color w:val="000000" w:themeColor="text1"/>
        </w:rPr>
      </w:pPr>
      <w:r>
        <w:rPr>
          <w:rFonts w:ascii="Arial" w:hAnsi="Arial" w:cs="Arial"/>
          <w:color w:val="000000" w:themeColor="text1"/>
        </w:rPr>
        <w:t>- группа планирования.</w:t>
      </w:r>
    </w:p>
    <w:p w14:paraId="1B26571F" w14:textId="4C3350F2" w:rsidR="003905EB" w:rsidRDefault="003905EB" w:rsidP="003905EB">
      <w:pPr>
        <w:spacing w:after="240" w:line="276" w:lineRule="auto"/>
        <w:ind w:firstLine="567"/>
        <w:rPr>
          <w:rFonts w:ascii="Arial" w:hAnsi="Arial" w:cs="Arial"/>
          <w:color w:val="000000" w:themeColor="text1"/>
        </w:rPr>
      </w:pPr>
      <w:r>
        <w:rPr>
          <w:rFonts w:ascii="Arial" w:hAnsi="Arial" w:cs="Arial"/>
          <w:color w:val="000000" w:themeColor="text1"/>
        </w:rPr>
        <w:t>Все аналитики являются обязательными, их значения будут наследоваться из потока бизнес-операций, откуда пользователь будет запускать данный формат планирования, за исключением принципа моделирования. Принцип моделирования задается вручную при формировании. Для формирования в целом по БЕ необходимо выбрать все группы планирования.</w:t>
      </w:r>
    </w:p>
    <w:p w14:paraId="28E8FF6E" w14:textId="77777777" w:rsidR="003905EB" w:rsidRDefault="003905EB" w:rsidP="003905EB">
      <w:pPr>
        <w:spacing w:after="240" w:line="276" w:lineRule="auto"/>
        <w:ind w:firstLine="567"/>
        <w:rPr>
          <w:rFonts w:ascii="Arial" w:hAnsi="Arial" w:cs="Arial"/>
          <w:color w:val="000000" w:themeColor="text1"/>
        </w:rPr>
      </w:pPr>
      <w:r>
        <w:rPr>
          <w:rFonts w:ascii="Arial" w:hAnsi="Arial" w:cs="Arial"/>
          <w:color w:val="000000" w:themeColor="text1"/>
        </w:rPr>
        <w:t>Для формирования используются следующие данные:</w:t>
      </w:r>
    </w:p>
    <w:p w14:paraId="47181FD2"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заказы ТОРО;</w:t>
      </w:r>
    </w:p>
    <w:p w14:paraId="0389A577"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обновление даты вывода в карточке ЕО по результатам проведения ЭПБ;</w:t>
      </w:r>
    </w:p>
    <w:p w14:paraId="529D8877"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планы ППР и их позиции;</w:t>
      </w:r>
    </w:p>
    <w:p w14:paraId="00892CF4"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техкарты;</w:t>
      </w:r>
    </w:p>
    <w:p w14:paraId="298E3973"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ЕО;</w:t>
      </w:r>
    </w:p>
    <w:p w14:paraId="503EBC15"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признаки класса ЕО;</w:t>
      </w:r>
    </w:p>
    <w:p w14:paraId="11C245AA"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сетевые графики;</w:t>
      </w:r>
    </w:p>
    <w:p w14:paraId="64F74640" w14:textId="77777777" w:rsidR="003905EB" w:rsidRPr="00C15F73" w:rsidRDefault="003905EB" w:rsidP="00C15F73">
      <w:pPr>
        <w:spacing w:line="276" w:lineRule="auto"/>
        <w:ind w:firstLine="567"/>
        <w:rPr>
          <w:rFonts w:cs="Arial"/>
          <w:color w:val="000000" w:themeColor="text1"/>
        </w:rPr>
      </w:pPr>
      <w:r w:rsidRPr="00C15F73">
        <w:rPr>
          <w:rFonts w:ascii="Arial" w:hAnsi="Arial" w:cs="Arial"/>
          <w:color w:val="000000" w:themeColor="text1"/>
        </w:rPr>
        <w:t>- заказы на собственное производство;</w:t>
      </w:r>
    </w:p>
    <w:p w14:paraId="7D4EE7A1" w14:textId="077F890C" w:rsidR="003905EB" w:rsidRDefault="003905EB" w:rsidP="00C15F73">
      <w:pPr>
        <w:spacing w:after="240" w:line="276" w:lineRule="auto"/>
        <w:ind w:firstLine="567"/>
        <w:rPr>
          <w:rFonts w:cs="Arial"/>
          <w:color w:val="000000" w:themeColor="text1"/>
        </w:rPr>
      </w:pPr>
      <w:r w:rsidRPr="00C15F73">
        <w:rPr>
          <w:rFonts w:ascii="Arial" w:hAnsi="Arial" w:cs="Arial"/>
          <w:color w:val="000000" w:themeColor="text1"/>
        </w:rPr>
        <w:t>- СПП-элементы (лимиты ТОиР, ОВП</w:t>
      </w:r>
      <w:r>
        <w:rPr>
          <w:rFonts w:ascii="Arial" w:hAnsi="Arial" w:cs="Arial"/>
          <w:color w:val="000000" w:themeColor="text1"/>
        </w:rPr>
        <w:t>, АТЗ</w:t>
      </w:r>
      <w:r w:rsidRPr="00C15F73">
        <w:rPr>
          <w:rFonts w:ascii="Arial" w:hAnsi="Arial" w:cs="Arial"/>
          <w:color w:val="000000" w:themeColor="text1"/>
        </w:rPr>
        <w:t>).</w:t>
      </w:r>
    </w:p>
    <w:p w14:paraId="0BC0A59B" w14:textId="77777777" w:rsidR="003905EB" w:rsidRPr="009936BB" w:rsidRDefault="003905EB" w:rsidP="003905EB">
      <w:pPr>
        <w:spacing w:after="240" w:line="276" w:lineRule="auto"/>
        <w:ind w:firstLine="567"/>
        <w:rPr>
          <w:rFonts w:ascii="Arial" w:hAnsi="Arial" w:cs="Arial"/>
          <w:color w:val="000000" w:themeColor="text1"/>
          <w:u w:val="single"/>
        </w:rPr>
      </w:pPr>
      <w:r w:rsidRPr="00B04EF5">
        <w:rPr>
          <w:rFonts w:ascii="Arial" w:hAnsi="Arial" w:cs="Arial"/>
          <w:color w:val="000000" w:themeColor="text1"/>
          <w:u w:val="single"/>
        </w:rPr>
        <w:t>Основные функции разработки:</w:t>
      </w:r>
    </w:p>
    <w:p w14:paraId="789DD351" w14:textId="77777777" w:rsidR="003905EB" w:rsidRDefault="003905EB" w:rsidP="003905EB">
      <w:pPr>
        <w:spacing w:after="240" w:line="276" w:lineRule="auto"/>
        <w:ind w:firstLine="567"/>
        <w:rPr>
          <w:rFonts w:ascii="Arial" w:hAnsi="Arial" w:cs="Arial"/>
          <w:color w:val="000000" w:themeColor="text1"/>
        </w:rPr>
      </w:pPr>
      <w:r>
        <w:rPr>
          <w:rFonts w:ascii="Arial" w:hAnsi="Arial" w:cs="Arial"/>
          <w:color w:val="000000" w:themeColor="text1"/>
        </w:rPr>
        <w:t xml:space="preserve">Формат планирования будет представлять собой формат ввода в табличном редакторе </w:t>
      </w:r>
      <w:r>
        <w:rPr>
          <w:rFonts w:ascii="Arial" w:hAnsi="Arial" w:cs="Arial"/>
          <w:color w:val="000000" w:themeColor="text1"/>
          <w:lang w:val="en-US"/>
        </w:rPr>
        <w:t>Microsoft</w:t>
      </w:r>
      <w:r w:rsidRPr="001158EB">
        <w:rPr>
          <w:rFonts w:ascii="Arial" w:hAnsi="Arial" w:cs="Arial"/>
          <w:color w:val="000000" w:themeColor="text1"/>
        </w:rPr>
        <w:t xml:space="preserve"> </w:t>
      </w:r>
      <w:r>
        <w:rPr>
          <w:rFonts w:ascii="Arial" w:hAnsi="Arial" w:cs="Arial"/>
          <w:color w:val="000000" w:themeColor="text1"/>
          <w:lang w:val="en-US"/>
        </w:rPr>
        <w:t>Excel</w:t>
      </w:r>
      <w:r w:rsidRPr="001158EB">
        <w:rPr>
          <w:rFonts w:ascii="Arial" w:hAnsi="Arial" w:cs="Arial"/>
          <w:color w:val="000000" w:themeColor="text1"/>
        </w:rPr>
        <w:t xml:space="preserve">, обогащённый </w:t>
      </w:r>
      <w:r>
        <w:rPr>
          <w:rFonts w:ascii="Arial" w:hAnsi="Arial" w:cs="Arial"/>
          <w:color w:val="000000" w:themeColor="text1"/>
        </w:rPr>
        <w:t xml:space="preserve">аналитическими </w:t>
      </w:r>
      <w:r w:rsidRPr="001158EB">
        <w:rPr>
          <w:rFonts w:ascii="Arial" w:hAnsi="Arial" w:cs="Arial"/>
          <w:color w:val="000000" w:themeColor="text1"/>
        </w:rPr>
        <w:t xml:space="preserve">функциями </w:t>
      </w:r>
      <w:r>
        <w:rPr>
          <w:rFonts w:ascii="Arial" w:hAnsi="Arial" w:cs="Arial"/>
          <w:color w:val="000000" w:themeColor="text1"/>
        </w:rPr>
        <w:t xml:space="preserve">приложения </w:t>
      </w:r>
      <w:r>
        <w:rPr>
          <w:rFonts w:ascii="Arial" w:hAnsi="Arial" w:cs="Arial"/>
          <w:color w:val="000000" w:themeColor="text1"/>
          <w:lang w:val="en-US"/>
        </w:rPr>
        <w:t>SAP</w:t>
      </w:r>
      <w:r w:rsidRPr="001158EB">
        <w:rPr>
          <w:rFonts w:ascii="Arial" w:hAnsi="Arial" w:cs="Arial"/>
          <w:color w:val="000000" w:themeColor="text1"/>
        </w:rPr>
        <w:t xml:space="preserve"> </w:t>
      </w:r>
      <w:r w:rsidRPr="000D228D">
        <w:rPr>
          <w:rFonts w:ascii="Arial" w:hAnsi="Arial" w:cs="Arial"/>
          <w:color w:val="000000" w:themeColor="text1"/>
        </w:rPr>
        <w:t>Analysis for Excel</w:t>
      </w:r>
      <w:r w:rsidRPr="001158EB">
        <w:rPr>
          <w:rFonts w:ascii="Arial" w:hAnsi="Arial" w:cs="Arial"/>
          <w:color w:val="000000" w:themeColor="text1"/>
        </w:rPr>
        <w:t xml:space="preserve">. </w:t>
      </w:r>
      <w:r>
        <w:rPr>
          <w:rFonts w:ascii="Arial" w:hAnsi="Arial" w:cs="Arial"/>
          <w:color w:val="000000" w:themeColor="text1"/>
        </w:rPr>
        <w:t>Основными функциями формата планирования будут ручной вывод информации в табличную структуру, запуск выполнения расчётов.</w:t>
      </w:r>
      <w:r w:rsidRPr="00ED7850">
        <w:rPr>
          <w:rFonts w:ascii="Arial" w:hAnsi="Arial" w:cs="Arial"/>
          <w:color w:val="000000" w:themeColor="text1"/>
        </w:rPr>
        <w:t xml:space="preserve"> </w:t>
      </w:r>
      <w:r w:rsidRPr="00B742E4">
        <w:rPr>
          <w:rFonts w:ascii="Arial" w:hAnsi="Arial" w:cs="Arial"/>
          <w:color w:val="000000" w:themeColor="text1"/>
        </w:rPr>
        <w:t>Формат планирования структурирован по иерархии</w:t>
      </w:r>
      <w:r>
        <w:rPr>
          <w:rFonts w:ascii="Arial" w:hAnsi="Arial" w:cs="Arial"/>
          <w:color w:val="000000" w:themeColor="text1"/>
        </w:rPr>
        <w:t xml:space="preserve"> </w:t>
      </w:r>
      <w:r w:rsidRPr="00B742E4">
        <w:rPr>
          <w:rFonts w:ascii="Arial" w:hAnsi="Arial" w:cs="Arial"/>
          <w:color w:val="000000" w:themeColor="text1"/>
        </w:rPr>
        <w:t>СПП-элементов</w:t>
      </w:r>
      <w:r>
        <w:rPr>
          <w:rFonts w:ascii="Arial" w:hAnsi="Arial" w:cs="Arial"/>
          <w:color w:val="000000" w:themeColor="text1"/>
        </w:rPr>
        <w:t xml:space="preserve"> и типам затрат</w:t>
      </w:r>
      <w:r w:rsidRPr="00B742E4">
        <w:rPr>
          <w:rFonts w:ascii="Arial" w:hAnsi="Arial" w:cs="Arial"/>
          <w:color w:val="000000" w:themeColor="text1"/>
        </w:rPr>
        <w:t>.</w:t>
      </w:r>
    </w:p>
    <w:p w14:paraId="041A43F2"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В процессе выполнения программы должны быть выбраны единицы оборудования, относящиеся к данной балансовой единице и группам планирования, а их период использования попадает в интервал моделирования.</w:t>
      </w:r>
    </w:p>
    <w:p w14:paraId="7EAD5BCC"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Для введённых в эксплуатацию ПА виды, сроки, продолжительность простоя и объёмы ТОиР:</w:t>
      </w:r>
    </w:p>
    <w:p w14:paraId="5BA7ACD9" w14:textId="69968953"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 на первый год планируются на основании заказов ТОРО</w:t>
      </w:r>
      <w:del w:id="2701" w:author="Попова Дарья Николаевна (Подрядчик. ООО БерингПойнт)" w:date="2021-09-28T16:30:00Z">
        <w:r w:rsidDel="00755E09">
          <w:rPr>
            <w:rFonts w:ascii="Arial" w:hAnsi="Arial" w:cs="Arial"/>
            <w:color w:val="000000" w:themeColor="text1"/>
          </w:rPr>
          <w:delText>, включенные в годовую программу и утвержденные главным инженером</w:delText>
        </w:r>
      </w:del>
      <w:ins w:id="2702" w:author="Попова Дарья Николаевна (Подрядчик. ООО БерингПойнт)" w:date="2021-09-28T16:30:00Z">
        <w:r w:rsidR="00755E09">
          <w:rPr>
            <w:rFonts w:ascii="Arial" w:hAnsi="Arial" w:cs="Arial"/>
            <w:color w:val="000000" w:themeColor="text1"/>
          </w:rPr>
          <w:t xml:space="preserve"> </w:t>
        </w:r>
      </w:ins>
      <w:ins w:id="2703" w:author="Попова Дарья Николаевна (Подрядчик. ООО БерингПойнт)" w:date="2021-09-28T16:31:00Z">
        <w:r w:rsidR="00755E09">
          <w:rPr>
            <w:rFonts w:ascii="Arial" w:hAnsi="Arial" w:cs="Arial"/>
            <w:color w:val="000000" w:themeColor="text1"/>
          </w:rPr>
          <w:t>– статус ГИП и ГОД</w:t>
        </w:r>
      </w:ins>
      <w:r>
        <w:rPr>
          <w:rFonts w:ascii="Arial" w:hAnsi="Arial" w:cs="Arial"/>
          <w:color w:val="000000" w:themeColor="text1"/>
        </w:rPr>
        <w:t>;</w:t>
      </w:r>
    </w:p>
    <w:p w14:paraId="4A9EF7E5"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 на последующие года на основании планов ТОРО (регламентных и скорректированных для стратегии «по техническому состоянию»), при этом если из плана ТОРО отозван заказ ТОРО, то информация берется согласно заказу ТОРО, в том числе по затратам, иначе по плану ТОРО и подходу моделирования. В случае отсутствия заказа ТОРО предварительное время простоя берется из техкарты.</w:t>
      </w:r>
    </w:p>
    <w:p w14:paraId="4F98D7B8"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Для выводимых из эксплуатации ПА расчёт ремонтных циклов заканчивается с даты планируемого вывода для этого анализируются:</w:t>
      </w:r>
    </w:p>
    <w:p w14:paraId="35988B48"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карточка ЕО по дате окончания установленного срока эксплуатации, определяемая как ближайшая среди дат достижения нормативного срока службы, паркового ресурса и нормативного пробега.</w:t>
      </w:r>
    </w:p>
    <w:p w14:paraId="3824100A"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Для вводимых в эксплуатацию ПА, включая расконсервацию, ремонтные циклы рассчитываются с планируемой даты ввода оборудования:</w:t>
      </w:r>
    </w:p>
    <w:p w14:paraId="5A882307" w14:textId="1841E9ED"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 на первый год планируются на основании заказов ТОРО</w:t>
      </w:r>
      <w:ins w:id="2704" w:author="Попова Дарья Николаевна (Подрядчик. ООО БерингПойнт)" w:date="2021-09-28T16:31:00Z">
        <w:r w:rsidR="00755E09">
          <w:rPr>
            <w:rFonts w:ascii="Arial" w:hAnsi="Arial" w:cs="Arial"/>
            <w:color w:val="000000" w:themeColor="text1"/>
          </w:rPr>
          <w:t xml:space="preserve"> – статус ГИП и ГОД</w:t>
        </w:r>
      </w:ins>
      <w:del w:id="2705" w:author="Попова Дарья Николаевна (Подрядчик. ООО БерингПойнт)" w:date="2021-09-28T16:31:00Z">
        <w:r w:rsidDel="00755E09">
          <w:rPr>
            <w:rFonts w:ascii="Arial" w:hAnsi="Arial" w:cs="Arial"/>
            <w:color w:val="000000" w:themeColor="text1"/>
          </w:rPr>
          <w:delText>, включенные в годовую программу и утвержденные главным инженером</w:delText>
        </w:r>
      </w:del>
      <w:r>
        <w:rPr>
          <w:rFonts w:ascii="Arial" w:hAnsi="Arial" w:cs="Arial"/>
          <w:color w:val="000000" w:themeColor="text1"/>
        </w:rPr>
        <w:t>;</w:t>
      </w:r>
    </w:p>
    <w:p w14:paraId="33B4A3C1"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 на последующие года на основании планов ТОРО (регламентных и скорректированных для стратегии «по техническому состоянию»), при этом если из плана ТОРО отозван заказ ТОРО, то информация берется согласно заказу ТОРО, в том числе по затратам, иначе по плану ТОРО и подходу моделирования.</w:t>
      </w:r>
    </w:p>
    <w:p w14:paraId="33FADF48" w14:textId="77777777" w:rsidR="00535C77" w:rsidRDefault="00535C77" w:rsidP="00535C77">
      <w:pPr>
        <w:spacing w:after="240" w:line="276" w:lineRule="auto"/>
        <w:ind w:firstLine="567"/>
        <w:rPr>
          <w:rFonts w:ascii="Arial" w:hAnsi="Arial" w:cs="Arial"/>
          <w:color w:val="000000" w:themeColor="text1"/>
        </w:rPr>
      </w:pPr>
      <w:r>
        <w:rPr>
          <w:rFonts w:ascii="Arial" w:hAnsi="Arial" w:cs="Arial"/>
          <w:color w:val="000000" w:themeColor="text1"/>
        </w:rPr>
        <w:t>Из анализа исключаются неактивные и/ или удаленные планы ППР, а также заказы ТОРО, содержащие один из статусов НЕВЫ или МТКУ.</w:t>
      </w:r>
    </w:p>
    <w:p w14:paraId="40F1B558" w14:textId="77777777" w:rsidR="00E83550" w:rsidRPr="007F7535" w:rsidRDefault="00E83550" w:rsidP="00E83550">
      <w:pPr>
        <w:spacing w:after="240" w:line="276" w:lineRule="auto"/>
        <w:ind w:firstLine="567"/>
        <w:rPr>
          <w:rFonts w:ascii="Arial" w:hAnsi="Arial" w:cs="Arial"/>
          <w:color w:val="000000" w:themeColor="text1"/>
        </w:rPr>
      </w:pPr>
      <w:r w:rsidRPr="007F7535">
        <w:rPr>
          <w:rFonts w:ascii="Arial" w:hAnsi="Arial" w:cs="Arial"/>
          <w:color w:val="000000" w:themeColor="text1"/>
        </w:rPr>
        <w:t>В зависимости от приоритетного подхода моделирования сначала осуществляется расчет по приоритетному подходу моделирования, если данных для расчета нет, то осуществляется расчет по второстепенному подходу. Разные подходы моделирования применяются только для ЕО с планами ТОРО.</w:t>
      </w:r>
    </w:p>
    <w:p w14:paraId="13C6C57E" w14:textId="77777777" w:rsidR="00E83550" w:rsidRPr="00494ECB" w:rsidRDefault="00E83550" w:rsidP="00E83550">
      <w:pPr>
        <w:spacing w:after="240" w:line="276" w:lineRule="auto"/>
        <w:ind w:firstLine="567"/>
        <w:rPr>
          <w:rFonts w:ascii="Arial" w:hAnsi="Arial" w:cs="Arial"/>
          <w:i/>
          <w:color w:val="000000" w:themeColor="text1"/>
        </w:rPr>
      </w:pPr>
      <w:r w:rsidRPr="00494ECB">
        <w:rPr>
          <w:rFonts w:ascii="Arial" w:hAnsi="Arial" w:cs="Arial"/>
          <w:i/>
          <w:color w:val="000000" w:themeColor="text1"/>
        </w:rPr>
        <w:t>Подход «Расчет средней стоимости воздействий в разрезе ЕО/моделей»</w:t>
      </w:r>
    </w:p>
    <w:p w14:paraId="4D82273C" w14:textId="77777777" w:rsidR="001345F4" w:rsidRDefault="001345F4" w:rsidP="001345F4">
      <w:pPr>
        <w:spacing w:after="240"/>
        <w:ind w:firstLine="567"/>
        <w:rPr>
          <w:rFonts w:ascii="Arial" w:hAnsi="Arial" w:cs="Arial"/>
          <w:color w:val="000000" w:themeColor="text1"/>
        </w:rPr>
      </w:pPr>
      <w:r>
        <w:rPr>
          <w:rFonts w:ascii="Arial" w:hAnsi="Arial" w:cs="Arial"/>
          <w:color w:val="000000" w:themeColor="text1"/>
        </w:rPr>
        <w:t>На основе затрат на горизонте текущий год рассчитать среднее арифметическое значение затрат (стоимость ремонта) по каждой ПА (единица оборудования) в разрезе ВРТ (ремонтное воздействие), периода затрат по формуле:</w:t>
      </w:r>
    </w:p>
    <w:p w14:paraId="152801AB" w14:textId="77777777" w:rsidR="001345F4" w:rsidRDefault="001345F4" w:rsidP="001345F4">
      <w:pPr>
        <w:spacing w:after="240"/>
        <w:ind w:firstLine="567"/>
        <w:rPr>
          <w:rFonts w:ascii="Arial" w:hAnsi="Arial" w:cs="Arial"/>
          <w:color w:val="000000" w:themeColor="text1"/>
        </w:rPr>
      </w:pPr>
      <w:r>
        <w:rPr>
          <w:rFonts w:ascii="Arial" w:hAnsi="Arial" w:cs="Arial"/>
          <w:color w:val="000000" w:themeColor="text1"/>
        </w:rPr>
        <w:t>Средняя стоимость ремонта ПА = сумма затрат за текущий год для уникальной группы элементов (ЕО, ВРТ) разделить на количество уникальных групп элементов (ЕО, ВРТ) на горизонте текущий год.</w:t>
      </w:r>
    </w:p>
    <w:p w14:paraId="3AD4B192" w14:textId="0DCDBDFC" w:rsidR="001345F4" w:rsidRDefault="001345F4" w:rsidP="001345F4">
      <w:pPr>
        <w:spacing w:after="240"/>
        <w:ind w:firstLine="567"/>
        <w:rPr>
          <w:rFonts w:ascii="Arial" w:hAnsi="Arial" w:cs="Arial"/>
          <w:color w:val="000000" w:themeColor="text1"/>
        </w:rPr>
      </w:pPr>
      <w:r>
        <w:rPr>
          <w:rFonts w:ascii="Arial" w:hAnsi="Arial" w:cs="Arial"/>
          <w:color w:val="000000" w:themeColor="text1"/>
        </w:rPr>
        <w:t>На объекты ПА из среднесрочного плана воздействий, для которых нет рассчитанной средней стоимости, применяется средняя стоимость ремонта по модели, определенная по следующим критериям:</w:t>
      </w:r>
    </w:p>
    <w:p w14:paraId="0CAD0D93" w14:textId="77777777" w:rsidR="001345F4" w:rsidRDefault="001345F4" w:rsidP="001345F4">
      <w:pPr>
        <w:pStyle w:val="a7"/>
        <w:numPr>
          <w:ilvl w:val="0"/>
          <w:numId w:val="125"/>
        </w:numPr>
        <w:rPr>
          <w:rFonts w:ascii="Arial" w:hAnsi="Arial" w:cs="Arial"/>
        </w:rPr>
      </w:pPr>
      <w:r>
        <w:rPr>
          <w:rFonts w:ascii="Arial" w:hAnsi="Arial" w:cs="Arial"/>
        </w:rPr>
        <w:t>Определить перечень ПА, у которых такая же модель оборудования, как у искомого ПА.</w:t>
      </w:r>
    </w:p>
    <w:p w14:paraId="65EE8A94" w14:textId="77777777" w:rsidR="001345F4" w:rsidRDefault="001345F4" w:rsidP="001345F4">
      <w:pPr>
        <w:pStyle w:val="a7"/>
        <w:numPr>
          <w:ilvl w:val="0"/>
          <w:numId w:val="125"/>
        </w:numPr>
        <w:rPr>
          <w:rFonts w:ascii="Arial" w:hAnsi="Arial" w:cs="Arial"/>
        </w:rPr>
      </w:pPr>
      <w:r>
        <w:rPr>
          <w:rFonts w:ascii="Arial" w:hAnsi="Arial" w:cs="Arial"/>
        </w:rPr>
        <w:t xml:space="preserve">Рассчитать среднюю стоимость ремонта для найденного перечня ПА по формуле: Средняя стоимость = </w:t>
      </w:r>
      <w:r>
        <w:rPr>
          <w:rFonts w:ascii="Arial" w:hAnsi="Arial" w:cs="Arial"/>
          <w:color w:val="000000" w:themeColor="text1"/>
        </w:rPr>
        <w:t>сумма затрат за текущий год для найденных ПА и уникальной группы элементов (ВРТ) разделить на количество уникальных групп элементов (ВРТ) на горизонте текущий год</w:t>
      </w:r>
      <w:r>
        <w:rPr>
          <w:rFonts w:ascii="Arial" w:hAnsi="Arial" w:cs="Arial"/>
        </w:rPr>
        <w:t>.</w:t>
      </w:r>
    </w:p>
    <w:p w14:paraId="0B47493A" w14:textId="77777777" w:rsidR="001345F4" w:rsidRDefault="001345F4" w:rsidP="001345F4">
      <w:pPr>
        <w:spacing w:after="240"/>
        <w:ind w:firstLine="567"/>
        <w:rPr>
          <w:rFonts w:ascii="Arial" w:hAnsi="Arial" w:cs="Arial"/>
          <w:color w:val="000000" w:themeColor="text1"/>
        </w:rPr>
      </w:pPr>
      <w:r>
        <w:rPr>
          <w:rFonts w:ascii="Arial" w:hAnsi="Arial" w:cs="Arial"/>
          <w:color w:val="000000" w:themeColor="text1"/>
        </w:rPr>
        <w:t>Применить полученную среднюю стоимость ремонта к позициям (ПА) среднесрочного плана воздействий на ПА, смоделированного из планов предупредительного ТОРО.</w:t>
      </w:r>
    </w:p>
    <w:p w14:paraId="48D0FA68" w14:textId="77777777" w:rsidR="001345F4" w:rsidRPr="00A63CA9" w:rsidRDefault="001345F4" w:rsidP="001345F4">
      <w:pPr>
        <w:spacing w:after="240"/>
        <w:ind w:firstLine="567"/>
        <w:rPr>
          <w:rFonts w:ascii="Arial" w:hAnsi="Arial" w:cs="Arial"/>
          <w:color w:val="000000" w:themeColor="text1"/>
        </w:rPr>
      </w:pPr>
      <w:r>
        <w:rPr>
          <w:rFonts w:ascii="Arial" w:hAnsi="Arial" w:cs="Arial"/>
          <w:color w:val="000000" w:themeColor="text1"/>
        </w:rPr>
        <w:t xml:space="preserve">В анализе участвуют плановые заказы текущего года со статусами СГГС, УТВГ, УТВМ, УТВН. </w:t>
      </w:r>
      <w:r w:rsidRPr="00A63CA9">
        <w:rPr>
          <w:rFonts w:ascii="Arial" w:hAnsi="Arial" w:cs="Arial"/>
          <w:color w:val="000000" w:themeColor="text1"/>
        </w:rPr>
        <w:t xml:space="preserve">Если заказ закрыт (статус ЗАКР или ТЗКР), то </w:t>
      </w:r>
      <w:r>
        <w:rPr>
          <w:rFonts w:ascii="Arial" w:hAnsi="Arial" w:cs="Arial"/>
          <w:color w:val="000000" w:themeColor="text1"/>
        </w:rPr>
        <w:t xml:space="preserve">по нему учитываются </w:t>
      </w:r>
      <w:r w:rsidRPr="00A63CA9">
        <w:rPr>
          <w:rFonts w:ascii="Arial" w:hAnsi="Arial" w:cs="Arial"/>
          <w:color w:val="000000" w:themeColor="text1"/>
        </w:rPr>
        <w:t xml:space="preserve">Фактические затраты по категориям бюджета, иначе </w:t>
      </w:r>
      <w:r>
        <w:rPr>
          <w:rFonts w:ascii="Arial" w:hAnsi="Arial" w:cs="Arial"/>
          <w:color w:val="000000" w:themeColor="text1"/>
        </w:rPr>
        <w:t xml:space="preserve">- </w:t>
      </w:r>
      <w:r w:rsidRPr="00A63CA9">
        <w:rPr>
          <w:rFonts w:ascii="Arial" w:hAnsi="Arial" w:cs="Arial"/>
          <w:color w:val="000000" w:themeColor="text1"/>
        </w:rPr>
        <w:t>Плановые затраты по категориям бюджета.</w:t>
      </w:r>
      <w:r>
        <w:rPr>
          <w:rFonts w:ascii="Arial" w:hAnsi="Arial" w:cs="Arial"/>
          <w:color w:val="000000" w:themeColor="text1"/>
        </w:rPr>
        <w:t xml:space="preserve"> </w:t>
      </w:r>
      <w:r w:rsidRPr="00A63CA9">
        <w:rPr>
          <w:rFonts w:ascii="Arial" w:hAnsi="Arial" w:cs="Arial"/>
          <w:color w:val="000000" w:themeColor="text1"/>
        </w:rPr>
        <w:t xml:space="preserve">Если по заказу нет затрат, то такой заказ </w:t>
      </w:r>
      <w:r>
        <w:rPr>
          <w:rFonts w:ascii="Arial" w:hAnsi="Arial" w:cs="Arial"/>
          <w:color w:val="000000" w:themeColor="text1"/>
        </w:rPr>
        <w:t>в количест</w:t>
      </w:r>
      <w:r w:rsidRPr="00A63CA9">
        <w:rPr>
          <w:rFonts w:ascii="Arial" w:hAnsi="Arial" w:cs="Arial"/>
          <w:color w:val="000000" w:themeColor="text1"/>
        </w:rPr>
        <w:t>во не попадает. Например, если заказ в статусе ОТКР и есть плановые затраты только по ФОТ, то сумма затрат, рел</w:t>
      </w:r>
      <w:r>
        <w:rPr>
          <w:rFonts w:ascii="Arial" w:hAnsi="Arial" w:cs="Arial"/>
          <w:color w:val="000000" w:themeColor="text1"/>
        </w:rPr>
        <w:t>евантные для бюджета = 0, а количест</w:t>
      </w:r>
      <w:r w:rsidRPr="00A63CA9">
        <w:rPr>
          <w:rFonts w:ascii="Arial" w:hAnsi="Arial" w:cs="Arial"/>
          <w:color w:val="000000" w:themeColor="text1"/>
        </w:rPr>
        <w:t>во = 1.</w:t>
      </w:r>
    </w:p>
    <w:p w14:paraId="14233470" w14:textId="77777777" w:rsidR="001345F4" w:rsidRPr="00CE4887" w:rsidRDefault="001345F4" w:rsidP="001345F4">
      <w:pPr>
        <w:spacing w:after="240"/>
        <w:ind w:firstLine="567"/>
        <w:rPr>
          <w:rFonts w:ascii="Arial" w:hAnsi="Arial" w:cs="Arial"/>
          <w:color w:val="000000" w:themeColor="text1"/>
        </w:rPr>
      </w:pPr>
      <w:r>
        <w:rPr>
          <w:rFonts w:ascii="Arial" w:hAnsi="Arial" w:cs="Arial"/>
          <w:color w:val="000000" w:themeColor="text1"/>
        </w:rPr>
        <w:t>Также к средней стоимости по ЕО/ модели рассчитывается д</w:t>
      </w:r>
      <w:r w:rsidRPr="00CE4887">
        <w:rPr>
          <w:rFonts w:ascii="Arial" w:hAnsi="Arial" w:cs="Arial"/>
          <w:color w:val="000000" w:themeColor="text1"/>
        </w:rPr>
        <w:t xml:space="preserve">оля </w:t>
      </w:r>
      <w:r>
        <w:rPr>
          <w:rFonts w:ascii="Arial" w:hAnsi="Arial" w:cs="Arial"/>
          <w:color w:val="000000" w:themeColor="text1"/>
        </w:rPr>
        <w:t xml:space="preserve">затрат </w:t>
      </w:r>
      <w:r w:rsidRPr="00CE4887">
        <w:rPr>
          <w:rFonts w:ascii="Arial" w:hAnsi="Arial" w:cs="Arial"/>
          <w:color w:val="000000" w:themeColor="text1"/>
        </w:rPr>
        <w:t>внеплановых заказов.</w:t>
      </w:r>
      <w:r>
        <w:rPr>
          <w:rFonts w:ascii="Arial" w:hAnsi="Arial" w:cs="Arial"/>
          <w:color w:val="000000" w:themeColor="text1"/>
        </w:rPr>
        <w:t xml:space="preserve"> </w:t>
      </w:r>
      <w:r w:rsidRPr="00CE4887">
        <w:rPr>
          <w:rFonts w:ascii="Arial" w:hAnsi="Arial" w:cs="Arial"/>
          <w:color w:val="000000" w:themeColor="text1"/>
        </w:rPr>
        <w:t>Сумма по внеплановым заказам в разбивке по ЕО</w:t>
      </w:r>
      <w:r>
        <w:rPr>
          <w:rFonts w:ascii="Arial" w:hAnsi="Arial" w:cs="Arial"/>
          <w:color w:val="000000" w:themeColor="text1"/>
        </w:rPr>
        <w:t xml:space="preserve">/ модели, </w:t>
      </w:r>
      <w:r w:rsidRPr="00CE4887">
        <w:rPr>
          <w:rFonts w:ascii="Arial" w:hAnsi="Arial" w:cs="Arial"/>
          <w:color w:val="000000" w:themeColor="text1"/>
        </w:rPr>
        <w:t>и виду работ ТОРО:</w:t>
      </w:r>
    </w:p>
    <w:p w14:paraId="259F5932" w14:textId="77777777" w:rsidR="001345F4" w:rsidRPr="00CE4887" w:rsidRDefault="001345F4" w:rsidP="001345F4">
      <w:pPr>
        <w:spacing w:after="240"/>
        <w:ind w:firstLine="567"/>
        <w:rPr>
          <w:rFonts w:ascii="Arial" w:hAnsi="Arial" w:cs="Arial"/>
          <w:color w:val="000000" w:themeColor="text1"/>
        </w:rPr>
      </w:pPr>
      <w:r w:rsidRPr="00CE4887">
        <w:rPr>
          <w:rFonts w:ascii="Arial" w:hAnsi="Arial" w:cs="Arial"/>
          <w:color w:val="000000" w:themeColor="text1"/>
        </w:rPr>
        <w:t xml:space="preserve">Если заказ закрыт (статус ЗАКР или ТЗКР), то </w:t>
      </w:r>
      <w:r>
        <w:rPr>
          <w:rFonts w:ascii="Arial" w:hAnsi="Arial" w:cs="Arial"/>
          <w:color w:val="000000" w:themeColor="text1"/>
        </w:rPr>
        <w:t xml:space="preserve">учитываются </w:t>
      </w:r>
      <w:r w:rsidRPr="00CE4887">
        <w:rPr>
          <w:rFonts w:ascii="Arial" w:hAnsi="Arial" w:cs="Arial"/>
          <w:color w:val="000000" w:themeColor="text1"/>
        </w:rPr>
        <w:t xml:space="preserve">Фактические затраты по категориям бюджета, иначе </w:t>
      </w:r>
      <w:r>
        <w:rPr>
          <w:rFonts w:ascii="Arial" w:hAnsi="Arial" w:cs="Arial"/>
          <w:color w:val="000000" w:themeColor="text1"/>
        </w:rPr>
        <w:t xml:space="preserve">- </w:t>
      </w:r>
      <w:r w:rsidRPr="00CE4887">
        <w:rPr>
          <w:rFonts w:ascii="Arial" w:hAnsi="Arial" w:cs="Arial"/>
          <w:color w:val="000000" w:themeColor="text1"/>
        </w:rPr>
        <w:t>Плановые затраты по категориям бюджета.</w:t>
      </w:r>
    </w:p>
    <w:p w14:paraId="6D2DA8F4" w14:textId="77777777" w:rsidR="001345F4" w:rsidRDefault="001345F4" w:rsidP="001345F4">
      <w:pPr>
        <w:spacing w:after="240"/>
        <w:ind w:firstLine="567"/>
        <w:rPr>
          <w:rFonts w:ascii="Arial" w:hAnsi="Arial" w:cs="Arial"/>
          <w:color w:val="000000" w:themeColor="text1"/>
        </w:rPr>
      </w:pPr>
      <w:r w:rsidRPr="00CE4887">
        <w:rPr>
          <w:rFonts w:ascii="Arial" w:hAnsi="Arial" w:cs="Arial"/>
          <w:color w:val="000000" w:themeColor="text1"/>
        </w:rPr>
        <w:t>Доля внеплановых заказов = Сумма внеплановых / (Сумма внеплановых + Сумма плановых).</w:t>
      </w:r>
    </w:p>
    <w:p w14:paraId="0BB79806" w14:textId="77777777" w:rsidR="001345F4" w:rsidRDefault="001345F4" w:rsidP="001345F4">
      <w:pPr>
        <w:spacing w:after="240"/>
        <w:ind w:firstLine="567"/>
        <w:rPr>
          <w:rFonts w:ascii="Arial" w:hAnsi="Arial" w:cs="Arial"/>
          <w:color w:val="000000" w:themeColor="text1"/>
        </w:rPr>
      </w:pPr>
      <w:r>
        <w:rPr>
          <w:rFonts w:ascii="Arial" w:hAnsi="Arial" w:cs="Arial"/>
          <w:color w:val="000000" w:themeColor="text1"/>
        </w:rPr>
        <w:t>В анализе не участвуют капитализируемые заказы.</w:t>
      </w:r>
    </w:p>
    <w:p w14:paraId="1D4FC991" w14:textId="77777777" w:rsidR="001345F4" w:rsidRPr="00C15F73" w:rsidRDefault="001345F4" w:rsidP="001345F4">
      <w:pPr>
        <w:spacing w:after="240"/>
        <w:ind w:firstLine="567"/>
        <w:rPr>
          <w:rFonts w:ascii="Arial" w:hAnsi="Arial" w:cs="Arial"/>
          <w:color w:val="000000" w:themeColor="text1"/>
        </w:rPr>
      </w:pPr>
      <w:r>
        <w:rPr>
          <w:rFonts w:ascii="Arial" w:hAnsi="Arial" w:cs="Arial"/>
          <w:color w:val="000000" w:themeColor="text1"/>
        </w:rPr>
        <w:t xml:space="preserve">Для каждой ЕО на основе МВЗ и групп планирования определяется СПП-элемент </w:t>
      </w:r>
      <w:r>
        <w:rPr>
          <w:rFonts w:ascii="Arial" w:hAnsi="Arial" w:cs="Arial"/>
          <w:color w:val="000000" w:themeColor="text1"/>
          <w:lang w:val="en-US"/>
        </w:rPr>
        <w:t>OPEX</w:t>
      </w:r>
      <w:r>
        <w:rPr>
          <w:rFonts w:ascii="Arial" w:hAnsi="Arial" w:cs="Arial"/>
          <w:color w:val="000000" w:themeColor="text1"/>
        </w:rPr>
        <w:t xml:space="preserve"> согласно структуре СПП-элементов первого года планирования</w:t>
      </w:r>
      <w:r w:rsidRPr="00C15F73">
        <w:rPr>
          <w:rFonts w:ascii="Arial" w:hAnsi="Arial" w:cs="Arial"/>
          <w:color w:val="000000" w:themeColor="text1"/>
        </w:rPr>
        <w:t>.</w:t>
      </w:r>
    </w:p>
    <w:p w14:paraId="0EFBBC00" w14:textId="77777777" w:rsidR="00E83550" w:rsidRPr="00494ECB" w:rsidRDefault="00E83550" w:rsidP="00C15F73">
      <w:pPr>
        <w:spacing w:after="240"/>
        <w:ind w:firstLine="567"/>
        <w:rPr>
          <w:rFonts w:ascii="Arial" w:hAnsi="Arial" w:cs="Arial"/>
          <w:i/>
          <w:color w:val="000000" w:themeColor="text1"/>
        </w:rPr>
      </w:pPr>
      <w:r w:rsidRPr="00494ECB">
        <w:rPr>
          <w:rFonts w:ascii="Arial" w:hAnsi="Arial" w:cs="Arial"/>
          <w:i/>
          <w:color w:val="000000" w:themeColor="text1"/>
        </w:rPr>
        <w:t>Подход «Расчет на основании техкарт»</w:t>
      </w:r>
    </w:p>
    <w:p w14:paraId="307C13F4" w14:textId="77777777" w:rsidR="001345F4" w:rsidRDefault="001345F4" w:rsidP="001345F4">
      <w:pPr>
        <w:spacing w:after="240" w:line="276" w:lineRule="auto"/>
        <w:ind w:firstLine="567"/>
        <w:rPr>
          <w:rFonts w:ascii="Arial" w:hAnsi="Arial" w:cs="Arial"/>
          <w:color w:val="000000" w:themeColor="text1"/>
        </w:rPr>
      </w:pPr>
      <w:r>
        <w:rPr>
          <w:rFonts w:ascii="Arial" w:hAnsi="Arial" w:cs="Arial"/>
          <w:color w:val="000000" w:themeColor="text1"/>
        </w:rPr>
        <w:t xml:space="preserve">Стоимость ремонта определяется на основании техкарты, связанной с планом ТОРО, из которого смоделирован план воздействий на ПА. При этом стоимость МТР определяется для периода действия, ближайшего к планируемому году. </w:t>
      </w:r>
    </w:p>
    <w:p w14:paraId="6A67FCB3" w14:textId="5324B174" w:rsidR="00E83550" w:rsidRPr="007F7535" w:rsidRDefault="001345F4" w:rsidP="001345F4">
      <w:pPr>
        <w:spacing w:after="240" w:line="276" w:lineRule="auto"/>
        <w:ind w:firstLine="567"/>
        <w:rPr>
          <w:rFonts w:ascii="Arial" w:hAnsi="Arial" w:cs="Arial"/>
          <w:color w:val="000000" w:themeColor="text1"/>
        </w:rPr>
      </w:pPr>
      <w:r>
        <w:rPr>
          <w:rFonts w:ascii="Arial" w:hAnsi="Arial" w:cs="Arial"/>
          <w:color w:val="000000" w:themeColor="text1"/>
        </w:rPr>
        <w:t>Для каждой ЕО на основе МВЗ и групп планирования</w:t>
      </w:r>
      <w:r w:rsidRPr="00C15F73">
        <w:rPr>
          <w:rFonts w:ascii="Arial" w:hAnsi="Arial" w:cs="Arial"/>
          <w:color w:val="000000" w:themeColor="text1"/>
        </w:rPr>
        <w:t xml:space="preserve">, </w:t>
      </w:r>
      <w:r>
        <w:rPr>
          <w:rFonts w:ascii="Arial" w:hAnsi="Arial" w:cs="Arial"/>
          <w:color w:val="000000" w:themeColor="text1"/>
        </w:rPr>
        <w:t>стоимости ремонта и межремонтного цикла определяется СПП-элемент согласно структуре СПП-элементов первого года планирования</w:t>
      </w:r>
      <w:r w:rsidRPr="00C15F73">
        <w:rPr>
          <w:rFonts w:ascii="Arial" w:hAnsi="Arial" w:cs="Arial"/>
          <w:color w:val="000000" w:themeColor="text1"/>
        </w:rPr>
        <w:t>.</w:t>
      </w:r>
    </w:p>
    <w:p w14:paraId="325661C7" w14:textId="77777777" w:rsidR="00E83550" w:rsidRPr="00494ECB" w:rsidRDefault="00E83550" w:rsidP="00E83550">
      <w:pPr>
        <w:spacing w:after="240" w:line="276" w:lineRule="auto"/>
        <w:ind w:firstLine="567"/>
        <w:rPr>
          <w:rFonts w:ascii="Arial" w:hAnsi="Arial" w:cs="Arial"/>
          <w:i/>
          <w:color w:val="000000" w:themeColor="text1"/>
        </w:rPr>
      </w:pPr>
      <w:r w:rsidRPr="00494ECB">
        <w:rPr>
          <w:rFonts w:ascii="Arial" w:hAnsi="Arial" w:cs="Arial"/>
          <w:i/>
          <w:color w:val="000000" w:themeColor="text1"/>
        </w:rPr>
        <w:t>Компонентный учет, ОВП</w:t>
      </w:r>
    </w:p>
    <w:p w14:paraId="36F1E7B6" w14:textId="77777777" w:rsidR="00E83550" w:rsidRPr="007F7535" w:rsidRDefault="00E83550" w:rsidP="00E83550">
      <w:pPr>
        <w:spacing w:after="240" w:line="276" w:lineRule="auto"/>
        <w:ind w:firstLine="567"/>
        <w:rPr>
          <w:rFonts w:ascii="Arial" w:hAnsi="Arial" w:cs="Arial"/>
          <w:color w:val="000000" w:themeColor="text1"/>
        </w:rPr>
      </w:pPr>
      <w:r w:rsidRPr="007F7535">
        <w:rPr>
          <w:rFonts w:ascii="Arial" w:hAnsi="Arial" w:cs="Arial"/>
          <w:color w:val="000000" w:themeColor="text1"/>
        </w:rPr>
        <w:t>Стоимость определяется согласно введенным сетевым графикам.</w:t>
      </w:r>
    </w:p>
    <w:p w14:paraId="7952F17A" w14:textId="77777777" w:rsidR="00E83550" w:rsidRPr="00494ECB" w:rsidRDefault="00E83550" w:rsidP="00E83550">
      <w:pPr>
        <w:spacing w:after="240" w:line="276" w:lineRule="auto"/>
        <w:ind w:firstLine="567"/>
        <w:rPr>
          <w:rFonts w:ascii="Arial" w:hAnsi="Arial" w:cs="Arial"/>
          <w:i/>
          <w:color w:val="000000" w:themeColor="text1"/>
        </w:rPr>
      </w:pPr>
      <w:r w:rsidRPr="00494ECB">
        <w:rPr>
          <w:rFonts w:ascii="Arial" w:hAnsi="Arial" w:cs="Arial"/>
          <w:i/>
          <w:color w:val="000000" w:themeColor="text1"/>
        </w:rPr>
        <w:t>АТЗ</w:t>
      </w:r>
    </w:p>
    <w:p w14:paraId="7E06D6A5" w14:textId="77777777" w:rsidR="00E83550" w:rsidRPr="007F7535" w:rsidRDefault="00E83550" w:rsidP="00E83550">
      <w:pPr>
        <w:spacing w:after="240" w:line="276" w:lineRule="auto"/>
        <w:ind w:firstLine="567"/>
        <w:rPr>
          <w:rFonts w:ascii="Arial" w:hAnsi="Arial" w:cs="Arial"/>
          <w:color w:val="000000" w:themeColor="text1"/>
        </w:rPr>
      </w:pPr>
      <w:r w:rsidRPr="007F7535">
        <w:rPr>
          <w:rFonts w:ascii="Arial" w:hAnsi="Arial" w:cs="Arial"/>
          <w:color w:val="000000" w:themeColor="text1"/>
        </w:rPr>
        <w:t>На первый год стоимость определяется согласно введенным сетевым графикам, на второй и третий год – стоимость определяется согласно плановым/ фактическим затратам сетевых графиков текущего года умноженным на макропоказатель.</w:t>
      </w:r>
    </w:p>
    <w:p w14:paraId="6765658F" w14:textId="77777777" w:rsidR="00E83550" w:rsidRPr="00494ECB" w:rsidRDefault="00E83550" w:rsidP="00E83550">
      <w:pPr>
        <w:spacing w:after="240" w:line="276" w:lineRule="auto"/>
        <w:ind w:firstLine="567"/>
        <w:rPr>
          <w:rFonts w:ascii="Arial" w:hAnsi="Arial" w:cs="Arial"/>
          <w:i/>
          <w:color w:val="000000" w:themeColor="text1"/>
        </w:rPr>
      </w:pPr>
      <w:r w:rsidRPr="00494ECB">
        <w:rPr>
          <w:rFonts w:ascii="Arial" w:hAnsi="Arial" w:cs="Arial"/>
          <w:i/>
          <w:color w:val="000000" w:themeColor="text1"/>
        </w:rPr>
        <w:t>Собственное производство материалов</w:t>
      </w:r>
    </w:p>
    <w:p w14:paraId="37F61543" w14:textId="77777777" w:rsidR="00E83550" w:rsidRPr="007F7535" w:rsidRDefault="00E83550" w:rsidP="00E83550">
      <w:pPr>
        <w:spacing w:after="240" w:line="276" w:lineRule="auto"/>
        <w:ind w:firstLine="567"/>
        <w:rPr>
          <w:rFonts w:ascii="Arial" w:hAnsi="Arial" w:cs="Arial"/>
          <w:color w:val="000000" w:themeColor="text1"/>
        </w:rPr>
      </w:pPr>
      <w:r w:rsidRPr="007F7535">
        <w:rPr>
          <w:rFonts w:ascii="Arial" w:hAnsi="Arial" w:cs="Arial"/>
          <w:color w:val="000000" w:themeColor="text1"/>
        </w:rPr>
        <w:t xml:space="preserve">На первый год стоимость определяется согласно введенным </w:t>
      </w:r>
      <w:r w:rsidRPr="007F7535">
        <w:rPr>
          <w:rFonts w:ascii="Arial" w:hAnsi="Arial" w:cs="Arial"/>
          <w:color w:val="000000" w:themeColor="text1"/>
          <w:lang w:val="en-US"/>
        </w:rPr>
        <w:t>PP</w:t>
      </w:r>
      <w:r w:rsidRPr="00494ECB">
        <w:rPr>
          <w:rFonts w:ascii="Arial" w:hAnsi="Arial" w:cs="Arial"/>
          <w:color w:val="000000" w:themeColor="text1"/>
        </w:rPr>
        <w:t>-</w:t>
      </w:r>
      <w:r w:rsidRPr="007F7535">
        <w:rPr>
          <w:rFonts w:ascii="Arial" w:hAnsi="Arial" w:cs="Arial"/>
          <w:color w:val="000000" w:themeColor="text1"/>
        </w:rPr>
        <w:t xml:space="preserve">заказам, на второй и третий год – стоимость определяется согласно плановым/ фактическим затратам </w:t>
      </w:r>
      <w:r w:rsidRPr="007F7535">
        <w:rPr>
          <w:rFonts w:ascii="Arial" w:hAnsi="Arial" w:cs="Arial"/>
          <w:color w:val="000000" w:themeColor="text1"/>
          <w:lang w:val="en-US"/>
        </w:rPr>
        <w:t>PP</w:t>
      </w:r>
      <w:r w:rsidRPr="00494ECB">
        <w:rPr>
          <w:rFonts w:ascii="Arial" w:hAnsi="Arial" w:cs="Arial"/>
          <w:color w:val="000000" w:themeColor="text1"/>
        </w:rPr>
        <w:t>-</w:t>
      </w:r>
      <w:r w:rsidRPr="007F7535">
        <w:rPr>
          <w:rFonts w:ascii="Arial" w:hAnsi="Arial" w:cs="Arial"/>
          <w:color w:val="000000" w:themeColor="text1"/>
        </w:rPr>
        <w:t>заказам текущего года умноженным на макропоказатель.</w:t>
      </w:r>
    </w:p>
    <w:p w14:paraId="3D7B6EEF" w14:textId="77777777" w:rsidR="00535C77" w:rsidRDefault="00535C77" w:rsidP="00535C77">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Выходные результаты:</w:t>
      </w:r>
    </w:p>
    <w:p w14:paraId="4F6EDE92" w14:textId="77777777" w:rsidR="00535C77" w:rsidRPr="00C15F73" w:rsidRDefault="00535C77"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В результате выходная форма должна содержать 5 листов со следующей информацией:</w:t>
      </w:r>
    </w:p>
    <w:p w14:paraId="6B5D72DC" w14:textId="71CE4331" w:rsidR="00535C77" w:rsidRPr="00C15F73" w:rsidRDefault="00535C77"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 Форма среднесрочного плана воздействий на ПА - смоделированные сроки ремонта из запущенных планов предупредительного ТОРО с учетом вводимого/выводимого оборудования из эксплуатации</w:t>
      </w:r>
      <w:r w:rsidR="008A0C31">
        <w:rPr>
          <w:rFonts w:ascii="Arial" w:hAnsi="Arial" w:cs="Arial"/>
          <w:color w:val="000000" w:themeColor="text1"/>
        </w:rPr>
        <w:t xml:space="preserve"> с выводом ремонтного простоя</w:t>
      </w:r>
      <w:r w:rsidRPr="00C15F73">
        <w:rPr>
          <w:rFonts w:ascii="Arial" w:hAnsi="Arial" w:cs="Arial"/>
          <w:color w:val="000000" w:themeColor="text1"/>
        </w:rPr>
        <w:t>. По умолчанию выводится для капитальных видов ремонта.</w:t>
      </w:r>
    </w:p>
    <w:p w14:paraId="7B0C4A5E" w14:textId="77777777" w:rsidR="00535C77" w:rsidRPr="00C15F73" w:rsidRDefault="00535C77"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 Форма среднесрочного бюджета ППА – рассчитанная плановая стоимость на три года в разбивке по СПП-элементам (лимиты ТОРО, ОВП) с возможностью ручного ввода бюджета.</w:t>
      </w:r>
    </w:p>
    <w:p w14:paraId="218E0072" w14:textId="77777777" w:rsidR="00535C77" w:rsidRPr="00C15F73" w:rsidRDefault="00535C77"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 Форма среднесрочного бюджета по АТЗ – рассчитанная плановая стоимость на три года в разбивке по СПП-элементам (АТЗ) с возможностью ручного ввода бюджета.</w:t>
      </w:r>
    </w:p>
    <w:p w14:paraId="5FB3D879" w14:textId="77777777" w:rsidR="00535C77" w:rsidRPr="00C15F73" w:rsidRDefault="00535C77"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 xml:space="preserve">- Детальная информация по ЕО – массив данных в разрезе единиц оборудования, СПП-элементов, заказов (для первого года планирования), планов ППР (для второго и третьего года планирования) и стоимости с разбивкой по месяцам. </w:t>
      </w:r>
    </w:p>
    <w:p w14:paraId="1184899A" w14:textId="22093F06" w:rsidR="00535C77" w:rsidRPr="00C15F73" w:rsidRDefault="00535C77"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 Стоимость единицы ремонта – массив данных в разрезе единиц оборудования, года планирования, видов воздействия, СПП-элементов. Для каждого набора данных выводится информация о методе определения стоимости единицы ремонта, количестве ремонтов, стоимость единицы ремонта и сумме затрат (произведении количества ремонтов на стоимость единицы ремонта). Если стоимость воздействия не рассчитана, то должен быть ручной ввод стоимости, которую использовать для оценки плановых затрат. Стоимость</w:t>
      </w:r>
      <w:r w:rsidR="008A0C31">
        <w:rPr>
          <w:rFonts w:ascii="Arial" w:hAnsi="Arial" w:cs="Arial"/>
          <w:color w:val="000000" w:themeColor="text1"/>
        </w:rPr>
        <w:t>,</w:t>
      </w:r>
      <w:r w:rsidRPr="00C15F73">
        <w:rPr>
          <w:rFonts w:ascii="Arial" w:hAnsi="Arial" w:cs="Arial"/>
          <w:color w:val="000000" w:themeColor="text1"/>
        </w:rPr>
        <w:t xml:space="preserve"> введенная вручную</w:t>
      </w:r>
      <w:r w:rsidR="008A0C31">
        <w:rPr>
          <w:rFonts w:ascii="Arial" w:hAnsi="Arial" w:cs="Arial"/>
          <w:color w:val="000000" w:themeColor="text1"/>
        </w:rPr>
        <w:t>,</w:t>
      </w:r>
      <w:r w:rsidRPr="00C15F73">
        <w:rPr>
          <w:rFonts w:ascii="Arial" w:hAnsi="Arial" w:cs="Arial"/>
          <w:color w:val="000000" w:themeColor="text1"/>
        </w:rPr>
        <w:t xml:space="preserve"> </w:t>
      </w:r>
      <w:r w:rsidR="008A0C31">
        <w:rPr>
          <w:rFonts w:ascii="Arial" w:hAnsi="Arial" w:cs="Arial"/>
          <w:color w:val="000000" w:themeColor="text1"/>
        </w:rPr>
        <w:t>имеет наивысший приоритет при определении стоимости после стоимости по заказу</w:t>
      </w:r>
      <w:r w:rsidRPr="00C15F73">
        <w:rPr>
          <w:rFonts w:ascii="Arial" w:hAnsi="Arial" w:cs="Arial"/>
          <w:color w:val="000000" w:themeColor="text1"/>
        </w:rPr>
        <w:t xml:space="preserve">. </w:t>
      </w:r>
    </w:p>
    <w:p w14:paraId="1B8F723B" w14:textId="57C39BD3" w:rsidR="00535C77" w:rsidRPr="00C15F73" w:rsidRDefault="00535C77" w:rsidP="00C15F73">
      <w:pPr>
        <w:spacing w:after="240" w:line="276" w:lineRule="auto"/>
        <w:ind w:firstLine="567"/>
        <w:rPr>
          <w:rFonts w:ascii="Arial" w:hAnsi="Arial" w:cs="Arial"/>
          <w:color w:val="000000" w:themeColor="text1"/>
        </w:rPr>
      </w:pPr>
      <w:bookmarkStart w:id="2706" w:name="_Hlk56457570"/>
      <w:r w:rsidRPr="00C15F73">
        <w:rPr>
          <w:rFonts w:ascii="Arial" w:hAnsi="Arial" w:cs="Arial"/>
          <w:color w:val="000000" w:themeColor="text1"/>
        </w:rPr>
        <w:t>Поток бизнес-операций необходимо настроить в SAP BPC Embedded.</w:t>
      </w:r>
    </w:p>
    <w:p w14:paraId="691E0996" w14:textId="77777777" w:rsidR="00535C77" w:rsidRPr="00C15F73" w:rsidRDefault="00535C77"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Группы исполнителя/согласующего требуется определять автоматически при запуске потока бизнес-операций.</w:t>
      </w:r>
    </w:p>
    <w:p w14:paraId="26EB06A4" w14:textId="0EFED957" w:rsidR="00535C77" w:rsidRPr="00C15F73" w:rsidRDefault="008A0C31" w:rsidP="00C15F73">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r w:rsidR="000614E1">
        <w:rPr>
          <w:rFonts w:ascii="Arial" w:hAnsi="Arial" w:cs="Arial"/>
          <w:b/>
          <w:noProof/>
          <w:sz w:val="22"/>
        </w:rPr>
        <w:t>23</w:t>
      </w:r>
      <w:r w:rsidRPr="00916FAB">
        <w:rPr>
          <w:rFonts w:ascii="Arial" w:hAnsi="Arial" w:cs="Arial"/>
          <w:b/>
          <w:sz w:val="22"/>
        </w:rPr>
        <w:fldChar w:fldCharType="end"/>
      </w:r>
      <w:r w:rsidRPr="00916FAB">
        <w:rPr>
          <w:rFonts w:ascii="Arial" w:hAnsi="Arial" w:cs="Arial"/>
          <w:b/>
          <w:sz w:val="22"/>
        </w:rPr>
        <w:t>.</w:t>
      </w:r>
      <w:r w:rsidR="00535C77" w:rsidRPr="00C15F73">
        <w:rPr>
          <w:rFonts w:ascii="Arial" w:hAnsi="Arial" w:cs="Arial"/>
          <w:b/>
          <w:sz w:val="22"/>
        </w:rPr>
        <w:t xml:space="preserve"> Процесс согласования</w:t>
      </w:r>
      <w:r w:rsidRPr="009C2881">
        <w:rPr>
          <w:rFonts w:ascii="Arial" w:hAnsi="Arial" w:cs="Arial"/>
          <w:b/>
          <w:sz w:val="22"/>
        </w:rPr>
        <w:t xml:space="preserve"> среднесрочного плана и бюджета</w:t>
      </w:r>
    </w:p>
    <w:tbl>
      <w:tblPr>
        <w:tblStyle w:val="af6"/>
        <w:tblW w:w="9804" w:type="dxa"/>
        <w:tblLayout w:type="fixed"/>
        <w:tblLook w:val="04A0" w:firstRow="1" w:lastRow="0" w:firstColumn="1" w:lastColumn="0" w:noHBand="0" w:noVBand="1"/>
      </w:tblPr>
      <w:tblGrid>
        <w:gridCol w:w="445"/>
        <w:gridCol w:w="3378"/>
        <w:gridCol w:w="2693"/>
        <w:gridCol w:w="3288"/>
      </w:tblGrid>
      <w:tr w:rsidR="00535C77" w:rsidRPr="008A0C31" w14:paraId="6A5F9A4B" w14:textId="77777777" w:rsidTr="008A0C31">
        <w:trPr>
          <w:trHeight w:val="532"/>
        </w:trPr>
        <w:tc>
          <w:tcPr>
            <w:tcW w:w="445" w:type="dxa"/>
            <w:shd w:val="clear" w:color="auto" w:fill="FFC000"/>
          </w:tcPr>
          <w:p w14:paraId="216A841E" w14:textId="77777777" w:rsidR="00535C77" w:rsidRPr="00C15F73" w:rsidRDefault="00535C77" w:rsidP="00C15F73">
            <w:pPr>
              <w:jc w:val="center"/>
              <w:rPr>
                <w:rFonts w:ascii="Arial" w:hAnsi="Arial" w:cs="Arial"/>
                <w:b/>
                <w:sz w:val="20"/>
              </w:rPr>
            </w:pPr>
            <w:r w:rsidRPr="00C15F73">
              <w:rPr>
                <w:rFonts w:ascii="Arial" w:hAnsi="Arial" w:cs="Arial"/>
                <w:b/>
                <w:sz w:val="20"/>
              </w:rPr>
              <w:t>№</w:t>
            </w:r>
          </w:p>
        </w:tc>
        <w:tc>
          <w:tcPr>
            <w:tcW w:w="3378" w:type="dxa"/>
            <w:shd w:val="clear" w:color="auto" w:fill="FFC000"/>
          </w:tcPr>
          <w:p w14:paraId="0E5B31C4" w14:textId="77777777" w:rsidR="00535C77" w:rsidRPr="00C15F73" w:rsidRDefault="00535C77" w:rsidP="00C15F73">
            <w:pPr>
              <w:jc w:val="center"/>
              <w:rPr>
                <w:rFonts w:ascii="Arial" w:hAnsi="Arial" w:cs="Arial"/>
                <w:b/>
                <w:sz w:val="20"/>
              </w:rPr>
            </w:pPr>
            <w:r w:rsidRPr="00C15F73">
              <w:rPr>
                <w:rFonts w:ascii="Arial" w:hAnsi="Arial" w:cs="Arial"/>
                <w:b/>
                <w:sz w:val="20"/>
              </w:rPr>
              <w:t>Шаг процесса</w:t>
            </w:r>
          </w:p>
        </w:tc>
        <w:tc>
          <w:tcPr>
            <w:tcW w:w="2693" w:type="dxa"/>
            <w:shd w:val="clear" w:color="auto" w:fill="FFC000"/>
          </w:tcPr>
          <w:p w14:paraId="5B90EEE3" w14:textId="77777777" w:rsidR="00535C77" w:rsidRPr="00C15F73" w:rsidRDefault="00535C77" w:rsidP="00C15F73">
            <w:pPr>
              <w:jc w:val="center"/>
              <w:rPr>
                <w:rFonts w:ascii="Arial" w:hAnsi="Arial" w:cs="Arial"/>
                <w:b/>
                <w:sz w:val="20"/>
              </w:rPr>
            </w:pPr>
            <w:r w:rsidRPr="00C15F73">
              <w:rPr>
                <w:rFonts w:ascii="Arial" w:hAnsi="Arial" w:cs="Arial"/>
                <w:b/>
                <w:sz w:val="20"/>
              </w:rPr>
              <w:t xml:space="preserve">Группа исполнителя </w:t>
            </w:r>
          </w:p>
        </w:tc>
        <w:tc>
          <w:tcPr>
            <w:tcW w:w="3288" w:type="dxa"/>
            <w:shd w:val="clear" w:color="auto" w:fill="FFC000"/>
          </w:tcPr>
          <w:p w14:paraId="62296DA1" w14:textId="77777777" w:rsidR="00535C77" w:rsidRPr="00C15F73" w:rsidRDefault="00535C77" w:rsidP="00C15F73">
            <w:pPr>
              <w:jc w:val="center"/>
              <w:rPr>
                <w:rFonts w:ascii="Arial" w:hAnsi="Arial" w:cs="Arial"/>
                <w:b/>
                <w:sz w:val="20"/>
              </w:rPr>
            </w:pPr>
            <w:r w:rsidRPr="00C15F73">
              <w:rPr>
                <w:rFonts w:ascii="Arial" w:hAnsi="Arial" w:cs="Arial"/>
                <w:b/>
                <w:sz w:val="20"/>
              </w:rPr>
              <w:t>Группа согласующих</w:t>
            </w:r>
          </w:p>
        </w:tc>
      </w:tr>
      <w:tr w:rsidR="00535C77" w:rsidRPr="008A0C31" w14:paraId="28D42BDA" w14:textId="77777777" w:rsidTr="008A0C31">
        <w:trPr>
          <w:trHeight w:val="587"/>
        </w:trPr>
        <w:tc>
          <w:tcPr>
            <w:tcW w:w="445" w:type="dxa"/>
          </w:tcPr>
          <w:p w14:paraId="70AF2328" w14:textId="77777777" w:rsidR="00535C77" w:rsidRPr="00C15F73" w:rsidRDefault="00535C77" w:rsidP="00C15F73">
            <w:pPr>
              <w:jc w:val="left"/>
              <w:rPr>
                <w:rFonts w:ascii="Arial" w:hAnsi="Arial" w:cs="Arial"/>
                <w:sz w:val="20"/>
              </w:rPr>
            </w:pPr>
            <w:r w:rsidRPr="00C15F73">
              <w:rPr>
                <w:rFonts w:ascii="Arial" w:hAnsi="Arial" w:cs="Arial"/>
                <w:sz w:val="20"/>
                <w:szCs w:val="22"/>
              </w:rPr>
              <w:t>1</w:t>
            </w:r>
          </w:p>
        </w:tc>
        <w:tc>
          <w:tcPr>
            <w:tcW w:w="3378" w:type="dxa"/>
          </w:tcPr>
          <w:p w14:paraId="09E4B5AA" w14:textId="77777777" w:rsidR="00535C77" w:rsidRPr="00C15F73" w:rsidRDefault="00535C77" w:rsidP="00C15F73">
            <w:pPr>
              <w:jc w:val="left"/>
              <w:rPr>
                <w:rFonts w:ascii="Arial" w:hAnsi="Arial" w:cs="Arial"/>
                <w:sz w:val="20"/>
              </w:rPr>
            </w:pPr>
            <w:r w:rsidRPr="00C15F73">
              <w:rPr>
                <w:rFonts w:ascii="Arial" w:hAnsi="Arial" w:cs="Arial"/>
                <w:sz w:val="20"/>
                <w:szCs w:val="22"/>
              </w:rPr>
              <w:t>Формирование среднесрочного бюджета воздействий УО</w:t>
            </w:r>
          </w:p>
        </w:tc>
        <w:tc>
          <w:tcPr>
            <w:tcW w:w="2693" w:type="dxa"/>
          </w:tcPr>
          <w:p w14:paraId="2619DF40" w14:textId="77777777" w:rsidR="00535C77" w:rsidRPr="00C15F73" w:rsidRDefault="00535C77" w:rsidP="00C15F73">
            <w:pPr>
              <w:jc w:val="left"/>
              <w:rPr>
                <w:rFonts w:ascii="Arial" w:hAnsi="Arial" w:cs="Arial"/>
                <w:sz w:val="20"/>
              </w:rPr>
            </w:pPr>
            <w:r w:rsidRPr="00C15F73">
              <w:rPr>
                <w:rFonts w:ascii="Arial" w:hAnsi="Arial" w:cs="Arial"/>
                <w:sz w:val="20"/>
                <w:szCs w:val="22"/>
              </w:rPr>
              <w:t xml:space="preserve">Планировщик бюджета </w:t>
            </w:r>
          </w:p>
        </w:tc>
        <w:tc>
          <w:tcPr>
            <w:tcW w:w="3288" w:type="dxa"/>
          </w:tcPr>
          <w:p w14:paraId="49965F55" w14:textId="77777777" w:rsidR="00535C77" w:rsidRPr="00C15F73" w:rsidRDefault="00535C77" w:rsidP="00C15F73">
            <w:pPr>
              <w:jc w:val="left"/>
              <w:rPr>
                <w:rFonts w:ascii="Arial" w:hAnsi="Arial" w:cs="Arial"/>
                <w:sz w:val="20"/>
              </w:rPr>
            </w:pPr>
            <w:r w:rsidRPr="00C15F73">
              <w:rPr>
                <w:rFonts w:ascii="Arial" w:hAnsi="Arial" w:cs="Arial"/>
                <w:sz w:val="20"/>
                <w:szCs w:val="22"/>
              </w:rPr>
              <w:t>Глав. спец. ТОиР</w:t>
            </w:r>
          </w:p>
        </w:tc>
      </w:tr>
      <w:tr w:rsidR="00535C77" w:rsidRPr="008A0C31" w14:paraId="7E9CA499" w14:textId="77777777" w:rsidTr="008A0C31">
        <w:trPr>
          <w:trHeight w:val="587"/>
        </w:trPr>
        <w:tc>
          <w:tcPr>
            <w:tcW w:w="445" w:type="dxa"/>
          </w:tcPr>
          <w:p w14:paraId="6EA31A37" w14:textId="77777777" w:rsidR="00535C77" w:rsidRPr="00C15F73" w:rsidRDefault="00535C77" w:rsidP="00C15F73">
            <w:pPr>
              <w:jc w:val="left"/>
              <w:rPr>
                <w:rFonts w:ascii="Arial" w:hAnsi="Arial" w:cs="Arial"/>
                <w:sz w:val="20"/>
              </w:rPr>
            </w:pPr>
            <w:r w:rsidRPr="00C15F73">
              <w:rPr>
                <w:rFonts w:ascii="Arial" w:hAnsi="Arial" w:cs="Arial"/>
                <w:sz w:val="20"/>
                <w:szCs w:val="22"/>
              </w:rPr>
              <w:t>2</w:t>
            </w:r>
          </w:p>
        </w:tc>
        <w:tc>
          <w:tcPr>
            <w:tcW w:w="3378" w:type="dxa"/>
          </w:tcPr>
          <w:p w14:paraId="0231AFE3" w14:textId="77777777" w:rsidR="00535C77" w:rsidRPr="00C15F73" w:rsidRDefault="00535C77" w:rsidP="00C15F73">
            <w:pPr>
              <w:jc w:val="left"/>
              <w:rPr>
                <w:rFonts w:ascii="Arial" w:hAnsi="Arial" w:cs="Arial"/>
                <w:sz w:val="20"/>
              </w:rPr>
            </w:pPr>
            <w:r w:rsidRPr="00C15F73">
              <w:rPr>
                <w:rFonts w:ascii="Arial" w:hAnsi="Arial" w:cs="Arial"/>
                <w:sz w:val="20"/>
                <w:szCs w:val="22"/>
              </w:rPr>
              <w:t>Согласование ТК БЕ</w:t>
            </w:r>
          </w:p>
        </w:tc>
        <w:tc>
          <w:tcPr>
            <w:tcW w:w="2693" w:type="dxa"/>
          </w:tcPr>
          <w:p w14:paraId="47354D57" w14:textId="77777777" w:rsidR="00535C77" w:rsidRPr="00C15F73" w:rsidRDefault="00535C77" w:rsidP="00C15F73">
            <w:pPr>
              <w:jc w:val="left"/>
              <w:rPr>
                <w:rFonts w:ascii="Arial" w:hAnsi="Arial" w:cs="Arial"/>
                <w:sz w:val="20"/>
              </w:rPr>
            </w:pPr>
            <w:r w:rsidRPr="00C15F73">
              <w:rPr>
                <w:rFonts w:ascii="Arial" w:hAnsi="Arial" w:cs="Arial"/>
                <w:sz w:val="20"/>
                <w:szCs w:val="22"/>
              </w:rPr>
              <w:t xml:space="preserve">ТК - согласующий </w:t>
            </w:r>
          </w:p>
        </w:tc>
        <w:tc>
          <w:tcPr>
            <w:tcW w:w="3288" w:type="dxa"/>
          </w:tcPr>
          <w:p w14:paraId="62E4CD16" w14:textId="77777777" w:rsidR="00535C77" w:rsidRPr="00C15F73" w:rsidRDefault="00535C77" w:rsidP="00C15F73">
            <w:pPr>
              <w:jc w:val="center"/>
              <w:rPr>
                <w:rFonts w:ascii="Arial" w:hAnsi="Arial" w:cs="Arial"/>
                <w:sz w:val="20"/>
              </w:rPr>
            </w:pPr>
            <w:r w:rsidRPr="00C15F73">
              <w:rPr>
                <w:rFonts w:ascii="Arial" w:hAnsi="Arial" w:cs="Arial"/>
                <w:sz w:val="20"/>
                <w:szCs w:val="22"/>
              </w:rPr>
              <w:t>---</w:t>
            </w:r>
          </w:p>
        </w:tc>
      </w:tr>
      <w:tr w:rsidR="00535C77" w:rsidRPr="008A0C31" w14:paraId="6CD3DC31" w14:textId="77777777" w:rsidTr="008A0C31">
        <w:trPr>
          <w:trHeight w:val="587"/>
        </w:trPr>
        <w:tc>
          <w:tcPr>
            <w:tcW w:w="445" w:type="dxa"/>
          </w:tcPr>
          <w:p w14:paraId="5A637917" w14:textId="77777777" w:rsidR="00535C77" w:rsidRPr="00C15F73" w:rsidRDefault="00535C77" w:rsidP="00C15F73">
            <w:pPr>
              <w:jc w:val="left"/>
              <w:rPr>
                <w:rFonts w:ascii="Arial" w:hAnsi="Arial" w:cs="Arial"/>
                <w:sz w:val="20"/>
              </w:rPr>
            </w:pPr>
            <w:r w:rsidRPr="00C15F73">
              <w:rPr>
                <w:rFonts w:ascii="Arial" w:hAnsi="Arial" w:cs="Arial"/>
                <w:sz w:val="20"/>
                <w:szCs w:val="22"/>
              </w:rPr>
              <w:t>3</w:t>
            </w:r>
          </w:p>
        </w:tc>
        <w:tc>
          <w:tcPr>
            <w:tcW w:w="3378" w:type="dxa"/>
          </w:tcPr>
          <w:p w14:paraId="35295CC5" w14:textId="77777777" w:rsidR="00535C77" w:rsidRPr="00C15F73" w:rsidRDefault="00535C77" w:rsidP="00C15F73">
            <w:pPr>
              <w:jc w:val="left"/>
              <w:rPr>
                <w:rFonts w:ascii="Arial" w:hAnsi="Arial" w:cs="Arial"/>
                <w:sz w:val="20"/>
              </w:rPr>
            </w:pPr>
            <w:r w:rsidRPr="00C15F73">
              <w:rPr>
                <w:rFonts w:ascii="Arial" w:hAnsi="Arial" w:cs="Arial"/>
                <w:sz w:val="20"/>
                <w:szCs w:val="22"/>
              </w:rPr>
              <w:t>Анализ среднесрочного бюджета воздействий УК</w:t>
            </w:r>
          </w:p>
        </w:tc>
        <w:tc>
          <w:tcPr>
            <w:tcW w:w="2693" w:type="dxa"/>
          </w:tcPr>
          <w:p w14:paraId="0ED8BD3F" w14:textId="77777777" w:rsidR="00535C77" w:rsidRPr="00C15F73" w:rsidRDefault="00535C77" w:rsidP="00C15F73">
            <w:pPr>
              <w:jc w:val="left"/>
              <w:rPr>
                <w:rFonts w:ascii="Arial" w:hAnsi="Arial" w:cs="Arial"/>
                <w:sz w:val="20"/>
              </w:rPr>
            </w:pPr>
            <w:r w:rsidRPr="00C15F73">
              <w:rPr>
                <w:rFonts w:ascii="Arial" w:hAnsi="Arial" w:cs="Arial"/>
                <w:sz w:val="20"/>
                <w:szCs w:val="22"/>
              </w:rPr>
              <w:t xml:space="preserve">УК - Глав. спец. ТОиР </w:t>
            </w:r>
          </w:p>
        </w:tc>
        <w:tc>
          <w:tcPr>
            <w:tcW w:w="3288" w:type="dxa"/>
          </w:tcPr>
          <w:p w14:paraId="2BE0DEE6" w14:textId="77777777" w:rsidR="00535C77" w:rsidRPr="00C15F73" w:rsidRDefault="00535C77" w:rsidP="00C15F73">
            <w:pPr>
              <w:jc w:val="center"/>
              <w:rPr>
                <w:rFonts w:ascii="Arial" w:hAnsi="Arial" w:cs="Arial"/>
                <w:sz w:val="20"/>
              </w:rPr>
            </w:pPr>
            <w:r w:rsidRPr="00C15F73">
              <w:rPr>
                <w:rFonts w:ascii="Arial" w:hAnsi="Arial" w:cs="Arial"/>
                <w:sz w:val="20"/>
                <w:szCs w:val="22"/>
              </w:rPr>
              <w:t>---</w:t>
            </w:r>
          </w:p>
        </w:tc>
      </w:tr>
      <w:tr w:rsidR="00535C77" w:rsidRPr="008A0C31" w14:paraId="6D3D5A6A" w14:textId="77777777" w:rsidTr="008A0C31">
        <w:trPr>
          <w:trHeight w:val="587"/>
        </w:trPr>
        <w:tc>
          <w:tcPr>
            <w:tcW w:w="445" w:type="dxa"/>
          </w:tcPr>
          <w:p w14:paraId="16B33E50" w14:textId="77777777" w:rsidR="00535C77" w:rsidRPr="00C15F73" w:rsidRDefault="00535C77" w:rsidP="00C15F73">
            <w:pPr>
              <w:jc w:val="left"/>
              <w:rPr>
                <w:rFonts w:ascii="Arial" w:hAnsi="Arial" w:cs="Arial"/>
                <w:sz w:val="20"/>
              </w:rPr>
            </w:pPr>
            <w:r w:rsidRPr="00C15F73">
              <w:rPr>
                <w:rFonts w:ascii="Arial" w:hAnsi="Arial" w:cs="Arial"/>
                <w:sz w:val="20"/>
                <w:szCs w:val="22"/>
              </w:rPr>
              <w:t>4</w:t>
            </w:r>
          </w:p>
        </w:tc>
        <w:tc>
          <w:tcPr>
            <w:tcW w:w="3378" w:type="dxa"/>
          </w:tcPr>
          <w:p w14:paraId="756A35F0" w14:textId="77777777" w:rsidR="00535C77" w:rsidRPr="00C15F73" w:rsidRDefault="00535C77" w:rsidP="00C15F73">
            <w:pPr>
              <w:jc w:val="left"/>
              <w:rPr>
                <w:rFonts w:ascii="Arial" w:hAnsi="Arial" w:cs="Arial"/>
                <w:sz w:val="20"/>
              </w:rPr>
            </w:pPr>
            <w:r w:rsidRPr="00C15F73">
              <w:rPr>
                <w:rFonts w:ascii="Arial" w:hAnsi="Arial" w:cs="Arial"/>
                <w:sz w:val="20"/>
                <w:szCs w:val="22"/>
              </w:rPr>
              <w:t>Согласование ТК УК</w:t>
            </w:r>
          </w:p>
        </w:tc>
        <w:tc>
          <w:tcPr>
            <w:tcW w:w="2693" w:type="dxa"/>
          </w:tcPr>
          <w:p w14:paraId="06A41ED8" w14:textId="77777777" w:rsidR="00535C77" w:rsidRPr="00C15F73" w:rsidRDefault="00535C77" w:rsidP="00C15F73">
            <w:pPr>
              <w:jc w:val="left"/>
              <w:rPr>
                <w:rFonts w:ascii="Arial" w:hAnsi="Arial" w:cs="Arial"/>
                <w:sz w:val="20"/>
              </w:rPr>
            </w:pPr>
            <w:r w:rsidRPr="00C15F73">
              <w:rPr>
                <w:rFonts w:ascii="Arial" w:hAnsi="Arial" w:cs="Arial"/>
                <w:sz w:val="20"/>
                <w:szCs w:val="22"/>
              </w:rPr>
              <w:t>УК - технический комитет (ТК)</w:t>
            </w:r>
          </w:p>
        </w:tc>
        <w:tc>
          <w:tcPr>
            <w:tcW w:w="3288" w:type="dxa"/>
          </w:tcPr>
          <w:p w14:paraId="613FF240" w14:textId="77777777" w:rsidR="00535C77" w:rsidRPr="00C15F73" w:rsidRDefault="00535C77" w:rsidP="00C15F73">
            <w:pPr>
              <w:jc w:val="left"/>
              <w:rPr>
                <w:rFonts w:ascii="Arial" w:hAnsi="Arial" w:cs="Arial"/>
                <w:sz w:val="20"/>
              </w:rPr>
            </w:pPr>
            <w:r w:rsidRPr="00C15F73">
              <w:rPr>
                <w:rFonts w:ascii="Arial" w:hAnsi="Arial" w:cs="Arial"/>
                <w:sz w:val="20"/>
                <w:szCs w:val="22"/>
              </w:rPr>
              <w:t>УК - согласующий ТК</w:t>
            </w:r>
          </w:p>
        </w:tc>
      </w:tr>
      <w:tr w:rsidR="00535C77" w:rsidRPr="008A0C31" w14:paraId="4664236B" w14:textId="77777777" w:rsidTr="008A0C31">
        <w:trPr>
          <w:trHeight w:val="587"/>
        </w:trPr>
        <w:tc>
          <w:tcPr>
            <w:tcW w:w="445" w:type="dxa"/>
          </w:tcPr>
          <w:p w14:paraId="65C27430" w14:textId="77777777" w:rsidR="00535C77" w:rsidRPr="00C15F73" w:rsidRDefault="00535C77" w:rsidP="00C15F73">
            <w:pPr>
              <w:jc w:val="left"/>
              <w:rPr>
                <w:rFonts w:ascii="Arial" w:hAnsi="Arial" w:cs="Arial"/>
                <w:sz w:val="20"/>
              </w:rPr>
            </w:pPr>
            <w:r w:rsidRPr="00C15F73">
              <w:rPr>
                <w:rFonts w:ascii="Arial" w:hAnsi="Arial" w:cs="Arial"/>
                <w:sz w:val="20"/>
                <w:szCs w:val="22"/>
              </w:rPr>
              <w:t>5</w:t>
            </w:r>
          </w:p>
        </w:tc>
        <w:tc>
          <w:tcPr>
            <w:tcW w:w="3378" w:type="dxa"/>
          </w:tcPr>
          <w:p w14:paraId="6FF053FD" w14:textId="77777777" w:rsidR="00535C77" w:rsidRPr="00C15F73" w:rsidRDefault="00535C77" w:rsidP="00C15F73">
            <w:pPr>
              <w:jc w:val="left"/>
              <w:rPr>
                <w:rFonts w:ascii="Arial" w:hAnsi="Arial" w:cs="Arial"/>
                <w:sz w:val="20"/>
              </w:rPr>
            </w:pPr>
            <w:r w:rsidRPr="00C15F73">
              <w:rPr>
                <w:rFonts w:ascii="Arial" w:hAnsi="Arial" w:cs="Arial"/>
                <w:sz w:val="20"/>
                <w:szCs w:val="22"/>
              </w:rPr>
              <w:t>Доведение утверждённого среднесрочного бюджета воздействий до БЕ</w:t>
            </w:r>
          </w:p>
        </w:tc>
        <w:tc>
          <w:tcPr>
            <w:tcW w:w="2693" w:type="dxa"/>
          </w:tcPr>
          <w:p w14:paraId="71D30918" w14:textId="77777777" w:rsidR="00535C77" w:rsidRPr="00C15F73" w:rsidRDefault="00535C77" w:rsidP="00C15F73">
            <w:pPr>
              <w:jc w:val="left"/>
              <w:rPr>
                <w:rFonts w:ascii="Arial" w:hAnsi="Arial" w:cs="Arial"/>
                <w:sz w:val="20"/>
              </w:rPr>
            </w:pPr>
            <w:r w:rsidRPr="00C15F73">
              <w:rPr>
                <w:rFonts w:ascii="Arial" w:hAnsi="Arial" w:cs="Arial"/>
                <w:sz w:val="20"/>
                <w:szCs w:val="22"/>
              </w:rPr>
              <w:t xml:space="preserve">Планировщик бюджета ООО «УК Полюс» </w:t>
            </w:r>
          </w:p>
        </w:tc>
        <w:tc>
          <w:tcPr>
            <w:tcW w:w="3288" w:type="dxa"/>
          </w:tcPr>
          <w:p w14:paraId="4810C50B" w14:textId="77777777" w:rsidR="00535C77" w:rsidRPr="00C15F73" w:rsidRDefault="00535C77" w:rsidP="00C15F73">
            <w:pPr>
              <w:jc w:val="center"/>
              <w:rPr>
                <w:rFonts w:ascii="Arial" w:hAnsi="Arial" w:cs="Arial"/>
                <w:sz w:val="20"/>
              </w:rPr>
            </w:pPr>
            <w:r w:rsidRPr="00C15F73">
              <w:rPr>
                <w:rFonts w:ascii="Arial" w:hAnsi="Arial" w:cs="Arial"/>
                <w:sz w:val="20"/>
                <w:szCs w:val="22"/>
              </w:rPr>
              <w:t>---</w:t>
            </w:r>
          </w:p>
        </w:tc>
      </w:tr>
      <w:bookmarkEnd w:id="2706"/>
    </w:tbl>
    <w:p w14:paraId="0628962B" w14:textId="77777777" w:rsidR="00E83550" w:rsidRDefault="00E83550">
      <w:pPr>
        <w:spacing w:after="240" w:line="276" w:lineRule="auto"/>
        <w:ind w:firstLine="567"/>
        <w:rPr>
          <w:rFonts w:ascii="Arial" w:hAnsi="Arial" w:cs="Arial"/>
          <w:color w:val="000000" w:themeColor="text1"/>
        </w:rPr>
      </w:pPr>
    </w:p>
    <w:p w14:paraId="7C8D52C8" w14:textId="3E3BE577" w:rsidR="00D03411" w:rsidRDefault="00D03411" w:rsidP="00D03411">
      <w:pPr>
        <w:pStyle w:val="3"/>
      </w:pPr>
      <w:bookmarkStart w:id="2707" w:name="_Toc77357583"/>
      <w:r>
        <w:t>Разработка MCB08-03 Реализация формата долгосрочного</w:t>
      </w:r>
      <w:r w:rsidRPr="009A4652">
        <w:t xml:space="preserve"> </w:t>
      </w:r>
      <w:r>
        <w:t>плана и бюджета</w:t>
      </w:r>
      <w:r w:rsidRPr="009A4652">
        <w:t xml:space="preserve"> воздействий</w:t>
      </w:r>
      <w:r>
        <w:t xml:space="preserve"> на ПА</w:t>
      </w:r>
      <w:bookmarkEnd w:id="2707"/>
    </w:p>
    <w:p w14:paraId="54ADB37F" w14:textId="77777777" w:rsidR="00D03411" w:rsidRDefault="00D03411" w:rsidP="00D03411">
      <w:pPr>
        <w:spacing w:after="240" w:line="276" w:lineRule="auto"/>
        <w:ind w:firstLine="567"/>
        <w:rPr>
          <w:rFonts w:ascii="Arial" w:hAnsi="Arial" w:cs="Arial"/>
          <w:color w:val="000000" w:themeColor="text1"/>
          <w:u w:val="single"/>
        </w:rPr>
      </w:pPr>
      <w:r w:rsidRPr="009936BB">
        <w:rPr>
          <w:rFonts w:ascii="Arial" w:hAnsi="Arial" w:cs="Arial"/>
          <w:color w:val="000000" w:themeColor="text1"/>
          <w:u w:val="single"/>
        </w:rPr>
        <w:t>Предпосылки:</w:t>
      </w:r>
    </w:p>
    <w:p w14:paraId="1393847B" w14:textId="0B44F56A" w:rsidR="005C5E07" w:rsidRDefault="005C5E07">
      <w:pPr>
        <w:spacing w:after="240" w:line="276" w:lineRule="auto"/>
        <w:ind w:firstLine="567"/>
        <w:rPr>
          <w:ins w:id="2708" w:author="Попова Дарья" w:date="2021-07-16T19:03:00Z"/>
          <w:rFonts w:ascii="Arial" w:hAnsi="Arial" w:cs="Arial"/>
          <w:color w:val="000000" w:themeColor="text1"/>
        </w:rPr>
        <w:pPrChange w:id="2709" w:author="Попова Дарья" w:date="2021-07-16T19:13:00Z">
          <w:pPr>
            <w:pStyle w:val="a7"/>
            <w:ind w:firstLine="708"/>
          </w:pPr>
        </w:pPrChange>
      </w:pPr>
      <w:ins w:id="2710" w:author="Попова Дарья" w:date="2021-07-16T19:03:00Z">
        <w:r>
          <w:rPr>
            <w:rFonts w:ascii="Arial" w:hAnsi="Arial" w:cs="Arial"/>
            <w:color w:val="000000" w:themeColor="text1"/>
          </w:rPr>
          <w:t xml:space="preserve">Необходимо реализовать форматы планирования долгосрочного плана и бюджета воздействий на </w:t>
        </w:r>
      </w:ins>
      <w:ins w:id="2711" w:author="Попова Дарья" w:date="2021-07-16T19:04:00Z">
        <w:r>
          <w:rPr>
            <w:rFonts w:ascii="Arial" w:hAnsi="Arial" w:cs="Arial"/>
            <w:color w:val="000000" w:themeColor="text1"/>
          </w:rPr>
          <w:t>ПА</w:t>
        </w:r>
      </w:ins>
      <w:ins w:id="2712" w:author="Попова Дарья" w:date="2021-07-16T19:03:00Z">
        <w:r>
          <w:rPr>
            <w:rFonts w:ascii="Arial" w:hAnsi="Arial" w:cs="Arial"/>
            <w:color w:val="000000" w:themeColor="text1"/>
          </w:rPr>
          <w:t>.</w:t>
        </w:r>
      </w:ins>
    </w:p>
    <w:p w14:paraId="1D4E1E54" w14:textId="77777777" w:rsidR="005C5E07" w:rsidRDefault="005C5E07">
      <w:pPr>
        <w:spacing w:after="240" w:line="276" w:lineRule="auto"/>
        <w:ind w:firstLine="567"/>
        <w:rPr>
          <w:ins w:id="2713" w:author="Попова Дарья" w:date="2021-07-16T19:03:00Z"/>
          <w:rFonts w:ascii="Arial" w:hAnsi="Arial" w:cs="Arial"/>
          <w:color w:val="000000" w:themeColor="text1"/>
        </w:rPr>
        <w:pPrChange w:id="2714" w:author="Попова Дарья" w:date="2021-07-16T19:13:00Z">
          <w:pPr>
            <w:pStyle w:val="a7"/>
            <w:ind w:firstLine="708"/>
          </w:pPr>
        </w:pPrChange>
      </w:pPr>
      <w:ins w:id="2715" w:author="Попова Дарья" w:date="2021-07-16T19:03:00Z">
        <w:r>
          <w:rPr>
            <w:rFonts w:ascii="Arial" w:hAnsi="Arial" w:cs="Arial"/>
            <w:color w:val="000000" w:themeColor="text1"/>
          </w:rPr>
          <w:t>При моделировании долгосрочного плана руководствоваться принципами моделирования среднесрочного плана. Для этого необходимо увеличить интервал отзывов планов ППР до 10 лет, с учетом текущего года интервал отзывов должен быть132 месяца.</w:t>
        </w:r>
      </w:ins>
    </w:p>
    <w:p w14:paraId="014CD882" w14:textId="77777777" w:rsidR="005C5E07" w:rsidRDefault="005C5E07">
      <w:pPr>
        <w:spacing w:after="240" w:line="276" w:lineRule="auto"/>
        <w:ind w:firstLine="567"/>
        <w:rPr>
          <w:ins w:id="2716" w:author="Попова Дарья" w:date="2021-07-16T19:03:00Z"/>
          <w:rFonts w:ascii="Arial" w:hAnsi="Arial" w:cs="Arial"/>
          <w:color w:val="000000" w:themeColor="text1"/>
        </w:rPr>
        <w:pPrChange w:id="2717" w:author="Попова Дарья" w:date="2021-07-16T19:13:00Z">
          <w:pPr>
            <w:pStyle w:val="a7"/>
            <w:ind w:firstLine="708"/>
          </w:pPr>
        </w:pPrChange>
      </w:pPr>
      <w:ins w:id="2718" w:author="Попова Дарья" w:date="2021-07-16T19:03:00Z">
        <w:r>
          <w:rPr>
            <w:rFonts w:ascii="Arial" w:hAnsi="Arial" w:cs="Arial"/>
            <w:color w:val="000000" w:themeColor="text1"/>
          </w:rPr>
          <w:t>Для инициации процесса формирования плана и бюджета необходимо настроить и запустить поток бизнес-операций. Поток бизнес-операций должен содержать в себе шаги по формированию долгосрочного плана и бюджета и их согласованию в соответствии с организационной структурой и разделами бюджета.</w:t>
        </w:r>
      </w:ins>
    </w:p>
    <w:p w14:paraId="7C1A9863" w14:textId="77777777" w:rsidR="005C5E07" w:rsidRDefault="005C5E07">
      <w:pPr>
        <w:spacing w:after="240" w:line="276" w:lineRule="auto"/>
        <w:ind w:firstLine="567"/>
        <w:rPr>
          <w:ins w:id="2719" w:author="Попова Дарья" w:date="2021-07-16T19:03:00Z"/>
          <w:rFonts w:ascii="Arial" w:hAnsi="Arial" w:cs="Arial"/>
          <w:color w:val="000000" w:themeColor="text1"/>
        </w:rPr>
        <w:pPrChange w:id="2720" w:author="Попова Дарья" w:date="2021-07-16T19:13:00Z">
          <w:pPr>
            <w:pStyle w:val="a7"/>
            <w:ind w:firstLine="708"/>
          </w:pPr>
        </w:pPrChange>
      </w:pPr>
      <w:ins w:id="2721" w:author="Попова Дарья" w:date="2021-07-16T19:03:00Z">
        <w:r>
          <w:rPr>
            <w:rFonts w:ascii="Arial" w:hAnsi="Arial" w:cs="Arial"/>
            <w:color w:val="000000" w:themeColor="text1"/>
          </w:rPr>
          <w:t>Для формирования долгосрочного плана и бюджета воздействий на производственные активы запускается формат планирования долгосрочного плана и бюджета воздействий на производственные активы из потока бизнес-операций. Планировщик бюджета проходит по ссылке в потоке бизнес-операций, при этом на компьютер скачивается файл с расширением «*.</w:t>
        </w:r>
        <w:r w:rsidRPr="005C5E07">
          <w:rPr>
            <w:rFonts w:ascii="Arial" w:hAnsi="Arial" w:cs="Arial"/>
            <w:color w:val="000000" w:themeColor="text1"/>
            <w:rPrChange w:id="2722" w:author="Попова Дарья" w:date="2021-07-16T19:13:00Z">
              <w:rPr>
                <w:rFonts w:ascii="Arial" w:hAnsi="Arial" w:cs="Arial"/>
                <w:color w:val="000000" w:themeColor="text1"/>
                <w:lang w:val="en-US"/>
              </w:rPr>
            </w:rPrChange>
          </w:rPr>
          <w:t>sapaox</w:t>
        </w:r>
        <w:r>
          <w:rPr>
            <w:rFonts w:ascii="Arial" w:hAnsi="Arial" w:cs="Arial"/>
            <w:color w:val="000000" w:themeColor="text1"/>
          </w:rPr>
          <w:t>», в котором передаются параметры и команда запуска приложения для анализа данных - SAP Analysis for Excel. Открытие скачанного файла запускает приложение и открывает в нём формат планирования среднесрочного бюджета.</w:t>
        </w:r>
      </w:ins>
    </w:p>
    <w:p w14:paraId="235511C4" w14:textId="77777777" w:rsidR="005C5E07" w:rsidRDefault="005C5E07" w:rsidP="005C5E07">
      <w:pPr>
        <w:spacing w:after="240" w:line="276" w:lineRule="auto"/>
        <w:ind w:firstLine="567"/>
        <w:rPr>
          <w:ins w:id="2723" w:author="Попова Дарья" w:date="2021-07-16T19:03:00Z"/>
          <w:rFonts w:ascii="Arial" w:hAnsi="Arial" w:cs="Arial"/>
          <w:color w:val="000000" w:themeColor="text1"/>
          <w:u w:val="single"/>
        </w:rPr>
      </w:pPr>
      <w:ins w:id="2724" w:author="Попова Дарья" w:date="2021-07-16T19:03:00Z">
        <w:r>
          <w:rPr>
            <w:rFonts w:ascii="Arial" w:hAnsi="Arial" w:cs="Arial"/>
            <w:color w:val="000000" w:themeColor="text1"/>
            <w:u w:val="single"/>
          </w:rPr>
          <w:t>Входные данные:</w:t>
        </w:r>
      </w:ins>
    </w:p>
    <w:p w14:paraId="11975EB4" w14:textId="77777777" w:rsidR="005C5E07" w:rsidRDefault="005C5E07">
      <w:pPr>
        <w:spacing w:after="240" w:line="276" w:lineRule="auto"/>
        <w:ind w:firstLine="567"/>
        <w:rPr>
          <w:ins w:id="2725" w:author="Попова Дарья" w:date="2021-07-16T19:03:00Z"/>
          <w:rFonts w:ascii="Arial" w:hAnsi="Arial" w:cs="Arial"/>
          <w:color w:val="000000" w:themeColor="text1"/>
        </w:rPr>
        <w:pPrChange w:id="2726" w:author="Попова Дарья" w:date="2021-07-16T19:13:00Z">
          <w:pPr>
            <w:pStyle w:val="a7"/>
            <w:ind w:firstLine="708"/>
          </w:pPr>
        </w:pPrChange>
      </w:pPr>
      <w:ins w:id="2727" w:author="Попова Дарья" w:date="2021-07-16T19:03:00Z">
        <w:r>
          <w:rPr>
            <w:rFonts w:ascii="Arial" w:hAnsi="Arial" w:cs="Arial"/>
            <w:color w:val="000000" w:themeColor="text1"/>
          </w:rPr>
          <w:t>Параметрами запуска формата планирования будут такие аналитики как:</w:t>
        </w:r>
      </w:ins>
    </w:p>
    <w:p w14:paraId="7718D257" w14:textId="77777777" w:rsidR="005C5E07" w:rsidRDefault="005C5E07" w:rsidP="005C5E07">
      <w:pPr>
        <w:pStyle w:val="1KD-Normal"/>
        <w:rPr>
          <w:ins w:id="2728" w:author="Попова Дарья" w:date="2021-07-16T19:03:00Z"/>
          <w:rFonts w:cs="Arial"/>
          <w:sz w:val="24"/>
        </w:rPr>
      </w:pPr>
      <w:ins w:id="2729" w:author="Попова Дарья" w:date="2021-07-16T19:03:00Z">
        <w:r>
          <w:rPr>
            <w:rFonts w:cs="Arial"/>
            <w:sz w:val="24"/>
          </w:rPr>
          <w:t>- бюджетная кампания;</w:t>
        </w:r>
      </w:ins>
    </w:p>
    <w:p w14:paraId="0E4A413B" w14:textId="77777777" w:rsidR="005C5E07" w:rsidRDefault="005C5E07" w:rsidP="005C5E07">
      <w:pPr>
        <w:pStyle w:val="1KD-Normal"/>
        <w:rPr>
          <w:ins w:id="2730" w:author="Попова Дарья" w:date="2021-07-16T19:03:00Z"/>
          <w:rFonts w:cs="Arial"/>
          <w:sz w:val="24"/>
        </w:rPr>
      </w:pPr>
      <w:ins w:id="2731" w:author="Попова Дарья" w:date="2021-07-16T19:03:00Z">
        <w:r>
          <w:rPr>
            <w:rFonts w:cs="Arial"/>
            <w:sz w:val="24"/>
          </w:rPr>
          <w:t>- бизнес-единица (балансовая единица - БЕ);</w:t>
        </w:r>
      </w:ins>
    </w:p>
    <w:p w14:paraId="51B51E05" w14:textId="77777777" w:rsidR="005C5E07" w:rsidRDefault="005C5E07" w:rsidP="005C5E07">
      <w:pPr>
        <w:pStyle w:val="1KD-Normal"/>
        <w:rPr>
          <w:ins w:id="2732" w:author="Попова Дарья" w:date="2021-07-16T19:03:00Z"/>
          <w:rFonts w:cs="Arial"/>
          <w:sz w:val="24"/>
        </w:rPr>
      </w:pPr>
      <w:ins w:id="2733" w:author="Попова Дарья" w:date="2021-07-16T19:03:00Z">
        <w:r>
          <w:rPr>
            <w:rFonts w:cs="Arial"/>
            <w:sz w:val="24"/>
          </w:rPr>
          <w:t>- приоритетный подход к моделированию: по средней стоимости или по стоимости техкарты;</w:t>
        </w:r>
      </w:ins>
    </w:p>
    <w:p w14:paraId="2C4D7864" w14:textId="77777777" w:rsidR="005C5E07" w:rsidRDefault="005C5E07" w:rsidP="005C5E07">
      <w:pPr>
        <w:pStyle w:val="1KD-Normal"/>
        <w:rPr>
          <w:ins w:id="2734" w:author="Попова Дарья" w:date="2021-07-16T19:03:00Z"/>
          <w:rFonts w:cs="Arial"/>
          <w:sz w:val="24"/>
        </w:rPr>
      </w:pPr>
      <w:ins w:id="2735" w:author="Попова Дарья" w:date="2021-07-16T19:03:00Z">
        <w:r>
          <w:rPr>
            <w:rFonts w:cs="Arial"/>
            <w:sz w:val="24"/>
          </w:rPr>
          <w:t>- версия;</w:t>
        </w:r>
      </w:ins>
    </w:p>
    <w:p w14:paraId="33104E40" w14:textId="77777777" w:rsidR="005C5E07" w:rsidRDefault="005C5E07" w:rsidP="005C5E07">
      <w:pPr>
        <w:pStyle w:val="1KD-Normal"/>
        <w:rPr>
          <w:ins w:id="2736" w:author="Попова Дарья" w:date="2021-07-16T19:03:00Z"/>
          <w:rFonts w:cs="Arial"/>
          <w:sz w:val="24"/>
        </w:rPr>
      </w:pPr>
      <w:ins w:id="2737" w:author="Попова Дарья" w:date="2021-07-16T19:03:00Z">
        <w:r>
          <w:rPr>
            <w:rFonts w:cs="Arial"/>
            <w:sz w:val="24"/>
          </w:rPr>
          <w:t>- категория;</w:t>
        </w:r>
      </w:ins>
    </w:p>
    <w:p w14:paraId="1396B064" w14:textId="77777777" w:rsidR="005C5E07" w:rsidRDefault="005C5E07" w:rsidP="005C5E07">
      <w:pPr>
        <w:pStyle w:val="1KD-Normal"/>
        <w:rPr>
          <w:ins w:id="2738" w:author="Попова Дарья" w:date="2021-07-16T19:03:00Z"/>
          <w:rFonts w:cs="Arial"/>
          <w:sz w:val="24"/>
        </w:rPr>
      </w:pPr>
      <w:ins w:id="2739" w:author="Попова Дарья" w:date="2021-07-16T19:03:00Z">
        <w:r>
          <w:rPr>
            <w:rFonts w:cs="Arial"/>
            <w:sz w:val="24"/>
          </w:rPr>
          <w:t>- группа планирования.</w:t>
        </w:r>
      </w:ins>
    </w:p>
    <w:p w14:paraId="16F99637" w14:textId="1BB31996" w:rsidR="005C5E07" w:rsidRDefault="005C5E07">
      <w:pPr>
        <w:spacing w:after="240" w:line="276" w:lineRule="auto"/>
        <w:ind w:firstLine="567"/>
        <w:rPr>
          <w:ins w:id="2740" w:author="Попова Дарья" w:date="2021-07-16T19:03:00Z"/>
          <w:rFonts w:ascii="Arial" w:hAnsi="Arial" w:cs="Arial"/>
          <w:color w:val="000000" w:themeColor="text1"/>
        </w:rPr>
        <w:pPrChange w:id="2741" w:author="Попова Дарья" w:date="2021-07-16T19:14:00Z">
          <w:pPr>
            <w:pStyle w:val="a7"/>
            <w:ind w:firstLine="708"/>
          </w:pPr>
        </w:pPrChange>
      </w:pPr>
      <w:ins w:id="2742" w:author="Попова Дарья" w:date="2021-07-16T19:03:00Z">
        <w:r>
          <w:rPr>
            <w:rFonts w:ascii="Arial" w:hAnsi="Arial" w:cs="Arial"/>
            <w:color w:val="000000" w:themeColor="text1"/>
          </w:rPr>
          <w:t xml:space="preserve">Все аналитики являются обязательными, их значения будут наследоваться из потока бизнес-операций, откуда пользователь будет запускать данный формат планирования. </w:t>
        </w:r>
      </w:ins>
      <w:ins w:id="2743" w:author="Попова Дарья" w:date="2021-07-16T19:09:00Z">
        <w:r>
          <w:rPr>
            <w:rFonts w:ascii="Arial" w:hAnsi="Arial" w:cs="Arial"/>
            <w:color w:val="000000" w:themeColor="text1"/>
          </w:rPr>
          <w:t>Параметр «П</w:t>
        </w:r>
        <w:r w:rsidRPr="005C5E07">
          <w:rPr>
            <w:rFonts w:ascii="Arial" w:hAnsi="Arial" w:cs="Arial"/>
            <w:color w:val="000000" w:themeColor="text1"/>
            <w:rPrChange w:id="2744" w:author="Попова Дарья" w:date="2021-07-16T19:09:00Z">
              <w:rPr>
                <w:rFonts w:cs="Arial"/>
              </w:rPr>
            </w:rPrChange>
          </w:rPr>
          <w:t>риоритетный подход к моделированию</w:t>
        </w:r>
        <w:r>
          <w:rPr>
            <w:rFonts w:ascii="Arial" w:hAnsi="Arial" w:cs="Arial"/>
            <w:color w:val="000000" w:themeColor="text1"/>
          </w:rPr>
          <w:t xml:space="preserve">» задается вручную. </w:t>
        </w:r>
      </w:ins>
      <w:ins w:id="2745" w:author="Попова Дарья" w:date="2021-07-16T19:03:00Z">
        <w:r>
          <w:rPr>
            <w:rFonts w:ascii="Arial" w:hAnsi="Arial" w:cs="Arial"/>
            <w:color w:val="000000" w:themeColor="text1"/>
          </w:rPr>
          <w:t>Для формирования в целом по БЕ необходимо выбрать все группы планирования.</w:t>
        </w:r>
      </w:ins>
    </w:p>
    <w:p w14:paraId="00048411" w14:textId="77777777" w:rsidR="005C5E07" w:rsidRPr="001D42C1" w:rsidRDefault="005C5E07">
      <w:pPr>
        <w:spacing w:after="240" w:line="276" w:lineRule="auto"/>
        <w:ind w:firstLine="567"/>
        <w:rPr>
          <w:ins w:id="2746" w:author="Попова Дарья" w:date="2021-07-16T19:03:00Z"/>
          <w:rFonts w:ascii="Arial" w:hAnsi="Arial" w:cs="Arial"/>
          <w:color w:val="000000" w:themeColor="text1"/>
          <w:rPrChange w:id="2747" w:author="Попова Дарья" w:date="2021-07-16T19:14:00Z">
            <w:rPr>
              <w:ins w:id="2748" w:author="Попова Дарья" w:date="2021-07-16T19:03:00Z"/>
              <w:rFonts w:ascii="Arial" w:eastAsia="Times New Roman" w:hAnsi="Arial" w:cs="Arial"/>
              <w:szCs w:val="22"/>
              <w:lang w:eastAsia="en-US"/>
            </w:rPr>
          </w:rPrChange>
        </w:rPr>
        <w:pPrChange w:id="2749" w:author="Попова Дарья" w:date="2021-07-16T19:14:00Z">
          <w:pPr>
            <w:pStyle w:val="a7"/>
            <w:jc w:val="left"/>
          </w:pPr>
        </w:pPrChange>
      </w:pPr>
      <w:ins w:id="2750" w:author="Попова Дарья" w:date="2021-07-16T19:03:00Z">
        <w:r w:rsidRPr="001D42C1">
          <w:rPr>
            <w:rFonts w:ascii="Arial" w:hAnsi="Arial" w:cs="Arial"/>
            <w:color w:val="000000" w:themeColor="text1"/>
            <w:rPrChange w:id="2751" w:author="Попова Дарья" w:date="2021-07-16T19:14:00Z">
              <w:rPr>
                <w:rFonts w:ascii="Arial" w:hAnsi="Arial" w:cs="Arial"/>
              </w:rPr>
            </w:rPrChange>
          </w:rPr>
          <w:t>Входными данными для формирования будут являться:</w:t>
        </w:r>
      </w:ins>
    </w:p>
    <w:p w14:paraId="484B299C" w14:textId="77777777" w:rsidR="005C5E07" w:rsidRDefault="005C5E07" w:rsidP="005C5E07">
      <w:pPr>
        <w:pStyle w:val="1KD-Normal"/>
        <w:rPr>
          <w:ins w:id="2752" w:author="Попова Дарья" w:date="2021-07-16T19:03:00Z"/>
          <w:rFonts w:cs="Arial"/>
          <w:sz w:val="24"/>
        </w:rPr>
      </w:pPr>
      <w:ins w:id="2753" w:author="Попова Дарья" w:date="2021-07-16T19:03:00Z">
        <w:r>
          <w:rPr>
            <w:rFonts w:cs="Arial"/>
            <w:sz w:val="24"/>
          </w:rPr>
          <w:t>- заказы ТОРО;</w:t>
        </w:r>
      </w:ins>
    </w:p>
    <w:p w14:paraId="068830AD" w14:textId="77777777" w:rsidR="005C5E07" w:rsidRDefault="005C5E07" w:rsidP="005C5E07">
      <w:pPr>
        <w:pStyle w:val="1KD-Normal"/>
        <w:rPr>
          <w:ins w:id="2754" w:author="Попова Дарья" w:date="2021-07-16T19:03:00Z"/>
          <w:rFonts w:cs="Arial"/>
          <w:sz w:val="24"/>
        </w:rPr>
      </w:pPr>
      <w:ins w:id="2755" w:author="Попова Дарья" w:date="2021-07-16T19:03:00Z">
        <w:r>
          <w:rPr>
            <w:rFonts w:cs="Arial"/>
            <w:sz w:val="24"/>
          </w:rPr>
          <w:t>- обновление даты вывода в карточке ЕО по результатам проведения ЭПБ;</w:t>
        </w:r>
      </w:ins>
    </w:p>
    <w:p w14:paraId="31C00682" w14:textId="77777777" w:rsidR="005C5E07" w:rsidRDefault="005C5E07" w:rsidP="005C5E07">
      <w:pPr>
        <w:pStyle w:val="1KD-Normal"/>
        <w:rPr>
          <w:ins w:id="2756" w:author="Попова Дарья" w:date="2021-07-16T19:03:00Z"/>
          <w:rFonts w:cs="Arial"/>
          <w:sz w:val="24"/>
        </w:rPr>
      </w:pPr>
      <w:ins w:id="2757" w:author="Попова Дарья" w:date="2021-07-16T19:03:00Z">
        <w:r>
          <w:rPr>
            <w:rFonts w:cs="Arial"/>
            <w:sz w:val="24"/>
          </w:rPr>
          <w:t>- планы ППР и их позиции;</w:t>
        </w:r>
      </w:ins>
    </w:p>
    <w:p w14:paraId="2EC682C4" w14:textId="77777777" w:rsidR="005C5E07" w:rsidRDefault="005C5E07" w:rsidP="005C5E07">
      <w:pPr>
        <w:pStyle w:val="1KD-Normal"/>
        <w:rPr>
          <w:ins w:id="2758" w:author="Попова Дарья" w:date="2021-07-16T19:03:00Z"/>
          <w:rFonts w:cs="Arial"/>
          <w:sz w:val="24"/>
        </w:rPr>
      </w:pPr>
      <w:ins w:id="2759" w:author="Попова Дарья" w:date="2021-07-16T19:03:00Z">
        <w:r>
          <w:rPr>
            <w:rFonts w:cs="Arial"/>
            <w:sz w:val="24"/>
          </w:rPr>
          <w:t>- техкарты;</w:t>
        </w:r>
      </w:ins>
    </w:p>
    <w:p w14:paraId="1093755E" w14:textId="77777777" w:rsidR="005C5E07" w:rsidRDefault="005C5E07" w:rsidP="005C5E07">
      <w:pPr>
        <w:pStyle w:val="1KD-Normal"/>
        <w:rPr>
          <w:ins w:id="2760" w:author="Попова Дарья" w:date="2021-07-16T19:03:00Z"/>
          <w:rFonts w:cs="Arial"/>
          <w:sz w:val="24"/>
        </w:rPr>
      </w:pPr>
      <w:ins w:id="2761" w:author="Попова Дарья" w:date="2021-07-16T19:03:00Z">
        <w:r>
          <w:rPr>
            <w:rFonts w:cs="Arial"/>
            <w:sz w:val="24"/>
          </w:rPr>
          <w:t>- ЕО;</w:t>
        </w:r>
      </w:ins>
    </w:p>
    <w:p w14:paraId="040A5AAA" w14:textId="77777777" w:rsidR="005C5E07" w:rsidRDefault="005C5E07" w:rsidP="005C5E07">
      <w:pPr>
        <w:pStyle w:val="1KD-Normal"/>
        <w:rPr>
          <w:ins w:id="2762" w:author="Попова Дарья" w:date="2021-07-16T19:03:00Z"/>
          <w:rFonts w:cs="Arial"/>
          <w:sz w:val="24"/>
        </w:rPr>
      </w:pPr>
      <w:ins w:id="2763" w:author="Попова Дарья" w:date="2021-07-16T19:03:00Z">
        <w:r>
          <w:rPr>
            <w:rFonts w:cs="Arial"/>
            <w:sz w:val="24"/>
          </w:rPr>
          <w:t>- признаки класса ЕО;</w:t>
        </w:r>
      </w:ins>
    </w:p>
    <w:p w14:paraId="1C44D220" w14:textId="77777777" w:rsidR="005C5E07" w:rsidRDefault="005C5E07" w:rsidP="005C5E07">
      <w:pPr>
        <w:pStyle w:val="1KD-Normal"/>
        <w:rPr>
          <w:ins w:id="2764" w:author="Попова Дарья" w:date="2021-07-16T19:03:00Z"/>
          <w:rFonts w:cs="Arial"/>
          <w:sz w:val="24"/>
        </w:rPr>
      </w:pPr>
      <w:ins w:id="2765" w:author="Попова Дарья" w:date="2021-07-16T19:03:00Z">
        <w:r>
          <w:rPr>
            <w:rFonts w:cs="Arial"/>
            <w:sz w:val="24"/>
          </w:rPr>
          <w:t>- сетевые графики;</w:t>
        </w:r>
      </w:ins>
    </w:p>
    <w:p w14:paraId="173DC91B" w14:textId="77777777" w:rsidR="005C5E07" w:rsidRDefault="005C5E07" w:rsidP="005C5E07">
      <w:pPr>
        <w:pStyle w:val="1KD-Normal"/>
        <w:rPr>
          <w:ins w:id="2766" w:author="Попова Дарья" w:date="2021-07-16T19:03:00Z"/>
          <w:rFonts w:cs="Arial"/>
          <w:sz w:val="24"/>
        </w:rPr>
      </w:pPr>
      <w:ins w:id="2767" w:author="Попова Дарья" w:date="2021-07-16T19:03:00Z">
        <w:r>
          <w:rPr>
            <w:rFonts w:cs="Arial"/>
            <w:sz w:val="24"/>
          </w:rPr>
          <w:t>- заказы на собственное производство;</w:t>
        </w:r>
      </w:ins>
    </w:p>
    <w:p w14:paraId="3858BC1E" w14:textId="77777777" w:rsidR="005C5E07" w:rsidRDefault="005C5E07" w:rsidP="005C5E07">
      <w:pPr>
        <w:pStyle w:val="1KD-Normal"/>
        <w:rPr>
          <w:ins w:id="2768" w:author="Попова Дарья" w:date="2021-07-16T19:03:00Z"/>
          <w:rFonts w:cs="Arial"/>
          <w:sz w:val="24"/>
        </w:rPr>
      </w:pPr>
      <w:ins w:id="2769" w:author="Попова Дарья" w:date="2021-07-16T19:03:00Z">
        <w:r>
          <w:rPr>
            <w:rFonts w:cs="Arial"/>
            <w:sz w:val="24"/>
          </w:rPr>
          <w:t>- СПП-элементы (лимиты ТОиР, ОВП).</w:t>
        </w:r>
      </w:ins>
    </w:p>
    <w:p w14:paraId="3F35A44A" w14:textId="77777777" w:rsidR="005C5E07" w:rsidRDefault="005C5E07" w:rsidP="005C5E07">
      <w:pPr>
        <w:spacing w:after="240" w:line="276" w:lineRule="auto"/>
        <w:ind w:firstLine="567"/>
        <w:rPr>
          <w:ins w:id="2770" w:author="Попова Дарья" w:date="2021-07-16T19:03:00Z"/>
          <w:rFonts w:ascii="Arial" w:hAnsi="Arial" w:cs="Arial"/>
          <w:color w:val="000000" w:themeColor="text1"/>
        </w:rPr>
      </w:pPr>
      <w:ins w:id="2771" w:author="Попова Дарья" w:date="2021-07-16T19:03:00Z">
        <w:r>
          <w:rPr>
            <w:rFonts w:ascii="Arial" w:hAnsi="Arial" w:cs="Arial"/>
            <w:color w:val="000000" w:themeColor="text1"/>
          </w:rPr>
          <w:t>Должна быть возможность выбора приоритета подхода моделирования: на основе средней стоимости или на основе техкарт.</w:t>
        </w:r>
      </w:ins>
    </w:p>
    <w:p w14:paraId="07EC791D" w14:textId="77777777" w:rsidR="005C5E07" w:rsidRDefault="005C5E07" w:rsidP="005C5E07">
      <w:pPr>
        <w:pStyle w:val="a7"/>
        <w:ind w:firstLine="708"/>
        <w:jc w:val="left"/>
        <w:rPr>
          <w:ins w:id="2772" w:author="Попова Дарья" w:date="2021-07-16T19:03:00Z"/>
          <w:rFonts w:ascii="Arial" w:eastAsia="Times New Roman" w:hAnsi="Arial" w:cs="Arial"/>
          <w:szCs w:val="22"/>
          <w:u w:val="single"/>
          <w:lang w:eastAsia="en-US"/>
        </w:rPr>
      </w:pPr>
      <w:ins w:id="2773" w:author="Попова Дарья" w:date="2021-07-16T19:03:00Z">
        <w:r>
          <w:rPr>
            <w:rFonts w:ascii="Arial" w:eastAsia="Times New Roman" w:hAnsi="Arial" w:cs="Arial"/>
            <w:szCs w:val="22"/>
            <w:u w:val="single"/>
            <w:lang w:eastAsia="en-US"/>
          </w:rPr>
          <w:t>Основные функции разработки:</w:t>
        </w:r>
      </w:ins>
    </w:p>
    <w:p w14:paraId="15EEF2ED" w14:textId="77777777" w:rsidR="005C5E07" w:rsidRDefault="005C5E07" w:rsidP="005C5E07">
      <w:pPr>
        <w:spacing w:after="240" w:line="276" w:lineRule="auto"/>
        <w:ind w:firstLine="567"/>
        <w:rPr>
          <w:ins w:id="2774" w:author="Попова Дарья" w:date="2021-07-16T19:03:00Z"/>
          <w:rFonts w:ascii="Arial" w:hAnsi="Arial" w:cs="Arial"/>
          <w:color w:val="000000" w:themeColor="text1"/>
        </w:rPr>
      </w:pPr>
      <w:ins w:id="2775" w:author="Попова Дарья" w:date="2021-07-16T19:03:00Z">
        <w:r>
          <w:rPr>
            <w:rFonts w:ascii="Arial" w:hAnsi="Arial" w:cs="Arial"/>
            <w:color w:val="000000" w:themeColor="text1"/>
          </w:rPr>
          <w:t>В процессе выполнения программы должны быть выбраны единицы оборудования, относящиеся к данной балансовой единице и группам планирования, а их период использования попадает в интервал моделирования.</w:t>
        </w:r>
      </w:ins>
    </w:p>
    <w:p w14:paraId="0AEA3A14" w14:textId="77777777" w:rsidR="005C5E07" w:rsidRDefault="005C5E07" w:rsidP="005C5E07">
      <w:pPr>
        <w:spacing w:after="240" w:line="276" w:lineRule="auto"/>
        <w:ind w:firstLine="567"/>
        <w:rPr>
          <w:ins w:id="2776" w:author="Попова Дарья" w:date="2021-07-16T19:03:00Z"/>
          <w:rFonts w:ascii="Arial" w:hAnsi="Arial" w:cs="Arial"/>
          <w:color w:val="000000" w:themeColor="text1"/>
        </w:rPr>
      </w:pPr>
      <w:ins w:id="2777" w:author="Попова Дарья" w:date="2021-07-16T19:03:00Z">
        <w:r>
          <w:rPr>
            <w:rFonts w:ascii="Arial" w:hAnsi="Arial" w:cs="Arial"/>
            <w:color w:val="000000" w:themeColor="text1"/>
          </w:rPr>
          <w:t>Для введённых в эксплуатацию ПА виды, сроки, продолжительность простоя и объёмы ТОиР:</w:t>
        </w:r>
      </w:ins>
    </w:p>
    <w:p w14:paraId="56C2CBC9" w14:textId="2DFF9307" w:rsidR="005C5E07" w:rsidRDefault="005C5E07" w:rsidP="005C5E07">
      <w:pPr>
        <w:spacing w:after="240" w:line="276" w:lineRule="auto"/>
        <w:ind w:firstLine="567"/>
        <w:rPr>
          <w:ins w:id="2778" w:author="Попова Дарья" w:date="2021-07-16T19:03:00Z"/>
          <w:rFonts w:ascii="Arial" w:hAnsi="Arial" w:cs="Arial"/>
          <w:color w:val="000000" w:themeColor="text1"/>
        </w:rPr>
      </w:pPr>
      <w:ins w:id="2779" w:author="Попова Дарья" w:date="2021-07-16T19:03:00Z">
        <w:r>
          <w:rPr>
            <w:rFonts w:ascii="Arial" w:hAnsi="Arial" w:cs="Arial"/>
            <w:color w:val="000000" w:themeColor="text1"/>
          </w:rPr>
          <w:t>- на первый год планируются на основании заказов ТОРО</w:t>
        </w:r>
      </w:ins>
      <w:ins w:id="2780" w:author="Попова Дарья Николаевна (Подрядчик. ООО БерингПойнт)" w:date="2021-09-28T16:31:00Z">
        <w:r w:rsidR="00755E09">
          <w:rPr>
            <w:rFonts w:ascii="Arial" w:hAnsi="Arial" w:cs="Arial"/>
            <w:color w:val="000000" w:themeColor="text1"/>
          </w:rPr>
          <w:t xml:space="preserve"> – статус ГИП и ГОД</w:t>
        </w:r>
      </w:ins>
      <w:ins w:id="2781" w:author="Попова Дарья" w:date="2021-07-16T19:03:00Z">
        <w:del w:id="2782" w:author="Попова Дарья Николаевна (Подрядчик. ООО БерингПойнт)" w:date="2021-09-28T16:31:00Z">
          <w:r w:rsidDel="00755E09">
            <w:rPr>
              <w:rFonts w:ascii="Arial" w:hAnsi="Arial" w:cs="Arial"/>
              <w:color w:val="000000" w:themeColor="text1"/>
            </w:rPr>
            <w:delText>, включенные в годовую программу и утвержденные главным инженером</w:delText>
          </w:r>
        </w:del>
        <w:r>
          <w:rPr>
            <w:rFonts w:ascii="Arial" w:hAnsi="Arial" w:cs="Arial"/>
            <w:color w:val="000000" w:themeColor="text1"/>
          </w:rPr>
          <w:t>;</w:t>
        </w:r>
      </w:ins>
    </w:p>
    <w:p w14:paraId="0A10B28B" w14:textId="77777777" w:rsidR="005C5E07" w:rsidRDefault="005C5E07" w:rsidP="005C5E07">
      <w:pPr>
        <w:spacing w:after="240" w:line="276" w:lineRule="auto"/>
        <w:ind w:firstLine="567"/>
        <w:rPr>
          <w:ins w:id="2783" w:author="Попова Дарья" w:date="2021-07-16T19:03:00Z"/>
          <w:rFonts w:ascii="Arial" w:hAnsi="Arial" w:cs="Arial"/>
          <w:color w:val="000000" w:themeColor="text1"/>
        </w:rPr>
      </w:pPr>
      <w:ins w:id="2784" w:author="Попова Дарья" w:date="2021-07-16T19:03:00Z">
        <w:r>
          <w:rPr>
            <w:rFonts w:ascii="Arial" w:hAnsi="Arial" w:cs="Arial"/>
            <w:color w:val="000000" w:themeColor="text1"/>
          </w:rPr>
          <w:t>- на последующие года на основании планов ТОРО (регламентных и скорректированных для стратегии «по техническому состоянию»), при этом если из плана ТОРО отозван заказ ТОРО, то информация берется согласно заказу ТОРО, в том числе по затратам, иначе по плану ТОРО и подходу моделирования. В случае отсутствия заказа ТОРО предварительное время простоя берется из техкарты.</w:t>
        </w:r>
      </w:ins>
    </w:p>
    <w:p w14:paraId="3D9E2DC7" w14:textId="77777777" w:rsidR="005C5E07" w:rsidRDefault="005C5E07" w:rsidP="005C5E07">
      <w:pPr>
        <w:spacing w:after="240" w:line="276" w:lineRule="auto"/>
        <w:ind w:firstLine="567"/>
        <w:rPr>
          <w:ins w:id="2785" w:author="Попова Дарья" w:date="2021-07-16T19:03:00Z"/>
          <w:rFonts w:ascii="Arial" w:hAnsi="Arial" w:cs="Arial"/>
          <w:color w:val="000000" w:themeColor="text1"/>
        </w:rPr>
      </w:pPr>
      <w:ins w:id="2786" w:author="Попова Дарья" w:date="2021-07-16T19:03:00Z">
        <w:r>
          <w:rPr>
            <w:rFonts w:ascii="Arial" w:hAnsi="Arial" w:cs="Arial"/>
            <w:color w:val="000000" w:themeColor="text1"/>
          </w:rPr>
          <w:t>Для выводимых из эксплуатации ПА расчёт ремонтных циклов заканчивается с даты планируемого вывода для этого анализируются:</w:t>
        </w:r>
      </w:ins>
    </w:p>
    <w:p w14:paraId="784EF65E" w14:textId="77777777" w:rsidR="005C5E07" w:rsidRDefault="005C5E07" w:rsidP="005C5E07">
      <w:pPr>
        <w:spacing w:after="240" w:line="276" w:lineRule="auto"/>
        <w:ind w:firstLine="567"/>
        <w:rPr>
          <w:ins w:id="2787" w:author="Попова Дарья" w:date="2021-07-16T19:03:00Z"/>
          <w:rFonts w:ascii="Arial" w:hAnsi="Arial" w:cs="Arial"/>
          <w:color w:val="000000" w:themeColor="text1"/>
        </w:rPr>
      </w:pPr>
      <w:ins w:id="2788" w:author="Попова Дарья" w:date="2021-07-16T19:03:00Z">
        <w:r>
          <w:rPr>
            <w:rFonts w:ascii="Arial" w:hAnsi="Arial" w:cs="Arial"/>
            <w:color w:val="000000" w:themeColor="text1"/>
          </w:rPr>
          <w:t>-</w:t>
        </w:r>
        <w:r>
          <w:rPr>
            <w:rFonts w:ascii="Arial" w:hAnsi="Arial" w:cs="Arial"/>
            <w:color w:val="000000" w:themeColor="text1"/>
          </w:rPr>
          <w:tab/>
          <w:t>карточка ЕО по дате окончания установленного срока эксплуатации, определяемая как ближайшая среди дат достижения нормативного срока службы, паркового ресурса и нормативного пробега.</w:t>
        </w:r>
      </w:ins>
    </w:p>
    <w:p w14:paraId="084E7481" w14:textId="77777777" w:rsidR="005C5E07" w:rsidRDefault="005C5E07" w:rsidP="005C5E07">
      <w:pPr>
        <w:spacing w:after="240" w:line="276" w:lineRule="auto"/>
        <w:ind w:firstLine="567"/>
        <w:rPr>
          <w:ins w:id="2789" w:author="Попова Дарья" w:date="2021-07-16T19:03:00Z"/>
          <w:rFonts w:ascii="Arial" w:hAnsi="Arial" w:cs="Arial"/>
          <w:color w:val="000000" w:themeColor="text1"/>
        </w:rPr>
      </w:pPr>
      <w:ins w:id="2790" w:author="Попова Дарья" w:date="2021-07-16T19:03:00Z">
        <w:r>
          <w:rPr>
            <w:rFonts w:ascii="Arial" w:hAnsi="Arial" w:cs="Arial"/>
            <w:color w:val="000000" w:themeColor="text1"/>
          </w:rPr>
          <w:t>Для вводимых в эксплуатацию ПА, включая расконсервацию, ремонтные циклы рассчитываются с планируемой даты ввода оборудования:</w:t>
        </w:r>
      </w:ins>
    </w:p>
    <w:p w14:paraId="44D8322F" w14:textId="13BFFDE6" w:rsidR="005C5E07" w:rsidRDefault="005C5E07" w:rsidP="005C5E07">
      <w:pPr>
        <w:spacing w:after="240" w:line="276" w:lineRule="auto"/>
        <w:ind w:firstLine="567"/>
        <w:rPr>
          <w:ins w:id="2791" w:author="Попова Дарья" w:date="2021-07-16T19:03:00Z"/>
          <w:rFonts w:ascii="Arial" w:hAnsi="Arial" w:cs="Arial"/>
          <w:color w:val="000000" w:themeColor="text1"/>
        </w:rPr>
      </w:pPr>
      <w:ins w:id="2792" w:author="Попова Дарья" w:date="2021-07-16T19:03:00Z">
        <w:r>
          <w:rPr>
            <w:rFonts w:ascii="Arial" w:hAnsi="Arial" w:cs="Arial"/>
            <w:color w:val="000000" w:themeColor="text1"/>
          </w:rPr>
          <w:t>- на первый год планируются на основании заказов ТОРО</w:t>
        </w:r>
        <w:del w:id="2793" w:author="Попова Дарья Николаевна (Подрядчик. ООО БерингПойнт)" w:date="2021-09-28T16:31:00Z">
          <w:r w:rsidDel="00755E09">
            <w:rPr>
              <w:rFonts w:ascii="Arial" w:hAnsi="Arial" w:cs="Arial"/>
              <w:color w:val="000000" w:themeColor="text1"/>
            </w:rPr>
            <w:delText>, включенные в годовую программу и утвержденные главным инженеро</w:delText>
          </w:r>
        </w:del>
      </w:ins>
      <w:ins w:id="2794" w:author="Попова Дарья Николаевна (Подрядчик. ООО БерингПойнт)" w:date="2021-09-28T16:31:00Z">
        <w:r w:rsidR="00755E09">
          <w:rPr>
            <w:rFonts w:ascii="Arial" w:hAnsi="Arial" w:cs="Arial"/>
            <w:color w:val="000000" w:themeColor="text1"/>
          </w:rPr>
          <w:t xml:space="preserve"> </w:t>
        </w:r>
      </w:ins>
      <w:ins w:id="2795" w:author="Попова Дарья Николаевна (Подрядчик. ООО БерингПойнт)" w:date="2021-09-28T16:32:00Z">
        <w:r w:rsidR="00755E09">
          <w:rPr>
            <w:rFonts w:ascii="Arial" w:hAnsi="Arial" w:cs="Arial"/>
            <w:color w:val="000000" w:themeColor="text1"/>
          </w:rPr>
          <w:t>–</w:t>
        </w:r>
      </w:ins>
      <w:ins w:id="2796" w:author="Попова Дарья Николаевна (Подрядчик. ООО БерингПойнт)" w:date="2021-09-28T16:31:00Z">
        <w:r w:rsidR="00755E09">
          <w:rPr>
            <w:rFonts w:ascii="Arial" w:hAnsi="Arial" w:cs="Arial"/>
            <w:color w:val="000000" w:themeColor="text1"/>
          </w:rPr>
          <w:t xml:space="preserve"> статус </w:t>
        </w:r>
      </w:ins>
      <w:ins w:id="2797" w:author="Попова Дарья Николаевна (Подрядчик. ООО БерингПойнт)" w:date="2021-09-28T16:32:00Z">
        <w:r w:rsidR="00755E09">
          <w:rPr>
            <w:rFonts w:ascii="Arial" w:hAnsi="Arial" w:cs="Arial"/>
            <w:color w:val="000000" w:themeColor="text1"/>
          </w:rPr>
          <w:t>ГИП и ГОД</w:t>
        </w:r>
      </w:ins>
      <w:ins w:id="2798" w:author="Попова Дарья" w:date="2021-07-16T19:03:00Z">
        <w:del w:id="2799" w:author="Попова Дарья Николаевна (Подрядчик. ООО БерингПойнт)" w:date="2021-09-28T16:31:00Z">
          <w:r w:rsidDel="00755E09">
            <w:rPr>
              <w:rFonts w:ascii="Arial" w:hAnsi="Arial" w:cs="Arial"/>
              <w:color w:val="000000" w:themeColor="text1"/>
            </w:rPr>
            <w:delText>м</w:delText>
          </w:r>
        </w:del>
        <w:r>
          <w:rPr>
            <w:rFonts w:ascii="Arial" w:hAnsi="Arial" w:cs="Arial"/>
            <w:color w:val="000000" w:themeColor="text1"/>
          </w:rPr>
          <w:t>;</w:t>
        </w:r>
      </w:ins>
    </w:p>
    <w:p w14:paraId="350A0D31" w14:textId="77777777" w:rsidR="005C5E07" w:rsidRDefault="005C5E07" w:rsidP="005C5E07">
      <w:pPr>
        <w:spacing w:after="240" w:line="276" w:lineRule="auto"/>
        <w:ind w:firstLine="567"/>
        <w:rPr>
          <w:ins w:id="2800" w:author="Попова Дарья" w:date="2021-07-16T19:03:00Z"/>
          <w:rFonts w:ascii="Arial" w:hAnsi="Arial" w:cs="Arial"/>
          <w:color w:val="000000" w:themeColor="text1"/>
        </w:rPr>
      </w:pPr>
      <w:ins w:id="2801" w:author="Попова Дарья" w:date="2021-07-16T19:03:00Z">
        <w:r>
          <w:rPr>
            <w:rFonts w:ascii="Arial" w:hAnsi="Arial" w:cs="Arial"/>
            <w:color w:val="000000" w:themeColor="text1"/>
          </w:rPr>
          <w:t>- на последующие года на основании планов ТОРО (регламентных и скорректированных для стратегии «по техническому состоянию»), при этом если из плана ТОРО отозван заказ ТОРО, то информация берется согласно заказу ТОРО, в том числе по затратам, иначе по плану ТОРО и подходу моделирования.</w:t>
        </w:r>
      </w:ins>
    </w:p>
    <w:p w14:paraId="5DA8DBA7" w14:textId="77777777" w:rsidR="005C5E07" w:rsidRDefault="005C5E07" w:rsidP="005C5E07">
      <w:pPr>
        <w:spacing w:after="240" w:line="276" w:lineRule="auto"/>
        <w:ind w:firstLine="567"/>
        <w:rPr>
          <w:ins w:id="2802" w:author="Попова Дарья" w:date="2021-07-16T19:03:00Z"/>
          <w:rFonts w:ascii="Arial" w:hAnsi="Arial" w:cs="Arial"/>
          <w:color w:val="000000" w:themeColor="text1"/>
        </w:rPr>
      </w:pPr>
      <w:ins w:id="2803" w:author="Попова Дарья" w:date="2021-07-16T19:03:00Z">
        <w:r>
          <w:rPr>
            <w:rFonts w:ascii="Arial" w:hAnsi="Arial" w:cs="Arial"/>
            <w:color w:val="000000" w:themeColor="text1"/>
          </w:rPr>
          <w:t>Из анализа исключаются неактивные и/ или удаленные планы ППР, а также заказы ТОРО, содержащие один из статусов НЕВЫ или МТКУ.</w:t>
        </w:r>
      </w:ins>
    </w:p>
    <w:p w14:paraId="31FF811E" w14:textId="77777777" w:rsidR="005C5E07" w:rsidRDefault="005C5E07" w:rsidP="005C5E07">
      <w:pPr>
        <w:spacing w:after="240" w:line="276" w:lineRule="auto"/>
        <w:ind w:firstLine="567"/>
        <w:rPr>
          <w:ins w:id="2804" w:author="Попова Дарья" w:date="2021-07-16T19:03:00Z"/>
          <w:rFonts w:ascii="Arial" w:hAnsi="Arial" w:cs="Arial"/>
          <w:color w:val="000000" w:themeColor="text1"/>
        </w:rPr>
      </w:pPr>
      <w:ins w:id="2805" w:author="Попова Дарья" w:date="2021-07-16T19:03:00Z">
        <w:r>
          <w:rPr>
            <w:rFonts w:ascii="Arial" w:hAnsi="Arial" w:cs="Arial"/>
            <w:color w:val="000000" w:themeColor="text1"/>
          </w:rPr>
          <w:t>Также для вводимого в эксплуатацию ПА на четвертый и последующие года предусмотреть ручной ввод в разрезе групп планирования, модели, наименования ПА, даты ввода. Для каждого вводимого в эксплуатацию ПА заполняется отдельная строка. Если планируется ввод в эксплуатацию ПА с моделью, используемой на других БЕ, то указывается БЕ со схожими условиями эксплуатации для поиска ПА с идентичной моделью. Если планируется ввод в эксплуатацию ПА с новой моделью, то указывается модель-аналог.</w:t>
        </w:r>
      </w:ins>
    </w:p>
    <w:p w14:paraId="32092182" w14:textId="77777777" w:rsidR="005C5E07" w:rsidRDefault="005C5E07" w:rsidP="005C5E07">
      <w:pPr>
        <w:spacing w:after="240" w:line="276" w:lineRule="auto"/>
        <w:ind w:firstLine="567"/>
        <w:rPr>
          <w:ins w:id="2806" w:author="Попова Дарья" w:date="2021-07-16T19:03:00Z"/>
          <w:rFonts w:ascii="Arial" w:hAnsi="Arial" w:cs="Arial"/>
          <w:color w:val="000000" w:themeColor="text1"/>
        </w:rPr>
      </w:pPr>
      <w:ins w:id="2807" w:author="Попова Дарья" w:date="2021-07-16T19:03:00Z">
        <w:r>
          <w:rPr>
            <w:rFonts w:ascii="Arial" w:hAnsi="Arial" w:cs="Arial"/>
            <w:color w:val="000000" w:themeColor="text1"/>
          </w:rPr>
          <w:t>На основе введенной информации осуществляется поиск ЕО с ближайшей датой ввода, найденная ЕО записывается для каждого вводимого ПА. В случае необходимости найденная ЕО может быть изменена вручную на другую.</w:t>
        </w:r>
      </w:ins>
    </w:p>
    <w:p w14:paraId="23574841" w14:textId="77777777" w:rsidR="005C5E07" w:rsidRDefault="005C5E07" w:rsidP="005C5E07">
      <w:pPr>
        <w:spacing w:after="240" w:line="276" w:lineRule="auto"/>
        <w:ind w:firstLine="567"/>
        <w:rPr>
          <w:ins w:id="2808" w:author="Попова Дарья" w:date="2021-07-16T19:03:00Z"/>
          <w:rFonts w:ascii="Arial" w:hAnsi="Arial" w:cs="Arial"/>
          <w:color w:val="000000" w:themeColor="text1"/>
        </w:rPr>
      </w:pPr>
      <w:ins w:id="2809" w:author="Попова Дарья" w:date="2021-07-16T19:03:00Z">
        <w:r>
          <w:rPr>
            <w:rFonts w:ascii="Arial" w:hAnsi="Arial" w:cs="Arial"/>
            <w:color w:val="000000" w:themeColor="text1"/>
          </w:rPr>
          <w:t>По найденной ЕО и ее узлам анализируются планы ППР с начала запуска календарного планирования. Плановые даты планов ППР сдвигаются на разницу между плановой датой ввода нового вводимого ПА и датой ввода, найденной ЕО.</w:t>
        </w:r>
      </w:ins>
    </w:p>
    <w:p w14:paraId="667B98CA" w14:textId="77777777" w:rsidR="005C5E07" w:rsidRPr="001D42C1" w:rsidRDefault="005C5E07" w:rsidP="005C5E07">
      <w:pPr>
        <w:spacing w:after="240" w:line="276" w:lineRule="auto"/>
        <w:ind w:firstLine="567"/>
        <w:rPr>
          <w:ins w:id="2810" w:author="Попова Дарья" w:date="2021-07-16T19:03:00Z"/>
          <w:rFonts w:ascii="Arial" w:hAnsi="Arial" w:cs="Arial"/>
          <w:color w:val="000000" w:themeColor="text1"/>
          <w:rPrChange w:id="2811" w:author="Попова Дарья" w:date="2021-07-16T19:15:00Z">
            <w:rPr>
              <w:ins w:id="2812" w:author="Попова Дарья" w:date="2021-07-16T19:03:00Z"/>
              <w:rFonts w:ascii="Arial" w:hAnsi="Arial" w:cs="Arial"/>
              <w:i/>
              <w:color w:val="000000" w:themeColor="text1"/>
            </w:rPr>
          </w:rPrChange>
        </w:rPr>
      </w:pPr>
      <w:ins w:id="2813" w:author="Попова Дарья" w:date="2021-07-16T19:03:00Z">
        <w:r w:rsidRPr="002069FE">
          <w:rPr>
            <w:rFonts w:ascii="Arial" w:hAnsi="Arial" w:cs="Arial"/>
            <w:color w:val="000000" w:themeColor="text1"/>
          </w:rPr>
          <w:t xml:space="preserve">Для </w:t>
        </w:r>
        <w:r>
          <w:rPr>
            <w:rFonts w:ascii="Arial" w:hAnsi="Arial" w:cs="Arial"/>
            <w:color w:val="000000" w:themeColor="text1"/>
          </w:rPr>
          <w:t>ранжирования</w:t>
        </w:r>
        <w:r w:rsidRPr="002069FE">
          <w:rPr>
            <w:rFonts w:ascii="Arial" w:hAnsi="Arial" w:cs="Arial"/>
            <w:color w:val="000000" w:themeColor="text1"/>
          </w:rPr>
          <w:t xml:space="preserve"> для каждого планового воздействия </w:t>
        </w:r>
        <w:r>
          <w:rPr>
            <w:rFonts w:ascii="Arial" w:hAnsi="Arial" w:cs="Arial"/>
            <w:color w:val="000000" w:themeColor="text1"/>
          </w:rPr>
          <w:t xml:space="preserve">используется критичность ЕО (код </w:t>
        </w:r>
        <w:r w:rsidRPr="001D42C1">
          <w:rPr>
            <w:rFonts w:ascii="Arial" w:hAnsi="Arial" w:cs="Arial"/>
            <w:color w:val="000000" w:themeColor="text1"/>
            <w:rPrChange w:id="2814" w:author="Попова Дарья" w:date="2021-07-16T19:15:00Z">
              <w:rPr>
                <w:rFonts w:ascii="Arial" w:hAnsi="Arial" w:cs="Arial"/>
                <w:color w:val="000000" w:themeColor="text1"/>
                <w:lang w:val="en-US"/>
              </w:rPr>
            </w:rPrChange>
          </w:rPr>
          <w:t>ABC</w:t>
        </w:r>
        <w:r>
          <w:rPr>
            <w:rFonts w:ascii="Arial" w:hAnsi="Arial" w:cs="Arial"/>
            <w:color w:val="000000" w:themeColor="text1"/>
          </w:rPr>
          <w:t>). Для новых ЕО используется значение критичности найденной ЕО.</w:t>
        </w:r>
      </w:ins>
    </w:p>
    <w:p w14:paraId="2EA1598C" w14:textId="77777777" w:rsidR="005C5E07" w:rsidRDefault="005C5E07" w:rsidP="005C5E07">
      <w:pPr>
        <w:spacing w:after="240" w:line="276" w:lineRule="auto"/>
        <w:ind w:firstLine="567"/>
        <w:rPr>
          <w:ins w:id="2815" w:author="Попова Дарья" w:date="2021-07-16T19:03:00Z"/>
          <w:rFonts w:ascii="Arial" w:hAnsi="Arial" w:cs="Arial"/>
          <w:color w:val="000000" w:themeColor="text1"/>
        </w:rPr>
      </w:pPr>
      <w:ins w:id="2816" w:author="Попова Дарья" w:date="2021-07-16T19:03:00Z">
        <w:r>
          <w:rPr>
            <w:rFonts w:ascii="Arial" w:hAnsi="Arial" w:cs="Arial"/>
            <w:color w:val="000000" w:themeColor="text1"/>
          </w:rPr>
          <w:t>Для каждой ЕО в рамках планируемого года определяется плановый КТГ (коэффициент технической готовности) по следующей формуле:</w:t>
        </w:r>
      </w:ins>
    </w:p>
    <w:p w14:paraId="7EF5135E" w14:textId="77777777" w:rsidR="005C5E07" w:rsidRDefault="005C5E07" w:rsidP="005C5E07">
      <w:pPr>
        <w:spacing w:after="240" w:line="276" w:lineRule="auto"/>
        <w:ind w:firstLine="567"/>
        <w:rPr>
          <w:ins w:id="2817" w:author="Попова Дарья" w:date="2021-07-16T19:03:00Z"/>
          <w:rFonts w:ascii="Arial" w:hAnsi="Arial" w:cs="Arial"/>
          <w:szCs w:val="24"/>
          <w:lang w:eastAsia="ru-RU"/>
        </w:rPr>
      </w:pPr>
      <w:ins w:id="2818" w:author="Попова Дарья" w:date="2021-07-16T19:03:00Z">
        <w:r w:rsidRPr="001B7EB3">
          <w:rPr>
            <w:rFonts w:ascii="Arial" w:hAnsi="Arial" w:cs="Arial"/>
            <w:szCs w:val="24"/>
            <w:lang w:eastAsia="ru-RU"/>
          </w:rPr>
          <w:object w:dxaOrig="2840" w:dyaOrig="760" w14:anchorId="24996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35.35pt" o:ole="">
              <v:imagedata r:id="rId41" o:title=""/>
            </v:shape>
            <o:OLEObject Type="Embed" ProgID="Equation.3" ShapeID="_x0000_i1025" DrawAspect="Content" ObjectID="_1701570600" r:id="rId42"/>
          </w:object>
        </w:r>
      </w:ins>
      <w:ins w:id="2819" w:author="Попова Дарья" w:date="2021-07-16T19:03:00Z">
        <w:r>
          <w:rPr>
            <w:rFonts w:ascii="Arial" w:hAnsi="Arial" w:cs="Arial"/>
            <w:szCs w:val="24"/>
            <w:lang w:eastAsia="ru-RU"/>
          </w:rPr>
          <w:t>,</w:t>
        </w:r>
      </w:ins>
    </w:p>
    <w:p w14:paraId="1AF4F03E" w14:textId="77777777" w:rsidR="005C5E07" w:rsidRDefault="005C5E07" w:rsidP="005C5E07">
      <w:pPr>
        <w:spacing w:after="240" w:line="276" w:lineRule="auto"/>
        <w:rPr>
          <w:ins w:id="2820" w:author="Попова Дарья" w:date="2021-07-16T19:03:00Z"/>
          <w:rFonts w:ascii="Arial" w:hAnsi="Arial" w:cs="Arial"/>
          <w:szCs w:val="24"/>
          <w:lang w:eastAsia="ru-RU"/>
        </w:rPr>
      </w:pPr>
      <w:ins w:id="2821" w:author="Попова Дарья" w:date="2021-07-16T19:03:00Z">
        <w:r>
          <w:rPr>
            <w:rFonts w:ascii="Arial" w:hAnsi="Arial" w:cs="Arial"/>
            <w:color w:val="000000" w:themeColor="text1"/>
          </w:rPr>
          <w:t xml:space="preserve">где </w:t>
        </w:r>
        <w:r w:rsidRPr="001B7EB3">
          <w:rPr>
            <w:rFonts w:ascii="Arial" w:hAnsi="Arial" w:cs="Arial"/>
            <w:szCs w:val="24"/>
            <w:lang w:eastAsia="ru-RU"/>
          </w:rPr>
          <w:t>КФВ</w:t>
        </w:r>
        <w:r w:rsidRPr="001B7EB3">
          <w:rPr>
            <w:rFonts w:ascii="Arial" w:hAnsi="Arial" w:cs="Arial"/>
            <w:szCs w:val="24"/>
            <w:vertAlign w:val="subscript"/>
            <w:lang w:eastAsia="ru-RU"/>
          </w:rPr>
          <w:t xml:space="preserve">я </w:t>
        </w:r>
        <w:r w:rsidRPr="001B7EB3">
          <w:rPr>
            <w:rFonts w:ascii="Arial" w:hAnsi="Arial" w:cs="Arial"/>
            <w:szCs w:val="24"/>
            <w:lang w:eastAsia="ru-RU"/>
          </w:rPr>
          <w:t>(Календарный фон</w:t>
        </w:r>
        <w:r w:rsidRPr="005C3828">
          <w:rPr>
            <w:rFonts w:ascii="Arial" w:hAnsi="Arial" w:cs="Arial"/>
            <w:szCs w:val="24"/>
            <w:lang w:eastAsia="ru-RU"/>
          </w:rPr>
          <w:t xml:space="preserve">д явочный) и </w:t>
        </w:r>
        <w:r>
          <w:rPr>
            <w:rFonts w:ascii="Arial" w:hAnsi="Arial" w:cs="Arial"/>
            <w:lang w:val="en-US" w:eastAsia="ru-RU"/>
          </w:rPr>
          <w:t>t</w:t>
        </w:r>
        <w:r w:rsidRPr="0039551F">
          <w:rPr>
            <w:rFonts w:ascii="Arial" w:hAnsi="Arial" w:cs="Arial"/>
            <w:lang w:eastAsia="ru-RU"/>
            <w:rPrChange w:id="2822" w:author="Попова Дарья Николаевна (Подрядчик. ООО БерингПойнт)" w:date="2021-09-15T15:09:00Z">
              <w:rPr>
                <w:rFonts w:ascii="Arial" w:hAnsi="Arial" w:cs="Arial"/>
                <w:lang w:val="en-US" w:eastAsia="ru-RU"/>
              </w:rPr>
            </w:rPrChange>
          </w:rPr>
          <w:t xml:space="preserve"> </w:t>
        </w:r>
        <w:r w:rsidRPr="005C3828">
          <w:rPr>
            <w:rFonts w:ascii="Arial" w:hAnsi="Arial" w:cs="Arial"/>
            <w:vertAlign w:val="subscript"/>
            <w:lang w:eastAsia="ru-RU"/>
          </w:rPr>
          <w:t>план_ремонтов</w:t>
        </w:r>
        <w:r w:rsidRPr="005C3828">
          <w:rPr>
            <w:rFonts w:ascii="Arial" w:hAnsi="Arial" w:cs="Arial"/>
            <w:lang w:eastAsia="ru-RU"/>
          </w:rPr>
          <w:t xml:space="preserve"> (планируемые потери во время ремонтного простоя)</w:t>
        </w:r>
        <w:r>
          <w:rPr>
            <w:rFonts w:ascii="Arial" w:hAnsi="Arial" w:cs="Arial"/>
            <w:szCs w:val="24"/>
            <w:lang w:eastAsia="ru-RU"/>
          </w:rPr>
          <w:t xml:space="preserve"> считаются по формулам:</w:t>
        </w:r>
      </w:ins>
    </w:p>
    <w:p w14:paraId="41B12E00" w14:textId="77777777" w:rsidR="005C5E07" w:rsidRDefault="005C5E07" w:rsidP="005C5E07">
      <w:pPr>
        <w:spacing w:after="240" w:line="276" w:lineRule="auto"/>
        <w:ind w:firstLine="567"/>
        <w:rPr>
          <w:ins w:id="2823" w:author="Попова Дарья" w:date="2021-07-16T19:03:00Z"/>
          <w:rFonts w:ascii="Arial" w:hAnsi="Arial" w:cs="Arial"/>
          <w:szCs w:val="24"/>
          <w:lang w:eastAsia="ru-RU"/>
        </w:rPr>
      </w:pPr>
      <w:ins w:id="2824" w:author="Попова Дарья" w:date="2021-07-16T19:03:00Z">
        <w:r w:rsidRPr="005C3828">
          <w:rPr>
            <w:rFonts w:ascii="Arial" w:hAnsi="Arial" w:cs="Arial"/>
            <w:position w:val="-12"/>
            <w:szCs w:val="24"/>
            <w:lang w:eastAsia="ru-RU"/>
          </w:rPr>
          <w:object w:dxaOrig="7420" w:dyaOrig="360" w14:anchorId="2D44B450">
            <v:shape id="_x0000_i1026" type="#_x0000_t75" style="width:375.35pt;height:22pt" o:ole="">
              <v:imagedata r:id="rId43" o:title=""/>
            </v:shape>
            <o:OLEObject Type="Embed" ProgID="Equation.3" ShapeID="_x0000_i1026" DrawAspect="Content" ObjectID="_1701570601" r:id="rId44"/>
          </w:object>
        </w:r>
      </w:ins>
    </w:p>
    <w:p w14:paraId="453E87AC" w14:textId="77777777" w:rsidR="005C5E07" w:rsidRDefault="005C5E07" w:rsidP="005C5E07">
      <w:pPr>
        <w:spacing w:after="240" w:line="276" w:lineRule="auto"/>
        <w:ind w:firstLine="567"/>
        <w:rPr>
          <w:ins w:id="2825" w:author="Попова Дарья" w:date="2021-07-16T19:03:00Z"/>
          <w:rFonts w:ascii="Arial" w:hAnsi="Arial" w:cs="Arial"/>
          <w:szCs w:val="24"/>
          <w:lang w:eastAsia="ru-RU"/>
        </w:rPr>
      </w:pPr>
      <w:ins w:id="2826" w:author="Попова Дарья" w:date="2021-07-16T19:03:00Z">
        <w:r w:rsidRPr="001B7EB3">
          <w:rPr>
            <w:rFonts w:ascii="Arial" w:hAnsi="Arial" w:cs="Arial"/>
            <w:position w:val="-14"/>
            <w:szCs w:val="24"/>
            <w:lang w:eastAsia="ru-RU"/>
          </w:rPr>
          <w:object w:dxaOrig="4300" w:dyaOrig="380" w14:anchorId="3FC61BF5">
            <v:shape id="_x0000_i1027" type="#_x0000_t75" style="width:236pt;height:22pt" o:ole="">
              <v:imagedata r:id="rId45" o:title=""/>
            </v:shape>
            <o:OLEObject Type="Embed" ProgID="Equation.3" ShapeID="_x0000_i1027" DrawAspect="Content" ObjectID="_1701570602" r:id="rId46"/>
          </w:object>
        </w:r>
      </w:ins>
    </w:p>
    <w:p w14:paraId="0AE7AAE1" w14:textId="77777777" w:rsidR="005C5E07" w:rsidRPr="001D42C1" w:rsidRDefault="005C5E07" w:rsidP="005C5E07">
      <w:pPr>
        <w:spacing w:after="240" w:line="276" w:lineRule="auto"/>
        <w:ind w:firstLine="567"/>
        <w:rPr>
          <w:ins w:id="2827" w:author="Попова Дарья" w:date="2021-07-16T19:03:00Z"/>
          <w:rFonts w:ascii="Arial" w:hAnsi="Arial" w:cs="Arial"/>
          <w:color w:val="000000" w:themeColor="text1"/>
          <w:rPrChange w:id="2828" w:author="Попова Дарья" w:date="2021-07-16T19:15:00Z">
            <w:rPr>
              <w:ins w:id="2829" w:author="Попова Дарья" w:date="2021-07-16T19:03:00Z"/>
              <w:rFonts w:ascii="Arial" w:hAnsi="Arial" w:cs="Arial"/>
            </w:rPr>
          </w:rPrChange>
        </w:rPr>
      </w:pPr>
      <w:ins w:id="2830" w:author="Попова Дарья" w:date="2021-07-16T19:03:00Z">
        <w:r w:rsidRPr="001D42C1">
          <w:rPr>
            <w:rFonts w:ascii="Arial" w:hAnsi="Arial" w:cs="Arial"/>
            <w:color w:val="000000" w:themeColor="text1"/>
            <w:rPrChange w:id="2831" w:author="Попова Дарья" w:date="2021-07-16T19:15:00Z">
              <w:rPr>
                <w:rFonts w:ascii="Arial" w:hAnsi="Arial" w:cs="Arial"/>
              </w:rPr>
            </w:rPrChange>
          </w:rPr>
          <w:t>КФВс (Календарный фонд списочного парка)</w:t>
        </w:r>
        <w:r w:rsidRPr="001D42C1">
          <w:rPr>
            <w:rFonts w:ascii="Arial" w:hAnsi="Arial" w:cs="Arial"/>
            <w:color w:val="000000" w:themeColor="text1"/>
            <w:rPrChange w:id="2832" w:author="Попова Дарья" w:date="2021-07-16T19:15:00Z">
              <w:rPr>
                <w:rFonts w:ascii="Arial" w:hAnsi="Arial" w:cs="Arial"/>
                <w:lang w:val="en-US"/>
              </w:rPr>
            </w:rPrChange>
          </w:rPr>
          <w:t xml:space="preserve"> – </w:t>
        </w:r>
        <w:r w:rsidRPr="001D42C1">
          <w:rPr>
            <w:rFonts w:ascii="Arial" w:hAnsi="Arial" w:cs="Arial"/>
            <w:color w:val="000000" w:themeColor="text1"/>
            <w:rPrChange w:id="2833" w:author="Попова Дарья" w:date="2021-07-16T19:15:00Z">
              <w:rPr>
                <w:rFonts w:ascii="Arial" w:hAnsi="Arial" w:cs="Arial"/>
              </w:rPr>
            </w:rPrChange>
          </w:rPr>
          <w:t>количество часов в планируемом году.</w:t>
        </w:r>
      </w:ins>
    </w:p>
    <w:p w14:paraId="74932199" w14:textId="77777777" w:rsidR="005C5E07" w:rsidRPr="001D42C1" w:rsidRDefault="005C5E07" w:rsidP="005C5E07">
      <w:pPr>
        <w:spacing w:after="240" w:line="276" w:lineRule="auto"/>
        <w:ind w:firstLine="567"/>
        <w:rPr>
          <w:ins w:id="2834" w:author="Попова Дарья" w:date="2021-07-16T19:03:00Z"/>
          <w:rFonts w:ascii="Arial" w:hAnsi="Arial" w:cs="Arial"/>
          <w:color w:val="000000" w:themeColor="text1"/>
          <w:rPrChange w:id="2835" w:author="Попова Дарья" w:date="2021-07-16T19:15:00Z">
            <w:rPr>
              <w:ins w:id="2836" w:author="Попова Дарья" w:date="2021-07-16T19:03:00Z"/>
              <w:rFonts w:ascii="Arial" w:hAnsi="Arial" w:cs="Arial"/>
              <w:lang w:val="en-US"/>
            </w:rPr>
          </w:rPrChange>
        </w:rPr>
      </w:pPr>
      <w:ins w:id="2837" w:author="Попова Дарья" w:date="2021-07-16T19:03:00Z">
        <w:r w:rsidRPr="001D42C1">
          <w:rPr>
            <w:rFonts w:ascii="Arial" w:hAnsi="Arial" w:cs="Arial"/>
            <w:color w:val="000000" w:themeColor="text1"/>
            <w:rPrChange w:id="2838" w:author="Попова Дарья" w:date="2021-07-16T19:15:00Z">
              <w:rPr>
                <w:rFonts w:ascii="Arial" w:hAnsi="Arial" w:cs="Arial"/>
              </w:rPr>
            </w:rPrChange>
          </w:rPr>
          <w:t>Для расчета</w:t>
        </w:r>
        <w:r w:rsidRPr="001D42C1">
          <w:rPr>
            <w:rFonts w:ascii="Arial" w:hAnsi="Arial" w:cs="Arial"/>
            <w:color w:val="000000" w:themeColor="text1"/>
            <w:rPrChange w:id="2839" w:author="Попова Дарья" w:date="2021-07-16T19:15:00Z">
              <w:rPr>
                <w:rFonts w:ascii="Arial" w:hAnsi="Arial" w:cs="Arial"/>
                <w:lang w:val="en-US"/>
              </w:rPr>
            </w:rPrChange>
          </w:rPr>
          <w:t xml:space="preserve"> параметра «</w:t>
        </w:r>
        <w:r w:rsidRPr="001D42C1">
          <w:rPr>
            <w:rFonts w:ascii="Arial" w:hAnsi="Arial" w:cs="Arial"/>
            <w:color w:val="000000" w:themeColor="text1"/>
            <w:rPrChange w:id="2840" w:author="Попова Дарья" w:date="2021-07-16T19:15:00Z">
              <w:rPr>
                <w:rFonts w:ascii="Arial" w:hAnsi="Arial" w:cs="Arial"/>
              </w:rPr>
            </w:rPrChange>
          </w:rPr>
          <w:t xml:space="preserve">Время_в_консервации» анализируются сообщения о вводе в консервацию и расконсервации (виды сообщений </w:t>
        </w:r>
        <w:r w:rsidRPr="001D42C1">
          <w:rPr>
            <w:rFonts w:ascii="Arial" w:hAnsi="Arial" w:cs="Arial"/>
            <w:color w:val="000000" w:themeColor="text1"/>
            <w:rPrChange w:id="2841" w:author="Попова Дарья" w:date="2021-07-16T19:15:00Z">
              <w:rPr>
                <w:rFonts w:ascii="Arial" w:hAnsi="Arial" w:cs="Arial"/>
                <w:lang w:val="en-US"/>
              </w:rPr>
            </w:rPrChange>
          </w:rPr>
          <w:t xml:space="preserve">A4 </w:t>
        </w:r>
        <w:r w:rsidRPr="001D42C1">
          <w:rPr>
            <w:rFonts w:ascii="Arial" w:hAnsi="Arial" w:cs="Arial"/>
            <w:color w:val="000000" w:themeColor="text1"/>
            <w:rPrChange w:id="2842" w:author="Попова Дарья" w:date="2021-07-16T19:15:00Z">
              <w:rPr>
                <w:rFonts w:ascii="Arial" w:hAnsi="Arial" w:cs="Arial"/>
              </w:rPr>
            </w:rPrChange>
          </w:rPr>
          <w:t xml:space="preserve">и </w:t>
        </w:r>
        <w:r w:rsidRPr="001D42C1">
          <w:rPr>
            <w:rFonts w:ascii="Arial" w:hAnsi="Arial" w:cs="Arial"/>
            <w:color w:val="000000" w:themeColor="text1"/>
            <w:rPrChange w:id="2843" w:author="Попова Дарья" w:date="2021-07-16T19:15:00Z">
              <w:rPr>
                <w:rFonts w:ascii="Arial" w:hAnsi="Arial" w:cs="Arial"/>
                <w:lang w:val="en-US"/>
              </w:rPr>
            </w:rPrChange>
          </w:rPr>
          <w:t>A5</w:t>
        </w:r>
        <w:r w:rsidRPr="001D42C1">
          <w:rPr>
            <w:rFonts w:ascii="Arial" w:hAnsi="Arial" w:cs="Arial"/>
            <w:color w:val="000000" w:themeColor="text1"/>
            <w:rPrChange w:id="2844" w:author="Попова Дарья" w:date="2021-07-16T19:15:00Z">
              <w:rPr>
                <w:rFonts w:ascii="Arial" w:hAnsi="Arial" w:cs="Arial"/>
              </w:rPr>
            </w:rPrChange>
          </w:rPr>
          <w:t>)</w:t>
        </w:r>
        <w:r w:rsidRPr="001D42C1">
          <w:rPr>
            <w:rFonts w:ascii="Arial" w:hAnsi="Arial" w:cs="Arial"/>
            <w:color w:val="000000" w:themeColor="text1"/>
            <w:rPrChange w:id="2845" w:author="Попова Дарья" w:date="2021-07-16T19:15:00Z">
              <w:rPr>
                <w:rFonts w:ascii="Arial" w:hAnsi="Arial" w:cs="Arial"/>
                <w:lang w:val="en-US"/>
              </w:rPr>
            </w:rPrChange>
          </w:rPr>
          <w:t>.</w:t>
        </w:r>
      </w:ins>
    </w:p>
    <w:p w14:paraId="4B7CDCB3" w14:textId="77777777" w:rsidR="005C5E07" w:rsidRPr="00BE6A85" w:rsidRDefault="005C5E07" w:rsidP="005C5E07">
      <w:pPr>
        <w:spacing w:after="240" w:line="276" w:lineRule="auto"/>
        <w:ind w:firstLine="567"/>
        <w:rPr>
          <w:ins w:id="2846" w:author="Попова Дарья" w:date="2021-07-16T19:03:00Z"/>
          <w:rFonts w:ascii="Arial" w:hAnsi="Arial" w:cs="Arial"/>
          <w:color w:val="000000" w:themeColor="text1"/>
        </w:rPr>
      </w:pPr>
      <w:ins w:id="2847" w:author="Попова Дарья" w:date="2021-07-16T19:03:00Z">
        <w:r w:rsidRPr="001D42C1">
          <w:rPr>
            <w:rFonts w:ascii="Arial" w:hAnsi="Arial" w:cs="Arial"/>
            <w:color w:val="000000" w:themeColor="text1"/>
            <w:rPrChange w:id="2848" w:author="Попова Дарья" w:date="2021-07-16T19:15:00Z">
              <w:rPr>
                <w:rFonts w:ascii="Arial" w:hAnsi="Arial" w:cs="Arial"/>
              </w:rPr>
            </w:rPrChange>
          </w:rPr>
          <w:t>Для расчета параметра «Время_не_в_эксплуатации» анализируются дата ввода в эксплуатацию и дата вывода оборудования на карточке ЕО.</w:t>
        </w:r>
      </w:ins>
    </w:p>
    <w:p w14:paraId="102B8B15" w14:textId="77777777" w:rsidR="005C5E07" w:rsidRDefault="005C5E07" w:rsidP="005C5E07">
      <w:pPr>
        <w:spacing w:after="240" w:line="276" w:lineRule="auto"/>
        <w:ind w:firstLine="567"/>
        <w:rPr>
          <w:ins w:id="2849" w:author="Попова Дарья" w:date="2021-07-16T19:03:00Z"/>
          <w:rFonts w:ascii="Arial" w:hAnsi="Arial" w:cs="Arial"/>
          <w:color w:val="000000" w:themeColor="text1"/>
        </w:rPr>
      </w:pPr>
      <w:ins w:id="2850" w:author="Попова Дарья" w:date="2021-07-16T19:03:00Z">
        <w:r>
          <w:rPr>
            <w:rFonts w:ascii="Arial" w:hAnsi="Arial" w:cs="Arial"/>
            <w:color w:val="000000" w:themeColor="text1"/>
          </w:rPr>
          <w:t>В зависимости от приоритетного подхода моделирования сначала осуществляется расчет по приоритетному подходу моделирования, если данных для расчета нет, то осуществляется расчет по второстепенному подходу. Разные подходы моделирования применяются только для ЕО с планами ТОРО.</w:t>
        </w:r>
      </w:ins>
    </w:p>
    <w:p w14:paraId="7183661D" w14:textId="77777777" w:rsidR="005C5E07" w:rsidRDefault="005C5E07" w:rsidP="005C5E07">
      <w:pPr>
        <w:spacing w:after="240" w:line="276" w:lineRule="auto"/>
        <w:ind w:firstLine="567"/>
        <w:rPr>
          <w:ins w:id="2851" w:author="Попова Дарья" w:date="2021-07-16T19:03:00Z"/>
          <w:rFonts w:ascii="Arial" w:hAnsi="Arial" w:cs="Arial"/>
          <w:color w:val="000000" w:themeColor="text1"/>
          <w:u w:val="single"/>
        </w:rPr>
      </w:pPr>
      <w:ins w:id="2852" w:author="Попова Дарья" w:date="2021-07-16T19:03:00Z">
        <w:r>
          <w:rPr>
            <w:rFonts w:ascii="Arial" w:hAnsi="Arial" w:cs="Arial"/>
            <w:color w:val="000000" w:themeColor="text1"/>
            <w:u w:val="single"/>
          </w:rPr>
          <w:t>Подход «Расчет средней стоимости воздействий в разрезе ЕО/моделей»</w:t>
        </w:r>
      </w:ins>
    </w:p>
    <w:p w14:paraId="58F15D4C" w14:textId="77777777" w:rsidR="005C5E07" w:rsidRDefault="005C5E07">
      <w:pPr>
        <w:spacing w:after="240" w:line="276" w:lineRule="auto"/>
        <w:ind w:firstLine="567"/>
        <w:rPr>
          <w:ins w:id="2853" w:author="Попова Дарья" w:date="2021-07-16T19:03:00Z"/>
          <w:rFonts w:ascii="Arial" w:hAnsi="Arial" w:cs="Arial"/>
          <w:color w:val="000000" w:themeColor="text1"/>
        </w:rPr>
        <w:pPrChange w:id="2854" w:author="Попова Дарья" w:date="2021-07-16T19:17:00Z">
          <w:pPr>
            <w:spacing w:after="240"/>
            <w:ind w:firstLine="567"/>
          </w:pPr>
        </w:pPrChange>
      </w:pPr>
      <w:ins w:id="2855" w:author="Попова Дарья" w:date="2021-07-16T19:03:00Z">
        <w:r>
          <w:rPr>
            <w:rFonts w:ascii="Arial" w:hAnsi="Arial" w:cs="Arial"/>
            <w:color w:val="000000" w:themeColor="text1"/>
          </w:rPr>
          <w:t>На основе затрат на горизонте текущий год рассчитать среднее арифметическое значение затрат (стоимость ремонта) по каждой ПА (единица оборудования) в разрезе ВРТ (ремонтное воздействие), периода затрат по формуле:</w:t>
        </w:r>
      </w:ins>
    </w:p>
    <w:p w14:paraId="3E9502B4" w14:textId="77777777" w:rsidR="005C5E07" w:rsidRDefault="005C5E07">
      <w:pPr>
        <w:spacing w:after="240" w:line="276" w:lineRule="auto"/>
        <w:ind w:firstLine="567"/>
        <w:rPr>
          <w:ins w:id="2856" w:author="Попова Дарья" w:date="2021-07-16T19:03:00Z"/>
          <w:rFonts w:ascii="Arial" w:hAnsi="Arial" w:cs="Arial"/>
          <w:color w:val="000000" w:themeColor="text1"/>
        </w:rPr>
        <w:pPrChange w:id="2857" w:author="Попова Дарья" w:date="2021-07-16T19:17:00Z">
          <w:pPr>
            <w:spacing w:after="240"/>
            <w:ind w:firstLine="567"/>
          </w:pPr>
        </w:pPrChange>
      </w:pPr>
      <w:ins w:id="2858" w:author="Попова Дарья" w:date="2021-07-16T19:03:00Z">
        <w:r>
          <w:rPr>
            <w:rFonts w:ascii="Arial" w:hAnsi="Arial" w:cs="Arial"/>
            <w:color w:val="000000" w:themeColor="text1"/>
          </w:rPr>
          <w:t>Средняя стоимость ремонта ПА = сумма затрат за текущий год для уникальной группы элементов (ЕО, ВРТ) разделить на количество уникальных групп элементов (ЕО, ВРТ) на горизонте текущий год.</w:t>
        </w:r>
      </w:ins>
    </w:p>
    <w:p w14:paraId="759581EA" w14:textId="77777777" w:rsidR="005C5E07" w:rsidRDefault="005C5E07">
      <w:pPr>
        <w:spacing w:after="240" w:line="276" w:lineRule="auto"/>
        <w:ind w:firstLine="567"/>
        <w:rPr>
          <w:ins w:id="2859" w:author="Попова Дарья" w:date="2021-07-16T19:03:00Z"/>
          <w:rFonts w:ascii="Arial" w:hAnsi="Arial" w:cs="Arial"/>
          <w:color w:val="000000" w:themeColor="text1"/>
        </w:rPr>
        <w:pPrChange w:id="2860" w:author="Попова Дарья" w:date="2021-07-16T19:17:00Z">
          <w:pPr>
            <w:spacing w:after="240"/>
            <w:ind w:firstLine="567"/>
          </w:pPr>
        </w:pPrChange>
      </w:pPr>
      <w:ins w:id="2861" w:author="Попова Дарья" w:date="2021-07-16T19:03:00Z">
        <w:r>
          <w:rPr>
            <w:rFonts w:ascii="Arial" w:hAnsi="Arial" w:cs="Arial"/>
            <w:color w:val="000000" w:themeColor="text1"/>
          </w:rPr>
          <w:t>На объекты ПА из долгосрочного плана воздействий, для которых нет рассчитанной средней стоимости, применяется средняя стоимость ремонта по модели, определенная по следующим критериям:</w:t>
        </w:r>
      </w:ins>
    </w:p>
    <w:p w14:paraId="03A5D5A3" w14:textId="77777777" w:rsidR="005C5E07" w:rsidRDefault="005C5E07">
      <w:pPr>
        <w:pStyle w:val="a7"/>
        <w:numPr>
          <w:ilvl w:val="0"/>
          <w:numId w:val="133"/>
        </w:numPr>
        <w:rPr>
          <w:ins w:id="2862" w:author="Попова Дарья" w:date="2021-07-16T19:03:00Z"/>
          <w:rFonts w:ascii="Arial" w:hAnsi="Arial" w:cs="Arial"/>
        </w:rPr>
        <w:pPrChange w:id="2863" w:author="Попова Дарья" w:date="2021-07-16T19:15:00Z">
          <w:pPr>
            <w:pStyle w:val="a7"/>
            <w:numPr>
              <w:numId w:val="125"/>
            </w:numPr>
            <w:ind w:left="1068" w:hanging="360"/>
          </w:pPr>
        </w:pPrChange>
      </w:pPr>
      <w:ins w:id="2864" w:author="Попова Дарья" w:date="2021-07-16T19:03:00Z">
        <w:r>
          <w:rPr>
            <w:rFonts w:ascii="Arial" w:hAnsi="Arial" w:cs="Arial"/>
          </w:rPr>
          <w:t>Определить перечень ПА, у которых такая же модель оборудования, как у искомого ПА.</w:t>
        </w:r>
      </w:ins>
    </w:p>
    <w:p w14:paraId="0C0189C9" w14:textId="77777777" w:rsidR="005C5E07" w:rsidRDefault="005C5E07">
      <w:pPr>
        <w:pStyle w:val="a7"/>
        <w:numPr>
          <w:ilvl w:val="0"/>
          <w:numId w:val="133"/>
        </w:numPr>
        <w:rPr>
          <w:ins w:id="2865" w:author="Попова Дарья" w:date="2021-07-16T19:03:00Z"/>
          <w:rFonts w:ascii="Arial" w:hAnsi="Arial" w:cs="Arial"/>
        </w:rPr>
        <w:pPrChange w:id="2866" w:author="Попова Дарья" w:date="2021-07-16T19:15:00Z">
          <w:pPr>
            <w:pStyle w:val="a7"/>
            <w:numPr>
              <w:numId w:val="125"/>
            </w:numPr>
            <w:ind w:left="1068" w:hanging="360"/>
          </w:pPr>
        </w:pPrChange>
      </w:pPr>
      <w:ins w:id="2867" w:author="Попова Дарья" w:date="2021-07-16T19:03:00Z">
        <w:r>
          <w:rPr>
            <w:rFonts w:ascii="Arial" w:hAnsi="Arial" w:cs="Arial"/>
          </w:rPr>
          <w:t xml:space="preserve">Рассчитать среднюю стоимость ремонта для найденного перечня ПА по формуле: Средняя стоимость = </w:t>
        </w:r>
        <w:r>
          <w:rPr>
            <w:rFonts w:ascii="Arial" w:hAnsi="Arial" w:cs="Arial"/>
            <w:color w:val="000000" w:themeColor="text1"/>
          </w:rPr>
          <w:t>сумма затрат за текущий год для найденных ПА и уникальной группы элементов (ВРТ) разделить на количество уникальных групп элементов (ВРТ) на горизонте текущий год</w:t>
        </w:r>
        <w:r>
          <w:rPr>
            <w:rFonts w:ascii="Arial" w:hAnsi="Arial" w:cs="Arial"/>
          </w:rPr>
          <w:t>.</w:t>
        </w:r>
      </w:ins>
    </w:p>
    <w:p w14:paraId="320FA702" w14:textId="77777777" w:rsidR="005C5E07" w:rsidRDefault="005C5E07">
      <w:pPr>
        <w:spacing w:after="240" w:line="276" w:lineRule="auto"/>
        <w:ind w:firstLine="567"/>
        <w:rPr>
          <w:ins w:id="2868" w:author="Попова Дарья" w:date="2021-07-16T19:03:00Z"/>
          <w:rFonts w:ascii="Arial" w:hAnsi="Arial" w:cs="Arial"/>
          <w:color w:val="000000" w:themeColor="text1"/>
        </w:rPr>
        <w:pPrChange w:id="2869" w:author="Попова Дарья" w:date="2021-07-16T19:17:00Z">
          <w:pPr>
            <w:spacing w:after="240"/>
            <w:ind w:firstLine="567"/>
          </w:pPr>
        </w:pPrChange>
      </w:pPr>
      <w:ins w:id="2870" w:author="Попова Дарья" w:date="2021-07-16T19:03:00Z">
        <w:r>
          <w:rPr>
            <w:rFonts w:ascii="Arial" w:hAnsi="Arial" w:cs="Arial"/>
            <w:color w:val="000000" w:themeColor="text1"/>
          </w:rPr>
          <w:t>Применить полученную среднюю стоимость ремонта к позициям (ПА) долгосрочного плана воздействий на ПА, смоделированного из планов предупредительного ТОРО.</w:t>
        </w:r>
      </w:ins>
    </w:p>
    <w:p w14:paraId="1D86BA0A" w14:textId="77777777" w:rsidR="005C5E07" w:rsidRPr="00A63CA9" w:rsidRDefault="005C5E07">
      <w:pPr>
        <w:spacing w:after="240" w:line="276" w:lineRule="auto"/>
        <w:ind w:firstLine="567"/>
        <w:rPr>
          <w:ins w:id="2871" w:author="Попова Дарья" w:date="2021-07-16T19:03:00Z"/>
          <w:rFonts w:ascii="Arial" w:hAnsi="Arial" w:cs="Arial"/>
          <w:color w:val="000000" w:themeColor="text1"/>
        </w:rPr>
        <w:pPrChange w:id="2872" w:author="Попова Дарья" w:date="2021-07-16T19:17:00Z">
          <w:pPr>
            <w:spacing w:after="240"/>
            <w:ind w:firstLine="567"/>
          </w:pPr>
        </w:pPrChange>
      </w:pPr>
      <w:ins w:id="2873" w:author="Попова Дарья" w:date="2021-07-16T19:03:00Z">
        <w:r>
          <w:rPr>
            <w:rFonts w:ascii="Arial" w:hAnsi="Arial" w:cs="Arial"/>
            <w:color w:val="000000" w:themeColor="text1"/>
          </w:rPr>
          <w:t xml:space="preserve">В анализе участвуют плановые заказы текущего года со статусами СГГС, УТВГ, УТВМ, УТВН. </w:t>
        </w:r>
        <w:r w:rsidRPr="00A63CA9">
          <w:rPr>
            <w:rFonts w:ascii="Arial" w:hAnsi="Arial" w:cs="Arial"/>
            <w:color w:val="000000" w:themeColor="text1"/>
          </w:rPr>
          <w:t xml:space="preserve">Если заказ закрыт (статус ЗАКР или ТЗКР), то </w:t>
        </w:r>
        <w:r>
          <w:rPr>
            <w:rFonts w:ascii="Arial" w:hAnsi="Arial" w:cs="Arial"/>
            <w:color w:val="000000" w:themeColor="text1"/>
          </w:rPr>
          <w:t xml:space="preserve">по нему учитываются </w:t>
        </w:r>
        <w:r w:rsidRPr="00A63CA9">
          <w:rPr>
            <w:rFonts w:ascii="Arial" w:hAnsi="Arial" w:cs="Arial"/>
            <w:color w:val="000000" w:themeColor="text1"/>
          </w:rPr>
          <w:t xml:space="preserve">Фактические затраты по категориям бюджета, иначе </w:t>
        </w:r>
        <w:r>
          <w:rPr>
            <w:rFonts w:ascii="Arial" w:hAnsi="Arial" w:cs="Arial"/>
            <w:color w:val="000000" w:themeColor="text1"/>
          </w:rPr>
          <w:t xml:space="preserve">- </w:t>
        </w:r>
        <w:r w:rsidRPr="00A63CA9">
          <w:rPr>
            <w:rFonts w:ascii="Arial" w:hAnsi="Arial" w:cs="Arial"/>
            <w:color w:val="000000" w:themeColor="text1"/>
          </w:rPr>
          <w:t>Плановые затраты по категориям бюджета.</w:t>
        </w:r>
        <w:r>
          <w:rPr>
            <w:rFonts w:ascii="Arial" w:hAnsi="Arial" w:cs="Arial"/>
            <w:color w:val="000000" w:themeColor="text1"/>
          </w:rPr>
          <w:t xml:space="preserve"> </w:t>
        </w:r>
        <w:r w:rsidRPr="00A63CA9">
          <w:rPr>
            <w:rFonts w:ascii="Arial" w:hAnsi="Arial" w:cs="Arial"/>
            <w:color w:val="000000" w:themeColor="text1"/>
          </w:rPr>
          <w:t xml:space="preserve">Если по заказу нет затрат, то такой заказ </w:t>
        </w:r>
        <w:r>
          <w:rPr>
            <w:rFonts w:ascii="Arial" w:hAnsi="Arial" w:cs="Arial"/>
            <w:color w:val="000000" w:themeColor="text1"/>
          </w:rPr>
          <w:t>в количест</w:t>
        </w:r>
        <w:r w:rsidRPr="00A63CA9">
          <w:rPr>
            <w:rFonts w:ascii="Arial" w:hAnsi="Arial" w:cs="Arial"/>
            <w:color w:val="000000" w:themeColor="text1"/>
          </w:rPr>
          <w:t>во не попадает. Например, если заказ в статусе ОТКР и есть плановые затраты только по ФОТ, то сумма затрат, рел</w:t>
        </w:r>
        <w:r>
          <w:rPr>
            <w:rFonts w:ascii="Arial" w:hAnsi="Arial" w:cs="Arial"/>
            <w:color w:val="000000" w:themeColor="text1"/>
          </w:rPr>
          <w:t>евантные для бюджета = 0, а количест</w:t>
        </w:r>
        <w:r w:rsidRPr="00A63CA9">
          <w:rPr>
            <w:rFonts w:ascii="Arial" w:hAnsi="Arial" w:cs="Arial"/>
            <w:color w:val="000000" w:themeColor="text1"/>
          </w:rPr>
          <w:t>во = 1.</w:t>
        </w:r>
      </w:ins>
    </w:p>
    <w:p w14:paraId="549BE1F4" w14:textId="77777777" w:rsidR="005C5E07" w:rsidRPr="00CE4887" w:rsidRDefault="005C5E07">
      <w:pPr>
        <w:spacing w:after="240" w:line="276" w:lineRule="auto"/>
        <w:ind w:firstLine="567"/>
        <w:rPr>
          <w:ins w:id="2874" w:author="Попова Дарья" w:date="2021-07-16T19:03:00Z"/>
          <w:rFonts w:ascii="Arial" w:hAnsi="Arial" w:cs="Arial"/>
          <w:color w:val="000000" w:themeColor="text1"/>
        </w:rPr>
        <w:pPrChange w:id="2875" w:author="Попова Дарья" w:date="2021-07-16T19:17:00Z">
          <w:pPr>
            <w:spacing w:after="240"/>
            <w:ind w:firstLine="567"/>
          </w:pPr>
        </w:pPrChange>
      </w:pPr>
      <w:ins w:id="2876" w:author="Попова Дарья" w:date="2021-07-16T19:03:00Z">
        <w:r>
          <w:rPr>
            <w:rFonts w:ascii="Arial" w:hAnsi="Arial" w:cs="Arial"/>
            <w:color w:val="000000" w:themeColor="text1"/>
          </w:rPr>
          <w:t>Также к средней стоимости по ЕО/ модели рассчитывается д</w:t>
        </w:r>
        <w:r w:rsidRPr="00CE4887">
          <w:rPr>
            <w:rFonts w:ascii="Arial" w:hAnsi="Arial" w:cs="Arial"/>
            <w:color w:val="000000" w:themeColor="text1"/>
          </w:rPr>
          <w:t xml:space="preserve">оля </w:t>
        </w:r>
        <w:r>
          <w:rPr>
            <w:rFonts w:ascii="Arial" w:hAnsi="Arial" w:cs="Arial"/>
            <w:color w:val="000000" w:themeColor="text1"/>
          </w:rPr>
          <w:t xml:space="preserve">затрат </w:t>
        </w:r>
        <w:r w:rsidRPr="00CE4887">
          <w:rPr>
            <w:rFonts w:ascii="Arial" w:hAnsi="Arial" w:cs="Arial"/>
            <w:color w:val="000000" w:themeColor="text1"/>
          </w:rPr>
          <w:t>внеплановых заказов.</w:t>
        </w:r>
        <w:r>
          <w:rPr>
            <w:rFonts w:ascii="Arial" w:hAnsi="Arial" w:cs="Arial"/>
            <w:color w:val="000000" w:themeColor="text1"/>
          </w:rPr>
          <w:t xml:space="preserve"> </w:t>
        </w:r>
        <w:r w:rsidRPr="00CE4887">
          <w:rPr>
            <w:rFonts w:ascii="Arial" w:hAnsi="Arial" w:cs="Arial"/>
            <w:color w:val="000000" w:themeColor="text1"/>
          </w:rPr>
          <w:t>Сумма по внеплановым заказам в разбивке по ЕО</w:t>
        </w:r>
        <w:r>
          <w:rPr>
            <w:rFonts w:ascii="Arial" w:hAnsi="Arial" w:cs="Arial"/>
            <w:color w:val="000000" w:themeColor="text1"/>
          </w:rPr>
          <w:t xml:space="preserve">/ модели, </w:t>
        </w:r>
        <w:r w:rsidRPr="00CE4887">
          <w:rPr>
            <w:rFonts w:ascii="Arial" w:hAnsi="Arial" w:cs="Arial"/>
            <w:color w:val="000000" w:themeColor="text1"/>
          </w:rPr>
          <w:t>и виду работ ТОРО:</w:t>
        </w:r>
      </w:ins>
    </w:p>
    <w:p w14:paraId="7B38430D" w14:textId="77777777" w:rsidR="005C5E07" w:rsidRPr="00CE4887" w:rsidRDefault="005C5E07">
      <w:pPr>
        <w:spacing w:after="240" w:line="276" w:lineRule="auto"/>
        <w:ind w:firstLine="567"/>
        <w:rPr>
          <w:ins w:id="2877" w:author="Попова Дарья" w:date="2021-07-16T19:03:00Z"/>
          <w:rFonts w:ascii="Arial" w:hAnsi="Arial" w:cs="Arial"/>
          <w:color w:val="000000" w:themeColor="text1"/>
        </w:rPr>
        <w:pPrChange w:id="2878" w:author="Попова Дарья" w:date="2021-07-16T19:17:00Z">
          <w:pPr>
            <w:spacing w:after="240"/>
            <w:ind w:firstLine="567"/>
          </w:pPr>
        </w:pPrChange>
      </w:pPr>
      <w:ins w:id="2879" w:author="Попова Дарья" w:date="2021-07-16T19:03:00Z">
        <w:r w:rsidRPr="00CE4887">
          <w:rPr>
            <w:rFonts w:ascii="Arial" w:hAnsi="Arial" w:cs="Arial"/>
            <w:color w:val="000000" w:themeColor="text1"/>
          </w:rPr>
          <w:t xml:space="preserve">Если заказ закрыт (статус ЗАКР или ТЗКР), то </w:t>
        </w:r>
        <w:r>
          <w:rPr>
            <w:rFonts w:ascii="Arial" w:hAnsi="Arial" w:cs="Arial"/>
            <w:color w:val="000000" w:themeColor="text1"/>
          </w:rPr>
          <w:t xml:space="preserve">учитываются </w:t>
        </w:r>
        <w:r w:rsidRPr="00CE4887">
          <w:rPr>
            <w:rFonts w:ascii="Arial" w:hAnsi="Arial" w:cs="Arial"/>
            <w:color w:val="000000" w:themeColor="text1"/>
          </w:rPr>
          <w:t xml:space="preserve">Фактические затраты по категориям бюджета, иначе </w:t>
        </w:r>
        <w:r>
          <w:rPr>
            <w:rFonts w:ascii="Arial" w:hAnsi="Arial" w:cs="Arial"/>
            <w:color w:val="000000" w:themeColor="text1"/>
          </w:rPr>
          <w:t xml:space="preserve">- </w:t>
        </w:r>
        <w:r w:rsidRPr="00CE4887">
          <w:rPr>
            <w:rFonts w:ascii="Arial" w:hAnsi="Arial" w:cs="Arial"/>
            <w:color w:val="000000" w:themeColor="text1"/>
          </w:rPr>
          <w:t>Плановые затраты по категориям бюджета.</w:t>
        </w:r>
      </w:ins>
    </w:p>
    <w:p w14:paraId="38713BC4" w14:textId="77777777" w:rsidR="005C5E07" w:rsidRDefault="005C5E07">
      <w:pPr>
        <w:spacing w:after="240" w:line="276" w:lineRule="auto"/>
        <w:ind w:firstLine="567"/>
        <w:rPr>
          <w:ins w:id="2880" w:author="Попова Дарья" w:date="2021-07-16T19:03:00Z"/>
          <w:rFonts w:ascii="Arial" w:hAnsi="Arial" w:cs="Arial"/>
          <w:color w:val="000000" w:themeColor="text1"/>
        </w:rPr>
        <w:pPrChange w:id="2881" w:author="Попова Дарья" w:date="2021-07-16T19:17:00Z">
          <w:pPr>
            <w:spacing w:after="240"/>
            <w:ind w:firstLine="567"/>
          </w:pPr>
        </w:pPrChange>
      </w:pPr>
      <w:ins w:id="2882" w:author="Попова Дарья" w:date="2021-07-16T19:03:00Z">
        <w:r w:rsidRPr="00CE4887">
          <w:rPr>
            <w:rFonts w:ascii="Arial" w:hAnsi="Arial" w:cs="Arial"/>
            <w:color w:val="000000" w:themeColor="text1"/>
          </w:rPr>
          <w:t>Доля внеплановых заказов = Сумма внеплановых / (Сумма внеплановых + Сумма плановых).</w:t>
        </w:r>
      </w:ins>
    </w:p>
    <w:p w14:paraId="6B0E935C" w14:textId="77777777" w:rsidR="005C5E07" w:rsidRDefault="005C5E07">
      <w:pPr>
        <w:spacing w:after="240" w:line="276" w:lineRule="auto"/>
        <w:ind w:firstLine="567"/>
        <w:rPr>
          <w:ins w:id="2883" w:author="Попова Дарья" w:date="2021-07-16T19:03:00Z"/>
          <w:rFonts w:ascii="Arial" w:hAnsi="Arial" w:cs="Arial"/>
          <w:color w:val="000000" w:themeColor="text1"/>
        </w:rPr>
        <w:pPrChange w:id="2884" w:author="Попова Дарья" w:date="2021-07-16T19:17:00Z">
          <w:pPr>
            <w:spacing w:after="240"/>
            <w:ind w:firstLine="567"/>
          </w:pPr>
        </w:pPrChange>
      </w:pPr>
      <w:ins w:id="2885" w:author="Попова Дарья" w:date="2021-07-16T19:03:00Z">
        <w:r>
          <w:rPr>
            <w:rFonts w:ascii="Arial" w:hAnsi="Arial" w:cs="Arial"/>
            <w:color w:val="000000" w:themeColor="text1"/>
          </w:rPr>
          <w:t>В анализе не участвуют капитализируемые заказы.</w:t>
        </w:r>
      </w:ins>
    </w:p>
    <w:p w14:paraId="2938235D" w14:textId="77777777" w:rsidR="005C5E07" w:rsidRPr="001D42C1" w:rsidRDefault="005C5E07">
      <w:pPr>
        <w:spacing w:after="240" w:line="276" w:lineRule="auto"/>
        <w:ind w:firstLine="567"/>
        <w:rPr>
          <w:ins w:id="2886" w:author="Попова Дарья" w:date="2021-07-16T19:03:00Z"/>
          <w:rFonts w:ascii="Arial" w:hAnsi="Arial" w:cs="Arial"/>
          <w:color w:val="000000" w:themeColor="text1"/>
          <w:rPrChange w:id="2887" w:author="Попова Дарья" w:date="2021-07-16T19:18:00Z">
            <w:rPr>
              <w:ins w:id="2888" w:author="Попова Дарья" w:date="2021-07-16T19:03:00Z"/>
              <w:rFonts w:ascii="Arial" w:hAnsi="Arial" w:cs="Arial"/>
              <w:color w:val="000000" w:themeColor="text1"/>
              <w:lang w:val="en-US"/>
            </w:rPr>
          </w:rPrChange>
        </w:rPr>
        <w:pPrChange w:id="2889" w:author="Попова Дарья" w:date="2021-07-16T19:18:00Z">
          <w:pPr>
            <w:spacing w:after="240"/>
            <w:ind w:firstLine="567"/>
          </w:pPr>
        </w:pPrChange>
      </w:pPr>
      <w:ins w:id="2890" w:author="Попова Дарья" w:date="2021-07-16T19:03:00Z">
        <w:r>
          <w:rPr>
            <w:rFonts w:ascii="Arial" w:hAnsi="Arial" w:cs="Arial"/>
            <w:color w:val="000000" w:themeColor="text1"/>
          </w:rPr>
          <w:t xml:space="preserve">Для каждой ЕО на основе МВЗ и групп планирования определяется СПП-элемент </w:t>
        </w:r>
        <w:r w:rsidRPr="001D42C1">
          <w:rPr>
            <w:rFonts w:ascii="Arial" w:hAnsi="Arial" w:cs="Arial"/>
            <w:color w:val="000000" w:themeColor="text1"/>
            <w:rPrChange w:id="2891" w:author="Попова Дарья" w:date="2021-07-16T19:18:00Z">
              <w:rPr>
                <w:rFonts w:ascii="Arial" w:hAnsi="Arial" w:cs="Arial"/>
                <w:color w:val="000000" w:themeColor="text1"/>
                <w:lang w:val="en-US"/>
              </w:rPr>
            </w:rPrChange>
          </w:rPr>
          <w:t>OPEX</w:t>
        </w:r>
        <w:r>
          <w:rPr>
            <w:rFonts w:ascii="Arial" w:hAnsi="Arial" w:cs="Arial"/>
            <w:color w:val="000000" w:themeColor="text1"/>
          </w:rPr>
          <w:t xml:space="preserve"> согласно структуре СПП-элементов первого года планирования</w:t>
        </w:r>
        <w:r w:rsidRPr="001D42C1">
          <w:rPr>
            <w:rFonts w:ascii="Arial" w:hAnsi="Arial" w:cs="Arial"/>
            <w:color w:val="000000" w:themeColor="text1"/>
            <w:rPrChange w:id="2892" w:author="Попова Дарья" w:date="2021-07-16T19:18:00Z">
              <w:rPr>
                <w:rFonts w:ascii="Arial" w:hAnsi="Arial" w:cs="Arial"/>
                <w:color w:val="000000" w:themeColor="text1"/>
                <w:lang w:val="en-US"/>
              </w:rPr>
            </w:rPrChange>
          </w:rPr>
          <w:t>.</w:t>
        </w:r>
      </w:ins>
    </w:p>
    <w:p w14:paraId="69B172D6" w14:textId="77777777" w:rsidR="005C5E07" w:rsidRDefault="005C5E07" w:rsidP="005C5E07">
      <w:pPr>
        <w:spacing w:after="240" w:line="276" w:lineRule="auto"/>
        <w:ind w:firstLine="567"/>
        <w:rPr>
          <w:ins w:id="2893" w:author="Попова Дарья" w:date="2021-07-16T19:03:00Z"/>
          <w:rFonts w:ascii="Arial" w:hAnsi="Arial" w:cs="Arial"/>
          <w:color w:val="000000" w:themeColor="text1"/>
          <w:u w:val="single"/>
        </w:rPr>
      </w:pPr>
      <w:ins w:id="2894" w:author="Попова Дарья" w:date="2021-07-16T19:03:00Z">
        <w:r>
          <w:rPr>
            <w:rFonts w:ascii="Arial" w:hAnsi="Arial" w:cs="Arial"/>
            <w:color w:val="000000" w:themeColor="text1"/>
            <w:u w:val="single"/>
          </w:rPr>
          <w:t>Подход «Расчет на основании техкарт»</w:t>
        </w:r>
      </w:ins>
    </w:p>
    <w:p w14:paraId="578F6397" w14:textId="77777777" w:rsidR="005C5E07" w:rsidRDefault="005C5E07" w:rsidP="005C5E07">
      <w:pPr>
        <w:spacing w:after="240" w:line="276" w:lineRule="auto"/>
        <w:ind w:firstLine="567"/>
        <w:rPr>
          <w:ins w:id="2895" w:author="Попова Дарья" w:date="2021-07-16T19:03:00Z"/>
          <w:rFonts w:ascii="Arial" w:hAnsi="Arial" w:cs="Arial"/>
          <w:color w:val="000000" w:themeColor="text1"/>
        </w:rPr>
      </w:pPr>
      <w:ins w:id="2896" w:author="Попова Дарья" w:date="2021-07-16T19:03:00Z">
        <w:r>
          <w:rPr>
            <w:rFonts w:ascii="Arial" w:hAnsi="Arial" w:cs="Arial"/>
            <w:color w:val="000000" w:themeColor="text1"/>
          </w:rPr>
          <w:t xml:space="preserve">Стоимость ремонта определяется на основании техкарты, связанной с планом ТОРО, из которого смоделирован план воздействий на ПА. При этом стоимость МТР определяется для периода действия, ближайшего к планируемому году. </w:t>
        </w:r>
      </w:ins>
    </w:p>
    <w:p w14:paraId="32EC8E9E" w14:textId="77777777" w:rsidR="005C5E07" w:rsidRDefault="005C5E07" w:rsidP="005C5E07">
      <w:pPr>
        <w:spacing w:after="240" w:line="276" w:lineRule="auto"/>
        <w:ind w:firstLine="567"/>
        <w:rPr>
          <w:ins w:id="2897" w:author="Попова Дарья" w:date="2021-07-16T19:03:00Z"/>
          <w:rFonts w:ascii="Arial" w:hAnsi="Arial" w:cs="Arial"/>
          <w:color w:val="000000" w:themeColor="text1"/>
        </w:rPr>
      </w:pPr>
      <w:ins w:id="2898" w:author="Попова Дарья" w:date="2021-07-16T19:03:00Z">
        <w:r>
          <w:rPr>
            <w:rFonts w:ascii="Arial" w:hAnsi="Arial" w:cs="Arial"/>
            <w:color w:val="000000" w:themeColor="text1"/>
          </w:rPr>
          <w:t>Для каждой ЕО на основе МВЗ и групп планирования</w:t>
        </w:r>
        <w:r w:rsidRPr="001D42C1">
          <w:rPr>
            <w:rFonts w:ascii="Arial" w:hAnsi="Arial" w:cs="Arial"/>
            <w:color w:val="000000" w:themeColor="text1"/>
            <w:rPrChange w:id="2899" w:author="Попова Дарья" w:date="2021-07-16T19:18:00Z">
              <w:rPr>
                <w:rFonts w:ascii="Arial" w:hAnsi="Arial" w:cs="Arial"/>
                <w:color w:val="000000" w:themeColor="text1"/>
                <w:lang w:val="en-US"/>
              </w:rPr>
            </w:rPrChange>
          </w:rPr>
          <w:t xml:space="preserve">, </w:t>
        </w:r>
        <w:r>
          <w:rPr>
            <w:rFonts w:ascii="Arial" w:hAnsi="Arial" w:cs="Arial"/>
            <w:color w:val="000000" w:themeColor="text1"/>
          </w:rPr>
          <w:t>стоимости ремонта и межремонтного цикла определяется СПП-элемент согласно структуре СПП-элементов первого года планирования</w:t>
        </w:r>
        <w:r w:rsidRPr="001D42C1">
          <w:rPr>
            <w:rFonts w:ascii="Arial" w:hAnsi="Arial" w:cs="Arial"/>
            <w:color w:val="000000" w:themeColor="text1"/>
            <w:rPrChange w:id="2900" w:author="Попова Дарья" w:date="2021-07-16T19:18:00Z">
              <w:rPr>
                <w:rFonts w:ascii="Arial" w:hAnsi="Arial" w:cs="Arial"/>
                <w:color w:val="000000" w:themeColor="text1"/>
                <w:lang w:val="en-US"/>
              </w:rPr>
            </w:rPrChange>
          </w:rPr>
          <w:t>.</w:t>
        </w:r>
      </w:ins>
    </w:p>
    <w:p w14:paraId="3828196B" w14:textId="77777777" w:rsidR="005C5E07" w:rsidRDefault="005C5E07" w:rsidP="005C5E07">
      <w:pPr>
        <w:spacing w:after="240" w:line="276" w:lineRule="auto"/>
        <w:ind w:firstLine="567"/>
        <w:rPr>
          <w:ins w:id="2901" w:author="Попова Дарья" w:date="2021-07-16T19:03:00Z"/>
          <w:rFonts w:ascii="Arial" w:hAnsi="Arial" w:cs="Arial"/>
          <w:color w:val="000000" w:themeColor="text1"/>
          <w:u w:val="single"/>
        </w:rPr>
      </w:pPr>
      <w:ins w:id="2902" w:author="Попова Дарья" w:date="2021-07-16T19:03:00Z">
        <w:r>
          <w:rPr>
            <w:rFonts w:ascii="Arial" w:hAnsi="Arial" w:cs="Arial"/>
            <w:color w:val="000000" w:themeColor="text1"/>
            <w:u w:val="single"/>
          </w:rPr>
          <w:t>Компонентный учет, ОВП</w:t>
        </w:r>
      </w:ins>
    </w:p>
    <w:p w14:paraId="7563E56D" w14:textId="77777777" w:rsidR="005C5E07" w:rsidRDefault="005C5E07" w:rsidP="005C5E07">
      <w:pPr>
        <w:spacing w:after="240" w:line="276" w:lineRule="auto"/>
        <w:ind w:firstLine="567"/>
        <w:rPr>
          <w:ins w:id="2903" w:author="Попова Дарья" w:date="2021-07-16T19:03:00Z"/>
          <w:rFonts w:ascii="Arial" w:hAnsi="Arial" w:cs="Arial"/>
          <w:color w:val="000000" w:themeColor="text1"/>
        </w:rPr>
      </w:pPr>
      <w:ins w:id="2904" w:author="Попова Дарья" w:date="2021-07-16T19:03:00Z">
        <w:r>
          <w:rPr>
            <w:rFonts w:ascii="Arial" w:hAnsi="Arial" w:cs="Arial"/>
            <w:color w:val="000000" w:themeColor="text1"/>
          </w:rPr>
          <w:t>Стоимость определяется согласно введенным сетевым графикам.</w:t>
        </w:r>
      </w:ins>
    </w:p>
    <w:p w14:paraId="14657259" w14:textId="77777777" w:rsidR="005C5E07" w:rsidRDefault="005C5E07" w:rsidP="005C5E07">
      <w:pPr>
        <w:spacing w:after="240" w:line="276" w:lineRule="auto"/>
        <w:ind w:firstLine="567"/>
        <w:rPr>
          <w:ins w:id="2905" w:author="Попова Дарья" w:date="2021-07-16T19:03:00Z"/>
          <w:rFonts w:ascii="Arial" w:hAnsi="Arial" w:cs="Arial"/>
          <w:color w:val="000000" w:themeColor="text1"/>
          <w:u w:val="single"/>
        </w:rPr>
      </w:pPr>
      <w:ins w:id="2906" w:author="Попова Дарья" w:date="2021-07-16T19:03:00Z">
        <w:r>
          <w:rPr>
            <w:rFonts w:ascii="Arial" w:hAnsi="Arial" w:cs="Arial"/>
            <w:color w:val="000000" w:themeColor="text1"/>
            <w:u w:val="single"/>
          </w:rPr>
          <w:t>Собственное производство материалов</w:t>
        </w:r>
      </w:ins>
    </w:p>
    <w:p w14:paraId="12E07B9A" w14:textId="77777777" w:rsidR="005C5E07" w:rsidRDefault="005C5E07" w:rsidP="005C5E07">
      <w:pPr>
        <w:spacing w:after="240" w:line="276" w:lineRule="auto"/>
        <w:ind w:firstLine="567"/>
        <w:rPr>
          <w:ins w:id="2907" w:author="Попова Дарья" w:date="2021-07-16T19:03:00Z"/>
          <w:rFonts w:ascii="Arial" w:hAnsi="Arial" w:cs="Arial"/>
          <w:color w:val="000000" w:themeColor="text1"/>
        </w:rPr>
      </w:pPr>
      <w:ins w:id="2908" w:author="Попова Дарья" w:date="2021-07-16T19:03:00Z">
        <w:r>
          <w:rPr>
            <w:rFonts w:ascii="Arial" w:hAnsi="Arial" w:cs="Arial"/>
            <w:color w:val="000000" w:themeColor="text1"/>
          </w:rPr>
          <w:t xml:space="preserve">На первый год стоимость определяется согласно введенным </w:t>
        </w:r>
        <w:r w:rsidRPr="001D42C1">
          <w:rPr>
            <w:rFonts w:ascii="Arial" w:hAnsi="Arial" w:cs="Arial"/>
            <w:color w:val="000000" w:themeColor="text1"/>
            <w:rPrChange w:id="2909" w:author="Попова Дарья" w:date="2021-07-16T19:21:00Z">
              <w:rPr>
                <w:rFonts w:ascii="Arial" w:hAnsi="Arial" w:cs="Arial"/>
                <w:color w:val="000000" w:themeColor="text1"/>
                <w:lang w:val="en-US"/>
              </w:rPr>
            </w:rPrChange>
          </w:rPr>
          <w:t>PP</w:t>
        </w:r>
        <w:r>
          <w:rPr>
            <w:rFonts w:ascii="Arial" w:hAnsi="Arial" w:cs="Arial"/>
            <w:color w:val="000000" w:themeColor="text1"/>
          </w:rPr>
          <w:t xml:space="preserve">-заказам, на последующие года – стоимость определяется согласно плановым/ фактическим затратам </w:t>
        </w:r>
        <w:r w:rsidRPr="001D42C1">
          <w:rPr>
            <w:rFonts w:ascii="Arial" w:hAnsi="Arial" w:cs="Arial"/>
            <w:color w:val="000000" w:themeColor="text1"/>
            <w:rPrChange w:id="2910" w:author="Попова Дарья" w:date="2021-07-16T19:21:00Z">
              <w:rPr>
                <w:rFonts w:ascii="Arial" w:hAnsi="Arial" w:cs="Arial"/>
                <w:color w:val="000000" w:themeColor="text1"/>
                <w:lang w:val="en-US"/>
              </w:rPr>
            </w:rPrChange>
          </w:rPr>
          <w:t>PP</w:t>
        </w:r>
        <w:r>
          <w:rPr>
            <w:rFonts w:ascii="Arial" w:hAnsi="Arial" w:cs="Arial"/>
            <w:color w:val="000000" w:themeColor="text1"/>
          </w:rPr>
          <w:t>-заказам текущего года, умноженным на макропоказатель.</w:t>
        </w:r>
      </w:ins>
    </w:p>
    <w:p w14:paraId="713FE98F" w14:textId="77777777" w:rsidR="005C5E07" w:rsidRDefault="005C5E07" w:rsidP="005C5E07">
      <w:pPr>
        <w:spacing w:after="240" w:line="276" w:lineRule="auto"/>
        <w:ind w:firstLine="567"/>
        <w:rPr>
          <w:ins w:id="2911" w:author="Попова Дарья" w:date="2021-07-16T19:03:00Z"/>
          <w:rFonts w:ascii="Arial" w:hAnsi="Arial" w:cs="Arial"/>
          <w:color w:val="000000" w:themeColor="text1"/>
          <w:u w:val="single"/>
        </w:rPr>
      </w:pPr>
      <w:ins w:id="2912" w:author="Попова Дарья" w:date="2021-07-16T19:03:00Z">
        <w:r>
          <w:rPr>
            <w:rFonts w:ascii="Arial" w:hAnsi="Arial" w:cs="Arial"/>
            <w:color w:val="000000" w:themeColor="text1"/>
            <w:u w:val="single"/>
          </w:rPr>
          <w:t>Выходные результаты:</w:t>
        </w:r>
      </w:ins>
    </w:p>
    <w:p w14:paraId="3BEFF6C1" w14:textId="77777777" w:rsidR="005C5E07" w:rsidRDefault="005C5E07" w:rsidP="005C5E07">
      <w:pPr>
        <w:spacing w:after="240" w:line="276" w:lineRule="auto"/>
        <w:ind w:firstLine="567"/>
        <w:rPr>
          <w:ins w:id="2913" w:author="Попова Дарья" w:date="2021-07-16T19:03:00Z"/>
          <w:rFonts w:ascii="Arial" w:hAnsi="Arial" w:cs="Arial"/>
          <w:color w:val="000000" w:themeColor="text1"/>
        </w:rPr>
      </w:pPr>
      <w:ins w:id="2914" w:author="Попова Дарья" w:date="2021-07-16T19:03:00Z">
        <w:r>
          <w:rPr>
            <w:rFonts w:ascii="Arial" w:hAnsi="Arial" w:cs="Arial"/>
            <w:color w:val="000000" w:themeColor="text1"/>
          </w:rPr>
          <w:t>В результате выходная форма должна содержать листы со следующей информацией:</w:t>
        </w:r>
      </w:ins>
    </w:p>
    <w:p w14:paraId="7FDA21DA" w14:textId="353C6B2B" w:rsidR="005C5E07" w:rsidRDefault="005C5E07" w:rsidP="005C5E07">
      <w:pPr>
        <w:spacing w:after="240" w:line="276" w:lineRule="auto"/>
        <w:ind w:firstLine="567"/>
        <w:rPr>
          <w:ins w:id="2915" w:author="Попова Дарья" w:date="2021-07-16T19:03:00Z"/>
          <w:rFonts w:ascii="Arial" w:hAnsi="Arial" w:cs="Arial"/>
          <w:color w:val="000000" w:themeColor="text1"/>
        </w:rPr>
      </w:pPr>
      <w:ins w:id="2916" w:author="Попова Дарья" w:date="2021-07-16T19:03:00Z">
        <w:r>
          <w:rPr>
            <w:rFonts w:ascii="Arial" w:hAnsi="Arial" w:cs="Arial"/>
            <w:color w:val="000000" w:themeColor="text1"/>
          </w:rPr>
          <w:t>- Форма долгосрочного бюджета ППА – рассчитанная стоимость на десять лет в разбивке по СПП-элементам (лимиты ТОРО, ОВП) с возможностью ручного ввода бюджета.</w:t>
        </w:r>
      </w:ins>
    </w:p>
    <w:p w14:paraId="6E519CEE" w14:textId="77777777" w:rsidR="005C5E07" w:rsidRDefault="005C5E07" w:rsidP="005C5E07">
      <w:pPr>
        <w:spacing w:after="240" w:line="276" w:lineRule="auto"/>
        <w:ind w:firstLine="567"/>
        <w:rPr>
          <w:ins w:id="2917" w:author="Попова Дарья" w:date="2021-07-16T19:03:00Z"/>
          <w:rFonts w:ascii="Arial" w:hAnsi="Arial" w:cs="Arial"/>
          <w:color w:val="000000" w:themeColor="text1"/>
        </w:rPr>
      </w:pPr>
      <w:ins w:id="2918" w:author="Попова Дарья" w:date="2021-07-16T19:03:00Z">
        <w:r>
          <w:rPr>
            <w:rFonts w:ascii="Arial" w:hAnsi="Arial" w:cs="Arial"/>
            <w:color w:val="000000" w:themeColor="text1"/>
          </w:rPr>
          <w:t>- Детальная информация по ЕО – массив данных в разрезе единиц оборудования, СПП-элементов, заказов (для первого года планирования), планов ППР и стоимости с разбивкой по годам, детализация до месяца вызывается по запросу.</w:t>
        </w:r>
      </w:ins>
    </w:p>
    <w:p w14:paraId="4BFE56AA" w14:textId="77588E67" w:rsidR="005C5E07" w:rsidRDefault="005C5E07" w:rsidP="005C5E07">
      <w:pPr>
        <w:spacing w:after="240" w:line="276" w:lineRule="auto"/>
        <w:ind w:firstLine="567"/>
        <w:rPr>
          <w:ins w:id="2919" w:author="Попова Дарья" w:date="2021-07-16T19:03:00Z"/>
          <w:rFonts w:ascii="Arial" w:hAnsi="Arial" w:cs="Arial"/>
          <w:color w:val="000000" w:themeColor="text1"/>
        </w:rPr>
      </w:pPr>
      <w:ins w:id="2920" w:author="Попова Дарья" w:date="2021-07-16T19:03:00Z">
        <w:r>
          <w:rPr>
            <w:rFonts w:ascii="Arial" w:hAnsi="Arial" w:cs="Arial"/>
            <w:color w:val="000000" w:themeColor="text1"/>
          </w:rPr>
          <w:t>- Стоимость единицы ремонта – массив данных в разрезе единиц оборудования, года планирования, видов воздействия, СПП-элементов. Для каждого набора данных выводится информация о методе определения стоимости единицы ремонта, количестве ремонтов, стоимость единицы ремонта и сумме затрат (произведении количества ремонтов на стоимость единицы ремонта). Если стоимость воздействия не рассчитана, то должен быть ручной ввод стоимости, которую использовать для оценки плановых затрат. Стоимость, введенная вручную имеет наивысший приоритет при определении стоимости после стоимости по заказу</w:t>
        </w:r>
        <w:r w:rsidR="001D42C1">
          <w:rPr>
            <w:rFonts w:ascii="Arial" w:hAnsi="Arial" w:cs="Arial"/>
            <w:color w:val="000000" w:themeColor="text1"/>
          </w:rPr>
          <w:t>.</w:t>
        </w:r>
      </w:ins>
    </w:p>
    <w:p w14:paraId="774F8980" w14:textId="77777777" w:rsidR="005C5E07" w:rsidRDefault="005C5E07" w:rsidP="005C5E07">
      <w:pPr>
        <w:spacing w:after="240" w:line="276" w:lineRule="auto"/>
        <w:ind w:firstLine="567"/>
        <w:rPr>
          <w:ins w:id="2921" w:author="Попова Дарья" w:date="2021-07-16T19:03:00Z"/>
          <w:rFonts w:ascii="Arial" w:hAnsi="Arial" w:cs="Arial"/>
          <w:color w:val="000000" w:themeColor="text1"/>
        </w:rPr>
      </w:pPr>
      <w:ins w:id="2922" w:author="Попова Дарья" w:date="2021-07-16T19:03:00Z">
        <w:r>
          <w:rPr>
            <w:rFonts w:ascii="Arial" w:hAnsi="Arial" w:cs="Arial"/>
            <w:color w:val="000000" w:themeColor="text1"/>
          </w:rPr>
          <w:t>- Ввод нового оборудования – ввод информации по вводу нового оборудования в разрезе групп планирования, модели, наименования ПА, даты ввода. Если на основе введенной информации найти ЕО идентичной модели не удается и ЕО с идентичной моделью, используемой на других БЕ, то задается БЕ со схожими условиями эксплуатации. При планировании ввода в эксплуатацию ПА с новой моделью, то указывается модель-аналог.</w:t>
        </w:r>
      </w:ins>
    </w:p>
    <w:p w14:paraId="415AFA39" w14:textId="77777777" w:rsidR="005C5E07" w:rsidRDefault="005C5E07" w:rsidP="005C5E07">
      <w:pPr>
        <w:spacing w:after="240" w:line="276" w:lineRule="auto"/>
        <w:ind w:firstLine="567"/>
        <w:rPr>
          <w:ins w:id="2923" w:author="Попова Дарья" w:date="2021-07-16T19:03:00Z"/>
          <w:rFonts w:ascii="Arial" w:hAnsi="Arial" w:cs="Arial"/>
          <w:color w:val="000000" w:themeColor="text1"/>
        </w:rPr>
      </w:pPr>
      <w:ins w:id="2924" w:author="Попова Дарья" w:date="2021-07-16T19:03:00Z">
        <w:r>
          <w:rPr>
            <w:rFonts w:ascii="Arial" w:hAnsi="Arial" w:cs="Arial"/>
            <w:color w:val="000000" w:themeColor="text1"/>
          </w:rPr>
          <w:t>По запросу открывается отдельная выходная форма, которая должна содержать листы со следующей информацией:</w:t>
        </w:r>
      </w:ins>
    </w:p>
    <w:p w14:paraId="5A3E26F6" w14:textId="77777777" w:rsidR="005C5E07" w:rsidRDefault="005C5E07" w:rsidP="005C5E07">
      <w:pPr>
        <w:spacing w:after="240" w:line="276" w:lineRule="auto"/>
        <w:ind w:firstLine="567"/>
        <w:rPr>
          <w:ins w:id="2925" w:author="Попова Дарья" w:date="2021-07-16T19:03:00Z"/>
          <w:rFonts w:ascii="Arial" w:hAnsi="Arial" w:cs="Arial"/>
          <w:color w:val="000000" w:themeColor="text1"/>
        </w:rPr>
      </w:pPr>
      <w:ins w:id="2926" w:author="Попова Дарья" w:date="2021-07-16T19:03:00Z">
        <w:r>
          <w:rPr>
            <w:rFonts w:ascii="Arial" w:hAnsi="Arial" w:cs="Arial"/>
            <w:color w:val="000000" w:themeColor="text1"/>
          </w:rPr>
          <w:t>- Простои, КТГ – массив данных по простоям, фонде времени и КТГ в разрезе единиц оборудования в разбивке по планируемым годам.</w:t>
        </w:r>
      </w:ins>
    </w:p>
    <w:p w14:paraId="1D69856F" w14:textId="77777777" w:rsidR="005C5E07" w:rsidRPr="0039551F" w:rsidRDefault="005C5E07" w:rsidP="005C5E07">
      <w:pPr>
        <w:spacing w:after="240" w:line="276" w:lineRule="auto"/>
        <w:ind w:firstLine="567"/>
        <w:rPr>
          <w:ins w:id="2927" w:author="Попова Дарья" w:date="2021-07-16T19:03:00Z"/>
          <w:rFonts w:ascii="Arial" w:hAnsi="Arial" w:cs="Arial"/>
          <w:color w:val="000000" w:themeColor="text1"/>
          <w:rPrChange w:id="2928" w:author="Попова Дарья Николаевна (Подрядчик. ООО БерингПойнт)" w:date="2021-09-15T15:09:00Z">
            <w:rPr>
              <w:ins w:id="2929" w:author="Попова Дарья" w:date="2021-07-16T19:03:00Z"/>
              <w:rFonts w:ascii="Arial" w:hAnsi="Arial" w:cs="Arial"/>
              <w:color w:val="000000" w:themeColor="text1"/>
              <w:lang w:val="en-US"/>
            </w:rPr>
          </w:rPrChange>
        </w:rPr>
      </w:pPr>
      <w:ins w:id="2930" w:author="Попова Дарья" w:date="2021-07-16T19:03:00Z">
        <w:r>
          <w:rPr>
            <w:rFonts w:ascii="Arial" w:hAnsi="Arial" w:cs="Arial"/>
            <w:color w:val="000000" w:themeColor="text1"/>
          </w:rPr>
          <w:t>- Трудоемкость – массив данных по трудоемкости воздействий на основании техкарт в разрезе единиц оборудования, года планирования, видов воздействия</w:t>
        </w:r>
        <w:r w:rsidRPr="0039551F">
          <w:rPr>
            <w:rFonts w:ascii="Arial" w:hAnsi="Arial" w:cs="Arial"/>
            <w:color w:val="000000" w:themeColor="text1"/>
            <w:rPrChange w:id="2931" w:author="Попова Дарья Николаевна (Подрядчик. ООО БерингПойнт)" w:date="2021-09-15T15:09:00Z">
              <w:rPr>
                <w:rFonts w:ascii="Arial" w:hAnsi="Arial" w:cs="Arial"/>
                <w:color w:val="000000" w:themeColor="text1"/>
                <w:lang w:val="en-US"/>
              </w:rPr>
            </w:rPrChange>
          </w:rPr>
          <w:t>.</w:t>
        </w:r>
      </w:ins>
    </w:p>
    <w:p w14:paraId="7430B389" w14:textId="77777777" w:rsidR="005C5E07" w:rsidRDefault="005C5E07" w:rsidP="005C5E07">
      <w:pPr>
        <w:spacing w:after="240" w:line="276" w:lineRule="auto"/>
        <w:ind w:firstLine="567"/>
        <w:rPr>
          <w:ins w:id="2932" w:author="Попова Дарья" w:date="2021-07-16T19:03:00Z"/>
          <w:rFonts w:ascii="Arial" w:hAnsi="Arial" w:cs="Arial"/>
          <w:color w:val="000000" w:themeColor="text1"/>
        </w:rPr>
      </w:pPr>
      <w:ins w:id="2933" w:author="Попова Дарья" w:date="2021-07-16T19:03:00Z">
        <w:r>
          <w:rPr>
            <w:rFonts w:ascii="Arial" w:hAnsi="Arial" w:cs="Arial"/>
            <w:color w:val="000000" w:themeColor="text1"/>
          </w:rPr>
          <w:t>Также из потока бизнес-операций должен быть доступен вызов выходной формы по сравнению версий.</w:t>
        </w:r>
      </w:ins>
    </w:p>
    <w:p w14:paraId="4C627C86" w14:textId="77777777" w:rsidR="005C5E07" w:rsidRDefault="005C5E07" w:rsidP="005C5E07">
      <w:pPr>
        <w:spacing w:after="240" w:line="276" w:lineRule="auto"/>
        <w:ind w:firstLine="567"/>
        <w:rPr>
          <w:ins w:id="2934" w:author="Попова Дарья" w:date="2021-07-16T19:03:00Z"/>
          <w:rFonts w:ascii="Arial" w:hAnsi="Arial" w:cs="Arial"/>
          <w:color w:val="000000" w:themeColor="text1"/>
        </w:rPr>
      </w:pPr>
      <w:ins w:id="2935" w:author="Попова Дарья" w:date="2021-07-16T19:03:00Z">
        <w:r>
          <w:rPr>
            <w:rFonts w:ascii="Arial" w:hAnsi="Arial" w:cs="Arial"/>
            <w:color w:val="000000" w:themeColor="text1"/>
          </w:rPr>
          <w:t>Поток бизнес-операций</w:t>
        </w:r>
        <w:r w:rsidRPr="00220288">
          <w:rPr>
            <w:rFonts w:ascii="Arial" w:hAnsi="Arial" w:cs="Arial"/>
            <w:color w:val="000000" w:themeColor="text1"/>
          </w:rPr>
          <w:t xml:space="preserve"> </w:t>
        </w:r>
        <w:r>
          <w:rPr>
            <w:rFonts w:ascii="Arial" w:hAnsi="Arial" w:cs="Arial"/>
            <w:color w:val="000000" w:themeColor="text1"/>
          </w:rPr>
          <w:t xml:space="preserve">необходимо настроить в </w:t>
        </w:r>
        <w:r w:rsidRPr="00220288">
          <w:rPr>
            <w:rFonts w:ascii="Arial" w:hAnsi="Arial" w:cs="Arial"/>
            <w:color w:val="000000" w:themeColor="text1"/>
          </w:rPr>
          <w:t xml:space="preserve">SAP </w:t>
        </w:r>
        <w:r w:rsidRPr="009551FB">
          <w:rPr>
            <w:rFonts w:ascii="Arial" w:hAnsi="Arial" w:cs="Arial"/>
            <w:color w:val="000000" w:themeColor="text1"/>
          </w:rPr>
          <w:t>BPC</w:t>
        </w:r>
        <w:r w:rsidRPr="00220288">
          <w:rPr>
            <w:rFonts w:ascii="Arial" w:hAnsi="Arial" w:cs="Arial"/>
            <w:color w:val="000000" w:themeColor="text1"/>
          </w:rPr>
          <w:t xml:space="preserve"> </w:t>
        </w:r>
        <w:r w:rsidRPr="009551FB">
          <w:rPr>
            <w:rFonts w:ascii="Arial" w:hAnsi="Arial" w:cs="Arial"/>
            <w:color w:val="000000" w:themeColor="text1"/>
          </w:rPr>
          <w:t>Embedded</w:t>
        </w:r>
        <w:r w:rsidRPr="00220288">
          <w:rPr>
            <w:rFonts w:ascii="Arial" w:hAnsi="Arial" w:cs="Arial"/>
            <w:color w:val="000000" w:themeColor="text1"/>
          </w:rPr>
          <w:t>.</w:t>
        </w:r>
      </w:ins>
    </w:p>
    <w:p w14:paraId="794FF426" w14:textId="77777777" w:rsidR="005C5E07" w:rsidRPr="008772B8" w:rsidRDefault="005C5E07" w:rsidP="005C5E07">
      <w:pPr>
        <w:spacing w:after="240" w:line="276" w:lineRule="auto"/>
        <w:ind w:firstLine="567"/>
        <w:rPr>
          <w:ins w:id="2936" w:author="Попова Дарья" w:date="2021-07-16T19:03:00Z"/>
          <w:rFonts w:ascii="Arial" w:hAnsi="Arial" w:cs="Arial"/>
          <w:color w:val="000000" w:themeColor="text1"/>
        </w:rPr>
      </w:pPr>
      <w:ins w:id="2937" w:author="Попова Дарья" w:date="2021-07-16T19:03:00Z">
        <w:r>
          <w:rPr>
            <w:rFonts w:ascii="Arial" w:hAnsi="Arial" w:cs="Arial"/>
            <w:color w:val="000000" w:themeColor="text1"/>
          </w:rPr>
          <w:t>Группы исполнителя</w:t>
        </w:r>
        <w:r w:rsidRPr="008772B8">
          <w:rPr>
            <w:rFonts w:ascii="Arial" w:hAnsi="Arial" w:cs="Arial"/>
            <w:color w:val="000000" w:themeColor="text1"/>
          </w:rPr>
          <w:t>/</w:t>
        </w:r>
        <w:r>
          <w:rPr>
            <w:rFonts w:ascii="Arial" w:hAnsi="Arial" w:cs="Arial"/>
            <w:color w:val="000000" w:themeColor="text1"/>
          </w:rPr>
          <w:t>согласующего требуется определять автоматически при запуске потока бизнес-операций.</w:t>
        </w:r>
      </w:ins>
    </w:p>
    <w:p w14:paraId="0B563CFC" w14:textId="60D55F43" w:rsidR="005C5E07" w:rsidRPr="001D42C1" w:rsidRDefault="005C5E07">
      <w:pPr>
        <w:pStyle w:val="a7"/>
        <w:keepNext/>
        <w:spacing w:after="240" w:afterAutospacing="0" w:line="276" w:lineRule="auto"/>
        <w:jc w:val="right"/>
        <w:rPr>
          <w:ins w:id="2938" w:author="Попова Дарья" w:date="2021-07-16T19:03:00Z"/>
          <w:rFonts w:ascii="Arial" w:hAnsi="Arial" w:cs="Arial"/>
          <w:b/>
          <w:sz w:val="22"/>
          <w:rPrChange w:id="2939" w:author="Попова Дарья" w:date="2021-07-16T19:24:00Z">
            <w:rPr>
              <w:ins w:id="2940" w:author="Попова Дарья" w:date="2021-07-16T19:03:00Z"/>
              <w:rFonts w:ascii="Arial" w:hAnsi="Arial" w:cs="Arial"/>
              <w:b/>
              <w:sz w:val="20"/>
            </w:rPr>
          </w:rPrChange>
        </w:rPr>
        <w:pPrChange w:id="2941" w:author="Попова Дарья" w:date="2021-07-16T19:24:00Z">
          <w:pPr>
            <w:pStyle w:val="a7"/>
          </w:pPr>
        </w:pPrChange>
      </w:pPr>
      <w:ins w:id="2942" w:author="Попова Дарья" w:date="2021-07-16T19:03:00Z">
        <w:r w:rsidRPr="001D42C1">
          <w:rPr>
            <w:rFonts w:ascii="Arial" w:hAnsi="Arial" w:cs="Arial"/>
            <w:b/>
            <w:sz w:val="22"/>
            <w:rPrChange w:id="2943" w:author="Попова Дарья" w:date="2021-07-16T19:24:00Z">
              <w:rPr>
                <w:rFonts w:ascii="Arial" w:hAnsi="Arial" w:cs="Arial"/>
                <w:b/>
                <w:sz w:val="20"/>
              </w:rPr>
            </w:rPrChange>
          </w:rPr>
          <w:t>Т</w:t>
        </w:r>
        <w:r w:rsidRPr="001D42C1">
          <w:rPr>
            <w:rFonts w:ascii="Arial" w:hAnsi="Arial" w:cs="Arial"/>
            <w:b/>
            <w:sz w:val="22"/>
            <w:rPrChange w:id="2944" w:author="Попова Дарья" w:date="2021-07-16T19:23:00Z">
              <w:rPr>
                <w:rFonts w:ascii="Arial" w:hAnsi="Arial" w:cs="Arial"/>
                <w:b/>
                <w:sz w:val="20"/>
              </w:rPr>
            </w:rPrChange>
          </w:rPr>
          <w:t xml:space="preserve">аблица </w:t>
        </w:r>
      </w:ins>
      <w:ins w:id="2945" w:author="Попова Дарья" w:date="2021-07-16T19:23:00Z">
        <w:r w:rsidR="001D42C1" w:rsidRPr="00916FAB">
          <w:rPr>
            <w:rFonts w:ascii="Arial" w:hAnsi="Arial" w:cs="Arial"/>
            <w:b/>
            <w:sz w:val="22"/>
          </w:rPr>
          <w:fldChar w:fldCharType="begin"/>
        </w:r>
        <w:r w:rsidR="001D42C1" w:rsidRPr="00916FAB">
          <w:rPr>
            <w:rFonts w:ascii="Arial" w:hAnsi="Arial" w:cs="Arial"/>
            <w:b/>
            <w:sz w:val="22"/>
          </w:rPr>
          <w:instrText xml:space="preserve"> SEQ Таблица \* ARABIC </w:instrText>
        </w:r>
        <w:r w:rsidR="001D42C1" w:rsidRPr="00916FAB">
          <w:rPr>
            <w:rFonts w:ascii="Arial" w:hAnsi="Arial" w:cs="Arial"/>
            <w:b/>
            <w:sz w:val="22"/>
          </w:rPr>
          <w:fldChar w:fldCharType="separate"/>
        </w:r>
      </w:ins>
      <w:ins w:id="2946" w:author="Попова Дарья" w:date="2021-07-16T19:51:00Z">
        <w:r w:rsidR="000614E1">
          <w:rPr>
            <w:rFonts w:ascii="Arial" w:hAnsi="Arial" w:cs="Arial"/>
            <w:b/>
            <w:noProof/>
            <w:sz w:val="22"/>
          </w:rPr>
          <w:t>24</w:t>
        </w:r>
      </w:ins>
      <w:ins w:id="2947" w:author="Попова Дарья" w:date="2021-07-16T19:23:00Z">
        <w:r w:rsidR="001D42C1" w:rsidRPr="00916FAB">
          <w:rPr>
            <w:rFonts w:ascii="Arial" w:hAnsi="Arial" w:cs="Arial"/>
            <w:b/>
            <w:sz w:val="22"/>
          </w:rPr>
          <w:fldChar w:fldCharType="end"/>
        </w:r>
      </w:ins>
      <w:ins w:id="2948" w:author="Попова Дарья" w:date="2021-07-16T19:03:00Z">
        <w:r w:rsidRPr="001D42C1">
          <w:rPr>
            <w:rFonts w:ascii="Arial" w:hAnsi="Arial" w:cs="Arial"/>
            <w:b/>
            <w:sz w:val="22"/>
            <w:rPrChange w:id="2949" w:author="Попова Дарья" w:date="2021-07-16T19:23:00Z">
              <w:rPr>
                <w:rFonts w:ascii="Arial" w:hAnsi="Arial" w:cs="Arial"/>
                <w:b/>
                <w:sz w:val="20"/>
              </w:rPr>
            </w:rPrChange>
          </w:rPr>
          <w:t>. Процесс согласования долгосрочного плана и бюджета</w:t>
        </w:r>
      </w:ins>
    </w:p>
    <w:tbl>
      <w:tblPr>
        <w:tblStyle w:val="af6"/>
        <w:tblW w:w="9804" w:type="dxa"/>
        <w:tblLayout w:type="fixed"/>
        <w:tblLook w:val="04A0" w:firstRow="1" w:lastRow="0" w:firstColumn="1" w:lastColumn="0" w:noHBand="0" w:noVBand="1"/>
      </w:tblPr>
      <w:tblGrid>
        <w:gridCol w:w="445"/>
        <w:gridCol w:w="3094"/>
        <w:gridCol w:w="2977"/>
        <w:gridCol w:w="3288"/>
      </w:tblGrid>
      <w:tr w:rsidR="005C5E07" w14:paraId="4C049979" w14:textId="77777777" w:rsidTr="009F54F1">
        <w:trPr>
          <w:trHeight w:val="532"/>
          <w:ins w:id="2950" w:author="Попова Дарья" w:date="2021-07-16T19:03:00Z"/>
        </w:trPr>
        <w:tc>
          <w:tcPr>
            <w:tcW w:w="445" w:type="dxa"/>
            <w:shd w:val="clear" w:color="auto" w:fill="FFC000"/>
            <w:vAlign w:val="center"/>
          </w:tcPr>
          <w:p w14:paraId="066E47AC" w14:textId="77777777" w:rsidR="005C5E07" w:rsidRPr="009551FB" w:rsidRDefault="005C5E07" w:rsidP="009F54F1">
            <w:pPr>
              <w:jc w:val="center"/>
              <w:rPr>
                <w:ins w:id="2951" w:author="Попова Дарья" w:date="2021-07-16T19:03:00Z"/>
                <w:rFonts w:ascii="Arial" w:hAnsi="Arial" w:cs="Arial"/>
                <w:b/>
                <w:sz w:val="20"/>
              </w:rPr>
            </w:pPr>
            <w:ins w:id="2952" w:author="Попова Дарья" w:date="2021-07-16T19:03:00Z">
              <w:r w:rsidRPr="009551FB">
                <w:rPr>
                  <w:rFonts w:ascii="Arial" w:hAnsi="Arial" w:cs="Arial"/>
                  <w:b/>
                  <w:sz w:val="20"/>
                </w:rPr>
                <w:t>№</w:t>
              </w:r>
            </w:ins>
          </w:p>
        </w:tc>
        <w:tc>
          <w:tcPr>
            <w:tcW w:w="3094" w:type="dxa"/>
            <w:shd w:val="clear" w:color="auto" w:fill="FFC000"/>
            <w:vAlign w:val="center"/>
          </w:tcPr>
          <w:p w14:paraId="4FC046D5" w14:textId="77777777" w:rsidR="005C5E07" w:rsidRPr="009551FB" w:rsidRDefault="005C5E07" w:rsidP="009F54F1">
            <w:pPr>
              <w:jc w:val="center"/>
              <w:rPr>
                <w:ins w:id="2953" w:author="Попова Дарья" w:date="2021-07-16T19:03:00Z"/>
                <w:rFonts w:ascii="Arial" w:hAnsi="Arial" w:cs="Arial"/>
                <w:b/>
                <w:sz w:val="20"/>
              </w:rPr>
            </w:pPr>
            <w:ins w:id="2954" w:author="Попова Дарья" w:date="2021-07-16T19:03:00Z">
              <w:r w:rsidRPr="009551FB">
                <w:rPr>
                  <w:rFonts w:ascii="Arial" w:hAnsi="Arial" w:cs="Arial"/>
                  <w:b/>
                  <w:sz w:val="20"/>
                </w:rPr>
                <w:t>Шаг процесса</w:t>
              </w:r>
            </w:ins>
          </w:p>
        </w:tc>
        <w:tc>
          <w:tcPr>
            <w:tcW w:w="2977" w:type="dxa"/>
            <w:shd w:val="clear" w:color="auto" w:fill="FFC000"/>
            <w:vAlign w:val="center"/>
          </w:tcPr>
          <w:p w14:paraId="1E6A3FCF" w14:textId="77777777" w:rsidR="005C5E07" w:rsidRPr="009551FB" w:rsidRDefault="005C5E07" w:rsidP="009F54F1">
            <w:pPr>
              <w:jc w:val="center"/>
              <w:rPr>
                <w:ins w:id="2955" w:author="Попова Дарья" w:date="2021-07-16T19:03:00Z"/>
                <w:rFonts w:ascii="Arial" w:hAnsi="Arial" w:cs="Arial"/>
                <w:b/>
                <w:sz w:val="20"/>
              </w:rPr>
            </w:pPr>
            <w:ins w:id="2956" w:author="Попова Дарья" w:date="2021-07-16T19:03:00Z">
              <w:r w:rsidRPr="009551FB">
                <w:rPr>
                  <w:rFonts w:ascii="Arial" w:hAnsi="Arial" w:cs="Arial"/>
                  <w:b/>
                  <w:sz w:val="20"/>
                </w:rPr>
                <w:t xml:space="preserve">Группа исполнителя </w:t>
              </w:r>
            </w:ins>
          </w:p>
        </w:tc>
        <w:tc>
          <w:tcPr>
            <w:tcW w:w="3288" w:type="dxa"/>
            <w:shd w:val="clear" w:color="auto" w:fill="FFC000"/>
            <w:vAlign w:val="center"/>
          </w:tcPr>
          <w:p w14:paraId="6D1EA749" w14:textId="77777777" w:rsidR="005C5E07" w:rsidRPr="009551FB" w:rsidRDefault="005C5E07" w:rsidP="009F54F1">
            <w:pPr>
              <w:jc w:val="center"/>
              <w:rPr>
                <w:ins w:id="2957" w:author="Попова Дарья" w:date="2021-07-16T19:03:00Z"/>
                <w:rFonts w:ascii="Arial" w:hAnsi="Arial" w:cs="Arial"/>
                <w:b/>
                <w:sz w:val="20"/>
              </w:rPr>
            </w:pPr>
            <w:ins w:id="2958" w:author="Попова Дарья" w:date="2021-07-16T19:03:00Z">
              <w:r w:rsidRPr="009551FB">
                <w:rPr>
                  <w:rFonts w:ascii="Arial" w:hAnsi="Arial" w:cs="Arial"/>
                  <w:b/>
                  <w:sz w:val="20"/>
                </w:rPr>
                <w:t>Группа согласующих</w:t>
              </w:r>
            </w:ins>
          </w:p>
        </w:tc>
      </w:tr>
      <w:tr w:rsidR="005C5E07" w14:paraId="7B5EFB99" w14:textId="77777777" w:rsidTr="009F54F1">
        <w:trPr>
          <w:trHeight w:val="587"/>
          <w:ins w:id="2959" w:author="Попова Дарья" w:date="2021-07-16T19:03:00Z"/>
        </w:trPr>
        <w:tc>
          <w:tcPr>
            <w:tcW w:w="445" w:type="dxa"/>
          </w:tcPr>
          <w:p w14:paraId="67809DD5" w14:textId="77777777" w:rsidR="005C5E07" w:rsidRPr="009551FB" w:rsidRDefault="005C5E07" w:rsidP="009F54F1">
            <w:pPr>
              <w:spacing w:line="276" w:lineRule="auto"/>
              <w:rPr>
                <w:ins w:id="2960" w:author="Попова Дарья" w:date="2021-07-16T19:03:00Z"/>
                <w:rFonts w:ascii="Arial" w:eastAsiaTheme="minorHAnsi" w:hAnsi="Arial" w:cs="Arial"/>
                <w:sz w:val="20"/>
              </w:rPr>
            </w:pPr>
            <w:ins w:id="2961" w:author="Попова Дарья" w:date="2021-07-16T19:03:00Z">
              <w:r w:rsidRPr="009551FB">
                <w:rPr>
                  <w:rFonts w:ascii="Arial" w:eastAsiaTheme="minorHAnsi" w:hAnsi="Arial" w:cs="Arial"/>
                  <w:sz w:val="20"/>
                </w:rPr>
                <w:t>1</w:t>
              </w:r>
            </w:ins>
          </w:p>
        </w:tc>
        <w:tc>
          <w:tcPr>
            <w:tcW w:w="3094" w:type="dxa"/>
          </w:tcPr>
          <w:p w14:paraId="4C33DD47" w14:textId="77777777" w:rsidR="005C5E07" w:rsidRPr="009551FB" w:rsidRDefault="005C5E07" w:rsidP="009F54F1">
            <w:pPr>
              <w:spacing w:line="276" w:lineRule="auto"/>
              <w:rPr>
                <w:ins w:id="2962" w:author="Попова Дарья" w:date="2021-07-16T19:03:00Z"/>
                <w:rFonts w:ascii="Arial" w:eastAsiaTheme="minorHAnsi" w:hAnsi="Arial" w:cs="Arial"/>
                <w:sz w:val="20"/>
              </w:rPr>
            </w:pPr>
            <w:ins w:id="2963" w:author="Попова Дарья" w:date="2021-07-16T19:03:00Z">
              <w:r w:rsidRPr="009551FB">
                <w:rPr>
                  <w:rFonts w:ascii="Arial" w:eastAsiaTheme="minorHAnsi" w:hAnsi="Arial" w:cs="Arial"/>
                  <w:sz w:val="20"/>
                </w:rPr>
                <w:t xml:space="preserve">Формирование </w:t>
              </w:r>
              <w:r>
                <w:rPr>
                  <w:rFonts w:ascii="Arial" w:eastAsiaTheme="minorHAnsi" w:hAnsi="Arial" w:cs="Arial"/>
                  <w:sz w:val="20"/>
                </w:rPr>
                <w:t>долгосрочного</w:t>
              </w:r>
              <w:r w:rsidRPr="009551FB">
                <w:rPr>
                  <w:rFonts w:ascii="Arial" w:eastAsiaTheme="minorHAnsi" w:hAnsi="Arial" w:cs="Arial"/>
                  <w:sz w:val="20"/>
                </w:rPr>
                <w:t xml:space="preserve"> бюджета воздействий УО</w:t>
              </w:r>
            </w:ins>
          </w:p>
        </w:tc>
        <w:tc>
          <w:tcPr>
            <w:tcW w:w="2977" w:type="dxa"/>
          </w:tcPr>
          <w:p w14:paraId="7CBCD205" w14:textId="77777777" w:rsidR="005C5E07" w:rsidRPr="00084C28" w:rsidRDefault="005C5E07" w:rsidP="009F54F1">
            <w:pPr>
              <w:spacing w:line="276" w:lineRule="auto"/>
              <w:rPr>
                <w:ins w:id="2964" w:author="Попова Дарья" w:date="2021-07-16T19:03:00Z"/>
                <w:rFonts w:ascii="Arial" w:eastAsiaTheme="minorHAnsi" w:hAnsi="Arial" w:cs="Arial"/>
                <w:sz w:val="20"/>
              </w:rPr>
            </w:pPr>
            <w:ins w:id="2965" w:author="Попова Дарья" w:date="2021-07-16T19:03:00Z">
              <w:r w:rsidRPr="009551FB">
                <w:rPr>
                  <w:rFonts w:ascii="Arial" w:eastAsiaTheme="minorHAnsi" w:hAnsi="Arial" w:cs="Arial"/>
                  <w:sz w:val="20"/>
                </w:rPr>
                <w:t xml:space="preserve">Планировщик бюджета </w:t>
              </w:r>
            </w:ins>
          </w:p>
        </w:tc>
        <w:tc>
          <w:tcPr>
            <w:tcW w:w="3288" w:type="dxa"/>
          </w:tcPr>
          <w:p w14:paraId="72D1F2DD" w14:textId="77777777" w:rsidR="005C5E07" w:rsidRPr="009551FB" w:rsidRDefault="005C5E07" w:rsidP="009F54F1">
            <w:pPr>
              <w:spacing w:line="276" w:lineRule="auto"/>
              <w:rPr>
                <w:ins w:id="2966" w:author="Попова Дарья" w:date="2021-07-16T19:03:00Z"/>
                <w:rFonts w:ascii="Arial" w:eastAsiaTheme="minorHAnsi" w:hAnsi="Arial" w:cs="Arial"/>
                <w:sz w:val="20"/>
              </w:rPr>
            </w:pPr>
            <w:ins w:id="2967" w:author="Попова Дарья" w:date="2021-07-16T19:03:00Z">
              <w:r w:rsidRPr="009551FB">
                <w:rPr>
                  <w:rFonts w:ascii="Arial" w:eastAsiaTheme="minorHAnsi" w:hAnsi="Arial" w:cs="Arial"/>
                  <w:sz w:val="20"/>
                </w:rPr>
                <w:t>Глав. спец. ТОиР</w:t>
              </w:r>
            </w:ins>
          </w:p>
        </w:tc>
      </w:tr>
      <w:tr w:rsidR="005C5E07" w14:paraId="45C0D064" w14:textId="77777777" w:rsidTr="009F54F1">
        <w:trPr>
          <w:trHeight w:val="587"/>
          <w:ins w:id="2968" w:author="Попова Дарья" w:date="2021-07-16T19:03:00Z"/>
        </w:trPr>
        <w:tc>
          <w:tcPr>
            <w:tcW w:w="445" w:type="dxa"/>
          </w:tcPr>
          <w:p w14:paraId="05E70B68" w14:textId="77777777" w:rsidR="005C5E07" w:rsidRPr="009551FB" w:rsidRDefault="005C5E07" w:rsidP="009F54F1">
            <w:pPr>
              <w:spacing w:line="276" w:lineRule="auto"/>
              <w:rPr>
                <w:ins w:id="2969" w:author="Попова Дарья" w:date="2021-07-16T19:03:00Z"/>
                <w:rFonts w:ascii="Arial" w:eastAsiaTheme="minorHAnsi" w:hAnsi="Arial" w:cs="Arial"/>
                <w:sz w:val="20"/>
              </w:rPr>
            </w:pPr>
            <w:ins w:id="2970" w:author="Попова Дарья" w:date="2021-07-16T19:03:00Z">
              <w:r w:rsidRPr="009551FB">
                <w:rPr>
                  <w:rFonts w:ascii="Arial" w:eastAsiaTheme="minorHAnsi" w:hAnsi="Arial" w:cs="Arial"/>
                  <w:sz w:val="20"/>
                </w:rPr>
                <w:t>2</w:t>
              </w:r>
            </w:ins>
          </w:p>
        </w:tc>
        <w:tc>
          <w:tcPr>
            <w:tcW w:w="3094" w:type="dxa"/>
          </w:tcPr>
          <w:p w14:paraId="0BAD3AC6" w14:textId="77777777" w:rsidR="005C5E07" w:rsidRPr="009551FB" w:rsidRDefault="005C5E07" w:rsidP="009F54F1">
            <w:pPr>
              <w:spacing w:line="276" w:lineRule="auto"/>
              <w:rPr>
                <w:ins w:id="2971" w:author="Попова Дарья" w:date="2021-07-16T19:03:00Z"/>
                <w:rFonts w:ascii="Arial" w:eastAsiaTheme="minorHAnsi" w:hAnsi="Arial" w:cs="Arial"/>
                <w:sz w:val="20"/>
              </w:rPr>
            </w:pPr>
            <w:ins w:id="2972" w:author="Попова Дарья" w:date="2021-07-16T19:03:00Z">
              <w:r w:rsidRPr="009551FB">
                <w:rPr>
                  <w:rFonts w:ascii="Arial" w:eastAsiaTheme="minorHAnsi" w:hAnsi="Arial" w:cs="Arial"/>
                  <w:sz w:val="20"/>
                </w:rPr>
                <w:t>Согласование ТК БЕ</w:t>
              </w:r>
            </w:ins>
          </w:p>
        </w:tc>
        <w:tc>
          <w:tcPr>
            <w:tcW w:w="2977" w:type="dxa"/>
          </w:tcPr>
          <w:p w14:paraId="0FB474EE" w14:textId="77777777" w:rsidR="005C5E07" w:rsidRPr="009551FB" w:rsidRDefault="005C5E07" w:rsidP="009F54F1">
            <w:pPr>
              <w:spacing w:line="276" w:lineRule="auto"/>
              <w:rPr>
                <w:ins w:id="2973" w:author="Попова Дарья" w:date="2021-07-16T19:03:00Z"/>
                <w:rFonts w:ascii="Arial" w:eastAsiaTheme="minorHAnsi" w:hAnsi="Arial" w:cs="Arial"/>
                <w:sz w:val="20"/>
              </w:rPr>
            </w:pPr>
            <w:ins w:id="2974" w:author="Попова Дарья" w:date="2021-07-16T19:03:00Z">
              <w:r w:rsidRPr="009551FB">
                <w:rPr>
                  <w:rFonts w:ascii="Arial" w:eastAsiaTheme="minorHAnsi" w:hAnsi="Arial" w:cs="Arial"/>
                  <w:sz w:val="20"/>
                </w:rPr>
                <w:t xml:space="preserve">ТК - согласующий </w:t>
              </w:r>
            </w:ins>
          </w:p>
        </w:tc>
        <w:tc>
          <w:tcPr>
            <w:tcW w:w="3288" w:type="dxa"/>
          </w:tcPr>
          <w:p w14:paraId="18F68E61" w14:textId="77777777" w:rsidR="005C5E07" w:rsidRPr="009551FB" w:rsidRDefault="005C5E07" w:rsidP="009F54F1">
            <w:pPr>
              <w:spacing w:line="276" w:lineRule="auto"/>
              <w:jc w:val="center"/>
              <w:rPr>
                <w:ins w:id="2975" w:author="Попова Дарья" w:date="2021-07-16T19:03:00Z"/>
                <w:rFonts w:ascii="Arial" w:eastAsiaTheme="minorHAnsi" w:hAnsi="Arial" w:cs="Arial"/>
                <w:sz w:val="20"/>
              </w:rPr>
            </w:pPr>
            <w:ins w:id="2976" w:author="Попова Дарья" w:date="2021-07-16T19:03:00Z">
              <w:r w:rsidRPr="009551FB">
                <w:rPr>
                  <w:rFonts w:ascii="Arial" w:eastAsiaTheme="minorHAnsi" w:hAnsi="Arial" w:cs="Arial"/>
                  <w:sz w:val="20"/>
                </w:rPr>
                <w:t>---</w:t>
              </w:r>
            </w:ins>
          </w:p>
        </w:tc>
      </w:tr>
      <w:tr w:rsidR="005C5E07" w14:paraId="769D5252" w14:textId="77777777" w:rsidTr="009F54F1">
        <w:trPr>
          <w:trHeight w:val="587"/>
          <w:ins w:id="2977" w:author="Попова Дарья" w:date="2021-07-16T19:03:00Z"/>
        </w:trPr>
        <w:tc>
          <w:tcPr>
            <w:tcW w:w="445" w:type="dxa"/>
          </w:tcPr>
          <w:p w14:paraId="11076C2A" w14:textId="77777777" w:rsidR="005C5E07" w:rsidRPr="009551FB" w:rsidRDefault="005C5E07" w:rsidP="009F54F1">
            <w:pPr>
              <w:spacing w:line="276" w:lineRule="auto"/>
              <w:rPr>
                <w:ins w:id="2978" w:author="Попова Дарья" w:date="2021-07-16T19:03:00Z"/>
                <w:rFonts w:ascii="Arial" w:eastAsiaTheme="minorHAnsi" w:hAnsi="Arial" w:cs="Arial"/>
                <w:sz w:val="20"/>
              </w:rPr>
            </w:pPr>
            <w:ins w:id="2979" w:author="Попова Дарья" w:date="2021-07-16T19:03:00Z">
              <w:r w:rsidRPr="009551FB">
                <w:rPr>
                  <w:rFonts w:ascii="Arial" w:eastAsiaTheme="minorHAnsi" w:hAnsi="Arial" w:cs="Arial"/>
                  <w:sz w:val="20"/>
                </w:rPr>
                <w:t>3</w:t>
              </w:r>
            </w:ins>
          </w:p>
        </w:tc>
        <w:tc>
          <w:tcPr>
            <w:tcW w:w="3094" w:type="dxa"/>
          </w:tcPr>
          <w:p w14:paraId="64CD46F2" w14:textId="77777777" w:rsidR="005C5E07" w:rsidRPr="009551FB" w:rsidRDefault="005C5E07" w:rsidP="009F54F1">
            <w:pPr>
              <w:spacing w:line="276" w:lineRule="auto"/>
              <w:rPr>
                <w:ins w:id="2980" w:author="Попова Дарья" w:date="2021-07-16T19:03:00Z"/>
                <w:rFonts w:ascii="Arial" w:eastAsiaTheme="minorHAnsi" w:hAnsi="Arial" w:cs="Arial"/>
                <w:sz w:val="20"/>
              </w:rPr>
            </w:pPr>
            <w:ins w:id="2981" w:author="Попова Дарья" w:date="2021-07-16T19:03:00Z">
              <w:r w:rsidRPr="009551FB">
                <w:rPr>
                  <w:rFonts w:ascii="Arial" w:eastAsiaTheme="minorHAnsi" w:hAnsi="Arial" w:cs="Arial"/>
                  <w:sz w:val="20"/>
                </w:rPr>
                <w:t xml:space="preserve">Анализ </w:t>
              </w:r>
              <w:r>
                <w:rPr>
                  <w:rFonts w:ascii="Arial" w:eastAsiaTheme="minorHAnsi" w:hAnsi="Arial" w:cs="Arial"/>
                  <w:sz w:val="20"/>
                </w:rPr>
                <w:t>долгосрочного</w:t>
              </w:r>
              <w:r w:rsidRPr="009551FB">
                <w:rPr>
                  <w:rFonts w:ascii="Arial" w:eastAsiaTheme="minorHAnsi" w:hAnsi="Arial" w:cs="Arial"/>
                  <w:sz w:val="20"/>
                </w:rPr>
                <w:t xml:space="preserve"> бюджета воздействий УК</w:t>
              </w:r>
            </w:ins>
          </w:p>
        </w:tc>
        <w:tc>
          <w:tcPr>
            <w:tcW w:w="2977" w:type="dxa"/>
          </w:tcPr>
          <w:p w14:paraId="32279AE4" w14:textId="77777777" w:rsidR="005C5E07" w:rsidRPr="009551FB" w:rsidRDefault="005C5E07" w:rsidP="009F54F1">
            <w:pPr>
              <w:spacing w:line="276" w:lineRule="auto"/>
              <w:rPr>
                <w:ins w:id="2982" w:author="Попова Дарья" w:date="2021-07-16T19:03:00Z"/>
                <w:rFonts w:ascii="Arial" w:eastAsiaTheme="minorHAnsi" w:hAnsi="Arial" w:cs="Arial"/>
                <w:sz w:val="20"/>
              </w:rPr>
            </w:pPr>
            <w:ins w:id="2983" w:author="Попова Дарья" w:date="2021-07-16T19:03:00Z">
              <w:r w:rsidRPr="009551FB">
                <w:rPr>
                  <w:rFonts w:ascii="Arial" w:eastAsiaTheme="minorHAnsi" w:hAnsi="Arial" w:cs="Arial"/>
                  <w:sz w:val="20"/>
                </w:rPr>
                <w:t xml:space="preserve">УК - Глав. спец. ТОиР </w:t>
              </w:r>
            </w:ins>
          </w:p>
        </w:tc>
        <w:tc>
          <w:tcPr>
            <w:tcW w:w="3288" w:type="dxa"/>
          </w:tcPr>
          <w:p w14:paraId="346DE2AA" w14:textId="77777777" w:rsidR="005C5E07" w:rsidRPr="009551FB" w:rsidRDefault="005C5E07" w:rsidP="009F54F1">
            <w:pPr>
              <w:spacing w:line="276" w:lineRule="auto"/>
              <w:jc w:val="center"/>
              <w:rPr>
                <w:ins w:id="2984" w:author="Попова Дарья" w:date="2021-07-16T19:03:00Z"/>
                <w:rFonts w:ascii="Arial" w:eastAsiaTheme="minorHAnsi" w:hAnsi="Arial" w:cs="Arial"/>
                <w:sz w:val="20"/>
              </w:rPr>
            </w:pPr>
            <w:ins w:id="2985" w:author="Попова Дарья" w:date="2021-07-16T19:03:00Z">
              <w:r w:rsidRPr="009551FB">
                <w:rPr>
                  <w:rFonts w:ascii="Arial" w:eastAsiaTheme="minorHAnsi" w:hAnsi="Arial" w:cs="Arial"/>
                  <w:sz w:val="20"/>
                </w:rPr>
                <w:t>---</w:t>
              </w:r>
            </w:ins>
          </w:p>
        </w:tc>
      </w:tr>
      <w:tr w:rsidR="005C5E07" w14:paraId="35C64630" w14:textId="77777777" w:rsidTr="009F54F1">
        <w:trPr>
          <w:trHeight w:val="587"/>
          <w:ins w:id="2986" w:author="Попова Дарья" w:date="2021-07-16T19:03:00Z"/>
        </w:trPr>
        <w:tc>
          <w:tcPr>
            <w:tcW w:w="445" w:type="dxa"/>
          </w:tcPr>
          <w:p w14:paraId="0C6C0755" w14:textId="77777777" w:rsidR="005C5E07" w:rsidRPr="009551FB" w:rsidRDefault="005C5E07" w:rsidP="009F54F1">
            <w:pPr>
              <w:spacing w:line="276" w:lineRule="auto"/>
              <w:rPr>
                <w:ins w:id="2987" w:author="Попова Дарья" w:date="2021-07-16T19:03:00Z"/>
                <w:rFonts w:ascii="Arial" w:eastAsiaTheme="minorHAnsi" w:hAnsi="Arial" w:cs="Arial"/>
                <w:sz w:val="20"/>
              </w:rPr>
            </w:pPr>
            <w:ins w:id="2988" w:author="Попова Дарья" w:date="2021-07-16T19:03:00Z">
              <w:r w:rsidRPr="009551FB">
                <w:rPr>
                  <w:rFonts w:ascii="Arial" w:eastAsiaTheme="minorHAnsi" w:hAnsi="Arial" w:cs="Arial"/>
                  <w:sz w:val="20"/>
                </w:rPr>
                <w:t>4</w:t>
              </w:r>
            </w:ins>
          </w:p>
        </w:tc>
        <w:tc>
          <w:tcPr>
            <w:tcW w:w="3094" w:type="dxa"/>
          </w:tcPr>
          <w:p w14:paraId="2761FEF4" w14:textId="77777777" w:rsidR="005C5E07" w:rsidRPr="009551FB" w:rsidRDefault="005C5E07" w:rsidP="009F54F1">
            <w:pPr>
              <w:spacing w:line="276" w:lineRule="auto"/>
              <w:rPr>
                <w:ins w:id="2989" w:author="Попова Дарья" w:date="2021-07-16T19:03:00Z"/>
                <w:rFonts w:ascii="Arial" w:eastAsiaTheme="minorHAnsi" w:hAnsi="Arial" w:cs="Arial"/>
                <w:sz w:val="20"/>
              </w:rPr>
            </w:pPr>
            <w:ins w:id="2990" w:author="Попова Дарья" w:date="2021-07-16T19:03:00Z">
              <w:r w:rsidRPr="009551FB">
                <w:rPr>
                  <w:rFonts w:ascii="Arial" w:eastAsiaTheme="minorHAnsi" w:hAnsi="Arial" w:cs="Arial"/>
                  <w:sz w:val="20"/>
                </w:rPr>
                <w:t>Согласование ТК УК</w:t>
              </w:r>
            </w:ins>
          </w:p>
        </w:tc>
        <w:tc>
          <w:tcPr>
            <w:tcW w:w="2977" w:type="dxa"/>
          </w:tcPr>
          <w:p w14:paraId="757E9D85" w14:textId="77777777" w:rsidR="005C5E07" w:rsidRPr="009551FB" w:rsidRDefault="005C5E07" w:rsidP="009F54F1">
            <w:pPr>
              <w:spacing w:line="276" w:lineRule="auto"/>
              <w:rPr>
                <w:ins w:id="2991" w:author="Попова Дарья" w:date="2021-07-16T19:03:00Z"/>
                <w:rFonts w:ascii="Arial" w:eastAsiaTheme="minorHAnsi" w:hAnsi="Arial" w:cs="Arial"/>
                <w:sz w:val="20"/>
              </w:rPr>
            </w:pPr>
            <w:ins w:id="2992" w:author="Попова Дарья" w:date="2021-07-16T19:03:00Z">
              <w:r w:rsidRPr="009551FB">
                <w:rPr>
                  <w:rFonts w:ascii="Arial" w:eastAsiaTheme="minorHAnsi" w:hAnsi="Arial" w:cs="Arial"/>
                  <w:sz w:val="20"/>
                </w:rPr>
                <w:t>УК - технический комитет (ТК)</w:t>
              </w:r>
            </w:ins>
          </w:p>
        </w:tc>
        <w:tc>
          <w:tcPr>
            <w:tcW w:w="3288" w:type="dxa"/>
          </w:tcPr>
          <w:p w14:paraId="156DF114" w14:textId="77777777" w:rsidR="005C5E07" w:rsidRPr="009551FB" w:rsidRDefault="005C5E07" w:rsidP="009F54F1">
            <w:pPr>
              <w:spacing w:line="276" w:lineRule="auto"/>
              <w:rPr>
                <w:ins w:id="2993" w:author="Попова Дарья" w:date="2021-07-16T19:03:00Z"/>
                <w:rFonts w:ascii="Arial" w:eastAsiaTheme="minorHAnsi" w:hAnsi="Arial" w:cs="Arial"/>
                <w:sz w:val="20"/>
              </w:rPr>
            </w:pPr>
            <w:ins w:id="2994" w:author="Попова Дарья" w:date="2021-07-16T19:03:00Z">
              <w:r w:rsidRPr="009551FB">
                <w:rPr>
                  <w:rFonts w:ascii="Arial" w:eastAsiaTheme="minorHAnsi" w:hAnsi="Arial" w:cs="Arial"/>
                  <w:sz w:val="20"/>
                </w:rPr>
                <w:t>УК - согласующий ТК</w:t>
              </w:r>
            </w:ins>
          </w:p>
        </w:tc>
      </w:tr>
      <w:tr w:rsidR="005C5E07" w14:paraId="2032F9DC" w14:textId="77777777" w:rsidTr="009F54F1">
        <w:trPr>
          <w:trHeight w:val="587"/>
          <w:ins w:id="2995" w:author="Попова Дарья" w:date="2021-07-16T19:03:00Z"/>
        </w:trPr>
        <w:tc>
          <w:tcPr>
            <w:tcW w:w="445" w:type="dxa"/>
          </w:tcPr>
          <w:p w14:paraId="127F6294" w14:textId="77777777" w:rsidR="005C5E07" w:rsidRPr="009551FB" w:rsidRDefault="005C5E07" w:rsidP="009F54F1">
            <w:pPr>
              <w:spacing w:line="276" w:lineRule="auto"/>
              <w:rPr>
                <w:ins w:id="2996" w:author="Попова Дарья" w:date="2021-07-16T19:03:00Z"/>
                <w:rFonts w:ascii="Arial" w:eastAsiaTheme="minorHAnsi" w:hAnsi="Arial" w:cs="Arial"/>
                <w:sz w:val="20"/>
              </w:rPr>
            </w:pPr>
            <w:ins w:id="2997" w:author="Попова Дарья" w:date="2021-07-16T19:03:00Z">
              <w:r w:rsidRPr="009551FB">
                <w:rPr>
                  <w:rFonts w:ascii="Arial" w:eastAsiaTheme="minorHAnsi" w:hAnsi="Arial" w:cs="Arial"/>
                  <w:sz w:val="20"/>
                </w:rPr>
                <w:t>5</w:t>
              </w:r>
            </w:ins>
          </w:p>
        </w:tc>
        <w:tc>
          <w:tcPr>
            <w:tcW w:w="3094" w:type="dxa"/>
          </w:tcPr>
          <w:p w14:paraId="3BF571A7" w14:textId="77777777" w:rsidR="005C5E07" w:rsidRPr="009551FB" w:rsidRDefault="005C5E07" w:rsidP="009F54F1">
            <w:pPr>
              <w:spacing w:line="276" w:lineRule="auto"/>
              <w:rPr>
                <w:ins w:id="2998" w:author="Попова Дарья" w:date="2021-07-16T19:03:00Z"/>
                <w:rFonts w:ascii="Arial" w:eastAsiaTheme="minorHAnsi" w:hAnsi="Arial" w:cs="Arial"/>
                <w:sz w:val="20"/>
              </w:rPr>
            </w:pPr>
            <w:ins w:id="2999" w:author="Попова Дарья" w:date="2021-07-16T19:03:00Z">
              <w:r w:rsidRPr="009551FB">
                <w:rPr>
                  <w:rFonts w:ascii="Arial" w:eastAsiaTheme="minorHAnsi" w:hAnsi="Arial" w:cs="Arial"/>
                  <w:sz w:val="20"/>
                </w:rPr>
                <w:t xml:space="preserve">Доведение утверждённого </w:t>
              </w:r>
              <w:r>
                <w:rPr>
                  <w:rFonts w:ascii="Arial" w:eastAsiaTheme="minorHAnsi" w:hAnsi="Arial" w:cs="Arial"/>
                  <w:sz w:val="20"/>
                </w:rPr>
                <w:t>долгосрочного</w:t>
              </w:r>
              <w:r w:rsidRPr="009551FB">
                <w:rPr>
                  <w:rFonts w:ascii="Arial" w:eastAsiaTheme="minorHAnsi" w:hAnsi="Arial" w:cs="Arial"/>
                  <w:sz w:val="20"/>
                </w:rPr>
                <w:t xml:space="preserve"> бюджета воздействий до БЕ</w:t>
              </w:r>
            </w:ins>
          </w:p>
        </w:tc>
        <w:tc>
          <w:tcPr>
            <w:tcW w:w="2977" w:type="dxa"/>
          </w:tcPr>
          <w:p w14:paraId="5215DBC0" w14:textId="77777777" w:rsidR="005C5E07" w:rsidRPr="009551FB" w:rsidRDefault="005C5E07" w:rsidP="009F54F1">
            <w:pPr>
              <w:spacing w:line="276" w:lineRule="auto"/>
              <w:rPr>
                <w:ins w:id="3000" w:author="Попова Дарья" w:date="2021-07-16T19:03:00Z"/>
                <w:rFonts w:ascii="Arial" w:eastAsiaTheme="minorHAnsi" w:hAnsi="Arial" w:cs="Arial"/>
                <w:sz w:val="20"/>
              </w:rPr>
            </w:pPr>
            <w:ins w:id="3001" w:author="Попова Дарья" w:date="2021-07-16T19:03:00Z">
              <w:r w:rsidRPr="009551FB">
                <w:rPr>
                  <w:rFonts w:ascii="Arial" w:eastAsiaTheme="minorHAnsi" w:hAnsi="Arial" w:cs="Arial"/>
                  <w:sz w:val="20"/>
                </w:rPr>
                <w:t xml:space="preserve">Планировщик бюджета ООО «УК Полюс» </w:t>
              </w:r>
            </w:ins>
          </w:p>
        </w:tc>
        <w:tc>
          <w:tcPr>
            <w:tcW w:w="3288" w:type="dxa"/>
          </w:tcPr>
          <w:p w14:paraId="2B9C248D" w14:textId="77777777" w:rsidR="005C5E07" w:rsidRPr="009551FB" w:rsidRDefault="005C5E07" w:rsidP="009F54F1">
            <w:pPr>
              <w:spacing w:line="276" w:lineRule="auto"/>
              <w:jc w:val="center"/>
              <w:rPr>
                <w:ins w:id="3002" w:author="Попова Дарья" w:date="2021-07-16T19:03:00Z"/>
                <w:rFonts w:ascii="Arial" w:eastAsiaTheme="minorHAnsi" w:hAnsi="Arial" w:cs="Arial"/>
                <w:sz w:val="20"/>
              </w:rPr>
            </w:pPr>
            <w:ins w:id="3003" w:author="Попова Дарья" w:date="2021-07-16T19:03:00Z">
              <w:r w:rsidRPr="009551FB">
                <w:rPr>
                  <w:rFonts w:ascii="Arial" w:eastAsiaTheme="minorHAnsi" w:hAnsi="Arial" w:cs="Arial"/>
                  <w:sz w:val="20"/>
                </w:rPr>
                <w:t>---</w:t>
              </w:r>
            </w:ins>
          </w:p>
        </w:tc>
      </w:tr>
    </w:tbl>
    <w:p w14:paraId="5EA82F15" w14:textId="77777777" w:rsidR="005C5E07" w:rsidRPr="009551FB" w:rsidRDefault="005C5E07" w:rsidP="005C5E07">
      <w:pPr>
        <w:spacing w:after="240" w:line="276" w:lineRule="auto"/>
        <w:ind w:firstLine="567"/>
        <w:rPr>
          <w:ins w:id="3004" w:author="Попова Дарья" w:date="2021-07-16T19:03:00Z"/>
          <w:rFonts w:ascii="Arial" w:hAnsi="Arial" w:cs="Arial"/>
        </w:rPr>
      </w:pPr>
    </w:p>
    <w:p w14:paraId="7CC70CD2" w14:textId="4E778235" w:rsidR="00D03411" w:rsidDel="00184B0C" w:rsidRDefault="00D03411">
      <w:pPr>
        <w:spacing w:after="240" w:line="276" w:lineRule="auto"/>
        <w:ind w:firstLine="567"/>
        <w:rPr>
          <w:del w:id="3005" w:author="Попова Дарья" w:date="2021-07-16T19:47:00Z"/>
          <w:rFonts w:ascii="Arial" w:hAnsi="Arial" w:cs="Arial"/>
          <w:color w:val="000000" w:themeColor="text1"/>
        </w:rPr>
      </w:pPr>
      <w:bookmarkStart w:id="3006" w:name="_Toc77357584"/>
      <w:bookmarkEnd w:id="3006"/>
    </w:p>
    <w:p w14:paraId="195004DA" w14:textId="5E64CB3D" w:rsidR="009A4652" w:rsidRDefault="009A4652">
      <w:pPr>
        <w:pStyle w:val="3"/>
      </w:pPr>
      <w:bookmarkStart w:id="3007" w:name="_Toc77357585"/>
      <w:r>
        <w:t xml:space="preserve">Разработка MCB11 Отражение </w:t>
      </w:r>
      <w:r w:rsidRPr="009A4652">
        <w:t>результатов корректировки лимитов в Бюджете в</w:t>
      </w:r>
      <w:r>
        <w:t>оздействий</w:t>
      </w:r>
      <w:bookmarkEnd w:id="3007"/>
    </w:p>
    <w:p w14:paraId="1D3029E9" w14:textId="3E23297D" w:rsidR="00D03411" w:rsidRPr="00C15F73" w:rsidRDefault="00D03411">
      <w:pPr>
        <w:spacing w:after="240" w:line="276" w:lineRule="auto"/>
        <w:ind w:firstLine="567"/>
        <w:rPr>
          <w:rFonts w:ascii="Arial" w:hAnsi="Arial" w:cs="Arial"/>
          <w:color w:val="000000" w:themeColor="text1"/>
        </w:rPr>
      </w:pPr>
      <w:r w:rsidRPr="00C15F73">
        <w:rPr>
          <w:rFonts w:ascii="Arial" w:hAnsi="Arial" w:cs="Arial"/>
          <w:color w:val="000000" w:themeColor="text1"/>
        </w:rPr>
        <w:t>Реализовано</w:t>
      </w:r>
      <w:r>
        <w:rPr>
          <w:rFonts w:ascii="Arial" w:hAnsi="Arial" w:cs="Arial"/>
          <w:color w:val="000000" w:themeColor="text1"/>
        </w:rPr>
        <w:t xml:space="preserve"> в рамках разработки </w:t>
      </w:r>
      <w:r>
        <w:rPr>
          <w:rFonts w:ascii="Arial" w:hAnsi="Arial" w:cs="Arial"/>
          <w:color w:val="000000" w:themeColor="text1"/>
          <w:lang w:val="en-US"/>
        </w:rPr>
        <w:t>PM</w:t>
      </w:r>
      <w:r w:rsidRPr="00C15F73">
        <w:rPr>
          <w:rFonts w:ascii="Arial" w:hAnsi="Arial" w:cs="Arial"/>
          <w:color w:val="000000" w:themeColor="text1"/>
        </w:rPr>
        <w:t>79.</w:t>
      </w:r>
    </w:p>
    <w:p w14:paraId="63E29DD9" w14:textId="6A3104FC" w:rsidR="00A0283F" w:rsidRPr="009936BB" w:rsidRDefault="00A0283F">
      <w:pPr>
        <w:spacing w:after="240" w:line="276" w:lineRule="auto"/>
        <w:ind w:firstLine="567"/>
        <w:rPr>
          <w:rFonts w:ascii="Arial" w:hAnsi="Arial" w:cs="Arial"/>
          <w:color w:val="000000" w:themeColor="text1"/>
          <w:u w:val="single"/>
        </w:rPr>
      </w:pPr>
      <w:r w:rsidRPr="009936BB">
        <w:rPr>
          <w:rFonts w:ascii="Arial" w:hAnsi="Arial" w:cs="Arial"/>
          <w:color w:val="000000" w:themeColor="text1"/>
          <w:u w:val="single"/>
        </w:rPr>
        <w:t>Предпосылки:</w:t>
      </w:r>
    </w:p>
    <w:p w14:paraId="3094ABE8" w14:textId="2114A0D0" w:rsidR="00AB5B56" w:rsidRDefault="00AB5B56">
      <w:pPr>
        <w:spacing w:after="240" w:line="276" w:lineRule="auto"/>
        <w:ind w:firstLine="567"/>
        <w:rPr>
          <w:rFonts w:ascii="Arial" w:hAnsi="Arial" w:cs="Arial"/>
          <w:color w:val="000000" w:themeColor="text1"/>
        </w:rPr>
      </w:pPr>
      <w:r>
        <w:rPr>
          <w:rFonts w:ascii="Arial" w:hAnsi="Arial" w:cs="Arial"/>
          <w:color w:val="000000" w:themeColor="text1"/>
        </w:rPr>
        <w:t xml:space="preserve">Необходимо реализовать механизм, который позволит отражать корректировки лимитов по СПП-элементам на аналитиках годового бюджета воздействий </w:t>
      </w:r>
      <w:r w:rsidR="001C05DD">
        <w:rPr>
          <w:rFonts w:ascii="Arial" w:hAnsi="Arial" w:cs="Arial"/>
          <w:color w:val="000000" w:themeColor="text1"/>
        </w:rPr>
        <w:t xml:space="preserve">на ПА. </w:t>
      </w:r>
    </w:p>
    <w:p w14:paraId="2D6781A1" w14:textId="26363043" w:rsidR="009A4652" w:rsidRPr="005E6A98" w:rsidRDefault="001C05DD">
      <w:pPr>
        <w:spacing w:after="240" w:line="276" w:lineRule="auto"/>
        <w:ind w:firstLine="567"/>
        <w:rPr>
          <w:rFonts w:ascii="Arial" w:hAnsi="Arial" w:cs="Arial"/>
          <w:color w:val="000000" w:themeColor="text1"/>
        </w:rPr>
      </w:pPr>
      <w:r>
        <w:rPr>
          <w:rFonts w:ascii="Arial" w:hAnsi="Arial" w:cs="Arial"/>
          <w:color w:val="000000" w:themeColor="text1"/>
        </w:rPr>
        <w:t xml:space="preserve">В процессе исполнения бюджета изменение лимита будет осуществляться путём переноса сумм с одного СПП-элемента на другой согласно маршруту корректировки. При этом в системе будет </w:t>
      </w:r>
      <w:r w:rsidR="005E6A98">
        <w:rPr>
          <w:rFonts w:ascii="Arial" w:hAnsi="Arial" w:cs="Arial"/>
          <w:color w:val="000000" w:themeColor="text1"/>
        </w:rPr>
        <w:t xml:space="preserve">записываться проводка с указанием суммы, СПП-элемента отправителя и СПП-элемента получателя. Данная операция будет выполняться в модуле </w:t>
      </w:r>
      <w:r w:rsidR="005E6A98">
        <w:rPr>
          <w:rFonts w:ascii="Arial" w:hAnsi="Arial" w:cs="Arial"/>
          <w:color w:val="000000" w:themeColor="text1"/>
          <w:lang w:val="en-US"/>
        </w:rPr>
        <w:t>PS</w:t>
      </w:r>
      <w:r w:rsidR="005E6A98" w:rsidRPr="009936BB">
        <w:rPr>
          <w:rFonts w:ascii="Arial" w:hAnsi="Arial" w:cs="Arial"/>
          <w:color w:val="000000" w:themeColor="text1"/>
        </w:rPr>
        <w:t xml:space="preserve"> </w:t>
      </w:r>
      <w:r w:rsidR="005E6A98">
        <w:rPr>
          <w:rFonts w:ascii="Arial" w:hAnsi="Arial" w:cs="Arial"/>
          <w:color w:val="000000" w:themeColor="text1"/>
        </w:rPr>
        <w:t xml:space="preserve">системы </w:t>
      </w:r>
      <w:r w:rsidR="005E6A98">
        <w:rPr>
          <w:rFonts w:ascii="Arial" w:hAnsi="Arial" w:cs="Arial"/>
          <w:color w:val="000000" w:themeColor="text1"/>
          <w:lang w:val="en-US"/>
        </w:rPr>
        <w:t>S</w:t>
      </w:r>
      <w:r w:rsidR="005E6A98" w:rsidRPr="009936BB">
        <w:rPr>
          <w:rFonts w:ascii="Arial" w:hAnsi="Arial" w:cs="Arial"/>
          <w:color w:val="000000" w:themeColor="text1"/>
        </w:rPr>
        <w:t>/4</w:t>
      </w:r>
      <w:r w:rsidR="005E6A98">
        <w:rPr>
          <w:rFonts w:ascii="Arial" w:hAnsi="Arial" w:cs="Arial"/>
          <w:color w:val="000000" w:themeColor="text1"/>
          <w:lang w:val="en-US"/>
        </w:rPr>
        <w:t>HANA</w:t>
      </w:r>
      <w:r w:rsidR="005E6A98" w:rsidRPr="009936BB">
        <w:rPr>
          <w:rFonts w:ascii="Arial" w:hAnsi="Arial" w:cs="Arial"/>
          <w:color w:val="000000" w:themeColor="text1"/>
        </w:rPr>
        <w:t xml:space="preserve">. </w:t>
      </w:r>
      <w:r w:rsidR="005E6A98">
        <w:rPr>
          <w:rFonts w:ascii="Arial" w:hAnsi="Arial" w:cs="Arial"/>
          <w:color w:val="000000" w:themeColor="text1"/>
        </w:rPr>
        <w:t xml:space="preserve">Чтобы иметь возможность сформировать актуальный скорректированный бюджет в модуле </w:t>
      </w:r>
      <w:r w:rsidR="005E6A98">
        <w:rPr>
          <w:rFonts w:ascii="Arial" w:hAnsi="Arial" w:cs="Arial"/>
          <w:color w:val="000000" w:themeColor="text1"/>
          <w:lang w:val="en-US"/>
        </w:rPr>
        <w:t>BPC</w:t>
      </w:r>
      <w:r w:rsidR="005E6A98" w:rsidRPr="009936BB">
        <w:rPr>
          <w:rFonts w:ascii="Arial" w:hAnsi="Arial" w:cs="Arial"/>
          <w:color w:val="000000" w:themeColor="text1"/>
        </w:rPr>
        <w:t xml:space="preserve"> </w:t>
      </w:r>
      <w:r w:rsidR="005E6A98">
        <w:rPr>
          <w:rFonts w:ascii="Arial" w:hAnsi="Arial" w:cs="Arial"/>
          <w:color w:val="000000" w:themeColor="text1"/>
        </w:rPr>
        <w:t xml:space="preserve">необходимо передать данные проводки с корректировками из модуля </w:t>
      </w:r>
      <w:r w:rsidR="005E6A98">
        <w:rPr>
          <w:rFonts w:ascii="Arial" w:hAnsi="Arial" w:cs="Arial"/>
          <w:color w:val="000000" w:themeColor="text1"/>
          <w:lang w:val="en-US"/>
        </w:rPr>
        <w:t>PS</w:t>
      </w:r>
      <w:r w:rsidR="005E6A98" w:rsidRPr="009936BB">
        <w:rPr>
          <w:rFonts w:ascii="Arial" w:hAnsi="Arial" w:cs="Arial"/>
          <w:color w:val="000000" w:themeColor="text1"/>
        </w:rPr>
        <w:t xml:space="preserve"> </w:t>
      </w:r>
      <w:r w:rsidR="005E6A98">
        <w:rPr>
          <w:rFonts w:ascii="Arial" w:hAnsi="Arial" w:cs="Arial"/>
          <w:color w:val="000000" w:themeColor="text1"/>
        </w:rPr>
        <w:t xml:space="preserve">в </w:t>
      </w:r>
      <w:r w:rsidR="005E6A98">
        <w:rPr>
          <w:rFonts w:ascii="Arial" w:hAnsi="Arial" w:cs="Arial"/>
          <w:color w:val="000000" w:themeColor="text1"/>
          <w:lang w:val="en-US"/>
        </w:rPr>
        <w:t>BPC</w:t>
      </w:r>
      <w:r w:rsidR="005E6A98" w:rsidRPr="009936BB">
        <w:rPr>
          <w:rFonts w:ascii="Arial" w:hAnsi="Arial" w:cs="Arial"/>
          <w:color w:val="000000" w:themeColor="text1"/>
        </w:rPr>
        <w:t>.</w:t>
      </w:r>
    </w:p>
    <w:p w14:paraId="2F178A03" w14:textId="77777777" w:rsidR="00A0283F" w:rsidRDefault="00A0283F" w:rsidP="00A0283F">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Входные данные:</w:t>
      </w:r>
    </w:p>
    <w:p w14:paraId="17F50D9A" w14:textId="2DAE3EBD" w:rsidR="00A0283F" w:rsidRPr="005E6A98" w:rsidRDefault="005E6A98">
      <w:pPr>
        <w:spacing w:after="240" w:line="276" w:lineRule="auto"/>
        <w:ind w:firstLine="567"/>
        <w:rPr>
          <w:rFonts w:ascii="Arial" w:hAnsi="Arial" w:cs="Arial"/>
          <w:color w:val="000000" w:themeColor="text1"/>
        </w:rPr>
      </w:pPr>
      <w:r>
        <w:rPr>
          <w:rFonts w:ascii="Arial" w:hAnsi="Arial" w:cs="Arial"/>
          <w:color w:val="000000" w:themeColor="text1"/>
        </w:rPr>
        <w:t>Входными параметрами будут: СПП-элемент, балансовая единица, период, год.</w:t>
      </w:r>
    </w:p>
    <w:p w14:paraId="3B1B4A1A" w14:textId="77777777" w:rsidR="00A0283F" w:rsidRPr="00653541" w:rsidRDefault="00A0283F" w:rsidP="00A0283F">
      <w:pPr>
        <w:spacing w:after="240" w:line="276" w:lineRule="auto"/>
        <w:ind w:firstLine="567"/>
        <w:rPr>
          <w:rFonts w:ascii="Arial" w:hAnsi="Arial" w:cs="Arial"/>
          <w:color w:val="000000" w:themeColor="text1"/>
          <w:u w:val="single"/>
        </w:rPr>
      </w:pPr>
      <w:r w:rsidRPr="00B04EF5">
        <w:rPr>
          <w:rFonts w:ascii="Arial" w:hAnsi="Arial" w:cs="Arial"/>
          <w:color w:val="000000" w:themeColor="text1"/>
          <w:u w:val="single"/>
        </w:rPr>
        <w:t>Основные функции разработки:</w:t>
      </w:r>
    </w:p>
    <w:p w14:paraId="38E10FAD" w14:textId="22D8417C" w:rsidR="00A0283F" w:rsidRPr="00E40456" w:rsidRDefault="005E6A98">
      <w:pPr>
        <w:spacing w:after="240" w:line="276" w:lineRule="auto"/>
        <w:ind w:firstLine="567"/>
        <w:rPr>
          <w:rFonts w:ascii="Arial" w:hAnsi="Arial" w:cs="Arial"/>
          <w:color w:val="000000" w:themeColor="text1"/>
        </w:rPr>
      </w:pPr>
      <w:r>
        <w:rPr>
          <w:rFonts w:ascii="Arial" w:hAnsi="Arial" w:cs="Arial"/>
          <w:color w:val="000000" w:themeColor="text1"/>
        </w:rPr>
        <w:t xml:space="preserve">Разработка </w:t>
      </w:r>
      <w:r w:rsidR="00E40456">
        <w:rPr>
          <w:rFonts w:ascii="Arial" w:hAnsi="Arial" w:cs="Arial"/>
          <w:color w:val="000000" w:themeColor="text1"/>
        </w:rPr>
        <w:t xml:space="preserve">будет выполняться раз в месяц по результатам закрытия периода в учёте. Запускаться разработка будет по запросу пользователя в роли Планировщика </w:t>
      </w:r>
      <w:r w:rsidR="00E40456" w:rsidRPr="00E40456">
        <w:rPr>
          <w:rFonts w:ascii="Arial" w:hAnsi="Arial" w:cs="Arial"/>
          <w:color w:val="000000" w:themeColor="text1"/>
        </w:rPr>
        <w:t>бюджета УА УК</w:t>
      </w:r>
      <w:r w:rsidR="00E40456">
        <w:rPr>
          <w:rFonts w:ascii="Arial" w:hAnsi="Arial" w:cs="Arial"/>
          <w:color w:val="000000" w:themeColor="text1"/>
        </w:rPr>
        <w:t xml:space="preserve">. </w:t>
      </w:r>
      <w:r w:rsidR="00E40456" w:rsidRPr="00E40456">
        <w:rPr>
          <w:rFonts w:ascii="Arial" w:hAnsi="Arial" w:cs="Arial"/>
          <w:color w:val="000000" w:themeColor="text1"/>
        </w:rPr>
        <w:t xml:space="preserve">Перенесённые данные корректировки </w:t>
      </w:r>
      <w:r w:rsidR="00E40456">
        <w:rPr>
          <w:rFonts w:ascii="Arial" w:hAnsi="Arial" w:cs="Arial"/>
          <w:color w:val="000000" w:themeColor="text1"/>
        </w:rPr>
        <w:t xml:space="preserve">будут </w:t>
      </w:r>
      <w:r w:rsidR="00E40456" w:rsidRPr="00E40456">
        <w:rPr>
          <w:rFonts w:ascii="Arial" w:hAnsi="Arial" w:cs="Arial"/>
          <w:color w:val="000000" w:themeColor="text1"/>
        </w:rPr>
        <w:t>отражаться на значении аналитики «Категория», соответствующем месяцу, за который выполнены данные корректировки.</w:t>
      </w:r>
      <w:r w:rsidR="00E40456">
        <w:rPr>
          <w:rFonts w:ascii="Arial" w:hAnsi="Arial" w:cs="Arial"/>
          <w:color w:val="000000" w:themeColor="text1"/>
        </w:rPr>
        <w:t xml:space="preserve"> Например, </w:t>
      </w:r>
      <w:r w:rsidR="00791857">
        <w:rPr>
          <w:rFonts w:ascii="Arial" w:hAnsi="Arial" w:cs="Arial"/>
          <w:color w:val="000000" w:themeColor="text1"/>
        </w:rPr>
        <w:t>выполненные</w:t>
      </w:r>
      <w:r w:rsidR="00E40456">
        <w:rPr>
          <w:rFonts w:ascii="Arial" w:hAnsi="Arial" w:cs="Arial"/>
          <w:color w:val="000000" w:themeColor="text1"/>
        </w:rPr>
        <w:t xml:space="preserve"> за январь корректировки по СПП-элементу будут записаны в </w:t>
      </w:r>
      <w:r w:rsidR="00E40456">
        <w:rPr>
          <w:rFonts w:ascii="Arial" w:hAnsi="Arial" w:cs="Arial"/>
          <w:color w:val="000000" w:themeColor="text1"/>
          <w:lang w:val="en-US"/>
        </w:rPr>
        <w:t>BPC</w:t>
      </w:r>
      <w:r w:rsidR="00E40456" w:rsidRPr="009936BB">
        <w:rPr>
          <w:rFonts w:ascii="Arial" w:hAnsi="Arial" w:cs="Arial"/>
          <w:color w:val="000000" w:themeColor="text1"/>
        </w:rPr>
        <w:t xml:space="preserve"> </w:t>
      </w:r>
      <w:r w:rsidR="00E40456">
        <w:rPr>
          <w:rFonts w:ascii="Arial" w:hAnsi="Arial" w:cs="Arial"/>
          <w:color w:val="000000" w:themeColor="text1"/>
        </w:rPr>
        <w:t>на значение аналитики «Категория» равному AD01 «</w:t>
      </w:r>
      <w:r w:rsidR="00E40456" w:rsidRPr="00E40456">
        <w:rPr>
          <w:rFonts w:ascii="Arial" w:hAnsi="Arial" w:cs="Arial"/>
          <w:color w:val="000000" w:themeColor="text1"/>
        </w:rPr>
        <w:t>Корректировка 1</w:t>
      </w:r>
      <w:r w:rsidR="00E40456">
        <w:rPr>
          <w:rFonts w:ascii="Arial" w:hAnsi="Arial" w:cs="Arial"/>
          <w:color w:val="000000" w:themeColor="text1"/>
        </w:rPr>
        <w:t xml:space="preserve">». Таким образом, если выполнить агрегацию по аналитике «Категория» </w:t>
      </w:r>
      <w:r w:rsidR="00791857">
        <w:rPr>
          <w:rFonts w:ascii="Arial" w:hAnsi="Arial" w:cs="Arial"/>
          <w:color w:val="000000" w:themeColor="text1"/>
        </w:rPr>
        <w:t>сумм, записанных в процессе планирования на значении BDG «</w:t>
      </w:r>
      <w:r w:rsidR="00791857" w:rsidRPr="00791857">
        <w:rPr>
          <w:rFonts w:ascii="Arial" w:hAnsi="Arial" w:cs="Arial"/>
          <w:color w:val="000000" w:themeColor="text1"/>
        </w:rPr>
        <w:t>Бюджет</w:t>
      </w:r>
      <w:r w:rsidR="00791857">
        <w:rPr>
          <w:rFonts w:ascii="Arial" w:hAnsi="Arial" w:cs="Arial"/>
          <w:color w:val="000000" w:themeColor="text1"/>
        </w:rPr>
        <w:t>», и сумм, записанных в процессе исполнения первого месяца на значении AD01 «</w:t>
      </w:r>
      <w:r w:rsidR="00791857" w:rsidRPr="00E40456">
        <w:rPr>
          <w:rFonts w:ascii="Arial" w:hAnsi="Arial" w:cs="Arial"/>
          <w:color w:val="000000" w:themeColor="text1"/>
        </w:rPr>
        <w:t>Корректировка 1</w:t>
      </w:r>
      <w:r w:rsidR="00791857">
        <w:rPr>
          <w:rFonts w:ascii="Arial" w:hAnsi="Arial" w:cs="Arial"/>
          <w:color w:val="000000" w:themeColor="text1"/>
        </w:rPr>
        <w:t>», то получим актуальное значение бюджета.</w:t>
      </w:r>
    </w:p>
    <w:p w14:paraId="2FF26690" w14:textId="77777777" w:rsidR="00A0283F" w:rsidRDefault="00A0283F" w:rsidP="00A0283F">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Выходные результаты:</w:t>
      </w:r>
    </w:p>
    <w:p w14:paraId="0FDEC527" w14:textId="058F6BC5" w:rsidR="00A0283F" w:rsidRPr="00791857" w:rsidRDefault="00791857">
      <w:pPr>
        <w:spacing w:after="240" w:line="276" w:lineRule="auto"/>
        <w:ind w:firstLine="567"/>
        <w:rPr>
          <w:rFonts w:ascii="Arial" w:hAnsi="Arial" w:cs="Arial"/>
          <w:color w:val="000000" w:themeColor="text1"/>
        </w:rPr>
      </w:pPr>
      <w:r>
        <w:rPr>
          <w:rFonts w:ascii="Arial" w:hAnsi="Arial" w:cs="Arial"/>
          <w:color w:val="000000" w:themeColor="text1"/>
        </w:rPr>
        <w:t xml:space="preserve">В результате функционирования разработки в </w:t>
      </w:r>
      <w:r>
        <w:rPr>
          <w:rFonts w:ascii="Arial" w:hAnsi="Arial" w:cs="Arial"/>
          <w:color w:val="000000" w:themeColor="text1"/>
          <w:lang w:val="en-US"/>
        </w:rPr>
        <w:t>BPC</w:t>
      </w:r>
      <w:r w:rsidRPr="009936BB">
        <w:rPr>
          <w:rFonts w:ascii="Arial" w:hAnsi="Arial" w:cs="Arial"/>
          <w:color w:val="000000" w:themeColor="text1"/>
        </w:rPr>
        <w:t xml:space="preserve"> </w:t>
      </w:r>
      <w:r>
        <w:rPr>
          <w:rFonts w:ascii="Arial" w:hAnsi="Arial" w:cs="Arial"/>
          <w:color w:val="000000" w:themeColor="text1"/>
        </w:rPr>
        <w:t>должны быть переданы и сохранены на соответствующих значениях аналитики «Категория» результаты ежемесячных корректировок лимитов в разрезе СПП-элементов, балансовых единиц.</w:t>
      </w:r>
    </w:p>
    <w:p w14:paraId="1D057502" w14:textId="756683F9" w:rsidR="009A4652" w:rsidRDefault="009A4652">
      <w:pPr>
        <w:spacing w:after="240" w:line="276" w:lineRule="auto"/>
        <w:ind w:firstLine="567"/>
        <w:rPr>
          <w:rFonts w:ascii="Arial" w:hAnsi="Arial" w:cs="Arial"/>
          <w:color w:val="000000" w:themeColor="text1"/>
        </w:rPr>
      </w:pPr>
    </w:p>
    <w:p w14:paraId="39193601" w14:textId="41352A75" w:rsidR="009A4652" w:rsidRDefault="009A4652">
      <w:pPr>
        <w:pStyle w:val="3"/>
      </w:pPr>
      <w:bookmarkStart w:id="3008" w:name="_Toc77357586"/>
      <w:r>
        <w:t>Разработка MCB14 А</w:t>
      </w:r>
      <w:r w:rsidRPr="009A4652">
        <w:t>втоматическое формирование лимитов и изменение статуса Заказа ТОРО</w:t>
      </w:r>
      <w:bookmarkEnd w:id="3008"/>
    </w:p>
    <w:p w14:paraId="2F97D481" w14:textId="77777777" w:rsidR="00AB5B56" w:rsidRPr="00653541" w:rsidRDefault="00AB5B56" w:rsidP="00AB5B56">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Предпосылки:</w:t>
      </w:r>
    </w:p>
    <w:p w14:paraId="29D4F15A" w14:textId="1B00250B" w:rsidR="009A4652" w:rsidRPr="006F01D1" w:rsidRDefault="00863536">
      <w:pPr>
        <w:spacing w:after="240" w:line="276" w:lineRule="auto"/>
        <w:ind w:firstLine="567"/>
        <w:rPr>
          <w:rFonts w:ascii="Arial" w:hAnsi="Arial" w:cs="Arial"/>
          <w:color w:val="000000" w:themeColor="text1"/>
        </w:rPr>
      </w:pPr>
      <w:r>
        <w:rPr>
          <w:rFonts w:ascii="Arial" w:hAnsi="Arial" w:cs="Arial"/>
          <w:color w:val="000000" w:themeColor="text1"/>
        </w:rPr>
        <w:t>Необ</w:t>
      </w:r>
      <w:r w:rsidR="006F01D1">
        <w:rPr>
          <w:rFonts w:ascii="Arial" w:hAnsi="Arial" w:cs="Arial"/>
          <w:color w:val="000000" w:themeColor="text1"/>
        </w:rPr>
        <w:t>ходимо реализовать ра</w:t>
      </w:r>
      <w:r>
        <w:rPr>
          <w:rFonts w:ascii="Arial" w:hAnsi="Arial" w:cs="Arial"/>
          <w:color w:val="000000" w:themeColor="text1"/>
        </w:rPr>
        <w:t xml:space="preserve">зработку, </w:t>
      </w:r>
      <w:r w:rsidR="006F01D1">
        <w:rPr>
          <w:rFonts w:ascii="Arial" w:hAnsi="Arial" w:cs="Arial"/>
          <w:color w:val="000000" w:themeColor="text1"/>
        </w:rPr>
        <w:t>позволяющую автоматически сформировать лимит</w:t>
      </w:r>
      <w:r w:rsidR="009A4652" w:rsidRPr="009A4652">
        <w:rPr>
          <w:rFonts w:ascii="Arial" w:hAnsi="Arial" w:cs="Arial"/>
          <w:color w:val="000000" w:themeColor="text1"/>
        </w:rPr>
        <w:t xml:space="preserve"> в разрезе СПП-элементов и изменение статуса Заказа ТОРО на основании утверждённого годового бюджета воздействий на производственные активы</w:t>
      </w:r>
      <w:r w:rsidR="009A4652">
        <w:rPr>
          <w:rFonts w:ascii="Arial" w:hAnsi="Arial" w:cs="Arial"/>
          <w:color w:val="000000" w:themeColor="text1"/>
        </w:rPr>
        <w:t>.</w:t>
      </w:r>
      <w:r w:rsidR="006F01D1">
        <w:rPr>
          <w:rFonts w:ascii="Arial" w:hAnsi="Arial" w:cs="Arial"/>
          <w:color w:val="000000" w:themeColor="text1"/>
        </w:rPr>
        <w:t xml:space="preserve"> Это необходимо, поскольку процесс бюджетирования выполняется в </w:t>
      </w:r>
      <w:r w:rsidR="006F01D1">
        <w:rPr>
          <w:rFonts w:ascii="Arial" w:hAnsi="Arial" w:cs="Arial"/>
          <w:color w:val="000000" w:themeColor="text1"/>
          <w:lang w:val="en-US"/>
        </w:rPr>
        <w:t>BPC</w:t>
      </w:r>
      <w:r w:rsidR="006F01D1" w:rsidRPr="009936BB">
        <w:rPr>
          <w:rFonts w:ascii="Arial" w:hAnsi="Arial" w:cs="Arial"/>
          <w:color w:val="000000" w:themeColor="text1"/>
        </w:rPr>
        <w:t xml:space="preserve">, а </w:t>
      </w:r>
      <w:r w:rsidR="006F01D1">
        <w:rPr>
          <w:rFonts w:ascii="Arial" w:hAnsi="Arial" w:cs="Arial"/>
          <w:color w:val="000000" w:themeColor="text1"/>
        </w:rPr>
        <w:t xml:space="preserve">исполнение и бюджетный контроль в </w:t>
      </w:r>
      <w:r w:rsidR="006F01D1">
        <w:rPr>
          <w:rFonts w:ascii="Arial" w:hAnsi="Arial" w:cs="Arial"/>
          <w:color w:val="000000" w:themeColor="text1"/>
          <w:lang w:val="en-US"/>
        </w:rPr>
        <w:t>PM</w:t>
      </w:r>
      <w:r w:rsidR="006F01D1" w:rsidRPr="009936BB">
        <w:rPr>
          <w:rFonts w:ascii="Arial" w:hAnsi="Arial" w:cs="Arial"/>
          <w:color w:val="000000" w:themeColor="text1"/>
        </w:rPr>
        <w:t xml:space="preserve"> </w:t>
      </w:r>
      <w:r w:rsidR="006F01D1">
        <w:rPr>
          <w:rFonts w:ascii="Arial" w:hAnsi="Arial" w:cs="Arial"/>
          <w:color w:val="000000" w:themeColor="text1"/>
        </w:rPr>
        <w:t xml:space="preserve">с использованием </w:t>
      </w:r>
      <w:r w:rsidR="006F01D1">
        <w:rPr>
          <w:rFonts w:ascii="Arial" w:hAnsi="Arial" w:cs="Arial"/>
          <w:color w:val="000000" w:themeColor="text1"/>
          <w:lang w:val="en-US"/>
        </w:rPr>
        <w:t>PS</w:t>
      </w:r>
      <w:r w:rsidR="006F01D1">
        <w:rPr>
          <w:rFonts w:ascii="Arial" w:hAnsi="Arial" w:cs="Arial"/>
          <w:color w:val="000000" w:themeColor="text1"/>
        </w:rPr>
        <w:t>.</w:t>
      </w:r>
    </w:p>
    <w:p w14:paraId="60092FDA" w14:textId="77777777" w:rsidR="00AB5B56" w:rsidRDefault="00AB5B56" w:rsidP="00AB5B56">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Входные данные:</w:t>
      </w:r>
    </w:p>
    <w:p w14:paraId="5B7DB27C" w14:textId="2958B649" w:rsidR="00AB5B56" w:rsidRDefault="006F01D1" w:rsidP="00AB5B56">
      <w:pPr>
        <w:spacing w:after="240" w:line="276" w:lineRule="auto"/>
        <w:ind w:firstLine="567"/>
        <w:rPr>
          <w:rFonts w:ascii="Arial" w:hAnsi="Arial" w:cs="Arial"/>
          <w:color w:val="000000" w:themeColor="text1"/>
        </w:rPr>
      </w:pPr>
      <w:r>
        <w:rPr>
          <w:rFonts w:ascii="Arial" w:hAnsi="Arial" w:cs="Arial"/>
          <w:color w:val="000000" w:themeColor="text1"/>
        </w:rPr>
        <w:t>Входными данными будут: СПП-элемент и величина лимита.</w:t>
      </w:r>
    </w:p>
    <w:p w14:paraId="0035154B" w14:textId="77777777" w:rsidR="00AB5B56" w:rsidRPr="00653541" w:rsidRDefault="00AB5B56" w:rsidP="00AB5B56">
      <w:pPr>
        <w:spacing w:after="240" w:line="276" w:lineRule="auto"/>
        <w:ind w:firstLine="567"/>
        <w:rPr>
          <w:rFonts w:ascii="Arial" w:hAnsi="Arial" w:cs="Arial"/>
          <w:color w:val="000000" w:themeColor="text1"/>
          <w:u w:val="single"/>
        </w:rPr>
      </w:pPr>
      <w:r w:rsidRPr="00B04EF5">
        <w:rPr>
          <w:rFonts w:ascii="Arial" w:hAnsi="Arial" w:cs="Arial"/>
          <w:color w:val="000000" w:themeColor="text1"/>
          <w:u w:val="single"/>
        </w:rPr>
        <w:t>Основные функции разработки:</w:t>
      </w:r>
    </w:p>
    <w:p w14:paraId="0F7E9459" w14:textId="7250C2CC" w:rsidR="00AB5B56" w:rsidRPr="006F01D1" w:rsidRDefault="006F01D1" w:rsidP="00AB5B56">
      <w:pPr>
        <w:spacing w:after="240" w:line="276" w:lineRule="auto"/>
        <w:ind w:firstLine="567"/>
        <w:rPr>
          <w:rFonts w:ascii="Arial" w:hAnsi="Arial" w:cs="Arial"/>
          <w:color w:val="000000" w:themeColor="text1"/>
        </w:rPr>
      </w:pPr>
      <w:r>
        <w:rPr>
          <w:rFonts w:ascii="Arial" w:hAnsi="Arial" w:cs="Arial"/>
          <w:color w:val="000000" w:themeColor="text1"/>
        </w:rPr>
        <w:t xml:space="preserve">Разработка будет выполняться в фоновом режиме и запускаться после утверждения бюджета затрат на ремонты на уровне </w:t>
      </w:r>
      <w:r w:rsidR="006717E0">
        <w:rPr>
          <w:rFonts w:ascii="Arial" w:hAnsi="Arial" w:cs="Arial"/>
          <w:color w:val="000000" w:themeColor="text1"/>
        </w:rPr>
        <w:t xml:space="preserve">бизнес-единицы (для формирования потребности в МТР с длительным сроком поставки), на уровне </w:t>
      </w:r>
      <w:r>
        <w:rPr>
          <w:rFonts w:ascii="Arial" w:hAnsi="Arial" w:cs="Arial"/>
          <w:color w:val="000000" w:themeColor="text1"/>
        </w:rPr>
        <w:t>управляющей компании</w:t>
      </w:r>
      <w:r w:rsidR="006717E0">
        <w:rPr>
          <w:rFonts w:ascii="Arial" w:hAnsi="Arial" w:cs="Arial"/>
          <w:color w:val="000000" w:themeColor="text1"/>
        </w:rPr>
        <w:t xml:space="preserve"> (для формирования потребности в остальным МТР)</w:t>
      </w:r>
      <w:r>
        <w:rPr>
          <w:rFonts w:ascii="Arial" w:hAnsi="Arial" w:cs="Arial"/>
          <w:color w:val="000000" w:themeColor="text1"/>
        </w:rPr>
        <w:t xml:space="preserve">. Суммы бюджетных лимитов в разрезе СПП-элементов будут перенесены из </w:t>
      </w:r>
      <w:r>
        <w:rPr>
          <w:rFonts w:ascii="Arial" w:hAnsi="Arial" w:cs="Arial"/>
          <w:color w:val="000000" w:themeColor="text1"/>
          <w:lang w:val="en-US"/>
        </w:rPr>
        <w:t>BPC</w:t>
      </w:r>
      <w:r w:rsidRPr="009936BB">
        <w:rPr>
          <w:rFonts w:ascii="Arial" w:hAnsi="Arial" w:cs="Arial"/>
          <w:color w:val="000000" w:themeColor="text1"/>
        </w:rPr>
        <w:t xml:space="preserve"> </w:t>
      </w:r>
      <w:r>
        <w:rPr>
          <w:rFonts w:ascii="Arial" w:hAnsi="Arial" w:cs="Arial"/>
          <w:color w:val="000000" w:themeColor="text1"/>
        </w:rPr>
        <w:t xml:space="preserve">в модуль </w:t>
      </w:r>
      <w:r>
        <w:rPr>
          <w:rFonts w:ascii="Arial" w:hAnsi="Arial" w:cs="Arial"/>
          <w:color w:val="000000" w:themeColor="text1"/>
          <w:lang w:val="en-US"/>
        </w:rPr>
        <w:t>PS</w:t>
      </w:r>
      <w:r>
        <w:rPr>
          <w:rFonts w:ascii="Arial" w:hAnsi="Arial" w:cs="Arial"/>
          <w:color w:val="000000" w:themeColor="text1"/>
        </w:rPr>
        <w:t xml:space="preserve"> и сохранены на соответствующих СПП-элементах и деблокированы для контроля. При это, дополнительно должен быть установлен статус УТВП для Заказов ТОРО</w:t>
      </w:r>
      <w:r w:rsidR="006717E0">
        <w:rPr>
          <w:rFonts w:ascii="Arial" w:hAnsi="Arial" w:cs="Arial"/>
          <w:color w:val="000000" w:themeColor="text1"/>
        </w:rPr>
        <w:t xml:space="preserve"> и проектах</w:t>
      </w:r>
      <w:r>
        <w:rPr>
          <w:rFonts w:ascii="Arial" w:hAnsi="Arial" w:cs="Arial"/>
          <w:color w:val="000000" w:themeColor="text1"/>
        </w:rPr>
        <w:t xml:space="preserve">, которые сформировали данный бюджет. </w:t>
      </w:r>
    </w:p>
    <w:p w14:paraId="060DD35C" w14:textId="77777777" w:rsidR="00AB5B56" w:rsidRDefault="00AB5B56" w:rsidP="00AB5B56">
      <w:pPr>
        <w:spacing w:after="240" w:line="276" w:lineRule="auto"/>
        <w:ind w:firstLine="567"/>
        <w:rPr>
          <w:rFonts w:ascii="Arial" w:hAnsi="Arial" w:cs="Arial"/>
          <w:color w:val="000000" w:themeColor="text1"/>
          <w:u w:val="single"/>
        </w:rPr>
      </w:pPr>
      <w:r w:rsidRPr="00653541">
        <w:rPr>
          <w:rFonts w:ascii="Arial" w:hAnsi="Arial" w:cs="Arial"/>
          <w:color w:val="000000" w:themeColor="text1"/>
          <w:u w:val="single"/>
        </w:rPr>
        <w:t>Выходные результаты:</w:t>
      </w:r>
    </w:p>
    <w:p w14:paraId="6312B727" w14:textId="1F4DF563" w:rsidR="00AB5B56" w:rsidRDefault="006F01D1">
      <w:pPr>
        <w:spacing w:after="240" w:line="276" w:lineRule="auto"/>
        <w:ind w:firstLine="567"/>
        <w:rPr>
          <w:rFonts w:ascii="Arial" w:hAnsi="Arial" w:cs="Arial"/>
          <w:color w:val="000000" w:themeColor="text1"/>
        </w:rPr>
      </w:pPr>
      <w:r>
        <w:rPr>
          <w:rFonts w:ascii="Arial" w:hAnsi="Arial" w:cs="Arial"/>
          <w:color w:val="000000" w:themeColor="text1"/>
        </w:rPr>
        <w:t>В результате выполнения разработки бюджетный лимит дол</w:t>
      </w:r>
      <w:r w:rsidR="00757D4E">
        <w:rPr>
          <w:rFonts w:ascii="Arial" w:hAnsi="Arial" w:cs="Arial"/>
          <w:color w:val="000000" w:themeColor="text1"/>
        </w:rPr>
        <w:t xml:space="preserve">жен быть записан, а соответствующим </w:t>
      </w:r>
      <w:r w:rsidR="008E2993">
        <w:rPr>
          <w:rFonts w:ascii="Arial" w:hAnsi="Arial" w:cs="Arial"/>
          <w:color w:val="000000" w:themeColor="text1"/>
        </w:rPr>
        <w:t xml:space="preserve">СПП-элементам и </w:t>
      </w:r>
      <w:r w:rsidR="00757D4E">
        <w:rPr>
          <w:rFonts w:ascii="Arial" w:hAnsi="Arial" w:cs="Arial"/>
          <w:color w:val="000000" w:themeColor="text1"/>
        </w:rPr>
        <w:t>заказам ТОРО присвоен статус УТВП.</w:t>
      </w:r>
    </w:p>
    <w:p w14:paraId="5C57712F" w14:textId="219DFDC1" w:rsidR="009A4652" w:rsidRDefault="009A4652">
      <w:pPr>
        <w:spacing w:after="240" w:line="276" w:lineRule="auto"/>
        <w:ind w:firstLine="567"/>
        <w:rPr>
          <w:rFonts w:ascii="Arial" w:hAnsi="Arial" w:cs="Arial"/>
          <w:color w:val="000000" w:themeColor="text1"/>
        </w:rPr>
      </w:pPr>
    </w:p>
    <w:p w14:paraId="47FB1DAE" w14:textId="3177DEBD" w:rsidR="00D03411" w:rsidRPr="00AB41CE" w:rsidRDefault="00D03411" w:rsidP="00D03411">
      <w:pPr>
        <w:pStyle w:val="3"/>
      </w:pPr>
      <w:bookmarkStart w:id="3009" w:name="_Toc77357587"/>
      <w:r>
        <w:t xml:space="preserve">Разработка </w:t>
      </w:r>
      <w:r>
        <w:rPr>
          <w:lang w:val="en-US"/>
        </w:rPr>
        <w:t>PM</w:t>
      </w:r>
      <w:r w:rsidRPr="00C15F73">
        <w:t>203</w:t>
      </w:r>
      <w:r>
        <w:t xml:space="preserve"> </w:t>
      </w:r>
      <w:r w:rsidR="003769D0" w:rsidRPr="00C15F73">
        <w:t xml:space="preserve">Блокировка плана ТОиР на время согласования </w:t>
      </w:r>
      <w:r w:rsidR="003769D0">
        <w:t>б</w:t>
      </w:r>
      <w:r w:rsidR="003769D0" w:rsidRPr="00C15F73">
        <w:t>юджетов</w:t>
      </w:r>
      <w:bookmarkEnd w:id="3009"/>
    </w:p>
    <w:p w14:paraId="7D0F5481" w14:textId="77777777" w:rsidR="003769D0" w:rsidRPr="001C325C" w:rsidRDefault="003769D0" w:rsidP="003769D0">
      <w:pPr>
        <w:numPr>
          <w:ilvl w:val="0"/>
          <w:numId w:val="127"/>
        </w:numPr>
        <w:rPr>
          <w:rFonts w:ascii="Arial" w:hAnsi="Arial" w:cs="Arial"/>
          <w:szCs w:val="20"/>
        </w:rPr>
      </w:pPr>
      <w:r w:rsidRPr="001C325C">
        <w:rPr>
          <w:rFonts w:ascii="Arial" w:hAnsi="Arial" w:cs="Arial"/>
          <w:b/>
          <w:bCs/>
          <w:szCs w:val="20"/>
        </w:rPr>
        <w:t>Интерфейс блокировки</w:t>
      </w:r>
    </w:p>
    <w:p w14:paraId="5029E0A2"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 xml:space="preserve">Транзакция </w:t>
      </w:r>
      <w:r w:rsidRPr="001C325C">
        <w:rPr>
          <w:rFonts w:ascii="Arial" w:hAnsi="Arial" w:cs="Arial"/>
          <w:szCs w:val="20"/>
          <w:lang w:val="en-US"/>
        </w:rPr>
        <w:t>ZPM</w:t>
      </w:r>
      <w:r w:rsidRPr="001C325C">
        <w:rPr>
          <w:rFonts w:ascii="Arial" w:hAnsi="Arial" w:cs="Arial"/>
          <w:szCs w:val="20"/>
        </w:rPr>
        <w:t>_</w:t>
      </w:r>
      <w:r w:rsidRPr="001C325C">
        <w:rPr>
          <w:rFonts w:ascii="Arial" w:hAnsi="Arial" w:cs="Arial"/>
          <w:szCs w:val="20"/>
          <w:lang w:val="en-US"/>
        </w:rPr>
        <w:t>PLAN</w:t>
      </w:r>
      <w:r w:rsidRPr="001C325C">
        <w:rPr>
          <w:rFonts w:ascii="Arial" w:hAnsi="Arial" w:cs="Arial"/>
          <w:szCs w:val="20"/>
        </w:rPr>
        <w:t>_</w:t>
      </w:r>
      <w:r w:rsidRPr="001C325C">
        <w:rPr>
          <w:rFonts w:ascii="Arial" w:hAnsi="Arial" w:cs="Arial"/>
          <w:szCs w:val="20"/>
          <w:lang w:val="en-US"/>
        </w:rPr>
        <w:t>BLOCK</w:t>
      </w:r>
      <w:r w:rsidRPr="001C325C">
        <w:rPr>
          <w:rFonts w:ascii="Arial" w:hAnsi="Arial" w:cs="Arial"/>
          <w:szCs w:val="20"/>
        </w:rPr>
        <w:t xml:space="preserve"> «Блокировка плана ТОиР на время согласования Бюджетов»</w:t>
      </w:r>
    </w:p>
    <w:p w14:paraId="719B85C8"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 xml:space="preserve">Ввод параметров в диалоговом окне: </w:t>
      </w:r>
      <w:r w:rsidRPr="001C325C">
        <w:rPr>
          <w:rFonts w:ascii="Arial" w:hAnsi="Arial" w:cs="Arial"/>
          <w:b/>
          <w:bCs/>
          <w:szCs w:val="20"/>
        </w:rPr>
        <w:t>БЕ</w:t>
      </w:r>
      <w:r w:rsidRPr="001C325C">
        <w:rPr>
          <w:rFonts w:ascii="Arial" w:hAnsi="Arial" w:cs="Arial"/>
          <w:szCs w:val="20"/>
        </w:rPr>
        <w:t xml:space="preserve">, </w:t>
      </w:r>
      <w:r w:rsidRPr="001C325C">
        <w:rPr>
          <w:rFonts w:ascii="Arial" w:hAnsi="Arial" w:cs="Arial"/>
          <w:b/>
          <w:bCs/>
          <w:szCs w:val="20"/>
        </w:rPr>
        <w:t>Год</w:t>
      </w:r>
    </w:p>
    <w:p w14:paraId="76684F2D" w14:textId="77777777" w:rsidR="003769D0" w:rsidRDefault="003769D0" w:rsidP="003769D0">
      <w:pPr>
        <w:numPr>
          <w:ilvl w:val="1"/>
          <w:numId w:val="127"/>
        </w:numPr>
        <w:rPr>
          <w:rFonts w:ascii="Arial" w:hAnsi="Arial" w:cs="Arial"/>
          <w:szCs w:val="20"/>
        </w:rPr>
      </w:pPr>
      <w:r w:rsidRPr="001C325C">
        <w:rPr>
          <w:rFonts w:ascii="Arial" w:hAnsi="Arial" w:cs="Arial"/>
          <w:szCs w:val="20"/>
        </w:rPr>
        <w:t>Вывод отчета по блокировкам:</w:t>
      </w:r>
    </w:p>
    <w:tbl>
      <w:tblPr>
        <w:tblW w:w="10480" w:type="dxa"/>
        <w:tblLayout w:type="fixed"/>
        <w:tblCellMar>
          <w:left w:w="0" w:type="dxa"/>
          <w:right w:w="0" w:type="dxa"/>
        </w:tblCellMar>
        <w:tblLook w:val="0420" w:firstRow="1" w:lastRow="0" w:firstColumn="0" w:lastColumn="0" w:noHBand="0" w:noVBand="1"/>
      </w:tblPr>
      <w:tblGrid>
        <w:gridCol w:w="699"/>
        <w:gridCol w:w="567"/>
        <w:gridCol w:w="709"/>
        <w:gridCol w:w="1276"/>
        <w:gridCol w:w="425"/>
        <w:gridCol w:w="992"/>
        <w:gridCol w:w="851"/>
        <w:gridCol w:w="1134"/>
        <w:gridCol w:w="1134"/>
        <w:gridCol w:w="1134"/>
        <w:gridCol w:w="1559"/>
      </w:tblGrid>
      <w:tr w:rsidR="003769D0" w:rsidRPr="001C325C" w14:paraId="47FB2817" w14:textId="77777777" w:rsidTr="00611EA5">
        <w:tc>
          <w:tcPr>
            <w:tcW w:w="699"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1AB26590" w14:textId="77777777" w:rsidR="003769D0" w:rsidRPr="001C325C" w:rsidRDefault="003769D0" w:rsidP="00611EA5">
            <w:pPr>
              <w:rPr>
                <w:rFonts w:ascii="Arial" w:hAnsi="Arial" w:cs="Arial"/>
                <w:sz w:val="20"/>
                <w:szCs w:val="20"/>
              </w:rPr>
            </w:pPr>
            <w:r w:rsidRPr="001C325C">
              <w:rPr>
                <w:rFonts w:ascii="Arial" w:hAnsi="Arial" w:cs="Arial"/>
                <w:b/>
                <w:bCs/>
                <w:sz w:val="20"/>
                <w:szCs w:val="20"/>
              </w:rPr>
              <w:t>Год</w:t>
            </w:r>
          </w:p>
        </w:tc>
        <w:tc>
          <w:tcPr>
            <w:tcW w:w="567" w:type="dxa"/>
            <w:tcBorders>
              <w:top w:val="single" w:sz="8" w:space="0" w:color="000000"/>
              <w:left w:val="single" w:sz="8" w:space="0" w:color="000000"/>
              <w:bottom w:val="single" w:sz="8" w:space="0" w:color="000000"/>
              <w:right w:val="single" w:sz="8" w:space="0" w:color="000000"/>
            </w:tcBorders>
            <w:shd w:val="clear" w:color="auto" w:fill="FFC000"/>
          </w:tcPr>
          <w:p w14:paraId="48EF14A9" w14:textId="77777777" w:rsidR="003769D0" w:rsidRPr="00E524F5" w:rsidRDefault="003769D0" w:rsidP="00611EA5">
            <w:pPr>
              <w:rPr>
                <w:rFonts w:ascii="Arial" w:hAnsi="Arial" w:cs="Arial"/>
                <w:b/>
                <w:bCs/>
                <w:sz w:val="20"/>
                <w:szCs w:val="20"/>
              </w:rPr>
            </w:pPr>
            <w:r>
              <w:rPr>
                <w:rFonts w:ascii="Arial" w:hAnsi="Arial" w:cs="Arial"/>
                <w:b/>
                <w:bCs/>
                <w:sz w:val="20"/>
                <w:szCs w:val="20"/>
              </w:rPr>
              <w:t>БЕ</w:t>
            </w:r>
          </w:p>
        </w:tc>
        <w:tc>
          <w:tcPr>
            <w:tcW w:w="709" w:type="dxa"/>
            <w:tcBorders>
              <w:top w:val="single" w:sz="8" w:space="0" w:color="000000"/>
              <w:left w:val="single" w:sz="8" w:space="0" w:color="000000"/>
              <w:bottom w:val="single" w:sz="8" w:space="0" w:color="000000"/>
              <w:right w:val="single" w:sz="8" w:space="0" w:color="000000"/>
            </w:tcBorders>
            <w:shd w:val="clear" w:color="auto" w:fill="FFC000"/>
          </w:tcPr>
          <w:p w14:paraId="16F87EF3" w14:textId="77777777" w:rsidR="003769D0" w:rsidRPr="00540B19" w:rsidRDefault="003769D0" w:rsidP="00611EA5">
            <w:pPr>
              <w:rPr>
                <w:rFonts w:ascii="Arial" w:hAnsi="Arial" w:cs="Arial"/>
                <w:b/>
                <w:bCs/>
                <w:sz w:val="20"/>
                <w:szCs w:val="20"/>
              </w:rPr>
            </w:pPr>
            <w:r w:rsidRPr="00540B19">
              <w:rPr>
                <w:rFonts w:ascii="Arial" w:hAnsi="Arial" w:cs="Arial"/>
                <w:b/>
                <w:bCs/>
                <w:sz w:val="20"/>
                <w:szCs w:val="20"/>
              </w:rPr>
              <w:t>Завод</w:t>
            </w:r>
          </w:p>
          <w:p w14:paraId="562AE4CD" w14:textId="77777777" w:rsidR="003769D0" w:rsidRPr="001C325C" w:rsidRDefault="003769D0" w:rsidP="00611EA5">
            <w:pPr>
              <w:rPr>
                <w:rFonts w:ascii="Arial" w:hAnsi="Arial" w:cs="Arial"/>
                <w:b/>
                <w:bCs/>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469872F9" w14:textId="77777777" w:rsidR="003769D0" w:rsidRPr="001C325C" w:rsidRDefault="003769D0" w:rsidP="00611EA5">
            <w:pPr>
              <w:rPr>
                <w:rFonts w:ascii="Arial" w:hAnsi="Arial" w:cs="Arial"/>
                <w:sz w:val="20"/>
                <w:szCs w:val="20"/>
              </w:rPr>
            </w:pPr>
            <w:r w:rsidRPr="001C325C">
              <w:rPr>
                <w:rFonts w:ascii="Arial" w:hAnsi="Arial" w:cs="Arial"/>
                <w:b/>
                <w:bCs/>
                <w:sz w:val="20"/>
                <w:szCs w:val="20"/>
              </w:rPr>
              <w:t>Имя завода</w:t>
            </w:r>
          </w:p>
        </w:tc>
        <w:tc>
          <w:tcPr>
            <w:tcW w:w="425" w:type="dxa"/>
            <w:tcBorders>
              <w:top w:val="single" w:sz="8" w:space="0" w:color="000000"/>
              <w:left w:val="single" w:sz="8" w:space="0" w:color="000000"/>
              <w:bottom w:val="single" w:sz="8" w:space="0" w:color="000000"/>
              <w:right w:val="single" w:sz="8" w:space="0" w:color="000000"/>
            </w:tcBorders>
            <w:shd w:val="clear" w:color="auto" w:fill="FFC000"/>
          </w:tcPr>
          <w:p w14:paraId="617FA6E0" w14:textId="77777777" w:rsidR="003769D0" w:rsidRPr="001C325C" w:rsidRDefault="003769D0" w:rsidP="00611EA5">
            <w:pPr>
              <w:rPr>
                <w:rFonts w:ascii="Arial" w:hAnsi="Arial" w:cs="Arial"/>
                <w:b/>
                <w:bCs/>
                <w:sz w:val="20"/>
                <w:szCs w:val="20"/>
              </w:rPr>
            </w:pPr>
            <w:r>
              <w:rPr>
                <w:rFonts w:ascii="Arial" w:hAnsi="Arial" w:cs="Arial"/>
                <w:b/>
                <w:bCs/>
                <w:sz w:val="20"/>
                <w:szCs w:val="20"/>
              </w:rPr>
              <w:t>ГП</w:t>
            </w:r>
          </w:p>
        </w:tc>
        <w:tc>
          <w:tcPr>
            <w:tcW w:w="992" w:type="dxa"/>
            <w:tcBorders>
              <w:top w:val="single" w:sz="8" w:space="0" w:color="000000"/>
              <w:left w:val="single" w:sz="8" w:space="0" w:color="000000"/>
              <w:bottom w:val="single" w:sz="8" w:space="0" w:color="000000"/>
              <w:right w:val="single" w:sz="8" w:space="0" w:color="000000"/>
            </w:tcBorders>
            <w:shd w:val="clear" w:color="auto" w:fill="FFC000"/>
          </w:tcPr>
          <w:p w14:paraId="7931D935" w14:textId="77777777" w:rsidR="003769D0" w:rsidRPr="001C325C" w:rsidRDefault="003769D0" w:rsidP="00611EA5">
            <w:pPr>
              <w:rPr>
                <w:rFonts w:ascii="Arial" w:hAnsi="Arial" w:cs="Arial"/>
                <w:b/>
                <w:bCs/>
                <w:sz w:val="20"/>
                <w:szCs w:val="20"/>
              </w:rPr>
            </w:pPr>
            <w:r>
              <w:rPr>
                <w:rFonts w:ascii="Arial" w:hAnsi="Arial" w:cs="Arial"/>
                <w:b/>
                <w:bCs/>
                <w:sz w:val="20"/>
                <w:szCs w:val="20"/>
              </w:rPr>
              <w:t>Название ГП</w:t>
            </w:r>
          </w:p>
        </w:tc>
        <w:tc>
          <w:tcPr>
            <w:tcW w:w="851"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0866AD6F" w14:textId="77777777" w:rsidR="003769D0" w:rsidRPr="001C325C" w:rsidRDefault="003769D0" w:rsidP="00611EA5">
            <w:pPr>
              <w:rPr>
                <w:rFonts w:ascii="Arial" w:hAnsi="Arial" w:cs="Arial"/>
                <w:sz w:val="20"/>
                <w:szCs w:val="20"/>
              </w:rPr>
            </w:pPr>
            <w:r w:rsidRPr="001C325C">
              <w:rPr>
                <w:rFonts w:ascii="Arial" w:hAnsi="Arial" w:cs="Arial"/>
                <w:b/>
                <w:bCs/>
                <w:sz w:val="20"/>
                <w:szCs w:val="20"/>
              </w:rPr>
              <w:t>Год</w:t>
            </w:r>
          </w:p>
        </w:tc>
        <w:tc>
          <w:tcPr>
            <w:tcW w:w="1134"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66183372" w14:textId="77777777" w:rsidR="003769D0" w:rsidRPr="001C325C" w:rsidRDefault="003769D0" w:rsidP="00611EA5">
            <w:pPr>
              <w:rPr>
                <w:rFonts w:ascii="Arial" w:hAnsi="Arial" w:cs="Arial"/>
                <w:sz w:val="20"/>
                <w:szCs w:val="20"/>
              </w:rPr>
            </w:pPr>
            <w:r w:rsidRPr="001C325C">
              <w:rPr>
                <w:rFonts w:ascii="Arial" w:hAnsi="Arial" w:cs="Arial"/>
                <w:b/>
                <w:bCs/>
                <w:sz w:val="20"/>
                <w:szCs w:val="20"/>
              </w:rPr>
              <w:t>Блокировано (</w:t>
            </w:r>
            <w:r w:rsidRPr="001C325C">
              <w:rPr>
                <w:rFonts w:ascii="Arial" w:hAnsi="Arial" w:cs="Arial"/>
                <w:b/>
                <w:bCs/>
                <w:sz w:val="20"/>
                <w:szCs w:val="20"/>
                <w:lang w:val="en-US"/>
              </w:rPr>
              <w:t>CAPEX</w:t>
            </w:r>
            <w:r w:rsidRPr="001C325C">
              <w:rPr>
                <w:rFonts w:ascii="Arial" w:hAnsi="Arial" w:cs="Arial"/>
                <w:b/>
                <w:bCs/>
                <w:sz w:val="20"/>
                <w:szCs w:val="20"/>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497A7820" w14:textId="77777777" w:rsidR="003769D0" w:rsidRPr="001C325C" w:rsidRDefault="003769D0" w:rsidP="00611EA5">
            <w:pPr>
              <w:rPr>
                <w:rFonts w:ascii="Arial" w:hAnsi="Arial" w:cs="Arial"/>
                <w:sz w:val="20"/>
                <w:szCs w:val="20"/>
              </w:rPr>
            </w:pPr>
            <w:r w:rsidRPr="001C325C">
              <w:rPr>
                <w:rFonts w:ascii="Arial" w:hAnsi="Arial" w:cs="Arial"/>
                <w:b/>
                <w:bCs/>
                <w:sz w:val="20"/>
                <w:szCs w:val="20"/>
              </w:rPr>
              <w:t>Блокировано (</w:t>
            </w:r>
            <w:r w:rsidRPr="001C325C">
              <w:rPr>
                <w:rFonts w:ascii="Arial" w:hAnsi="Arial" w:cs="Arial"/>
                <w:b/>
                <w:bCs/>
                <w:sz w:val="20"/>
                <w:szCs w:val="20"/>
                <w:lang w:val="en-US"/>
              </w:rPr>
              <w:t>OPEX</w:t>
            </w:r>
            <w:r w:rsidRPr="001C325C">
              <w:rPr>
                <w:rFonts w:ascii="Arial" w:hAnsi="Arial" w:cs="Arial"/>
                <w:b/>
                <w:bCs/>
                <w:sz w:val="20"/>
                <w:szCs w:val="20"/>
              </w:rPr>
              <w:t>)</w:t>
            </w:r>
          </w:p>
        </w:tc>
        <w:tc>
          <w:tcPr>
            <w:tcW w:w="1134"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7A5F4A0C" w14:textId="77777777" w:rsidR="003769D0" w:rsidRPr="001C325C" w:rsidRDefault="003769D0" w:rsidP="00611EA5">
            <w:pPr>
              <w:rPr>
                <w:rFonts w:ascii="Arial" w:hAnsi="Arial" w:cs="Arial"/>
                <w:sz w:val="20"/>
                <w:szCs w:val="20"/>
              </w:rPr>
            </w:pPr>
            <w:r w:rsidRPr="001C325C">
              <w:rPr>
                <w:rFonts w:ascii="Arial" w:hAnsi="Arial" w:cs="Arial"/>
                <w:b/>
                <w:bCs/>
                <w:sz w:val="20"/>
                <w:szCs w:val="20"/>
              </w:rPr>
              <w:t>Блокировал</w:t>
            </w:r>
          </w:p>
        </w:tc>
        <w:tc>
          <w:tcPr>
            <w:tcW w:w="1559" w:type="dxa"/>
            <w:tcBorders>
              <w:top w:val="single" w:sz="8" w:space="0" w:color="000000"/>
              <w:left w:val="single" w:sz="8" w:space="0" w:color="000000"/>
              <w:bottom w:val="single" w:sz="8" w:space="0" w:color="000000"/>
              <w:right w:val="single" w:sz="8" w:space="0" w:color="000000"/>
            </w:tcBorders>
            <w:shd w:val="clear" w:color="auto" w:fill="FFC000"/>
            <w:tcMar>
              <w:top w:w="72" w:type="dxa"/>
              <w:left w:w="144" w:type="dxa"/>
              <w:bottom w:w="72" w:type="dxa"/>
              <w:right w:w="144" w:type="dxa"/>
            </w:tcMar>
            <w:hideMark/>
          </w:tcPr>
          <w:p w14:paraId="34A8BA2D" w14:textId="77777777" w:rsidR="003769D0" w:rsidRPr="001C325C" w:rsidRDefault="003769D0" w:rsidP="00611EA5">
            <w:pPr>
              <w:rPr>
                <w:rFonts w:ascii="Arial" w:hAnsi="Arial" w:cs="Arial"/>
                <w:sz w:val="20"/>
                <w:szCs w:val="20"/>
              </w:rPr>
            </w:pPr>
            <w:r w:rsidRPr="001C325C">
              <w:rPr>
                <w:rFonts w:ascii="Arial" w:hAnsi="Arial" w:cs="Arial"/>
                <w:b/>
                <w:bCs/>
                <w:sz w:val="20"/>
                <w:szCs w:val="20"/>
              </w:rPr>
              <w:t>Дата блокировки</w:t>
            </w:r>
          </w:p>
        </w:tc>
      </w:tr>
      <w:tr w:rsidR="003769D0" w:rsidRPr="001C325C" w14:paraId="61CC0ED1" w14:textId="77777777" w:rsidTr="00611EA5">
        <w:trPr>
          <w:trHeight w:val="18"/>
        </w:trPr>
        <w:tc>
          <w:tcPr>
            <w:tcW w:w="69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93DC8BC" w14:textId="77777777" w:rsidR="003769D0" w:rsidRPr="001C325C" w:rsidRDefault="003769D0" w:rsidP="00611EA5">
            <w:pPr>
              <w:contextualSpacing/>
              <w:rPr>
                <w:rFonts w:ascii="Arial" w:hAnsi="Arial" w:cs="Arial"/>
                <w:sz w:val="20"/>
                <w:szCs w:val="20"/>
              </w:rPr>
            </w:pPr>
            <w:r>
              <w:rPr>
                <w:rFonts w:ascii="Arial" w:hAnsi="Arial" w:cs="Arial"/>
                <w:sz w:val="20"/>
                <w:szCs w:val="20"/>
              </w:rPr>
              <w:t>2020</w:t>
            </w:r>
          </w:p>
        </w:tc>
        <w:tc>
          <w:tcPr>
            <w:tcW w:w="567" w:type="dxa"/>
            <w:tcBorders>
              <w:top w:val="single" w:sz="8" w:space="0" w:color="000000"/>
              <w:left w:val="single" w:sz="8" w:space="0" w:color="000000"/>
              <w:bottom w:val="single" w:sz="8" w:space="0" w:color="000000"/>
              <w:right w:val="single" w:sz="8" w:space="0" w:color="000000"/>
            </w:tcBorders>
          </w:tcPr>
          <w:p w14:paraId="224A87A0" w14:textId="77777777" w:rsidR="003769D0" w:rsidRPr="001C325C" w:rsidRDefault="003769D0" w:rsidP="00611EA5">
            <w:pPr>
              <w:contextualSpacing/>
              <w:rPr>
                <w:rFonts w:ascii="Arial" w:hAnsi="Arial" w:cs="Arial"/>
                <w:sz w:val="20"/>
                <w:szCs w:val="20"/>
              </w:rPr>
            </w:pPr>
            <w:r>
              <w:rPr>
                <w:rFonts w:ascii="Arial" w:hAnsi="Arial" w:cs="Arial"/>
                <w:sz w:val="20"/>
                <w:szCs w:val="20"/>
              </w:rPr>
              <w:t>1100</w:t>
            </w:r>
          </w:p>
        </w:tc>
        <w:tc>
          <w:tcPr>
            <w:tcW w:w="709" w:type="dxa"/>
            <w:tcBorders>
              <w:top w:val="single" w:sz="8" w:space="0" w:color="000000"/>
              <w:left w:val="single" w:sz="8" w:space="0" w:color="000000"/>
              <w:bottom w:val="single" w:sz="8" w:space="0" w:color="000000"/>
              <w:right w:val="single" w:sz="8" w:space="0" w:color="000000"/>
            </w:tcBorders>
          </w:tcPr>
          <w:p w14:paraId="2041C8DD"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1100</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6C3818E"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МТР Еруда\Благодатное</w:t>
            </w:r>
          </w:p>
        </w:tc>
        <w:tc>
          <w:tcPr>
            <w:tcW w:w="425" w:type="dxa"/>
            <w:tcBorders>
              <w:top w:val="single" w:sz="8" w:space="0" w:color="000000"/>
              <w:left w:val="single" w:sz="8" w:space="0" w:color="000000"/>
              <w:bottom w:val="single" w:sz="8" w:space="0" w:color="000000"/>
              <w:right w:val="single" w:sz="8" w:space="0" w:color="000000"/>
            </w:tcBorders>
          </w:tcPr>
          <w:p w14:paraId="654DF20F" w14:textId="77777777" w:rsidR="003769D0" w:rsidRPr="001C325C" w:rsidRDefault="003769D0" w:rsidP="00611EA5">
            <w:pPr>
              <w:contextualSpacing/>
              <w:rPr>
                <w:rFonts w:ascii="Arial" w:hAnsi="Arial" w:cs="Arial"/>
                <w:sz w:val="20"/>
                <w:szCs w:val="20"/>
              </w:rPr>
            </w:pPr>
            <w:r>
              <w:rPr>
                <w:rFonts w:ascii="Arial" w:hAnsi="Arial" w:cs="Arial"/>
                <w:sz w:val="20"/>
                <w:szCs w:val="20"/>
              </w:rPr>
              <w:t>100</w:t>
            </w:r>
          </w:p>
        </w:tc>
        <w:tc>
          <w:tcPr>
            <w:tcW w:w="992" w:type="dxa"/>
            <w:tcBorders>
              <w:top w:val="single" w:sz="8" w:space="0" w:color="000000"/>
              <w:left w:val="single" w:sz="8" w:space="0" w:color="000000"/>
              <w:bottom w:val="single" w:sz="8" w:space="0" w:color="000000"/>
              <w:right w:val="single" w:sz="8" w:space="0" w:color="000000"/>
            </w:tcBorders>
          </w:tcPr>
          <w:p w14:paraId="7A4C229B" w14:textId="77777777" w:rsidR="003769D0" w:rsidRPr="001C325C" w:rsidRDefault="003769D0" w:rsidP="00611EA5">
            <w:pPr>
              <w:contextualSpacing/>
              <w:rPr>
                <w:rFonts w:ascii="Arial" w:hAnsi="Arial" w:cs="Arial"/>
                <w:sz w:val="20"/>
                <w:szCs w:val="20"/>
              </w:rPr>
            </w:pPr>
            <w:r w:rsidRPr="00E524F5">
              <w:rPr>
                <w:rFonts w:ascii="Arial" w:hAnsi="Arial" w:cs="Arial"/>
                <w:sz w:val="20"/>
                <w:szCs w:val="20"/>
              </w:rPr>
              <w:t>Механика</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5D8897F"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2021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F1FAA45" w14:textId="77777777" w:rsidR="003769D0" w:rsidRPr="001C325C" w:rsidRDefault="003769D0" w:rsidP="00611EA5">
            <w:pPr>
              <w:contextualSpacing/>
              <w:rPr>
                <w:rFonts w:ascii="Arial" w:hAnsi="Arial" w:cs="Arial"/>
                <w:sz w:val="20"/>
                <w:szCs w:val="20"/>
              </w:rPr>
            </w:pPr>
            <w:r w:rsidRPr="001C325C">
              <w:rPr>
                <w:rFonts w:ascii="Arial" w:hAnsi="Arial" w:cs="Arial"/>
                <w:noProof/>
                <w:sz w:val="20"/>
                <w:szCs w:val="20"/>
                <w:lang w:eastAsia="ru-RU"/>
              </w:rPr>
              <w:drawing>
                <wp:inline distT="0" distB="0" distL="0" distR="0" wp14:anchorId="584BFF92" wp14:editId="769856FB">
                  <wp:extent cx="161925" cy="180975"/>
                  <wp:effectExtent l="0" t="0" r="0" b="0"/>
                  <wp:docPr id="2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pic:cNvPicPr>
                            <a:picLocks noChangeAspect="1"/>
                          </pic:cNvPicPr>
                        </pic:nvPicPr>
                        <pic:blipFill>
                          <a:blip r:embed="rId47"/>
                          <a:stretch>
                            <a:fillRect/>
                          </a:stretch>
                        </pic:blipFill>
                        <pic:spPr>
                          <a:xfrm>
                            <a:off x="0" y="0"/>
                            <a:ext cx="161925" cy="180975"/>
                          </a:xfrm>
                          <a:prstGeom prst="rect">
                            <a:avLst/>
                          </a:prstGeom>
                        </pic:spPr>
                      </pic:pic>
                    </a:graphicData>
                  </a:graphic>
                </wp:inline>
              </w:drawing>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CD410CE" w14:textId="77777777" w:rsidR="003769D0" w:rsidRPr="001C325C" w:rsidRDefault="003769D0" w:rsidP="00611EA5">
            <w:pPr>
              <w:contextualSpacing/>
              <w:rPr>
                <w:rFonts w:ascii="Arial" w:hAnsi="Arial" w:cs="Arial"/>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956C80"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lang w:val="en-US"/>
              </w:rPr>
              <w:t>ZAGLUBOTSKSN</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5705726"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09.07.2020</w:t>
            </w:r>
          </w:p>
        </w:tc>
      </w:tr>
      <w:tr w:rsidR="003769D0" w:rsidRPr="001C325C" w14:paraId="3E2DD157" w14:textId="77777777" w:rsidTr="00611EA5">
        <w:trPr>
          <w:trHeight w:val="18"/>
        </w:trPr>
        <w:tc>
          <w:tcPr>
            <w:tcW w:w="699"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C6142BD"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2021</w:t>
            </w:r>
          </w:p>
        </w:tc>
        <w:tc>
          <w:tcPr>
            <w:tcW w:w="567" w:type="dxa"/>
            <w:tcBorders>
              <w:top w:val="single" w:sz="8" w:space="0" w:color="000000"/>
              <w:left w:val="single" w:sz="8" w:space="0" w:color="000000"/>
              <w:bottom w:val="single" w:sz="8" w:space="0" w:color="000000"/>
              <w:right w:val="single" w:sz="8" w:space="0" w:color="000000"/>
            </w:tcBorders>
          </w:tcPr>
          <w:p w14:paraId="6A4A2C31" w14:textId="77777777" w:rsidR="003769D0" w:rsidRPr="001C325C" w:rsidRDefault="003769D0" w:rsidP="00611EA5">
            <w:pPr>
              <w:contextualSpacing/>
              <w:rPr>
                <w:rFonts w:ascii="Arial" w:hAnsi="Arial" w:cs="Arial"/>
                <w:sz w:val="20"/>
                <w:szCs w:val="20"/>
              </w:rPr>
            </w:pPr>
            <w:r>
              <w:rPr>
                <w:rFonts w:ascii="Arial" w:hAnsi="Arial" w:cs="Arial"/>
                <w:sz w:val="20"/>
                <w:szCs w:val="20"/>
              </w:rPr>
              <w:t>1100</w:t>
            </w:r>
          </w:p>
        </w:tc>
        <w:tc>
          <w:tcPr>
            <w:tcW w:w="709" w:type="dxa"/>
            <w:tcBorders>
              <w:top w:val="single" w:sz="8" w:space="0" w:color="000000"/>
              <w:left w:val="single" w:sz="8" w:space="0" w:color="000000"/>
              <w:bottom w:val="single" w:sz="8" w:space="0" w:color="000000"/>
              <w:right w:val="single" w:sz="8" w:space="0" w:color="000000"/>
            </w:tcBorders>
          </w:tcPr>
          <w:p w14:paraId="3A8E446B"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1101</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EE396EE"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КБЕ ЗИФ-1</w:t>
            </w:r>
          </w:p>
        </w:tc>
        <w:tc>
          <w:tcPr>
            <w:tcW w:w="425" w:type="dxa"/>
            <w:tcBorders>
              <w:top w:val="single" w:sz="8" w:space="0" w:color="000000"/>
              <w:left w:val="single" w:sz="8" w:space="0" w:color="000000"/>
              <w:bottom w:val="single" w:sz="8" w:space="0" w:color="000000"/>
              <w:right w:val="single" w:sz="8" w:space="0" w:color="000000"/>
            </w:tcBorders>
          </w:tcPr>
          <w:p w14:paraId="7C223566" w14:textId="77777777" w:rsidR="003769D0" w:rsidRPr="001C325C" w:rsidRDefault="003769D0" w:rsidP="00611EA5">
            <w:pPr>
              <w:contextualSpacing/>
              <w:rPr>
                <w:rFonts w:ascii="Arial" w:hAnsi="Arial" w:cs="Arial"/>
                <w:sz w:val="20"/>
                <w:szCs w:val="20"/>
              </w:rPr>
            </w:pPr>
            <w:r>
              <w:rPr>
                <w:rFonts w:ascii="Arial" w:hAnsi="Arial" w:cs="Arial"/>
                <w:sz w:val="20"/>
                <w:szCs w:val="20"/>
              </w:rPr>
              <w:t>100</w:t>
            </w:r>
          </w:p>
        </w:tc>
        <w:tc>
          <w:tcPr>
            <w:tcW w:w="992" w:type="dxa"/>
            <w:tcBorders>
              <w:top w:val="single" w:sz="8" w:space="0" w:color="000000"/>
              <w:left w:val="single" w:sz="8" w:space="0" w:color="000000"/>
              <w:bottom w:val="single" w:sz="8" w:space="0" w:color="000000"/>
              <w:right w:val="single" w:sz="8" w:space="0" w:color="000000"/>
            </w:tcBorders>
          </w:tcPr>
          <w:p w14:paraId="47677D85" w14:textId="77777777" w:rsidR="003769D0" w:rsidRPr="001C325C" w:rsidRDefault="003769D0" w:rsidP="00611EA5">
            <w:pPr>
              <w:contextualSpacing/>
              <w:rPr>
                <w:rFonts w:ascii="Arial" w:hAnsi="Arial" w:cs="Arial"/>
                <w:sz w:val="20"/>
                <w:szCs w:val="20"/>
              </w:rPr>
            </w:pPr>
            <w:r w:rsidRPr="00E524F5">
              <w:rPr>
                <w:rFonts w:ascii="Arial" w:hAnsi="Arial" w:cs="Arial"/>
                <w:sz w:val="20"/>
                <w:szCs w:val="20"/>
              </w:rPr>
              <w:t>Механика</w:t>
            </w:r>
          </w:p>
        </w:tc>
        <w:tc>
          <w:tcPr>
            <w:tcW w:w="851"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8472DB5"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2021</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DB16328" w14:textId="77777777" w:rsidR="003769D0" w:rsidRPr="001C325C" w:rsidRDefault="003769D0" w:rsidP="00611EA5">
            <w:pPr>
              <w:contextualSpacing/>
              <w:rPr>
                <w:rFonts w:ascii="Arial" w:hAnsi="Arial" w:cs="Arial"/>
                <w:sz w:val="20"/>
                <w:szCs w:val="20"/>
              </w:rPr>
            </w:pPr>
            <w:r w:rsidRPr="001C325C">
              <w:rPr>
                <w:rFonts w:ascii="Arial" w:hAnsi="Arial" w:cs="Arial"/>
                <w:noProof/>
                <w:sz w:val="20"/>
                <w:szCs w:val="20"/>
                <w:lang w:eastAsia="ru-RU"/>
              </w:rPr>
              <w:drawing>
                <wp:inline distT="0" distB="0" distL="0" distR="0" wp14:anchorId="4D4DDE4F" wp14:editId="3F5651BE">
                  <wp:extent cx="161925" cy="180975"/>
                  <wp:effectExtent l="0" t="0" r="0" b="0"/>
                  <wp:docPr id="2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pic:cNvPicPr>
                            <a:picLocks noChangeAspect="1"/>
                          </pic:cNvPicPr>
                        </pic:nvPicPr>
                        <pic:blipFill>
                          <a:blip r:embed="rId47"/>
                          <a:stretch>
                            <a:fillRect/>
                          </a:stretch>
                        </pic:blipFill>
                        <pic:spPr>
                          <a:xfrm>
                            <a:off x="0" y="0"/>
                            <a:ext cx="161925" cy="180975"/>
                          </a:xfrm>
                          <a:prstGeom prst="rect">
                            <a:avLst/>
                          </a:prstGeom>
                        </pic:spPr>
                      </pic:pic>
                    </a:graphicData>
                  </a:graphic>
                </wp:inline>
              </w:drawing>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35A64F" w14:textId="77777777" w:rsidR="003769D0" w:rsidRPr="001C325C" w:rsidRDefault="003769D0" w:rsidP="00611EA5">
            <w:pPr>
              <w:contextualSpacing/>
              <w:rPr>
                <w:rFonts w:ascii="Arial" w:hAnsi="Arial" w:cs="Arial"/>
                <w:sz w:val="20"/>
                <w:szCs w:val="20"/>
              </w:rPr>
            </w:pP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3A080E"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lang w:val="en-US"/>
              </w:rPr>
              <w:t>ZAGLUBOTSKSN</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F53D562" w14:textId="77777777" w:rsidR="003769D0" w:rsidRPr="001C325C" w:rsidRDefault="003769D0" w:rsidP="00611EA5">
            <w:pPr>
              <w:contextualSpacing/>
              <w:rPr>
                <w:rFonts w:ascii="Arial" w:hAnsi="Arial" w:cs="Arial"/>
                <w:sz w:val="20"/>
                <w:szCs w:val="20"/>
              </w:rPr>
            </w:pPr>
            <w:r w:rsidRPr="001C325C">
              <w:rPr>
                <w:rFonts w:ascii="Arial" w:hAnsi="Arial" w:cs="Arial"/>
                <w:sz w:val="20"/>
                <w:szCs w:val="20"/>
              </w:rPr>
              <w:t>09.07.2020</w:t>
            </w:r>
          </w:p>
        </w:tc>
      </w:tr>
    </w:tbl>
    <w:p w14:paraId="7EC4CE0B" w14:textId="77777777" w:rsidR="003769D0" w:rsidRPr="001C325C" w:rsidRDefault="003769D0" w:rsidP="003769D0">
      <w:pPr>
        <w:rPr>
          <w:rFonts w:ascii="Arial" w:hAnsi="Arial" w:cs="Arial"/>
          <w:szCs w:val="20"/>
        </w:rPr>
      </w:pPr>
    </w:p>
    <w:p w14:paraId="5F217B39"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По умолчанию отчет выводится на просмотр.</w:t>
      </w:r>
    </w:p>
    <w:p w14:paraId="22812408" w14:textId="77777777" w:rsidR="003769D0" w:rsidRPr="001C325C" w:rsidRDefault="003769D0" w:rsidP="003769D0">
      <w:pPr>
        <w:numPr>
          <w:ilvl w:val="1"/>
          <w:numId w:val="127"/>
        </w:numPr>
        <w:rPr>
          <w:rFonts w:ascii="Arial" w:hAnsi="Arial" w:cs="Arial"/>
          <w:szCs w:val="20"/>
        </w:rPr>
      </w:pPr>
      <w:r>
        <w:rPr>
          <w:rFonts w:ascii="Arial" w:hAnsi="Arial" w:cs="Arial"/>
          <w:szCs w:val="20"/>
        </w:rPr>
        <w:t xml:space="preserve">В отчете есть кнопка </w:t>
      </w:r>
      <w:r w:rsidRPr="001C325C">
        <w:rPr>
          <w:rFonts w:ascii="Arial" w:hAnsi="Arial" w:cs="Arial"/>
          <w:noProof/>
          <w:szCs w:val="20"/>
          <w:lang w:eastAsia="ru-RU"/>
        </w:rPr>
        <w:drawing>
          <wp:inline distT="0" distB="0" distL="0" distR="0" wp14:anchorId="6D8AC614" wp14:editId="7FDDE838">
            <wp:extent cx="223945" cy="202950"/>
            <wp:effectExtent l="19050" t="19050" r="5080" b="6985"/>
            <wp:docPr id="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48"/>
                    <a:stretch>
                      <a:fillRect/>
                    </a:stretch>
                  </pic:blipFill>
                  <pic:spPr>
                    <a:xfrm>
                      <a:off x="0" y="0"/>
                      <a:ext cx="223945" cy="202950"/>
                    </a:xfrm>
                    <a:prstGeom prst="rect">
                      <a:avLst/>
                    </a:prstGeom>
                    <a:ln>
                      <a:solidFill>
                        <a:schemeClr val="accent1"/>
                      </a:solidFill>
                    </a:ln>
                  </pic:spPr>
                </pic:pic>
              </a:graphicData>
            </a:graphic>
          </wp:inline>
        </w:drawing>
      </w:r>
      <w:r w:rsidRPr="001C325C">
        <w:rPr>
          <w:rFonts w:ascii="Arial" w:hAnsi="Arial" w:cs="Arial"/>
          <w:szCs w:val="20"/>
        </w:rPr>
        <w:t xml:space="preserve"> «Редактировать». При нажатии на кнопку открываются на редактирование поля «Блокировано».</w:t>
      </w:r>
    </w:p>
    <w:p w14:paraId="4F501714"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После редактирования необходимо нажать кнопку «Сохранить».</w:t>
      </w:r>
    </w:p>
    <w:p w14:paraId="4E9241BE"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«Блокировал»/«Дата блокировки» - Логин пользователя и дата установки последней блокировки.</w:t>
      </w:r>
    </w:p>
    <w:p w14:paraId="5BF0E9F1"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В отчете есть кнопка «История изменений» - открывается список со всей историей изменений блокировок в отчете.</w:t>
      </w:r>
    </w:p>
    <w:p w14:paraId="444BAD2C" w14:textId="77777777" w:rsidR="003769D0" w:rsidRPr="001C325C" w:rsidRDefault="003769D0" w:rsidP="003769D0">
      <w:pPr>
        <w:numPr>
          <w:ilvl w:val="0"/>
          <w:numId w:val="127"/>
        </w:numPr>
        <w:rPr>
          <w:rFonts w:ascii="Arial" w:hAnsi="Arial" w:cs="Arial"/>
          <w:szCs w:val="20"/>
        </w:rPr>
      </w:pPr>
      <w:r w:rsidRPr="001C325C">
        <w:rPr>
          <w:rFonts w:ascii="Arial" w:hAnsi="Arial" w:cs="Arial"/>
          <w:b/>
          <w:bCs/>
          <w:szCs w:val="20"/>
        </w:rPr>
        <w:t>Объекты блокировки</w:t>
      </w:r>
    </w:p>
    <w:p w14:paraId="263F5D08"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 xml:space="preserve">Заказы ТОРО/Сетевые графики/Заказы </w:t>
      </w:r>
      <w:r w:rsidRPr="001C325C">
        <w:rPr>
          <w:rFonts w:ascii="Arial" w:hAnsi="Arial" w:cs="Arial"/>
          <w:szCs w:val="20"/>
          <w:lang w:val="en-US"/>
        </w:rPr>
        <w:t>PP</w:t>
      </w:r>
    </w:p>
    <w:p w14:paraId="67E0D2E5"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В заказах имеются плановые затраты</w:t>
      </w:r>
    </w:p>
    <w:p w14:paraId="370796F9"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В заказах указан СПП-элемент:</w:t>
      </w:r>
    </w:p>
    <w:p w14:paraId="3937AAFF" w14:textId="77777777" w:rsidR="003769D0" w:rsidRPr="001C325C" w:rsidRDefault="003769D0" w:rsidP="003769D0">
      <w:pPr>
        <w:numPr>
          <w:ilvl w:val="2"/>
          <w:numId w:val="127"/>
        </w:numPr>
        <w:rPr>
          <w:rFonts w:ascii="Arial" w:hAnsi="Arial" w:cs="Arial"/>
          <w:szCs w:val="20"/>
        </w:rPr>
      </w:pPr>
      <w:r w:rsidRPr="001C325C">
        <w:rPr>
          <w:rFonts w:ascii="Arial" w:hAnsi="Arial" w:cs="Arial"/>
          <w:szCs w:val="20"/>
        </w:rPr>
        <w:t xml:space="preserve">Профиль проекта </w:t>
      </w:r>
      <w:r w:rsidRPr="001C325C">
        <w:rPr>
          <w:rFonts w:ascii="Arial" w:hAnsi="Arial" w:cs="Arial"/>
          <w:b/>
          <w:bCs/>
          <w:szCs w:val="20"/>
          <w:lang w:val="en-US"/>
        </w:rPr>
        <w:t>P</w:t>
      </w:r>
      <w:r w:rsidRPr="001C325C">
        <w:rPr>
          <w:rFonts w:ascii="Arial" w:hAnsi="Arial" w:cs="Arial"/>
          <w:b/>
          <w:bCs/>
          <w:szCs w:val="20"/>
        </w:rPr>
        <w:t>02100 «Лимиты ТОиР»</w:t>
      </w:r>
    </w:p>
    <w:p w14:paraId="27A7B8A1" w14:textId="77777777" w:rsidR="003769D0" w:rsidRPr="001C325C" w:rsidRDefault="003769D0" w:rsidP="003769D0">
      <w:pPr>
        <w:numPr>
          <w:ilvl w:val="2"/>
          <w:numId w:val="127"/>
        </w:numPr>
        <w:rPr>
          <w:rFonts w:ascii="Arial" w:hAnsi="Arial" w:cs="Arial"/>
          <w:szCs w:val="20"/>
        </w:rPr>
      </w:pPr>
      <w:r w:rsidRPr="001C325C">
        <w:rPr>
          <w:rFonts w:ascii="Arial" w:hAnsi="Arial" w:cs="Arial"/>
          <w:szCs w:val="20"/>
        </w:rPr>
        <w:t>Год/БЕ/Завод</w:t>
      </w:r>
      <w:r>
        <w:rPr>
          <w:rFonts w:ascii="Arial" w:hAnsi="Arial" w:cs="Arial"/>
          <w:szCs w:val="20"/>
        </w:rPr>
        <w:t>/ГП</w:t>
      </w:r>
      <w:r w:rsidRPr="001C325C">
        <w:rPr>
          <w:rFonts w:ascii="Arial" w:hAnsi="Arial" w:cs="Arial"/>
          <w:szCs w:val="20"/>
        </w:rPr>
        <w:t xml:space="preserve"> – из таблицы блокировок</w:t>
      </w:r>
    </w:p>
    <w:p w14:paraId="6862B09C" w14:textId="77777777" w:rsidR="003769D0" w:rsidRPr="001C325C" w:rsidRDefault="003769D0" w:rsidP="003769D0">
      <w:pPr>
        <w:numPr>
          <w:ilvl w:val="2"/>
          <w:numId w:val="127"/>
        </w:numPr>
        <w:rPr>
          <w:rFonts w:ascii="Arial" w:hAnsi="Arial" w:cs="Arial"/>
          <w:szCs w:val="20"/>
        </w:rPr>
      </w:pPr>
      <w:r w:rsidRPr="001C325C">
        <w:rPr>
          <w:rFonts w:ascii="Arial" w:hAnsi="Arial" w:cs="Arial"/>
          <w:szCs w:val="20"/>
        </w:rPr>
        <w:t>Причина инвестиций – в зависимости от установленного Индикатора блокировки (</w:t>
      </w:r>
      <w:r w:rsidRPr="001C325C">
        <w:rPr>
          <w:rFonts w:ascii="Arial" w:hAnsi="Arial" w:cs="Arial"/>
          <w:szCs w:val="20"/>
          <w:lang w:val="en-US"/>
        </w:rPr>
        <w:t>CAPEX</w:t>
      </w:r>
      <w:r w:rsidRPr="001C325C">
        <w:rPr>
          <w:rFonts w:ascii="Arial" w:hAnsi="Arial" w:cs="Arial"/>
          <w:szCs w:val="20"/>
        </w:rPr>
        <w:t>/</w:t>
      </w:r>
      <w:r w:rsidRPr="001C325C">
        <w:rPr>
          <w:rFonts w:ascii="Arial" w:hAnsi="Arial" w:cs="Arial"/>
          <w:szCs w:val="20"/>
          <w:lang w:val="en-US"/>
        </w:rPr>
        <w:t>OPEX</w:t>
      </w:r>
      <w:r w:rsidRPr="001C325C">
        <w:rPr>
          <w:rFonts w:ascii="Arial" w:hAnsi="Arial" w:cs="Arial"/>
          <w:szCs w:val="20"/>
        </w:rPr>
        <w:t>)</w:t>
      </w:r>
    </w:p>
    <w:p w14:paraId="2D1E2C63" w14:textId="77777777" w:rsidR="003769D0" w:rsidRPr="001C325C" w:rsidRDefault="003769D0" w:rsidP="003769D0">
      <w:pPr>
        <w:numPr>
          <w:ilvl w:val="0"/>
          <w:numId w:val="127"/>
        </w:numPr>
        <w:rPr>
          <w:rFonts w:ascii="Arial" w:hAnsi="Arial" w:cs="Arial"/>
          <w:szCs w:val="20"/>
        </w:rPr>
      </w:pPr>
      <w:r w:rsidRPr="001C325C">
        <w:rPr>
          <w:rFonts w:ascii="Arial" w:hAnsi="Arial" w:cs="Arial"/>
          <w:b/>
          <w:bCs/>
          <w:szCs w:val="20"/>
        </w:rPr>
        <w:t>Запрещаемые функции в заказах</w:t>
      </w:r>
    </w:p>
    <w:p w14:paraId="79999206"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Изменение плановых затрат</w:t>
      </w:r>
    </w:p>
    <w:p w14:paraId="1383FC00"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Изменение СПП-элемента (удаление, вставка, изменение)</w:t>
      </w:r>
    </w:p>
    <w:p w14:paraId="49673D61"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Сдвиг сроков на другой год</w:t>
      </w:r>
    </w:p>
    <w:p w14:paraId="18AA809E"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Техническое закрытие, Закрытие, Удаление</w:t>
      </w:r>
    </w:p>
    <w:p w14:paraId="6014E0B9" w14:textId="77777777" w:rsidR="003769D0" w:rsidRPr="001C325C" w:rsidRDefault="003769D0" w:rsidP="003769D0">
      <w:pPr>
        <w:numPr>
          <w:ilvl w:val="1"/>
          <w:numId w:val="127"/>
        </w:numPr>
        <w:rPr>
          <w:rFonts w:ascii="Arial" w:hAnsi="Arial" w:cs="Arial"/>
          <w:szCs w:val="20"/>
        </w:rPr>
      </w:pPr>
      <w:r w:rsidRPr="001C325C">
        <w:rPr>
          <w:rFonts w:ascii="Arial" w:hAnsi="Arial" w:cs="Arial"/>
          <w:szCs w:val="20"/>
        </w:rPr>
        <w:t>Ошибка при сохранении: «Объекты ТОиР БЕ/Завод/Год блокированы на время согласования Бюджетов»</w:t>
      </w:r>
    </w:p>
    <w:p w14:paraId="1BFE034F" w14:textId="77777777" w:rsidR="003769D0" w:rsidRPr="001C325C" w:rsidRDefault="003769D0" w:rsidP="003769D0">
      <w:pPr>
        <w:numPr>
          <w:ilvl w:val="0"/>
          <w:numId w:val="127"/>
        </w:numPr>
        <w:rPr>
          <w:rFonts w:ascii="Arial" w:hAnsi="Arial" w:cs="Arial"/>
          <w:szCs w:val="20"/>
        </w:rPr>
      </w:pPr>
      <w:r w:rsidRPr="001C325C">
        <w:rPr>
          <w:rFonts w:ascii="Arial" w:hAnsi="Arial" w:cs="Arial"/>
          <w:b/>
          <w:bCs/>
          <w:szCs w:val="20"/>
        </w:rPr>
        <w:t>Установка/Снятие блокировки</w:t>
      </w:r>
    </w:p>
    <w:p w14:paraId="7AD1A8F7" w14:textId="2F83DF47" w:rsidR="003769D0" w:rsidRDefault="003769D0" w:rsidP="003769D0">
      <w:pPr>
        <w:numPr>
          <w:ilvl w:val="1"/>
          <w:numId w:val="127"/>
        </w:numPr>
        <w:rPr>
          <w:rFonts w:ascii="Arial" w:hAnsi="Arial" w:cs="Arial"/>
          <w:szCs w:val="20"/>
        </w:rPr>
      </w:pPr>
      <w:r w:rsidRPr="001C325C">
        <w:rPr>
          <w:rFonts w:ascii="Arial" w:hAnsi="Arial" w:cs="Arial"/>
          <w:szCs w:val="20"/>
        </w:rPr>
        <w:t>Снятие</w:t>
      </w:r>
      <w:r w:rsidRPr="00540B19">
        <w:rPr>
          <w:rFonts w:ascii="Arial" w:hAnsi="Arial" w:cs="Arial"/>
          <w:szCs w:val="20"/>
        </w:rPr>
        <w:t>/</w:t>
      </w:r>
      <w:r w:rsidRPr="001C325C">
        <w:rPr>
          <w:rFonts w:ascii="Arial" w:hAnsi="Arial" w:cs="Arial"/>
          <w:szCs w:val="20"/>
        </w:rPr>
        <w:t xml:space="preserve">Установка – вручную в транзакции </w:t>
      </w:r>
      <w:r w:rsidRPr="001C325C">
        <w:rPr>
          <w:rFonts w:ascii="Arial" w:hAnsi="Arial" w:cs="Arial"/>
          <w:szCs w:val="20"/>
          <w:lang w:val="en-US"/>
        </w:rPr>
        <w:t>ZPM</w:t>
      </w:r>
      <w:r w:rsidRPr="001C325C">
        <w:rPr>
          <w:rFonts w:ascii="Arial" w:hAnsi="Arial" w:cs="Arial"/>
          <w:szCs w:val="20"/>
        </w:rPr>
        <w:t>_</w:t>
      </w:r>
      <w:r w:rsidRPr="001C325C">
        <w:rPr>
          <w:rFonts w:ascii="Arial" w:hAnsi="Arial" w:cs="Arial"/>
          <w:szCs w:val="20"/>
          <w:lang w:val="en-US"/>
        </w:rPr>
        <w:t>PLAN</w:t>
      </w:r>
      <w:r w:rsidRPr="001C325C">
        <w:rPr>
          <w:rFonts w:ascii="Arial" w:hAnsi="Arial" w:cs="Arial"/>
          <w:szCs w:val="20"/>
        </w:rPr>
        <w:t>_</w:t>
      </w:r>
      <w:r w:rsidRPr="001C325C">
        <w:rPr>
          <w:rFonts w:ascii="Arial" w:hAnsi="Arial" w:cs="Arial"/>
          <w:szCs w:val="20"/>
          <w:lang w:val="en-US"/>
        </w:rPr>
        <w:t>BLOCK</w:t>
      </w:r>
      <w:r w:rsidRPr="001C325C">
        <w:rPr>
          <w:rFonts w:ascii="Arial" w:hAnsi="Arial" w:cs="Arial"/>
          <w:szCs w:val="20"/>
        </w:rPr>
        <w:t xml:space="preserve"> (Планировщик Бюджета)</w:t>
      </w:r>
    </w:p>
    <w:p w14:paraId="71198281" w14:textId="77777777" w:rsidR="00311472" w:rsidRPr="001C325C" w:rsidRDefault="00311472" w:rsidP="00C15F73">
      <w:pPr>
        <w:ind w:left="1440"/>
        <w:rPr>
          <w:rFonts w:ascii="Arial" w:hAnsi="Arial" w:cs="Arial"/>
          <w:szCs w:val="20"/>
        </w:rPr>
      </w:pPr>
    </w:p>
    <w:p w14:paraId="44C54B1E" w14:textId="756C3FAA" w:rsidR="002E6C85" w:rsidRPr="00AB41CE" w:rsidRDefault="002E6C85" w:rsidP="002E6C85">
      <w:pPr>
        <w:pStyle w:val="3"/>
      </w:pPr>
      <w:bookmarkStart w:id="3010" w:name="_Toc77357588"/>
      <w:r>
        <w:t xml:space="preserve">Разработка </w:t>
      </w:r>
      <w:r w:rsidR="00311472">
        <w:rPr>
          <w:lang w:val="en-US"/>
        </w:rPr>
        <w:t>PS</w:t>
      </w:r>
      <w:r w:rsidR="00311472" w:rsidRPr="00C15F73">
        <w:t>02.01-01 Передача из SAP в АСКИ сумм прогноза освоения и финансирования по проектам ТОиР</w:t>
      </w:r>
      <w:bookmarkEnd w:id="3010"/>
    </w:p>
    <w:p w14:paraId="0766A5D7" w14:textId="48290EEA"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В системе SAP осуществляется планирование затрат снизу вверх: формирование заказов, наполнение сетевых графиков по компонентному учету, привязка к СПП-элементам и согласование. После Планировщиком бюджета УК на СПП-элементе проставляется статус СДПА – Согласовано к передаче в АСКИ.</w:t>
      </w:r>
    </w:p>
    <w:p w14:paraId="07F4D372"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 xml:space="preserve">Через разработанную транзакцию для передачи прогноза освоения и финансирования по проекту Планировщик бюджета УК проверяет данные с помощью отчета и передает их в АСКИ. </w:t>
      </w:r>
    </w:p>
    <w:p w14:paraId="56606194" w14:textId="1B18620E"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 xml:space="preserve">Для формирования отчета и дальнейшей передачи необходимо задать следующие </w:t>
      </w:r>
      <w:r w:rsidR="00311472">
        <w:rPr>
          <w:rFonts w:ascii="Arial" w:hAnsi="Arial" w:cs="Arial"/>
          <w:color w:val="000000" w:themeColor="text1"/>
        </w:rPr>
        <w:t xml:space="preserve">обязательные </w:t>
      </w:r>
      <w:r w:rsidRPr="00C15F73">
        <w:rPr>
          <w:rFonts w:ascii="Arial" w:hAnsi="Arial" w:cs="Arial"/>
          <w:color w:val="000000" w:themeColor="text1"/>
        </w:rPr>
        <w:t>условия:</w:t>
      </w:r>
    </w:p>
    <w:p w14:paraId="4A8C4833" w14:textId="6D5A01C6" w:rsidR="002E6C85" w:rsidRPr="002E6C85" w:rsidRDefault="002E6C85" w:rsidP="002E6C85">
      <w:pPr>
        <w:numPr>
          <w:ilvl w:val="0"/>
          <w:numId w:val="129"/>
        </w:numPr>
        <w:spacing w:line="276" w:lineRule="auto"/>
        <w:rPr>
          <w:rFonts w:ascii="Arial" w:hAnsi="Arial" w:cs="Arial"/>
          <w:iCs/>
          <w:szCs w:val="24"/>
        </w:rPr>
      </w:pPr>
      <w:r w:rsidRPr="002E6C85">
        <w:rPr>
          <w:rFonts w:ascii="Arial" w:hAnsi="Arial" w:cs="Arial"/>
          <w:iCs/>
          <w:szCs w:val="24"/>
        </w:rPr>
        <w:t>период – год/ месяц;</w:t>
      </w:r>
    </w:p>
    <w:p w14:paraId="02BAB9C7" w14:textId="77777777" w:rsidR="002E6C85" w:rsidRPr="002E6C85" w:rsidRDefault="002E6C85" w:rsidP="002E6C85">
      <w:pPr>
        <w:numPr>
          <w:ilvl w:val="0"/>
          <w:numId w:val="129"/>
        </w:numPr>
        <w:spacing w:line="276" w:lineRule="auto"/>
        <w:rPr>
          <w:rFonts w:ascii="Arial" w:hAnsi="Arial" w:cs="Arial"/>
          <w:iCs/>
          <w:szCs w:val="24"/>
        </w:rPr>
      </w:pPr>
      <w:r w:rsidRPr="002E6C85">
        <w:rPr>
          <w:rFonts w:ascii="Arial" w:hAnsi="Arial" w:cs="Arial"/>
          <w:iCs/>
          <w:szCs w:val="24"/>
        </w:rPr>
        <w:t>БЕ;</w:t>
      </w:r>
    </w:p>
    <w:p w14:paraId="5075B453" w14:textId="2D73C3FA" w:rsidR="002E6C85" w:rsidRPr="002E6C85" w:rsidRDefault="00311472" w:rsidP="002E6C85">
      <w:pPr>
        <w:numPr>
          <w:ilvl w:val="0"/>
          <w:numId w:val="129"/>
        </w:numPr>
        <w:spacing w:line="276" w:lineRule="auto"/>
        <w:rPr>
          <w:rFonts w:ascii="Arial" w:hAnsi="Arial" w:cs="Arial"/>
          <w:iCs/>
          <w:szCs w:val="24"/>
        </w:rPr>
      </w:pPr>
      <w:r>
        <w:rPr>
          <w:rFonts w:ascii="Arial" w:hAnsi="Arial" w:cs="Arial"/>
          <w:iCs/>
          <w:szCs w:val="24"/>
        </w:rPr>
        <w:t>сценарий</w:t>
      </w:r>
      <w:r w:rsidR="002E6C85" w:rsidRPr="002E6C85">
        <w:rPr>
          <w:rFonts w:ascii="Arial" w:hAnsi="Arial" w:cs="Arial"/>
          <w:iCs/>
          <w:szCs w:val="24"/>
        </w:rPr>
        <w:t>;</w:t>
      </w:r>
    </w:p>
    <w:p w14:paraId="4E93B45D" w14:textId="10B21624" w:rsidR="002E6C85" w:rsidRPr="002E6C85" w:rsidRDefault="002E6C85" w:rsidP="002E6C85">
      <w:pPr>
        <w:numPr>
          <w:ilvl w:val="0"/>
          <w:numId w:val="129"/>
        </w:numPr>
        <w:spacing w:line="276" w:lineRule="auto"/>
        <w:rPr>
          <w:rFonts w:ascii="Arial" w:hAnsi="Arial" w:cs="Arial"/>
          <w:iCs/>
          <w:szCs w:val="24"/>
        </w:rPr>
      </w:pPr>
      <w:r w:rsidRPr="002E6C85">
        <w:rPr>
          <w:rFonts w:ascii="Arial" w:hAnsi="Arial" w:cs="Arial"/>
          <w:iCs/>
          <w:szCs w:val="24"/>
        </w:rPr>
        <w:t>компонентый учет/ капремонт</w:t>
      </w:r>
      <w:r w:rsidR="00311472">
        <w:rPr>
          <w:rFonts w:ascii="Arial" w:hAnsi="Arial" w:cs="Arial"/>
          <w:iCs/>
          <w:szCs w:val="24"/>
        </w:rPr>
        <w:t>/ОВП (ОВИЗ).</w:t>
      </w:r>
    </w:p>
    <w:p w14:paraId="137B26F5" w14:textId="2FDE93F7" w:rsidR="002E6C85" w:rsidRPr="002E6C85" w:rsidRDefault="002E6C85" w:rsidP="00C15F73">
      <w:pPr>
        <w:spacing w:line="276" w:lineRule="auto"/>
        <w:ind w:left="720"/>
        <w:rPr>
          <w:rFonts w:ascii="Arial" w:hAnsi="Arial" w:cs="Arial"/>
          <w:iCs/>
          <w:szCs w:val="24"/>
        </w:rPr>
      </w:pPr>
    </w:p>
    <w:p w14:paraId="7692504E"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Отчет формируется по СПП-элементам, подлежащих интеграции:</w:t>
      </w:r>
    </w:p>
    <w:p w14:paraId="661FAF3A" w14:textId="77777777" w:rsidR="002E6C85" w:rsidRPr="002E6C85" w:rsidRDefault="002E6C85" w:rsidP="002E6C85">
      <w:pPr>
        <w:numPr>
          <w:ilvl w:val="0"/>
          <w:numId w:val="129"/>
        </w:numPr>
        <w:spacing w:line="276" w:lineRule="auto"/>
        <w:rPr>
          <w:rFonts w:ascii="Arial" w:hAnsi="Arial" w:cs="Arial"/>
          <w:szCs w:val="24"/>
        </w:rPr>
      </w:pPr>
      <w:r w:rsidRPr="002E6C85">
        <w:rPr>
          <w:rFonts w:ascii="Arial" w:hAnsi="Arial" w:cs="Arial"/>
          <w:szCs w:val="24"/>
        </w:rPr>
        <w:t>признак «Код проекта КСУ НСИ» заполнен;</w:t>
      </w:r>
    </w:p>
    <w:p w14:paraId="68923DAD" w14:textId="77777777" w:rsidR="002E6C85" w:rsidRPr="002E6C85" w:rsidRDefault="002E6C85" w:rsidP="002E6C85">
      <w:pPr>
        <w:numPr>
          <w:ilvl w:val="0"/>
          <w:numId w:val="129"/>
        </w:numPr>
        <w:spacing w:line="276" w:lineRule="auto"/>
        <w:rPr>
          <w:rFonts w:ascii="Arial" w:hAnsi="Arial" w:cs="Arial"/>
          <w:szCs w:val="24"/>
        </w:rPr>
      </w:pPr>
      <w:r w:rsidRPr="002E6C85">
        <w:rPr>
          <w:rFonts w:ascii="Arial" w:hAnsi="Arial" w:cs="Arial"/>
          <w:szCs w:val="24"/>
        </w:rPr>
        <w:t>статус СПП-элемента не равен Закрыто;</w:t>
      </w:r>
    </w:p>
    <w:p w14:paraId="4D550E7B" w14:textId="77777777" w:rsidR="002E6C85" w:rsidRPr="002E6C85" w:rsidRDefault="002E6C85" w:rsidP="002E6C85">
      <w:pPr>
        <w:numPr>
          <w:ilvl w:val="0"/>
          <w:numId w:val="129"/>
        </w:numPr>
        <w:spacing w:line="276" w:lineRule="auto"/>
        <w:rPr>
          <w:rFonts w:ascii="Arial" w:hAnsi="Arial" w:cs="Arial"/>
          <w:szCs w:val="24"/>
        </w:rPr>
      </w:pPr>
      <w:r w:rsidRPr="002E6C85">
        <w:rPr>
          <w:rFonts w:ascii="Arial" w:hAnsi="Arial" w:cs="Arial"/>
          <w:szCs w:val="24"/>
        </w:rPr>
        <w:t>СПП-элемент не помечен на удаление;</w:t>
      </w:r>
    </w:p>
    <w:p w14:paraId="53196F75" w14:textId="77777777" w:rsidR="002E6C85" w:rsidRPr="002E6C85" w:rsidRDefault="002E6C85" w:rsidP="002E6C85">
      <w:pPr>
        <w:numPr>
          <w:ilvl w:val="0"/>
          <w:numId w:val="129"/>
        </w:numPr>
        <w:spacing w:line="276" w:lineRule="auto"/>
        <w:rPr>
          <w:rFonts w:ascii="Arial" w:hAnsi="Arial" w:cs="Arial"/>
          <w:szCs w:val="24"/>
        </w:rPr>
      </w:pPr>
      <w:r w:rsidRPr="002E6C85">
        <w:rPr>
          <w:rFonts w:ascii="Arial" w:hAnsi="Arial" w:cs="Arial"/>
          <w:szCs w:val="24"/>
        </w:rPr>
        <w:t>активен статус СПП-элемента СДПА – Согласовано к передаче в АСКИ.</w:t>
      </w:r>
    </w:p>
    <w:p w14:paraId="11D5AF21"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Для СПП-элементов анализируются план и факт по согласованным заказам ТОРО и сетевым графикам, при этом осуществляется фильтрация данных по ФОТ. В отчет выводится агрегированная информация.</w:t>
      </w:r>
    </w:p>
    <w:p w14:paraId="4DAC2D60" w14:textId="5181E005" w:rsidR="002E6C85" w:rsidRPr="002E6C85" w:rsidRDefault="002E6C85" w:rsidP="002E6C85">
      <w:pPr>
        <w:keepNext/>
        <w:spacing w:before="100" w:beforeAutospacing="1" w:after="100" w:afterAutospacing="1"/>
        <w:jc w:val="right"/>
        <w:rPr>
          <w:rFonts w:ascii="Arial" w:hAnsi="Arial" w:cs="Arial"/>
          <w:b/>
          <w:sz w:val="20"/>
          <w:szCs w:val="24"/>
          <w:lang w:eastAsia="ru-RU"/>
        </w:rPr>
      </w:pPr>
      <w:r w:rsidRPr="002E6C85">
        <w:rPr>
          <w:rFonts w:ascii="Arial" w:hAnsi="Arial" w:cs="Arial"/>
          <w:b/>
          <w:sz w:val="20"/>
          <w:szCs w:val="24"/>
          <w:lang w:eastAsia="ru-RU"/>
        </w:rPr>
        <w:t xml:space="preserve">Таблица </w:t>
      </w:r>
      <w:r w:rsidRPr="002E6C85">
        <w:rPr>
          <w:rFonts w:ascii="Arial" w:hAnsi="Arial" w:cs="Arial"/>
          <w:b/>
          <w:sz w:val="20"/>
          <w:szCs w:val="24"/>
          <w:lang w:eastAsia="ru-RU"/>
        </w:rPr>
        <w:fldChar w:fldCharType="begin"/>
      </w:r>
      <w:r w:rsidRPr="002E6C85">
        <w:rPr>
          <w:rFonts w:ascii="Arial" w:hAnsi="Arial" w:cs="Arial"/>
          <w:b/>
          <w:sz w:val="20"/>
          <w:szCs w:val="24"/>
          <w:lang w:eastAsia="ru-RU"/>
        </w:rPr>
        <w:instrText xml:space="preserve"> SEQ Таблица \* ARABIC </w:instrText>
      </w:r>
      <w:r w:rsidRPr="002E6C85">
        <w:rPr>
          <w:rFonts w:ascii="Arial" w:hAnsi="Arial" w:cs="Arial"/>
          <w:b/>
          <w:sz w:val="20"/>
          <w:szCs w:val="24"/>
          <w:lang w:eastAsia="ru-RU"/>
        </w:rPr>
        <w:fldChar w:fldCharType="separate"/>
      </w:r>
      <w:ins w:id="3011" w:author="Попова Дарья" w:date="2021-07-16T19:51:00Z">
        <w:r w:rsidR="000614E1">
          <w:rPr>
            <w:rFonts w:ascii="Arial" w:hAnsi="Arial" w:cs="Arial"/>
            <w:b/>
            <w:noProof/>
            <w:sz w:val="20"/>
            <w:szCs w:val="24"/>
            <w:lang w:eastAsia="ru-RU"/>
          </w:rPr>
          <w:t>25</w:t>
        </w:r>
      </w:ins>
      <w:del w:id="3012" w:author="Попова Дарья" w:date="2021-07-16T19:51:00Z">
        <w:r w:rsidR="00311472" w:rsidDel="000614E1">
          <w:rPr>
            <w:rFonts w:ascii="Arial" w:hAnsi="Arial" w:cs="Arial"/>
            <w:b/>
            <w:noProof/>
            <w:sz w:val="20"/>
            <w:szCs w:val="24"/>
            <w:lang w:eastAsia="ru-RU"/>
          </w:rPr>
          <w:delText>24</w:delText>
        </w:r>
      </w:del>
      <w:r w:rsidRPr="002E6C85">
        <w:rPr>
          <w:rFonts w:ascii="Arial" w:hAnsi="Arial" w:cs="Arial"/>
          <w:b/>
          <w:sz w:val="20"/>
          <w:szCs w:val="24"/>
          <w:lang w:eastAsia="ru-RU"/>
        </w:rPr>
        <w:fldChar w:fldCharType="end"/>
      </w:r>
      <w:r w:rsidRPr="002E6C85">
        <w:rPr>
          <w:rFonts w:ascii="Arial" w:hAnsi="Arial" w:cs="Arial"/>
          <w:b/>
          <w:sz w:val="20"/>
          <w:szCs w:val="24"/>
          <w:lang w:eastAsia="ru-RU"/>
        </w:rPr>
        <w:t>. Правила формирования полей отчета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70"/>
        <w:gridCol w:w="3244"/>
        <w:gridCol w:w="4536"/>
        <w:gridCol w:w="1826"/>
      </w:tblGrid>
      <w:tr w:rsidR="002E6C85" w:rsidRPr="002E6C85" w14:paraId="7C06F104" w14:textId="77777777" w:rsidTr="002E6C85">
        <w:trPr>
          <w:cantSplit/>
          <w:trHeight w:val="397"/>
          <w:tblHeader/>
        </w:trPr>
        <w:tc>
          <w:tcPr>
            <w:tcW w:w="280" w:type="pct"/>
            <w:tcBorders>
              <w:top w:val="single" w:sz="12" w:space="0" w:color="auto"/>
            </w:tcBorders>
            <w:shd w:val="clear" w:color="auto" w:fill="FFC000"/>
          </w:tcPr>
          <w:p w14:paraId="6155920A" w14:textId="77777777" w:rsidR="002E6C85" w:rsidRPr="002E6C85" w:rsidRDefault="002E6C85" w:rsidP="002E6C85">
            <w:pPr>
              <w:jc w:val="center"/>
              <w:rPr>
                <w:rFonts w:ascii="Arial" w:hAnsi="Arial" w:cs="Arial"/>
                <w:b/>
                <w:sz w:val="20"/>
              </w:rPr>
            </w:pPr>
            <w:r w:rsidRPr="002E6C85">
              <w:rPr>
                <w:rFonts w:ascii="Arial" w:hAnsi="Arial" w:cs="Arial"/>
                <w:b/>
                <w:sz w:val="20"/>
              </w:rPr>
              <w:t>№ п.п.</w:t>
            </w:r>
          </w:p>
        </w:tc>
        <w:tc>
          <w:tcPr>
            <w:tcW w:w="1594" w:type="pct"/>
            <w:tcBorders>
              <w:top w:val="single" w:sz="12" w:space="0" w:color="auto"/>
            </w:tcBorders>
            <w:shd w:val="clear" w:color="auto" w:fill="FFC000"/>
            <w:vAlign w:val="center"/>
          </w:tcPr>
          <w:p w14:paraId="2AD0857E" w14:textId="77777777" w:rsidR="002E6C85" w:rsidRPr="002E6C85" w:rsidRDefault="002E6C85" w:rsidP="002E6C85">
            <w:pPr>
              <w:jc w:val="center"/>
              <w:rPr>
                <w:rFonts w:ascii="Arial" w:hAnsi="Arial" w:cs="Arial"/>
                <w:b/>
                <w:sz w:val="20"/>
              </w:rPr>
            </w:pPr>
            <w:r w:rsidRPr="002E6C85">
              <w:rPr>
                <w:rFonts w:ascii="Arial" w:hAnsi="Arial" w:cs="Arial"/>
                <w:b/>
                <w:sz w:val="20"/>
              </w:rPr>
              <w:t>Поле отчета</w:t>
            </w:r>
          </w:p>
        </w:tc>
        <w:tc>
          <w:tcPr>
            <w:tcW w:w="2229" w:type="pct"/>
            <w:tcBorders>
              <w:top w:val="single" w:sz="12" w:space="0" w:color="auto"/>
            </w:tcBorders>
            <w:shd w:val="clear" w:color="auto" w:fill="FFC000"/>
            <w:vAlign w:val="center"/>
          </w:tcPr>
          <w:p w14:paraId="1C9DEFEB" w14:textId="77777777" w:rsidR="002E6C85" w:rsidRPr="002E6C85" w:rsidRDefault="002E6C85" w:rsidP="002E6C85">
            <w:pPr>
              <w:jc w:val="center"/>
              <w:rPr>
                <w:rFonts w:ascii="Arial" w:hAnsi="Arial" w:cs="Arial"/>
                <w:b/>
                <w:sz w:val="20"/>
              </w:rPr>
            </w:pPr>
            <w:r w:rsidRPr="002E6C85">
              <w:rPr>
                <w:rFonts w:ascii="Arial" w:hAnsi="Arial" w:cs="Arial"/>
                <w:b/>
                <w:sz w:val="20"/>
              </w:rPr>
              <w:t>Алгоритм формирования</w:t>
            </w:r>
          </w:p>
        </w:tc>
        <w:tc>
          <w:tcPr>
            <w:tcW w:w="897" w:type="pct"/>
            <w:tcBorders>
              <w:top w:val="single" w:sz="12" w:space="0" w:color="auto"/>
            </w:tcBorders>
            <w:shd w:val="clear" w:color="auto" w:fill="FFC000"/>
            <w:vAlign w:val="center"/>
          </w:tcPr>
          <w:p w14:paraId="7209C63C" w14:textId="77777777" w:rsidR="002E6C85" w:rsidRPr="002E6C85" w:rsidRDefault="002E6C85" w:rsidP="002E6C85">
            <w:pPr>
              <w:jc w:val="center"/>
              <w:rPr>
                <w:rFonts w:ascii="Arial" w:hAnsi="Arial" w:cs="Arial"/>
                <w:b/>
                <w:sz w:val="20"/>
              </w:rPr>
            </w:pPr>
            <w:r w:rsidRPr="002E6C85">
              <w:rPr>
                <w:rFonts w:ascii="Arial" w:hAnsi="Arial" w:cs="Arial"/>
                <w:b/>
                <w:sz w:val="20"/>
              </w:rPr>
              <w:t>Ограничения</w:t>
            </w:r>
          </w:p>
        </w:tc>
      </w:tr>
      <w:tr w:rsidR="002E6C85" w:rsidRPr="002E6C85" w14:paraId="3065F2AE" w14:textId="77777777" w:rsidTr="002E6C85">
        <w:trPr>
          <w:cantSplit/>
        </w:trPr>
        <w:tc>
          <w:tcPr>
            <w:tcW w:w="280" w:type="pct"/>
          </w:tcPr>
          <w:p w14:paraId="31592528" w14:textId="77777777" w:rsidR="002E6C85" w:rsidRPr="002E6C85" w:rsidRDefault="002E6C85" w:rsidP="002E6C85">
            <w:pPr>
              <w:rPr>
                <w:rFonts w:ascii="Arial" w:hAnsi="Arial" w:cs="Arial"/>
                <w:sz w:val="20"/>
              </w:rPr>
            </w:pPr>
            <w:r w:rsidRPr="002E6C85">
              <w:rPr>
                <w:rFonts w:ascii="Arial" w:hAnsi="Arial" w:cs="Arial"/>
                <w:sz w:val="20"/>
              </w:rPr>
              <w:t>1</w:t>
            </w:r>
          </w:p>
        </w:tc>
        <w:tc>
          <w:tcPr>
            <w:tcW w:w="1594" w:type="pct"/>
          </w:tcPr>
          <w:p w14:paraId="43F34F5D" w14:textId="77777777" w:rsidR="002E6C85" w:rsidRPr="002E6C85" w:rsidRDefault="002E6C85" w:rsidP="002E6C85">
            <w:pPr>
              <w:rPr>
                <w:rFonts w:ascii="Arial" w:hAnsi="Arial" w:cs="Arial"/>
                <w:b/>
                <w:sz w:val="20"/>
              </w:rPr>
            </w:pPr>
            <w:r w:rsidRPr="002E6C85">
              <w:rPr>
                <w:rFonts w:ascii="Arial" w:hAnsi="Arial" w:cs="Arial"/>
                <w:sz w:val="20"/>
                <w:lang w:val="en-US"/>
              </w:rPr>
              <w:t>Код проекта в НСИ</w:t>
            </w:r>
          </w:p>
        </w:tc>
        <w:tc>
          <w:tcPr>
            <w:tcW w:w="2229" w:type="pct"/>
          </w:tcPr>
          <w:p w14:paraId="683888D6" w14:textId="77777777" w:rsidR="002E6C85" w:rsidRPr="002E6C85" w:rsidRDefault="002E6C85" w:rsidP="002E6C85">
            <w:pPr>
              <w:jc w:val="left"/>
              <w:rPr>
                <w:rFonts w:ascii="Arial" w:hAnsi="Arial" w:cs="Arial"/>
                <w:sz w:val="20"/>
              </w:rPr>
            </w:pPr>
            <w:r w:rsidRPr="002E6C85">
              <w:rPr>
                <w:rFonts w:ascii="Arial" w:hAnsi="Arial" w:cs="Arial"/>
                <w:sz w:val="20"/>
              </w:rPr>
              <w:t>Определяется по СПП-элементу</w:t>
            </w:r>
          </w:p>
        </w:tc>
        <w:tc>
          <w:tcPr>
            <w:tcW w:w="897" w:type="pct"/>
          </w:tcPr>
          <w:p w14:paraId="5BE662B7" w14:textId="77777777" w:rsidR="002E6C85" w:rsidRPr="002E6C85" w:rsidRDefault="002E6C85" w:rsidP="002E6C85">
            <w:pPr>
              <w:jc w:val="left"/>
              <w:rPr>
                <w:rFonts w:ascii="Arial" w:hAnsi="Arial" w:cs="Arial"/>
                <w:sz w:val="20"/>
              </w:rPr>
            </w:pPr>
          </w:p>
        </w:tc>
      </w:tr>
      <w:tr w:rsidR="002E6C85" w:rsidRPr="002E6C85" w14:paraId="1002E100" w14:textId="77777777" w:rsidTr="002E6C85">
        <w:trPr>
          <w:cantSplit/>
        </w:trPr>
        <w:tc>
          <w:tcPr>
            <w:tcW w:w="280" w:type="pct"/>
          </w:tcPr>
          <w:p w14:paraId="521BBBC6" w14:textId="77777777" w:rsidR="002E6C85" w:rsidRPr="002E6C85" w:rsidRDefault="002E6C85" w:rsidP="002E6C85">
            <w:pPr>
              <w:rPr>
                <w:rFonts w:ascii="Arial" w:hAnsi="Arial" w:cs="Arial"/>
                <w:sz w:val="20"/>
              </w:rPr>
            </w:pPr>
            <w:r w:rsidRPr="002E6C85">
              <w:rPr>
                <w:rFonts w:ascii="Arial" w:hAnsi="Arial" w:cs="Arial"/>
                <w:sz w:val="20"/>
              </w:rPr>
              <w:t>2</w:t>
            </w:r>
          </w:p>
        </w:tc>
        <w:tc>
          <w:tcPr>
            <w:tcW w:w="1594" w:type="pct"/>
          </w:tcPr>
          <w:p w14:paraId="0CFF8E79" w14:textId="77777777" w:rsidR="002E6C85" w:rsidRPr="002E6C85" w:rsidRDefault="002E6C85" w:rsidP="002E6C85">
            <w:pPr>
              <w:rPr>
                <w:rFonts w:ascii="Arial" w:hAnsi="Arial" w:cs="Arial"/>
                <w:sz w:val="20"/>
              </w:rPr>
            </w:pPr>
            <w:r w:rsidRPr="002E6C85">
              <w:rPr>
                <w:rFonts w:ascii="Arial" w:hAnsi="Arial" w:cs="Arial"/>
                <w:sz w:val="20"/>
              </w:rPr>
              <w:t>Код объекта ТС</w:t>
            </w:r>
          </w:p>
        </w:tc>
        <w:tc>
          <w:tcPr>
            <w:tcW w:w="2229" w:type="pct"/>
          </w:tcPr>
          <w:p w14:paraId="43096EE1" w14:textId="77777777" w:rsidR="002E6C85" w:rsidRPr="002E6C85" w:rsidRDefault="002E6C85" w:rsidP="002E6C85">
            <w:pPr>
              <w:jc w:val="left"/>
              <w:rPr>
                <w:rFonts w:ascii="Arial" w:hAnsi="Arial" w:cs="Arial"/>
                <w:sz w:val="20"/>
              </w:rPr>
            </w:pPr>
            <w:r w:rsidRPr="002E6C85">
              <w:rPr>
                <w:rFonts w:ascii="Arial" w:hAnsi="Arial" w:cs="Arial"/>
                <w:sz w:val="20"/>
              </w:rPr>
              <w:t>Определяется по СПП-элементу</w:t>
            </w:r>
          </w:p>
        </w:tc>
        <w:tc>
          <w:tcPr>
            <w:tcW w:w="897" w:type="pct"/>
          </w:tcPr>
          <w:p w14:paraId="5BEF8D0C" w14:textId="77777777" w:rsidR="002E6C85" w:rsidRPr="002E6C85" w:rsidRDefault="002E6C85" w:rsidP="002E6C85">
            <w:pPr>
              <w:jc w:val="left"/>
              <w:rPr>
                <w:rFonts w:ascii="Arial" w:hAnsi="Arial" w:cs="Arial"/>
                <w:sz w:val="20"/>
              </w:rPr>
            </w:pPr>
          </w:p>
        </w:tc>
      </w:tr>
      <w:tr w:rsidR="002E6C85" w:rsidRPr="002E6C85" w14:paraId="34E547EF" w14:textId="77777777" w:rsidTr="002E6C85">
        <w:trPr>
          <w:cantSplit/>
        </w:trPr>
        <w:tc>
          <w:tcPr>
            <w:tcW w:w="280" w:type="pct"/>
          </w:tcPr>
          <w:p w14:paraId="597E7618" w14:textId="77777777" w:rsidR="002E6C85" w:rsidRPr="002E6C85" w:rsidRDefault="002E6C85" w:rsidP="002E6C85">
            <w:pPr>
              <w:rPr>
                <w:rFonts w:ascii="Arial" w:hAnsi="Arial" w:cs="Arial"/>
                <w:sz w:val="20"/>
                <w:lang w:val="en-US"/>
              </w:rPr>
            </w:pPr>
            <w:r w:rsidRPr="002E6C85">
              <w:rPr>
                <w:rFonts w:ascii="Arial" w:hAnsi="Arial" w:cs="Arial"/>
                <w:sz w:val="20"/>
                <w:lang w:val="en-US"/>
              </w:rPr>
              <w:t>3</w:t>
            </w:r>
          </w:p>
        </w:tc>
        <w:tc>
          <w:tcPr>
            <w:tcW w:w="1594" w:type="pct"/>
          </w:tcPr>
          <w:p w14:paraId="6385604A" w14:textId="77777777" w:rsidR="002E6C85" w:rsidRPr="002E6C85" w:rsidRDefault="002E6C85" w:rsidP="002E6C85">
            <w:pPr>
              <w:rPr>
                <w:rFonts w:ascii="Arial" w:hAnsi="Arial" w:cs="Arial"/>
                <w:sz w:val="20"/>
              </w:rPr>
            </w:pPr>
            <w:r w:rsidRPr="002E6C85">
              <w:rPr>
                <w:rFonts w:ascii="Arial" w:hAnsi="Arial" w:cs="Arial"/>
                <w:sz w:val="20"/>
              </w:rPr>
              <w:t xml:space="preserve">Статья </w:t>
            </w:r>
            <w:r w:rsidRPr="002E6C85">
              <w:rPr>
                <w:rFonts w:ascii="Arial" w:hAnsi="Arial" w:cs="Arial"/>
                <w:sz w:val="20"/>
                <w:lang w:val="en-US"/>
              </w:rPr>
              <w:t>CIM</w:t>
            </w:r>
          </w:p>
        </w:tc>
        <w:tc>
          <w:tcPr>
            <w:tcW w:w="2229" w:type="pct"/>
          </w:tcPr>
          <w:p w14:paraId="0ECBF477" w14:textId="77777777" w:rsidR="002E6C85" w:rsidRPr="002E6C85" w:rsidRDefault="002E6C85" w:rsidP="002E6C85">
            <w:pPr>
              <w:jc w:val="left"/>
              <w:rPr>
                <w:rFonts w:ascii="Arial" w:hAnsi="Arial" w:cs="Arial"/>
                <w:sz w:val="20"/>
              </w:rPr>
            </w:pPr>
            <w:r w:rsidRPr="002E6C85">
              <w:rPr>
                <w:rFonts w:ascii="Arial" w:hAnsi="Arial" w:cs="Arial"/>
                <w:sz w:val="20"/>
              </w:rPr>
              <w:t xml:space="preserve">Для освоения определяется на основании мэппинга Вид затрат на Статью </w:t>
            </w:r>
            <w:r w:rsidRPr="002E6C85">
              <w:rPr>
                <w:rFonts w:ascii="Arial" w:hAnsi="Arial" w:cs="Arial"/>
                <w:sz w:val="20"/>
                <w:lang w:val="en-US"/>
              </w:rPr>
              <w:t>CIM</w:t>
            </w:r>
            <w:r w:rsidRPr="002E6C85">
              <w:rPr>
                <w:rFonts w:ascii="Arial" w:hAnsi="Arial" w:cs="Arial"/>
                <w:sz w:val="20"/>
              </w:rPr>
              <w:t xml:space="preserve"> (на стороне </w:t>
            </w:r>
            <w:r w:rsidRPr="002E6C85">
              <w:rPr>
                <w:rFonts w:ascii="Arial" w:hAnsi="Arial" w:cs="Arial"/>
                <w:sz w:val="20"/>
                <w:lang w:val="en-US"/>
              </w:rPr>
              <w:t>SAP</w:t>
            </w:r>
            <w:r w:rsidRPr="002E6C85">
              <w:rPr>
                <w:rFonts w:ascii="Arial" w:hAnsi="Arial" w:cs="Arial"/>
                <w:sz w:val="20"/>
              </w:rPr>
              <w:t>)</w:t>
            </w:r>
          </w:p>
          <w:p w14:paraId="416E3D31" w14:textId="77777777" w:rsidR="002E6C85" w:rsidRPr="002E6C85" w:rsidRDefault="002E6C85" w:rsidP="002E6C85">
            <w:pPr>
              <w:jc w:val="left"/>
              <w:rPr>
                <w:rFonts w:ascii="Arial" w:hAnsi="Arial" w:cs="Arial"/>
                <w:sz w:val="20"/>
              </w:rPr>
            </w:pPr>
            <w:r w:rsidRPr="002E6C85">
              <w:rPr>
                <w:rFonts w:ascii="Arial" w:hAnsi="Arial" w:cs="Arial"/>
                <w:sz w:val="20"/>
              </w:rPr>
              <w:t xml:space="preserve">Для финансирования определяется на основании мэппинга финансовой позиции на статью </w:t>
            </w:r>
            <w:r w:rsidRPr="002E6C85">
              <w:rPr>
                <w:rFonts w:ascii="Arial" w:hAnsi="Arial" w:cs="Arial"/>
                <w:sz w:val="20"/>
                <w:lang w:val="en-US"/>
              </w:rPr>
              <w:t>CIM</w:t>
            </w:r>
            <w:r w:rsidRPr="002E6C85">
              <w:rPr>
                <w:rFonts w:ascii="Arial" w:hAnsi="Arial" w:cs="Arial"/>
                <w:sz w:val="20"/>
              </w:rPr>
              <w:t xml:space="preserve"> (на стороне </w:t>
            </w:r>
            <w:r w:rsidRPr="002E6C85">
              <w:rPr>
                <w:rFonts w:ascii="Arial" w:hAnsi="Arial" w:cs="Arial"/>
                <w:sz w:val="20"/>
                <w:lang w:val="en-US"/>
              </w:rPr>
              <w:t>SAP</w:t>
            </w:r>
            <w:r w:rsidRPr="002E6C85">
              <w:rPr>
                <w:rFonts w:ascii="Arial" w:hAnsi="Arial" w:cs="Arial"/>
                <w:sz w:val="20"/>
              </w:rPr>
              <w:t>)</w:t>
            </w:r>
          </w:p>
        </w:tc>
        <w:tc>
          <w:tcPr>
            <w:tcW w:w="897" w:type="pct"/>
          </w:tcPr>
          <w:p w14:paraId="3D2E50F9" w14:textId="77777777" w:rsidR="002E6C85" w:rsidRPr="002E6C85" w:rsidRDefault="002E6C85" w:rsidP="002E6C85">
            <w:pPr>
              <w:jc w:val="left"/>
              <w:rPr>
                <w:rFonts w:ascii="Arial" w:hAnsi="Arial" w:cs="Arial"/>
                <w:sz w:val="20"/>
              </w:rPr>
            </w:pPr>
          </w:p>
        </w:tc>
      </w:tr>
      <w:tr w:rsidR="002E6C85" w:rsidRPr="002E6C85" w14:paraId="10C40E15" w14:textId="77777777" w:rsidTr="002E6C85">
        <w:trPr>
          <w:cantSplit/>
        </w:trPr>
        <w:tc>
          <w:tcPr>
            <w:tcW w:w="280" w:type="pct"/>
          </w:tcPr>
          <w:p w14:paraId="5B056FBE" w14:textId="77777777" w:rsidR="002E6C85" w:rsidRPr="002E6C85" w:rsidRDefault="002E6C85" w:rsidP="002E6C85">
            <w:pPr>
              <w:rPr>
                <w:rFonts w:ascii="Arial" w:hAnsi="Arial" w:cs="Arial"/>
                <w:sz w:val="20"/>
              </w:rPr>
            </w:pPr>
            <w:r w:rsidRPr="002E6C85">
              <w:rPr>
                <w:rFonts w:ascii="Arial" w:hAnsi="Arial" w:cs="Arial"/>
                <w:sz w:val="20"/>
              </w:rPr>
              <w:t>4</w:t>
            </w:r>
          </w:p>
        </w:tc>
        <w:tc>
          <w:tcPr>
            <w:tcW w:w="1594" w:type="pct"/>
          </w:tcPr>
          <w:p w14:paraId="7A9CB6A5" w14:textId="77777777" w:rsidR="002E6C85" w:rsidRPr="002E6C85" w:rsidRDefault="002E6C85" w:rsidP="002E6C85">
            <w:pPr>
              <w:rPr>
                <w:rFonts w:ascii="Arial" w:hAnsi="Arial" w:cs="Arial"/>
                <w:sz w:val="20"/>
              </w:rPr>
            </w:pPr>
            <w:r w:rsidRPr="002E6C85">
              <w:rPr>
                <w:rFonts w:ascii="Arial" w:hAnsi="Arial" w:cs="Arial"/>
                <w:sz w:val="20"/>
              </w:rPr>
              <w:t>Год</w:t>
            </w:r>
          </w:p>
        </w:tc>
        <w:tc>
          <w:tcPr>
            <w:tcW w:w="2229" w:type="pct"/>
          </w:tcPr>
          <w:p w14:paraId="6917C3FC" w14:textId="77777777" w:rsidR="002E6C85" w:rsidRPr="002E6C85" w:rsidRDefault="002E6C85" w:rsidP="002E6C85">
            <w:pPr>
              <w:jc w:val="left"/>
              <w:rPr>
                <w:rFonts w:ascii="Arial" w:hAnsi="Arial" w:cs="Arial"/>
                <w:sz w:val="20"/>
              </w:rPr>
            </w:pPr>
            <w:r w:rsidRPr="002E6C85">
              <w:rPr>
                <w:rFonts w:ascii="Arial" w:hAnsi="Arial" w:cs="Arial"/>
                <w:sz w:val="20"/>
              </w:rPr>
              <w:t>Согласно условию выбора данных</w:t>
            </w:r>
          </w:p>
        </w:tc>
        <w:tc>
          <w:tcPr>
            <w:tcW w:w="897" w:type="pct"/>
          </w:tcPr>
          <w:p w14:paraId="4FC6980D" w14:textId="77777777" w:rsidR="002E6C85" w:rsidRPr="002E6C85" w:rsidRDefault="002E6C85" w:rsidP="002E6C85">
            <w:pPr>
              <w:jc w:val="left"/>
              <w:rPr>
                <w:rFonts w:ascii="Arial" w:hAnsi="Arial" w:cs="Arial"/>
                <w:sz w:val="20"/>
              </w:rPr>
            </w:pPr>
          </w:p>
        </w:tc>
      </w:tr>
      <w:tr w:rsidR="002E6C85" w:rsidRPr="002E6C85" w14:paraId="6AC91F95" w14:textId="77777777" w:rsidTr="002E6C85">
        <w:trPr>
          <w:cantSplit/>
        </w:trPr>
        <w:tc>
          <w:tcPr>
            <w:tcW w:w="280" w:type="pct"/>
          </w:tcPr>
          <w:p w14:paraId="4C5CE98F" w14:textId="77777777" w:rsidR="002E6C85" w:rsidRPr="002E6C85" w:rsidRDefault="002E6C85" w:rsidP="002E6C85">
            <w:pPr>
              <w:rPr>
                <w:rFonts w:ascii="Arial" w:hAnsi="Arial" w:cs="Arial"/>
                <w:sz w:val="20"/>
              </w:rPr>
            </w:pPr>
            <w:r w:rsidRPr="002E6C85">
              <w:rPr>
                <w:rFonts w:ascii="Arial" w:hAnsi="Arial" w:cs="Arial"/>
                <w:sz w:val="20"/>
              </w:rPr>
              <w:t>5</w:t>
            </w:r>
          </w:p>
        </w:tc>
        <w:tc>
          <w:tcPr>
            <w:tcW w:w="1594" w:type="pct"/>
          </w:tcPr>
          <w:p w14:paraId="2378FA0D" w14:textId="77777777" w:rsidR="002E6C85" w:rsidRPr="002E6C85" w:rsidRDefault="002E6C85" w:rsidP="002E6C85">
            <w:pPr>
              <w:rPr>
                <w:rFonts w:ascii="Arial" w:hAnsi="Arial" w:cs="Arial"/>
                <w:sz w:val="20"/>
              </w:rPr>
            </w:pPr>
            <w:r w:rsidRPr="002E6C85">
              <w:rPr>
                <w:rFonts w:ascii="Arial" w:hAnsi="Arial" w:cs="Arial"/>
                <w:sz w:val="20"/>
              </w:rPr>
              <w:t>Месяц</w:t>
            </w:r>
          </w:p>
        </w:tc>
        <w:tc>
          <w:tcPr>
            <w:tcW w:w="2229" w:type="pct"/>
          </w:tcPr>
          <w:p w14:paraId="731D9C29" w14:textId="77777777" w:rsidR="002E6C85" w:rsidRPr="002E6C85" w:rsidRDefault="002E6C85" w:rsidP="002E6C85">
            <w:pPr>
              <w:jc w:val="left"/>
              <w:rPr>
                <w:rFonts w:ascii="Arial" w:hAnsi="Arial" w:cs="Arial"/>
                <w:sz w:val="20"/>
              </w:rPr>
            </w:pPr>
            <w:r w:rsidRPr="002E6C85">
              <w:rPr>
                <w:rFonts w:ascii="Arial" w:hAnsi="Arial" w:cs="Arial"/>
                <w:sz w:val="20"/>
              </w:rPr>
              <w:t>Согласно условию выбора данных</w:t>
            </w:r>
          </w:p>
        </w:tc>
        <w:tc>
          <w:tcPr>
            <w:tcW w:w="897" w:type="pct"/>
          </w:tcPr>
          <w:p w14:paraId="51FCD01F" w14:textId="77777777" w:rsidR="002E6C85" w:rsidRPr="002E6C85" w:rsidRDefault="002E6C85" w:rsidP="002E6C85">
            <w:pPr>
              <w:jc w:val="left"/>
              <w:rPr>
                <w:rFonts w:ascii="Arial" w:hAnsi="Arial" w:cs="Arial"/>
                <w:sz w:val="20"/>
              </w:rPr>
            </w:pPr>
          </w:p>
        </w:tc>
      </w:tr>
      <w:tr w:rsidR="002E6C85" w:rsidRPr="002E6C85" w14:paraId="5956525F" w14:textId="77777777" w:rsidTr="002E6C85">
        <w:trPr>
          <w:cantSplit/>
        </w:trPr>
        <w:tc>
          <w:tcPr>
            <w:tcW w:w="280" w:type="pct"/>
          </w:tcPr>
          <w:p w14:paraId="40CD8DAA" w14:textId="77777777" w:rsidR="002E6C85" w:rsidRPr="002E6C85" w:rsidRDefault="002E6C85" w:rsidP="002E6C85">
            <w:pPr>
              <w:rPr>
                <w:rFonts w:ascii="Arial" w:hAnsi="Arial" w:cs="Arial"/>
                <w:sz w:val="20"/>
              </w:rPr>
            </w:pPr>
            <w:r w:rsidRPr="002E6C85">
              <w:rPr>
                <w:rFonts w:ascii="Arial" w:hAnsi="Arial" w:cs="Arial"/>
                <w:sz w:val="20"/>
              </w:rPr>
              <w:t>6</w:t>
            </w:r>
          </w:p>
        </w:tc>
        <w:tc>
          <w:tcPr>
            <w:tcW w:w="1594" w:type="pct"/>
          </w:tcPr>
          <w:p w14:paraId="28C09A63" w14:textId="77777777" w:rsidR="002E6C85" w:rsidRPr="002E6C85" w:rsidRDefault="002E6C85" w:rsidP="002E6C85">
            <w:pPr>
              <w:rPr>
                <w:rFonts w:ascii="Arial" w:hAnsi="Arial" w:cs="Arial"/>
                <w:sz w:val="20"/>
              </w:rPr>
            </w:pPr>
            <w:r w:rsidRPr="002E6C85">
              <w:rPr>
                <w:rFonts w:ascii="Arial" w:hAnsi="Arial" w:cs="Arial"/>
                <w:sz w:val="20"/>
              </w:rPr>
              <w:t>Финансирование/Освоение</w:t>
            </w:r>
          </w:p>
        </w:tc>
        <w:tc>
          <w:tcPr>
            <w:tcW w:w="2229" w:type="pct"/>
          </w:tcPr>
          <w:p w14:paraId="7FEF8374" w14:textId="77777777" w:rsidR="002E6C85" w:rsidRPr="002E6C85" w:rsidRDefault="002E6C85" w:rsidP="002E6C85">
            <w:pPr>
              <w:jc w:val="left"/>
              <w:rPr>
                <w:rFonts w:ascii="Arial" w:hAnsi="Arial" w:cs="Arial"/>
                <w:sz w:val="20"/>
              </w:rPr>
            </w:pPr>
            <w:r w:rsidRPr="002E6C85">
              <w:rPr>
                <w:rFonts w:ascii="Arial" w:hAnsi="Arial" w:cs="Arial"/>
                <w:sz w:val="20"/>
              </w:rPr>
              <w:t>FD_01 Освоение</w:t>
            </w:r>
          </w:p>
          <w:p w14:paraId="229301E3" w14:textId="77777777" w:rsidR="002E6C85" w:rsidRPr="002E6C85" w:rsidRDefault="002E6C85" w:rsidP="002E6C85">
            <w:pPr>
              <w:jc w:val="left"/>
              <w:rPr>
                <w:rFonts w:ascii="Arial" w:hAnsi="Arial" w:cs="Arial"/>
                <w:sz w:val="20"/>
              </w:rPr>
            </w:pPr>
            <w:r w:rsidRPr="002E6C85">
              <w:rPr>
                <w:rFonts w:ascii="Arial" w:hAnsi="Arial" w:cs="Arial"/>
                <w:sz w:val="20"/>
              </w:rPr>
              <w:t>FD_02 Финансирование</w:t>
            </w:r>
          </w:p>
        </w:tc>
        <w:tc>
          <w:tcPr>
            <w:tcW w:w="897" w:type="pct"/>
          </w:tcPr>
          <w:p w14:paraId="7CBC27F8" w14:textId="77777777" w:rsidR="002E6C85" w:rsidRPr="002E6C85" w:rsidRDefault="002E6C85" w:rsidP="002E6C85">
            <w:pPr>
              <w:jc w:val="left"/>
              <w:rPr>
                <w:rFonts w:ascii="Arial" w:hAnsi="Arial" w:cs="Arial"/>
                <w:sz w:val="20"/>
              </w:rPr>
            </w:pPr>
          </w:p>
        </w:tc>
      </w:tr>
      <w:tr w:rsidR="002E6C85" w:rsidRPr="002E6C85" w14:paraId="1A93871C" w14:textId="77777777" w:rsidTr="002E6C85">
        <w:trPr>
          <w:cantSplit/>
        </w:trPr>
        <w:tc>
          <w:tcPr>
            <w:tcW w:w="280" w:type="pct"/>
          </w:tcPr>
          <w:p w14:paraId="5FA2FB53" w14:textId="77777777" w:rsidR="002E6C85" w:rsidRPr="002E6C85" w:rsidRDefault="002E6C85" w:rsidP="002E6C85">
            <w:pPr>
              <w:rPr>
                <w:rFonts w:ascii="Arial" w:hAnsi="Arial" w:cs="Arial"/>
                <w:sz w:val="20"/>
              </w:rPr>
            </w:pPr>
            <w:r w:rsidRPr="002E6C85">
              <w:rPr>
                <w:rFonts w:ascii="Arial" w:hAnsi="Arial" w:cs="Arial"/>
                <w:sz w:val="20"/>
              </w:rPr>
              <w:t>7</w:t>
            </w:r>
          </w:p>
        </w:tc>
        <w:tc>
          <w:tcPr>
            <w:tcW w:w="1594" w:type="pct"/>
          </w:tcPr>
          <w:p w14:paraId="0A907FD0" w14:textId="77777777" w:rsidR="002E6C85" w:rsidRPr="002E6C85" w:rsidRDefault="002E6C85" w:rsidP="002E6C85">
            <w:pPr>
              <w:rPr>
                <w:rFonts w:ascii="Arial" w:hAnsi="Arial" w:cs="Arial"/>
                <w:sz w:val="20"/>
              </w:rPr>
            </w:pPr>
            <w:r w:rsidRPr="002E6C85">
              <w:rPr>
                <w:rFonts w:ascii="Arial" w:hAnsi="Arial" w:cs="Arial"/>
                <w:sz w:val="20"/>
              </w:rPr>
              <w:t xml:space="preserve">Сумма прогноза </w:t>
            </w:r>
          </w:p>
        </w:tc>
        <w:tc>
          <w:tcPr>
            <w:tcW w:w="2229" w:type="pct"/>
          </w:tcPr>
          <w:p w14:paraId="3920B65B" w14:textId="77777777" w:rsidR="002E6C85" w:rsidRPr="002E6C85" w:rsidRDefault="002E6C85" w:rsidP="002E6C85">
            <w:pPr>
              <w:jc w:val="left"/>
              <w:rPr>
                <w:rFonts w:ascii="Arial" w:hAnsi="Arial" w:cs="Arial"/>
                <w:sz w:val="20"/>
              </w:rPr>
            </w:pPr>
            <w:r w:rsidRPr="002E6C85">
              <w:rPr>
                <w:rFonts w:ascii="Arial" w:hAnsi="Arial" w:cs="Arial"/>
                <w:sz w:val="20"/>
              </w:rPr>
              <w:t>План освоение – плановые/ фактические затраты по согласованным заказам ТОРО и сетевым графикам минус аванс.</w:t>
            </w:r>
          </w:p>
          <w:p w14:paraId="37008B04" w14:textId="77777777" w:rsidR="002E6C85" w:rsidRPr="002E6C85" w:rsidRDefault="002E6C85" w:rsidP="002E6C85">
            <w:pPr>
              <w:jc w:val="left"/>
              <w:rPr>
                <w:rFonts w:ascii="Arial" w:hAnsi="Arial" w:cs="Arial"/>
                <w:sz w:val="20"/>
              </w:rPr>
            </w:pPr>
            <w:r w:rsidRPr="002E6C85">
              <w:rPr>
                <w:rFonts w:ascii="Arial" w:hAnsi="Arial" w:cs="Arial"/>
                <w:sz w:val="20"/>
              </w:rPr>
              <w:t>План финансирования – план освоения на НДС со сдвигом на отсрочку платежа.</w:t>
            </w:r>
          </w:p>
          <w:p w14:paraId="2AE1D6A5" w14:textId="77777777" w:rsidR="002E6C85" w:rsidRPr="002E6C85" w:rsidRDefault="002E6C85" w:rsidP="002E6C85">
            <w:pPr>
              <w:jc w:val="left"/>
              <w:rPr>
                <w:rFonts w:ascii="Arial" w:hAnsi="Arial" w:cs="Arial"/>
                <w:sz w:val="20"/>
              </w:rPr>
            </w:pPr>
            <w:r w:rsidRPr="002E6C85">
              <w:rPr>
                <w:rFonts w:ascii="Arial" w:hAnsi="Arial" w:cs="Arial"/>
                <w:sz w:val="20"/>
              </w:rPr>
              <w:t>Принципы подсчета сумм прогноза освоения и финансирования должны быть едины и аналогичны алгоритмам по проектам инвестиционной деятельности.</w:t>
            </w:r>
          </w:p>
        </w:tc>
        <w:tc>
          <w:tcPr>
            <w:tcW w:w="897" w:type="pct"/>
          </w:tcPr>
          <w:p w14:paraId="34F448A4" w14:textId="77777777" w:rsidR="002E6C85" w:rsidRPr="002E6C85" w:rsidRDefault="002E6C85" w:rsidP="002E6C85">
            <w:pPr>
              <w:jc w:val="left"/>
              <w:rPr>
                <w:rFonts w:ascii="Arial" w:hAnsi="Arial" w:cs="Arial"/>
                <w:sz w:val="20"/>
              </w:rPr>
            </w:pPr>
          </w:p>
        </w:tc>
      </w:tr>
      <w:tr w:rsidR="002E6C85" w:rsidRPr="002E6C85" w14:paraId="0F28D1CF" w14:textId="77777777" w:rsidTr="002E6C85">
        <w:trPr>
          <w:cantSplit/>
        </w:trPr>
        <w:tc>
          <w:tcPr>
            <w:tcW w:w="280" w:type="pct"/>
          </w:tcPr>
          <w:p w14:paraId="28B2F43F" w14:textId="77777777" w:rsidR="002E6C85" w:rsidRPr="002E6C85" w:rsidRDefault="002E6C85" w:rsidP="002E6C85">
            <w:pPr>
              <w:rPr>
                <w:rFonts w:ascii="Arial" w:hAnsi="Arial" w:cs="Arial"/>
                <w:sz w:val="20"/>
              </w:rPr>
            </w:pPr>
            <w:r w:rsidRPr="002E6C85">
              <w:rPr>
                <w:rFonts w:ascii="Arial" w:hAnsi="Arial" w:cs="Arial"/>
                <w:sz w:val="20"/>
              </w:rPr>
              <w:t>8</w:t>
            </w:r>
          </w:p>
        </w:tc>
        <w:tc>
          <w:tcPr>
            <w:tcW w:w="1594" w:type="pct"/>
          </w:tcPr>
          <w:p w14:paraId="7450DBC4" w14:textId="77777777" w:rsidR="002E6C85" w:rsidRPr="002E6C85" w:rsidRDefault="002E6C85" w:rsidP="002E6C85">
            <w:pPr>
              <w:rPr>
                <w:rFonts w:ascii="Arial" w:hAnsi="Arial" w:cs="Arial"/>
                <w:sz w:val="20"/>
              </w:rPr>
            </w:pPr>
            <w:r w:rsidRPr="002E6C85">
              <w:rPr>
                <w:rFonts w:ascii="Arial" w:hAnsi="Arial" w:cs="Arial"/>
                <w:sz w:val="20"/>
              </w:rPr>
              <w:t>Валюта</w:t>
            </w:r>
          </w:p>
        </w:tc>
        <w:tc>
          <w:tcPr>
            <w:tcW w:w="2229" w:type="pct"/>
          </w:tcPr>
          <w:p w14:paraId="5D0BE7F6" w14:textId="77777777" w:rsidR="002E6C85" w:rsidRPr="002E6C85" w:rsidRDefault="002E6C85" w:rsidP="002E6C85">
            <w:pPr>
              <w:jc w:val="left"/>
              <w:rPr>
                <w:rFonts w:ascii="Arial" w:hAnsi="Arial" w:cs="Arial"/>
                <w:sz w:val="20"/>
              </w:rPr>
            </w:pPr>
            <w:r w:rsidRPr="002E6C85">
              <w:rPr>
                <w:rFonts w:ascii="Arial" w:hAnsi="Arial" w:cs="Arial"/>
                <w:sz w:val="20"/>
              </w:rPr>
              <w:t>Валюта КЕ</w:t>
            </w:r>
          </w:p>
        </w:tc>
        <w:tc>
          <w:tcPr>
            <w:tcW w:w="897" w:type="pct"/>
          </w:tcPr>
          <w:p w14:paraId="2CCEA8A7" w14:textId="77777777" w:rsidR="002E6C85" w:rsidRPr="002E6C85" w:rsidRDefault="002E6C85" w:rsidP="002E6C85">
            <w:pPr>
              <w:jc w:val="left"/>
              <w:rPr>
                <w:rFonts w:ascii="Arial" w:hAnsi="Arial" w:cs="Arial"/>
                <w:sz w:val="20"/>
              </w:rPr>
            </w:pPr>
          </w:p>
        </w:tc>
      </w:tr>
      <w:tr w:rsidR="002E6C85" w:rsidRPr="002E6C85" w14:paraId="65106C76" w14:textId="77777777" w:rsidTr="002E6C85">
        <w:trPr>
          <w:cantSplit/>
        </w:trPr>
        <w:tc>
          <w:tcPr>
            <w:tcW w:w="280" w:type="pct"/>
          </w:tcPr>
          <w:p w14:paraId="2C059C16" w14:textId="77777777" w:rsidR="002E6C85" w:rsidRPr="002E6C85" w:rsidRDefault="002E6C85" w:rsidP="002E6C85">
            <w:pPr>
              <w:rPr>
                <w:rFonts w:ascii="Arial" w:hAnsi="Arial" w:cs="Arial"/>
                <w:sz w:val="20"/>
              </w:rPr>
            </w:pPr>
            <w:r w:rsidRPr="002E6C85">
              <w:rPr>
                <w:rFonts w:ascii="Arial" w:hAnsi="Arial" w:cs="Arial"/>
                <w:sz w:val="20"/>
              </w:rPr>
              <w:t>9</w:t>
            </w:r>
          </w:p>
        </w:tc>
        <w:tc>
          <w:tcPr>
            <w:tcW w:w="1594" w:type="pct"/>
          </w:tcPr>
          <w:p w14:paraId="6E41C012" w14:textId="77777777" w:rsidR="002E6C85" w:rsidRPr="002E6C85" w:rsidRDefault="002E6C85" w:rsidP="002E6C85">
            <w:pPr>
              <w:rPr>
                <w:rFonts w:ascii="Arial" w:hAnsi="Arial" w:cs="Arial"/>
                <w:sz w:val="20"/>
              </w:rPr>
            </w:pPr>
            <w:r w:rsidRPr="002E6C85">
              <w:rPr>
                <w:rFonts w:ascii="Arial" w:hAnsi="Arial" w:cs="Arial"/>
                <w:sz w:val="20"/>
              </w:rPr>
              <w:t>Код ЕК МТР (Номенклатура)</w:t>
            </w:r>
          </w:p>
        </w:tc>
        <w:tc>
          <w:tcPr>
            <w:tcW w:w="2229" w:type="pct"/>
          </w:tcPr>
          <w:p w14:paraId="6B7268B3" w14:textId="59DD54CB" w:rsidR="002E6C85" w:rsidRPr="002E6C85" w:rsidRDefault="002E6C85" w:rsidP="002E6C85">
            <w:pPr>
              <w:jc w:val="left"/>
              <w:rPr>
                <w:rFonts w:ascii="Arial" w:hAnsi="Arial" w:cs="Arial"/>
                <w:sz w:val="20"/>
              </w:rPr>
            </w:pPr>
            <w:r w:rsidRPr="002E6C85">
              <w:rPr>
                <w:rFonts w:ascii="Arial" w:hAnsi="Arial" w:cs="Arial"/>
                <w:sz w:val="20"/>
              </w:rPr>
              <w:t>Для компонентного учета</w:t>
            </w:r>
            <w:r w:rsidR="00311472">
              <w:rPr>
                <w:rFonts w:ascii="Arial" w:hAnsi="Arial" w:cs="Arial"/>
                <w:sz w:val="20"/>
              </w:rPr>
              <w:t xml:space="preserve"> и ОВП</w:t>
            </w:r>
            <w:r w:rsidRPr="002E6C85">
              <w:rPr>
                <w:rFonts w:ascii="Arial" w:hAnsi="Arial" w:cs="Arial"/>
                <w:sz w:val="20"/>
              </w:rPr>
              <w:t xml:space="preserve">, в зависимости от статьи </w:t>
            </w:r>
            <w:r w:rsidRPr="002E6C85">
              <w:rPr>
                <w:rFonts w:ascii="Arial" w:hAnsi="Arial" w:cs="Arial"/>
                <w:sz w:val="20"/>
                <w:lang w:val="en-US"/>
              </w:rPr>
              <w:t>CIM</w:t>
            </w:r>
          </w:p>
          <w:p w14:paraId="4A505CA6" w14:textId="4726FF2B" w:rsidR="002E6C85" w:rsidRPr="002E6C85" w:rsidRDefault="00311472" w:rsidP="002E6C85">
            <w:pPr>
              <w:jc w:val="left"/>
              <w:rPr>
                <w:rFonts w:ascii="Arial" w:hAnsi="Arial" w:cs="Arial"/>
                <w:sz w:val="20"/>
              </w:rPr>
            </w:pPr>
            <w:r>
              <w:rPr>
                <w:rFonts w:ascii="Arial" w:hAnsi="Arial" w:cs="Arial"/>
                <w:sz w:val="20"/>
              </w:rPr>
              <w:t>Код ОЗМ</w:t>
            </w:r>
          </w:p>
        </w:tc>
        <w:tc>
          <w:tcPr>
            <w:tcW w:w="897" w:type="pct"/>
          </w:tcPr>
          <w:p w14:paraId="07FF37E8" w14:textId="77777777" w:rsidR="002E6C85" w:rsidRPr="002E6C85" w:rsidRDefault="002E6C85" w:rsidP="002E6C85">
            <w:pPr>
              <w:jc w:val="left"/>
              <w:rPr>
                <w:rFonts w:ascii="Arial" w:hAnsi="Arial" w:cs="Arial"/>
                <w:sz w:val="20"/>
              </w:rPr>
            </w:pPr>
          </w:p>
        </w:tc>
      </w:tr>
      <w:tr w:rsidR="002E6C85" w:rsidRPr="002E6C85" w14:paraId="022AB678" w14:textId="77777777" w:rsidTr="002E6C85">
        <w:trPr>
          <w:cantSplit/>
        </w:trPr>
        <w:tc>
          <w:tcPr>
            <w:tcW w:w="280" w:type="pct"/>
          </w:tcPr>
          <w:p w14:paraId="421DD903" w14:textId="77777777" w:rsidR="002E6C85" w:rsidRPr="002E6C85" w:rsidRDefault="002E6C85" w:rsidP="002E6C85">
            <w:pPr>
              <w:rPr>
                <w:rFonts w:ascii="Arial" w:hAnsi="Arial" w:cs="Arial"/>
                <w:sz w:val="20"/>
              </w:rPr>
            </w:pPr>
            <w:r w:rsidRPr="002E6C85">
              <w:rPr>
                <w:rFonts w:ascii="Arial" w:hAnsi="Arial" w:cs="Arial"/>
                <w:sz w:val="20"/>
              </w:rPr>
              <w:t>10</w:t>
            </w:r>
          </w:p>
        </w:tc>
        <w:tc>
          <w:tcPr>
            <w:tcW w:w="1594" w:type="pct"/>
          </w:tcPr>
          <w:p w14:paraId="0E1B2262" w14:textId="77777777" w:rsidR="002E6C85" w:rsidRPr="002E6C85" w:rsidRDefault="002E6C85" w:rsidP="002E6C85">
            <w:pPr>
              <w:rPr>
                <w:rFonts w:ascii="Arial" w:hAnsi="Arial" w:cs="Arial"/>
                <w:sz w:val="20"/>
              </w:rPr>
            </w:pPr>
            <w:r w:rsidRPr="002E6C85">
              <w:rPr>
                <w:rFonts w:ascii="Arial" w:hAnsi="Arial" w:cs="Arial"/>
                <w:sz w:val="20"/>
              </w:rPr>
              <w:t>Наименование по ЕК МТР</w:t>
            </w:r>
          </w:p>
        </w:tc>
        <w:tc>
          <w:tcPr>
            <w:tcW w:w="2229" w:type="pct"/>
          </w:tcPr>
          <w:p w14:paraId="4202B85B" w14:textId="4B2E3F79" w:rsidR="002E6C85" w:rsidRPr="002E6C85" w:rsidRDefault="002E6C85" w:rsidP="002E6C85">
            <w:pPr>
              <w:jc w:val="left"/>
              <w:rPr>
                <w:rFonts w:ascii="Arial" w:hAnsi="Arial" w:cs="Arial"/>
                <w:sz w:val="20"/>
              </w:rPr>
            </w:pPr>
            <w:r w:rsidRPr="002E6C85">
              <w:rPr>
                <w:rFonts w:ascii="Arial" w:hAnsi="Arial" w:cs="Arial"/>
                <w:sz w:val="20"/>
              </w:rPr>
              <w:t>Для компонентного учета</w:t>
            </w:r>
            <w:r w:rsidR="00311472">
              <w:rPr>
                <w:rFonts w:ascii="Arial" w:hAnsi="Arial" w:cs="Arial"/>
                <w:sz w:val="20"/>
              </w:rPr>
              <w:t xml:space="preserve"> и ОВП</w:t>
            </w:r>
            <w:r w:rsidRPr="002E6C85">
              <w:rPr>
                <w:rFonts w:ascii="Arial" w:hAnsi="Arial" w:cs="Arial"/>
                <w:sz w:val="20"/>
              </w:rPr>
              <w:t xml:space="preserve">, в зависимости от статьи </w:t>
            </w:r>
            <w:r w:rsidRPr="002E6C85">
              <w:rPr>
                <w:rFonts w:ascii="Arial" w:hAnsi="Arial" w:cs="Arial"/>
                <w:sz w:val="20"/>
                <w:lang w:val="en-US"/>
              </w:rPr>
              <w:t>CIM</w:t>
            </w:r>
          </w:p>
        </w:tc>
        <w:tc>
          <w:tcPr>
            <w:tcW w:w="897" w:type="pct"/>
          </w:tcPr>
          <w:p w14:paraId="7D676215" w14:textId="77777777" w:rsidR="002E6C85" w:rsidRPr="002E6C85" w:rsidRDefault="002E6C85" w:rsidP="002E6C85">
            <w:pPr>
              <w:jc w:val="left"/>
              <w:rPr>
                <w:rFonts w:ascii="Arial" w:hAnsi="Arial" w:cs="Arial"/>
                <w:sz w:val="20"/>
              </w:rPr>
            </w:pPr>
          </w:p>
        </w:tc>
      </w:tr>
      <w:tr w:rsidR="002E6C85" w:rsidRPr="002E6C85" w14:paraId="6FB4B4CC" w14:textId="77777777" w:rsidTr="002E6C85">
        <w:trPr>
          <w:cantSplit/>
        </w:trPr>
        <w:tc>
          <w:tcPr>
            <w:tcW w:w="280" w:type="pct"/>
          </w:tcPr>
          <w:p w14:paraId="3BA6D05E" w14:textId="77777777" w:rsidR="002E6C85" w:rsidRPr="002E6C85" w:rsidRDefault="002E6C85" w:rsidP="002E6C85">
            <w:pPr>
              <w:rPr>
                <w:rFonts w:ascii="Arial" w:hAnsi="Arial" w:cs="Arial"/>
                <w:sz w:val="20"/>
              </w:rPr>
            </w:pPr>
            <w:r w:rsidRPr="002E6C85">
              <w:rPr>
                <w:rFonts w:ascii="Arial" w:hAnsi="Arial" w:cs="Arial"/>
                <w:sz w:val="20"/>
              </w:rPr>
              <w:t>11</w:t>
            </w:r>
          </w:p>
        </w:tc>
        <w:tc>
          <w:tcPr>
            <w:tcW w:w="1594" w:type="pct"/>
          </w:tcPr>
          <w:p w14:paraId="09947787" w14:textId="77777777" w:rsidR="002E6C85" w:rsidRPr="002E6C85" w:rsidRDefault="002E6C85" w:rsidP="002E6C85">
            <w:pPr>
              <w:rPr>
                <w:rFonts w:ascii="Arial" w:hAnsi="Arial" w:cs="Arial"/>
                <w:sz w:val="20"/>
              </w:rPr>
            </w:pPr>
            <w:r w:rsidRPr="002E6C85">
              <w:rPr>
                <w:rFonts w:ascii="Arial" w:hAnsi="Arial" w:cs="Arial"/>
                <w:sz w:val="20"/>
              </w:rPr>
              <w:t>Номенклатура МТР</w:t>
            </w:r>
          </w:p>
        </w:tc>
        <w:tc>
          <w:tcPr>
            <w:tcW w:w="2229" w:type="pct"/>
          </w:tcPr>
          <w:p w14:paraId="1FBA2433" w14:textId="19B4E9DC" w:rsidR="002E6C85" w:rsidRPr="002E6C85" w:rsidRDefault="002E6C85" w:rsidP="002E6C85">
            <w:pPr>
              <w:jc w:val="left"/>
              <w:rPr>
                <w:rFonts w:ascii="Arial" w:hAnsi="Arial" w:cs="Arial"/>
                <w:sz w:val="20"/>
              </w:rPr>
            </w:pPr>
            <w:r w:rsidRPr="002E6C85">
              <w:rPr>
                <w:rFonts w:ascii="Arial" w:hAnsi="Arial" w:cs="Arial"/>
                <w:sz w:val="20"/>
              </w:rPr>
              <w:t>Для компонентного учета</w:t>
            </w:r>
            <w:r w:rsidR="00311472">
              <w:rPr>
                <w:rFonts w:ascii="Arial" w:hAnsi="Arial" w:cs="Arial"/>
                <w:sz w:val="20"/>
              </w:rPr>
              <w:t xml:space="preserve"> и ОВП</w:t>
            </w:r>
            <w:r w:rsidRPr="002E6C85">
              <w:rPr>
                <w:rFonts w:ascii="Arial" w:hAnsi="Arial" w:cs="Arial"/>
                <w:sz w:val="20"/>
              </w:rPr>
              <w:t xml:space="preserve">, в зависимости от статьи </w:t>
            </w:r>
            <w:r w:rsidRPr="002E6C85">
              <w:rPr>
                <w:rFonts w:ascii="Arial" w:hAnsi="Arial" w:cs="Arial"/>
                <w:sz w:val="20"/>
                <w:lang w:val="en-US"/>
              </w:rPr>
              <w:t>CIM</w:t>
            </w:r>
          </w:p>
          <w:p w14:paraId="430B8E2C" w14:textId="1B1747DB" w:rsidR="002E6C85" w:rsidRPr="002E6C85" w:rsidRDefault="00311472" w:rsidP="002E6C85">
            <w:pPr>
              <w:jc w:val="left"/>
              <w:rPr>
                <w:rFonts w:ascii="Arial" w:hAnsi="Arial" w:cs="Arial"/>
                <w:sz w:val="20"/>
              </w:rPr>
            </w:pPr>
            <w:r>
              <w:rPr>
                <w:rFonts w:ascii="Arial" w:hAnsi="Arial" w:cs="Arial"/>
                <w:sz w:val="20"/>
              </w:rPr>
              <w:t>Для капремонта информация агрегируется до уровня номенклатуры МТР.</w:t>
            </w:r>
          </w:p>
        </w:tc>
        <w:tc>
          <w:tcPr>
            <w:tcW w:w="897" w:type="pct"/>
          </w:tcPr>
          <w:p w14:paraId="2D59F910" w14:textId="77777777" w:rsidR="002E6C85" w:rsidRPr="002E6C85" w:rsidRDefault="002E6C85" w:rsidP="002E6C85">
            <w:pPr>
              <w:jc w:val="left"/>
              <w:rPr>
                <w:rFonts w:ascii="Arial" w:hAnsi="Arial" w:cs="Arial"/>
                <w:sz w:val="20"/>
              </w:rPr>
            </w:pPr>
          </w:p>
        </w:tc>
      </w:tr>
      <w:tr w:rsidR="002E6C85" w:rsidRPr="002E6C85" w14:paraId="64A61033" w14:textId="77777777" w:rsidTr="002E6C85">
        <w:trPr>
          <w:cantSplit/>
        </w:trPr>
        <w:tc>
          <w:tcPr>
            <w:tcW w:w="280" w:type="pct"/>
          </w:tcPr>
          <w:p w14:paraId="0288FC16" w14:textId="77777777" w:rsidR="002E6C85" w:rsidRPr="002E6C85" w:rsidRDefault="002E6C85" w:rsidP="002E6C85">
            <w:pPr>
              <w:rPr>
                <w:rFonts w:ascii="Arial" w:hAnsi="Arial" w:cs="Arial"/>
                <w:sz w:val="20"/>
              </w:rPr>
            </w:pPr>
            <w:r w:rsidRPr="002E6C85">
              <w:rPr>
                <w:rFonts w:ascii="Arial" w:hAnsi="Arial" w:cs="Arial"/>
                <w:sz w:val="20"/>
              </w:rPr>
              <w:t>12</w:t>
            </w:r>
          </w:p>
        </w:tc>
        <w:tc>
          <w:tcPr>
            <w:tcW w:w="1594" w:type="pct"/>
          </w:tcPr>
          <w:p w14:paraId="5C3B82C6" w14:textId="77777777" w:rsidR="002E6C85" w:rsidRPr="002E6C85" w:rsidRDefault="002E6C85" w:rsidP="002E6C85">
            <w:pPr>
              <w:rPr>
                <w:rFonts w:ascii="Arial" w:hAnsi="Arial" w:cs="Arial"/>
                <w:sz w:val="20"/>
              </w:rPr>
            </w:pPr>
            <w:r w:rsidRPr="002E6C85">
              <w:rPr>
                <w:rFonts w:ascii="Arial" w:hAnsi="Arial" w:cs="Arial"/>
                <w:sz w:val="20"/>
              </w:rPr>
              <w:t>Период поставки</w:t>
            </w:r>
          </w:p>
        </w:tc>
        <w:tc>
          <w:tcPr>
            <w:tcW w:w="2229" w:type="pct"/>
          </w:tcPr>
          <w:p w14:paraId="7214DB44" w14:textId="41305CDB" w:rsidR="002E6C85" w:rsidRPr="002E6C85" w:rsidRDefault="002E6C85" w:rsidP="002E6C85">
            <w:pPr>
              <w:jc w:val="left"/>
              <w:rPr>
                <w:rFonts w:ascii="Arial" w:hAnsi="Arial" w:cs="Arial"/>
                <w:sz w:val="20"/>
              </w:rPr>
            </w:pPr>
            <w:r w:rsidRPr="002E6C85">
              <w:rPr>
                <w:rFonts w:ascii="Arial" w:hAnsi="Arial" w:cs="Arial"/>
                <w:sz w:val="20"/>
              </w:rPr>
              <w:t>Для компонентного учета</w:t>
            </w:r>
            <w:r w:rsidR="00311472">
              <w:rPr>
                <w:rFonts w:ascii="Arial" w:hAnsi="Arial" w:cs="Arial"/>
                <w:sz w:val="20"/>
              </w:rPr>
              <w:t xml:space="preserve"> и ОВП</w:t>
            </w:r>
            <w:r w:rsidRPr="002E6C85">
              <w:rPr>
                <w:rFonts w:ascii="Arial" w:hAnsi="Arial" w:cs="Arial"/>
                <w:sz w:val="20"/>
              </w:rPr>
              <w:t xml:space="preserve">, в зависимости от статьи </w:t>
            </w:r>
            <w:r w:rsidRPr="002E6C85">
              <w:rPr>
                <w:rFonts w:ascii="Arial" w:hAnsi="Arial" w:cs="Arial"/>
                <w:sz w:val="20"/>
                <w:lang w:val="en-US"/>
              </w:rPr>
              <w:t>CIM</w:t>
            </w:r>
          </w:p>
          <w:p w14:paraId="252CC1C8" w14:textId="77777777" w:rsidR="002E6C85" w:rsidRPr="002E6C85" w:rsidRDefault="002E6C85" w:rsidP="002E6C85">
            <w:pPr>
              <w:jc w:val="left"/>
              <w:rPr>
                <w:rFonts w:ascii="Arial" w:hAnsi="Arial" w:cs="Arial"/>
                <w:sz w:val="20"/>
              </w:rPr>
            </w:pPr>
            <w:r w:rsidRPr="002E6C85">
              <w:rPr>
                <w:rFonts w:ascii="Arial" w:hAnsi="Arial" w:cs="Arial"/>
                <w:sz w:val="20"/>
              </w:rPr>
              <w:t>Если не предусмотрено – пустое поле.</w:t>
            </w:r>
          </w:p>
          <w:p w14:paraId="4112D5B8" w14:textId="77777777" w:rsidR="002E6C85" w:rsidRPr="002E6C85" w:rsidRDefault="002E6C85" w:rsidP="002E6C85">
            <w:pPr>
              <w:jc w:val="left"/>
              <w:rPr>
                <w:rFonts w:ascii="Arial" w:hAnsi="Arial" w:cs="Arial"/>
                <w:sz w:val="20"/>
              </w:rPr>
            </w:pPr>
            <w:r w:rsidRPr="002E6C85">
              <w:rPr>
                <w:rFonts w:ascii="Arial" w:hAnsi="Arial" w:cs="Arial"/>
                <w:sz w:val="20"/>
              </w:rPr>
              <w:t>Определяется из атрибутов компонента материала</w:t>
            </w:r>
          </w:p>
        </w:tc>
        <w:tc>
          <w:tcPr>
            <w:tcW w:w="897" w:type="pct"/>
          </w:tcPr>
          <w:p w14:paraId="0A9DD94D" w14:textId="77777777" w:rsidR="002E6C85" w:rsidRPr="002E6C85" w:rsidRDefault="002E6C85" w:rsidP="002E6C85">
            <w:pPr>
              <w:jc w:val="left"/>
              <w:rPr>
                <w:rFonts w:ascii="Arial" w:hAnsi="Arial" w:cs="Arial"/>
                <w:sz w:val="20"/>
              </w:rPr>
            </w:pPr>
          </w:p>
        </w:tc>
      </w:tr>
      <w:tr w:rsidR="002E6C85" w:rsidRPr="002E6C85" w14:paraId="41D5A647" w14:textId="77777777" w:rsidTr="002E6C85">
        <w:trPr>
          <w:cantSplit/>
        </w:trPr>
        <w:tc>
          <w:tcPr>
            <w:tcW w:w="280" w:type="pct"/>
          </w:tcPr>
          <w:p w14:paraId="51C85B54" w14:textId="77777777" w:rsidR="002E6C85" w:rsidRPr="002E6C85" w:rsidRDefault="002E6C85" w:rsidP="002E6C85">
            <w:pPr>
              <w:rPr>
                <w:rFonts w:ascii="Arial" w:hAnsi="Arial" w:cs="Arial"/>
                <w:sz w:val="20"/>
              </w:rPr>
            </w:pPr>
            <w:r w:rsidRPr="002E6C85">
              <w:rPr>
                <w:rFonts w:ascii="Arial" w:hAnsi="Arial" w:cs="Arial"/>
                <w:sz w:val="20"/>
              </w:rPr>
              <w:t>13</w:t>
            </w:r>
          </w:p>
        </w:tc>
        <w:tc>
          <w:tcPr>
            <w:tcW w:w="1594" w:type="pct"/>
          </w:tcPr>
          <w:p w14:paraId="0E648773" w14:textId="77777777" w:rsidR="002E6C85" w:rsidRPr="002E6C85" w:rsidRDefault="002E6C85" w:rsidP="002E6C85">
            <w:pPr>
              <w:rPr>
                <w:rFonts w:ascii="Arial" w:hAnsi="Arial" w:cs="Arial"/>
                <w:sz w:val="20"/>
              </w:rPr>
            </w:pPr>
            <w:r w:rsidRPr="002E6C85">
              <w:rPr>
                <w:rFonts w:ascii="Arial" w:hAnsi="Arial" w:cs="Arial"/>
                <w:sz w:val="20"/>
              </w:rPr>
              <w:t>Количество</w:t>
            </w:r>
          </w:p>
        </w:tc>
        <w:tc>
          <w:tcPr>
            <w:tcW w:w="2229" w:type="pct"/>
          </w:tcPr>
          <w:p w14:paraId="41AD09C3" w14:textId="7AA0367A" w:rsidR="002E6C85" w:rsidRPr="002E6C85" w:rsidRDefault="002E6C85" w:rsidP="002E6C85">
            <w:pPr>
              <w:jc w:val="left"/>
              <w:rPr>
                <w:rFonts w:ascii="Arial" w:hAnsi="Arial" w:cs="Arial"/>
                <w:sz w:val="20"/>
              </w:rPr>
            </w:pPr>
          </w:p>
        </w:tc>
        <w:tc>
          <w:tcPr>
            <w:tcW w:w="897" w:type="pct"/>
          </w:tcPr>
          <w:p w14:paraId="265C6684" w14:textId="77777777" w:rsidR="002E6C85" w:rsidRPr="002E6C85" w:rsidRDefault="002E6C85" w:rsidP="002E6C85">
            <w:pPr>
              <w:jc w:val="left"/>
              <w:rPr>
                <w:rFonts w:ascii="Arial" w:hAnsi="Arial" w:cs="Arial"/>
                <w:sz w:val="20"/>
              </w:rPr>
            </w:pPr>
          </w:p>
        </w:tc>
      </w:tr>
      <w:tr w:rsidR="002E6C85" w:rsidRPr="002E6C85" w14:paraId="41B1CF87" w14:textId="77777777" w:rsidTr="002E6C85">
        <w:trPr>
          <w:cantSplit/>
        </w:trPr>
        <w:tc>
          <w:tcPr>
            <w:tcW w:w="280" w:type="pct"/>
          </w:tcPr>
          <w:p w14:paraId="3C58C0D8" w14:textId="77777777" w:rsidR="002E6C85" w:rsidRPr="002E6C85" w:rsidRDefault="002E6C85" w:rsidP="002E6C85">
            <w:pPr>
              <w:rPr>
                <w:rFonts w:ascii="Arial" w:hAnsi="Arial" w:cs="Arial"/>
                <w:sz w:val="20"/>
              </w:rPr>
            </w:pPr>
            <w:r w:rsidRPr="002E6C85">
              <w:rPr>
                <w:rFonts w:ascii="Arial" w:hAnsi="Arial" w:cs="Arial"/>
                <w:sz w:val="20"/>
              </w:rPr>
              <w:t>14</w:t>
            </w:r>
          </w:p>
        </w:tc>
        <w:tc>
          <w:tcPr>
            <w:tcW w:w="1594" w:type="pct"/>
          </w:tcPr>
          <w:p w14:paraId="33EAEA26" w14:textId="77777777" w:rsidR="002E6C85" w:rsidRPr="002E6C85" w:rsidRDefault="002E6C85" w:rsidP="002E6C85">
            <w:pPr>
              <w:rPr>
                <w:rFonts w:ascii="Arial" w:hAnsi="Arial" w:cs="Arial"/>
                <w:sz w:val="20"/>
              </w:rPr>
            </w:pPr>
            <w:r w:rsidRPr="002E6C85">
              <w:rPr>
                <w:rFonts w:ascii="Arial" w:hAnsi="Arial" w:cs="Arial"/>
                <w:sz w:val="20"/>
              </w:rPr>
              <w:t>Группы Ос и НМА</w:t>
            </w:r>
          </w:p>
        </w:tc>
        <w:tc>
          <w:tcPr>
            <w:tcW w:w="2229" w:type="pct"/>
          </w:tcPr>
          <w:p w14:paraId="562578D0" w14:textId="77777777" w:rsidR="002E6C85" w:rsidRPr="002E6C85" w:rsidRDefault="002E6C85" w:rsidP="002E6C85">
            <w:pPr>
              <w:jc w:val="left"/>
              <w:rPr>
                <w:rFonts w:ascii="Arial" w:hAnsi="Arial" w:cs="Arial"/>
                <w:sz w:val="20"/>
              </w:rPr>
            </w:pPr>
            <w:r w:rsidRPr="002E6C85">
              <w:rPr>
                <w:rFonts w:ascii="Arial" w:hAnsi="Arial" w:cs="Arial"/>
                <w:sz w:val="20"/>
              </w:rPr>
              <w:t>Для компонентного учета</w:t>
            </w:r>
          </w:p>
          <w:p w14:paraId="7698A890" w14:textId="77777777" w:rsidR="002E6C85" w:rsidRPr="002E6C85" w:rsidRDefault="002E6C85" w:rsidP="002E6C85">
            <w:pPr>
              <w:jc w:val="left"/>
              <w:rPr>
                <w:rFonts w:ascii="Arial" w:hAnsi="Arial" w:cs="Arial"/>
                <w:sz w:val="20"/>
              </w:rPr>
            </w:pPr>
            <w:r w:rsidRPr="002E6C85">
              <w:rPr>
                <w:rFonts w:ascii="Arial" w:hAnsi="Arial" w:cs="Arial"/>
                <w:sz w:val="20"/>
              </w:rPr>
              <w:t>Определяется как атрибут СПП-элемента согласно профилю инвестиций</w:t>
            </w:r>
          </w:p>
        </w:tc>
        <w:tc>
          <w:tcPr>
            <w:tcW w:w="897" w:type="pct"/>
          </w:tcPr>
          <w:p w14:paraId="598796D2" w14:textId="77777777" w:rsidR="002E6C85" w:rsidRPr="002E6C85" w:rsidRDefault="002E6C85" w:rsidP="002E6C85">
            <w:pPr>
              <w:jc w:val="left"/>
              <w:rPr>
                <w:rFonts w:ascii="Arial" w:hAnsi="Arial" w:cs="Arial"/>
                <w:sz w:val="20"/>
              </w:rPr>
            </w:pPr>
          </w:p>
        </w:tc>
      </w:tr>
      <w:tr w:rsidR="002E6C85" w:rsidRPr="002E6C85" w14:paraId="580DC84E" w14:textId="77777777" w:rsidTr="002E6C85">
        <w:trPr>
          <w:cantSplit/>
        </w:trPr>
        <w:tc>
          <w:tcPr>
            <w:tcW w:w="280" w:type="pct"/>
          </w:tcPr>
          <w:p w14:paraId="5D7354B1" w14:textId="77777777" w:rsidR="002E6C85" w:rsidRPr="002E6C85" w:rsidRDefault="002E6C85" w:rsidP="002E6C85">
            <w:pPr>
              <w:rPr>
                <w:rFonts w:ascii="Arial" w:hAnsi="Arial" w:cs="Arial"/>
                <w:sz w:val="20"/>
              </w:rPr>
            </w:pPr>
            <w:r w:rsidRPr="002E6C85">
              <w:rPr>
                <w:rFonts w:ascii="Arial" w:hAnsi="Arial" w:cs="Arial"/>
                <w:sz w:val="20"/>
              </w:rPr>
              <w:t>15</w:t>
            </w:r>
          </w:p>
        </w:tc>
        <w:tc>
          <w:tcPr>
            <w:tcW w:w="1594" w:type="pct"/>
          </w:tcPr>
          <w:p w14:paraId="2C8504A9" w14:textId="77777777" w:rsidR="002E6C85" w:rsidRPr="002E6C85" w:rsidRDefault="002E6C85" w:rsidP="002E6C85">
            <w:pPr>
              <w:rPr>
                <w:rFonts w:ascii="Arial" w:hAnsi="Arial" w:cs="Arial"/>
                <w:sz w:val="20"/>
              </w:rPr>
            </w:pPr>
            <w:r w:rsidRPr="002E6C85">
              <w:rPr>
                <w:rFonts w:ascii="Arial" w:hAnsi="Arial" w:cs="Arial"/>
                <w:sz w:val="20"/>
              </w:rPr>
              <w:t>Услуги (Номенклатура)</w:t>
            </w:r>
          </w:p>
        </w:tc>
        <w:tc>
          <w:tcPr>
            <w:tcW w:w="2229" w:type="pct"/>
          </w:tcPr>
          <w:p w14:paraId="061092A0" w14:textId="77777777" w:rsidR="002E6C85" w:rsidRPr="002E6C85" w:rsidRDefault="002E6C85" w:rsidP="002E6C85">
            <w:pPr>
              <w:jc w:val="left"/>
              <w:rPr>
                <w:rFonts w:ascii="Arial" w:hAnsi="Arial" w:cs="Arial"/>
                <w:sz w:val="20"/>
              </w:rPr>
            </w:pPr>
            <w:r w:rsidRPr="002E6C85">
              <w:rPr>
                <w:rFonts w:ascii="Arial" w:hAnsi="Arial" w:cs="Arial"/>
                <w:sz w:val="20"/>
              </w:rPr>
              <w:t>Для проектов ТОиР не заполняется</w:t>
            </w:r>
          </w:p>
        </w:tc>
        <w:tc>
          <w:tcPr>
            <w:tcW w:w="897" w:type="pct"/>
          </w:tcPr>
          <w:p w14:paraId="44D5C5B0" w14:textId="77777777" w:rsidR="002E6C85" w:rsidRPr="002E6C85" w:rsidRDefault="002E6C85" w:rsidP="002E6C85">
            <w:pPr>
              <w:jc w:val="left"/>
              <w:rPr>
                <w:rFonts w:ascii="Arial" w:hAnsi="Arial" w:cs="Arial"/>
                <w:sz w:val="20"/>
              </w:rPr>
            </w:pPr>
          </w:p>
        </w:tc>
      </w:tr>
      <w:tr w:rsidR="002E6C85" w:rsidRPr="002E6C85" w14:paraId="081E3354" w14:textId="77777777" w:rsidTr="002E6C85">
        <w:trPr>
          <w:cantSplit/>
        </w:trPr>
        <w:tc>
          <w:tcPr>
            <w:tcW w:w="280" w:type="pct"/>
          </w:tcPr>
          <w:p w14:paraId="23CA2A3C" w14:textId="77777777" w:rsidR="002E6C85" w:rsidRPr="002E6C85" w:rsidRDefault="002E6C85" w:rsidP="002E6C85">
            <w:pPr>
              <w:rPr>
                <w:rFonts w:ascii="Arial" w:hAnsi="Arial" w:cs="Arial"/>
                <w:sz w:val="20"/>
              </w:rPr>
            </w:pPr>
            <w:r w:rsidRPr="002E6C85">
              <w:rPr>
                <w:rFonts w:ascii="Arial" w:hAnsi="Arial" w:cs="Arial"/>
                <w:sz w:val="20"/>
              </w:rPr>
              <w:t>16</w:t>
            </w:r>
          </w:p>
        </w:tc>
        <w:tc>
          <w:tcPr>
            <w:tcW w:w="1594" w:type="pct"/>
          </w:tcPr>
          <w:p w14:paraId="1DC307BB" w14:textId="77777777" w:rsidR="002E6C85" w:rsidRPr="002E6C85" w:rsidRDefault="002E6C85" w:rsidP="002E6C85">
            <w:pPr>
              <w:rPr>
                <w:rFonts w:ascii="Arial" w:hAnsi="Arial" w:cs="Arial"/>
                <w:sz w:val="20"/>
              </w:rPr>
            </w:pPr>
            <w:r w:rsidRPr="002E6C85">
              <w:rPr>
                <w:rFonts w:ascii="Arial" w:hAnsi="Arial" w:cs="Arial"/>
                <w:sz w:val="20"/>
              </w:rPr>
              <w:t>Контрагент</w:t>
            </w:r>
            <w:r w:rsidRPr="002E6C85">
              <w:rPr>
                <w:rFonts w:ascii="Arial" w:hAnsi="Arial" w:cs="Arial"/>
                <w:sz w:val="20"/>
                <w:lang w:val="en-US"/>
              </w:rPr>
              <w:t xml:space="preserve"> </w:t>
            </w:r>
            <w:r w:rsidRPr="002E6C85">
              <w:rPr>
                <w:rFonts w:ascii="Arial" w:hAnsi="Arial" w:cs="Arial"/>
                <w:sz w:val="20"/>
              </w:rPr>
              <w:t>ЕПС</w:t>
            </w:r>
          </w:p>
        </w:tc>
        <w:tc>
          <w:tcPr>
            <w:tcW w:w="2229" w:type="pct"/>
          </w:tcPr>
          <w:p w14:paraId="5E0C52CB" w14:textId="77777777" w:rsidR="002E6C85" w:rsidRPr="002E6C85" w:rsidRDefault="002E6C85" w:rsidP="002E6C85">
            <w:pPr>
              <w:jc w:val="left"/>
              <w:rPr>
                <w:rFonts w:ascii="Arial" w:hAnsi="Arial" w:cs="Arial"/>
                <w:sz w:val="20"/>
              </w:rPr>
            </w:pPr>
            <w:r w:rsidRPr="002E6C85">
              <w:rPr>
                <w:rFonts w:ascii="Arial" w:hAnsi="Arial" w:cs="Arial"/>
                <w:sz w:val="20"/>
              </w:rPr>
              <w:t>Для проектов ТОиР не заполняется</w:t>
            </w:r>
          </w:p>
        </w:tc>
        <w:tc>
          <w:tcPr>
            <w:tcW w:w="897" w:type="pct"/>
          </w:tcPr>
          <w:p w14:paraId="19D128FD" w14:textId="77777777" w:rsidR="002E6C85" w:rsidRPr="002E6C85" w:rsidRDefault="002E6C85" w:rsidP="002E6C85">
            <w:pPr>
              <w:jc w:val="left"/>
              <w:rPr>
                <w:rFonts w:ascii="Arial" w:hAnsi="Arial" w:cs="Arial"/>
                <w:sz w:val="20"/>
              </w:rPr>
            </w:pPr>
          </w:p>
        </w:tc>
      </w:tr>
      <w:tr w:rsidR="002E6C85" w:rsidRPr="002E6C85" w14:paraId="2B4FE242" w14:textId="77777777" w:rsidTr="002E6C85">
        <w:trPr>
          <w:cantSplit/>
        </w:trPr>
        <w:tc>
          <w:tcPr>
            <w:tcW w:w="280" w:type="pct"/>
          </w:tcPr>
          <w:p w14:paraId="09A3C096" w14:textId="77777777" w:rsidR="002E6C85" w:rsidRPr="002E6C85" w:rsidRDefault="002E6C85" w:rsidP="002E6C85">
            <w:pPr>
              <w:rPr>
                <w:rFonts w:ascii="Arial" w:hAnsi="Arial" w:cs="Arial"/>
                <w:sz w:val="20"/>
              </w:rPr>
            </w:pPr>
            <w:r w:rsidRPr="002E6C85">
              <w:rPr>
                <w:rFonts w:ascii="Arial" w:hAnsi="Arial" w:cs="Arial"/>
                <w:sz w:val="20"/>
              </w:rPr>
              <w:t>17</w:t>
            </w:r>
          </w:p>
        </w:tc>
        <w:tc>
          <w:tcPr>
            <w:tcW w:w="1594" w:type="pct"/>
          </w:tcPr>
          <w:p w14:paraId="6A1FEE44" w14:textId="77777777" w:rsidR="002E6C85" w:rsidRPr="002E6C85" w:rsidRDefault="002E6C85" w:rsidP="002E6C85">
            <w:pPr>
              <w:rPr>
                <w:rFonts w:ascii="Arial" w:hAnsi="Arial" w:cs="Arial"/>
                <w:sz w:val="20"/>
              </w:rPr>
            </w:pPr>
            <w:r w:rsidRPr="002E6C85">
              <w:rPr>
                <w:rFonts w:ascii="Arial" w:hAnsi="Arial" w:cs="Arial"/>
                <w:sz w:val="20"/>
              </w:rPr>
              <w:t>Сценарий</w:t>
            </w:r>
          </w:p>
        </w:tc>
        <w:tc>
          <w:tcPr>
            <w:tcW w:w="2229" w:type="pct"/>
          </w:tcPr>
          <w:p w14:paraId="6604943F" w14:textId="77777777" w:rsidR="002E6C85" w:rsidRPr="002E6C85" w:rsidRDefault="002E6C85" w:rsidP="002E6C85">
            <w:pPr>
              <w:jc w:val="left"/>
              <w:rPr>
                <w:rFonts w:ascii="Arial" w:hAnsi="Arial" w:cs="Arial"/>
                <w:sz w:val="20"/>
              </w:rPr>
            </w:pPr>
            <w:r w:rsidRPr="002E6C85">
              <w:rPr>
                <w:rFonts w:ascii="Arial" w:hAnsi="Arial" w:cs="Arial"/>
                <w:sz w:val="20"/>
              </w:rPr>
              <w:t>Согласно условию выбора данных</w:t>
            </w:r>
          </w:p>
        </w:tc>
        <w:tc>
          <w:tcPr>
            <w:tcW w:w="897" w:type="pct"/>
          </w:tcPr>
          <w:p w14:paraId="58B82427" w14:textId="77777777" w:rsidR="002E6C85" w:rsidRPr="002E6C85" w:rsidRDefault="002E6C85" w:rsidP="002E6C85">
            <w:pPr>
              <w:jc w:val="left"/>
              <w:rPr>
                <w:rFonts w:ascii="Arial" w:hAnsi="Arial" w:cs="Arial"/>
                <w:sz w:val="20"/>
              </w:rPr>
            </w:pPr>
          </w:p>
        </w:tc>
      </w:tr>
      <w:tr w:rsidR="002E6C85" w:rsidRPr="002E6C85" w14:paraId="41944496" w14:textId="77777777" w:rsidTr="002E6C85">
        <w:trPr>
          <w:cantSplit/>
        </w:trPr>
        <w:tc>
          <w:tcPr>
            <w:tcW w:w="280" w:type="pct"/>
          </w:tcPr>
          <w:p w14:paraId="32A7BBA5" w14:textId="77777777" w:rsidR="002E6C85" w:rsidRPr="002E6C85" w:rsidRDefault="002E6C85" w:rsidP="002E6C85">
            <w:pPr>
              <w:rPr>
                <w:rFonts w:ascii="Arial" w:hAnsi="Arial" w:cs="Arial"/>
                <w:sz w:val="20"/>
              </w:rPr>
            </w:pPr>
            <w:r w:rsidRPr="002E6C85">
              <w:rPr>
                <w:rFonts w:ascii="Arial" w:hAnsi="Arial" w:cs="Arial"/>
                <w:sz w:val="20"/>
              </w:rPr>
              <w:t>18</w:t>
            </w:r>
          </w:p>
        </w:tc>
        <w:tc>
          <w:tcPr>
            <w:tcW w:w="1594" w:type="pct"/>
          </w:tcPr>
          <w:p w14:paraId="67D66F39" w14:textId="77777777" w:rsidR="002E6C85" w:rsidRPr="002E6C85" w:rsidRDefault="002E6C85" w:rsidP="002E6C85">
            <w:pPr>
              <w:rPr>
                <w:rFonts w:ascii="Arial" w:hAnsi="Arial" w:cs="Arial"/>
                <w:sz w:val="20"/>
              </w:rPr>
            </w:pPr>
            <w:r w:rsidRPr="002E6C85">
              <w:rPr>
                <w:rFonts w:ascii="Arial" w:hAnsi="Arial" w:cs="Arial"/>
                <w:sz w:val="20"/>
              </w:rPr>
              <w:t>МВЗ</w:t>
            </w:r>
          </w:p>
        </w:tc>
        <w:tc>
          <w:tcPr>
            <w:tcW w:w="2229" w:type="pct"/>
          </w:tcPr>
          <w:p w14:paraId="2875C615" w14:textId="77777777" w:rsidR="002E6C85" w:rsidRPr="002E6C85" w:rsidRDefault="002E6C85" w:rsidP="002E6C85">
            <w:pPr>
              <w:jc w:val="left"/>
              <w:rPr>
                <w:rFonts w:ascii="Arial" w:hAnsi="Arial" w:cs="Arial"/>
                <w:sz w:val="20"/>
              </w:rPr>
            </w:pPr>
            <w:r w:rsidRPr="002E6C85">
              <w:rPr>
                <w:rFonts w:ascii="Arial" w:hAnsi="Arial" w:cs="Arial"/>
                <w:sz w:val="20"/>
              </w:rPr>
              <w:t>МВЗ на основании данных заказов и сетевых графиков</w:t>
            </w:r>
          </w:p>
        </w:tc>
        <w:tc>
          <w:tcPr>
            <w:tcW w:w="897" w:type="pct"/>
          </w:tcPr>
          <w:p w14:paraId="493CEE71" w14:textId="77777777" w:rsidR="002E6C85" w:rsidRPr="002E6C85" w:rsidRDefault="002E6C85" w:rsidP="002E6C85">
            <w:pPr>
              <w:jc w:val="left"/>
              <w:rPr>
                <w:rFonts w:ascii="Arial" w:hAnsi="Arial" w:cs="Arial"/>
                <w:sz w:val="20"/>
              </w:rPr>
            </w:pPr>
          </w:p>
        </w:tc>
      </w:tr>
      <w:tr w:rsidR="002E6C85" w:rsidRPr="002E6C85" w14:paraId="3FCCBF82" w14:textId="77777777" w:rsidTr="002E6C85">
        <w:trPr>
          <w:cantSplit/>
        </w:trPr>
        <w:tc>
          <w:tcPr>
            <w:tcW w:w="280" w:type="pct"/>
          </w:tcPr>
          <w:p w14:paraId="7017F8AB" w14:textId="77777777" w:rsidR="002E6C85" w:rsidRPr="002E6C85" w:rsidRDefault="002E6C85" w:rsidP="002E6C85">
            <w:pPr>
              <w:rPr>
                <w:rFonts w:ascii="Arial" w:hAnsi="Arial" w:cs="Arial"/>
                <w:sz w:val="20"/>
              </w:rPr>
            </w:pPr>
            <w:r w:rsidRPr="002E6C85">
              <w:rPr>
                <w:rFonts w:ascii="Arial" w:hAnsi="Arial" w:cs="Arial"/>
                <w:sz w:val="20"/>
              </w:rPr>
              <w:t>19</w:t>
            </w:r>
          </w:p>
        </w:tc>
        <w:tc>
          <w:tcPr>
            <w:tcW w:w="1594" w:type="pct"/>
          </w:tcPr>
          <w:p w14:paraId="62ABB194" w14:textId="77777777" w:rsidR="002E6C85" w:rsidRPr="002E6C85" w:rsidRDefault="002E6C85" w:rsidP="002E6C85">
            <w:pPr>
              <w:rPr>
                <w:rFonts w:ascii="Arial" w:hAnsi="Arial" w:cs="Arial"/>
                <w:sz w:val="20"/>
              </w:rPr>
            </w:pPr>
            <w:r w:rsidRPr="002E6C85">
              <w:rPr>
                <w:rFonts w:ascii="Arial" w:hAnsi="Arial" w:cs="Arial"/>
                <w:sz w:val="20"/>
              </w:rPr>
              <w:t>НДС</w:t>
            </w:r>
          </w:p>
        </w:tc>
        <w:tc>
          <w:tcPr>
            <w:tcW w:w="2229" w:type="pct"/>
          </w:tcPr>
          <w:p w14:paraId="6FC86589" w14:textId="77777777" w:rsidR="002E6C85" w:rsidRPr="002E6C85" w:rsidRDefault="002E6C85" w:rsidP="002E6C85">
            <w:pPr>
              <w:jc w:val="left"/>
              <w:rPr>
                <w:rFonts w:ascii="Arial" w:hAnsi="Arial" w:cs="Arial"/>
                <w:sz w:val="20"/>
              </w:rPr>
            </w:pPr>
            <w:r w:rsidRPr="002E6C85">
              <w:rPr>
                <w:rFonts w:ascii="Arial" w:hAnsi="Arial" w:cs="Arial"/>
                <w:sz w:val="20"/>
              </w:rPr>
              <w:t>Для плана финансирования</w:t>
            </w:r>
          </w:p>
          <w:p w14:paraId="75EC32C0" w14:textId="77777777" w:rsidR="002E6C85" w:rsidRPr="002E6C85" w:rsidRDefault="002E6C85" w:rsidP="002E6C85">
            <w:pPr>
              <w:jc w:val="left"/>
              <w:rPr>
                <w:rFonts w:ascii="Arial" w:hAnsi="Arial" w:cs="Arial"/>
                <w:sz w:val="20"/>
              </w:rPr>
            </w:pPr>
            <w:r w:rsidRPr="002E6C85">
              <w:rPr>
                <w:rFonts w:ascii="Arial" w:hAnsi="Arial" w:cs="Arial"/>
                <w:sz w:val="20"/>
              </w:rPr>
              <w:t>Для МТР определяется из ОЗМ</w:t>
            </w:r>
          </w:p>
          <w:p w14:paraId="0163E4DE" w14:textId="77777777" w:rsidR="002E6C85" w:rsidRPr="002E6C85" w:rsidRDefault="002E6C85" w:rsidP="002E6C85">
            <w:pPr>
              <w:jc w:val="left"/>
              <w:rPr>
                <w:rFonts w:ascii="Arial" w:hAnsi="Arial" w:cs="Arial"/>
                <w:sz w:val="20"/>
              </w:rPr>
            </w:pPr>
            <w:r w:rsidRPr="002E6C85">
              <w:rPr>
                <w:rFonts w:ascii="Arial" w:hAnsi="Arial" w:cs="Arial"/>
                <w:sz w:val="20"/>
              </w:rPr>
              <w:t>При отсутствии МТР константа</w:t>
            </w:r>
          </w:p>
        </w:tc>
        <w:tc>
          <w:tcPr>
            <w:tcW w:w="897" w:type="pct"/>
          </w:tcPr>
          <w:p w14:paraId="704FC886" w14:textId="77777777" w:rsidR="002E6C85" w:rsidRPr="002E6C85" w:rsidRDefault="002E6C85" w:rsidP="002E6C85">
            <w:pPr>
              <w:jc w:val="left"/>
              <w:rPr>
                <w:rFonts w:ascii="Arial" w:hAnsi="Arial" w:cs="Arial"/>
                <w:sz w:val="20"/>
              </w:rPr>
            </w:pPr>
          </w:p>
        </w:tc>
      </w:tr>
      <w:tr w:rsidR="002E6C85" w:rsidRPr="002E6C85" w14:paraId="6EF58A48" w14:textId="77777777" w:rsidTr="002E6C85">
        <w:trPr>
          <w:cantSplit/>
        </w:trPr>
        <w:tc>
          <w:tcPr>
            <w:tcW w:w="280" w:type="pct"/>
            <w:tcBorders>
              <w:bottom w:val="single" w:sz="12" w:space="0" w:color="auto"/>
            </w:tcBorders>
          </w:tcPr>
          <w:p w14:paraId="2CDBA2CA" w14:textId="77777777" w:rsidR="002E6C85" w:rsidRPr="002E6C85" w:rsidRDefault="002E6C85" w:rsidP="002E6C85">
            <w:pPr>
              <w:rPr>
                <w:rFonts w:ascii="Arial" w:hAnsi="Arial" w:cs="Arial"/>
                <w:sz w:val="20"/>
              </w:rPr>
            </w:pPr>
            <w:r w:rsidRPr="002E6C85">
              <w:rPr>
                <w:rFonts w:ascii="Arial" w:hAnsi="Arial" w:cs="Arial"/>
                <w:sz w:val="20"/>
              </w:rPr>
              <w:t>20</w:t>
            </w:r>
          </w:p>
        </w:tc>
        <w:tc>
          <w:tcPr>
            <w:tcW w:w="1594" w:type="pct"/>
            <w:tcBorders>
              <w:bottom w:val="single" w:sz="12" w:space="0" w:color="auto"/>
            </w:tcBorders>
          </w:tcPr>
          <w:p w14:paraId="0100DA95" w14:textId="77777777" w:rsidR="002E6C85" w:rsidRPr="002E6C85" w:rsidRDefault="002E6C85" w:rsidP="002E6C85">
            <w:pPr>
              <w:rPr>
                <w:rFonts w:ascii="Arial" w:hAnsi="Arial" w:cs="Arial"/>
                <w:sz w:val="20"/>
              </w:rPr>
            </w:pPr>
            <w:r w:rsidRPr="002E6C85">
              <w:rPr>
                <w:rFonts w:ascii="Arial" w:hAnsi="Arial" w:cs="Arial"/>
                <w:sz w:val="20"/>
              </w:rPr>
              <w:t>Аванс</w:t>
            </w:r>
          </w:p>
        </w:tc>
        <w:tc>
          <w:tcPr>
            <w:tcW w:w="2229" w:type="pct"/>
            <w:tcBorders>
              <w:bottom w:val="single" w:sz="12" w:space="0" w:color="auto"/>
            </w:tcBorders>
          </w:tcPr>
          <w:p w14:paraId="18CE2647" w14:textId="01CC8492" w:rsidR="002E6C85" w:rsidRPr="002E6C85" w:rsidRDefault="00311472" w:rsidP="002E6C85">
            <w:pPr>
              <w:jc w:val="left"/>
              <w:rPr>
                <w:rFonts w:ascii="Arial" w:hAnsi="Arial" w:cs="Arial"/>
                <w:sz w:val="20"/>
              </w:rPr>
            </w:pPr>
            <w:r>
              <w:rPr>
                <w:rFonts w:ascii="Arial" w:hAnsi="Arial" w:cs="Arial"/>
                <w:sz w:val="20"/>
              </w:rPr>
              <w:t>Сумма аванс</w:t>
            </w:r>
          </w:p>
        </w:tc>
        <w:tc>
          <w:tcPr>
            <w:tcW w:w="897" w:type="pct"/>
            <w:tcBorders>
              <w:bottom w:val="single" w:sz="12" w:space="0" w:color="auto"/>
            </w:tcBorders>
          </w:tcPr>
          <w:p w14:paraId="379F2259" w14:textId="77777777" w:rsidR="002E6C85" w:rsidRPr="002E6C85" w:rsidRDefault="002E6C85" w:rsidP="002E6C85">
            <w:pPr>
              <w:jc w:val="left"/>
              <w:rPr>
                <w:rFonts w:ascii="Arial" w:hAnsi="Arial" w:cs="Arial"/>
                <w:sz w:val="20"/>
              </w:rPr>
            </w:pPr>
          </w:p>
        </w:tc>
      </w:tr>
    </w:tbl>
    <w:p w14:paraId="5CC6DB80" w14:textId="77777777" w:rsidR="002E6C85" w:rsidRPr="002E6C85" w:rsidRDefault="002E6C85" w:rsidP="002E6C85">
      <w:pPr>
        <w:contextualSpacing/>
        <w:jc w:val="left"/>
        <w:rPr>
          <w:rFonts w:ascii="Arial" w:hAnsi="Arial" w:cs="Arial"/>
          <w:iCs/>
          <w:color w:val="404040" w:themeColor="text1" w:themeTint="BF"/>
        </w:rPr>
      </w:pPr>
    </w:p>
    <w:p w14:paraId="53DF9457"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Согласно выбранному сценарию по заказам ТОРО и сетевым графикам анализируется факт или план.</w:t>
      </w:r>
    </w:p>
    <w:p w14:paraId="4AB6B822"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Для формирования «опережа» используются алгоритмы аналогичные алгоритмам по проектам инвестиционной деятельности.</w:t>
      </w:r>
    </w:p>
    <w:p w14:paraId="709479D3"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Для анализа сформированных данных должна быть возможность просмотреть информацию до заказа или сетевого графика с переходом в дополнительный отчет.</w:t>
      </w:r>
    </w:p>
    <w:p w14:paraId="623DB033"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Из отчета по требованию пользователя выполняется передача данных из SAP в АСКИ.</w:t>
      </w:r>
    </w:p>
    <w:p w14:paraId="739D757B" w14:textId="170DE862" w:rsidR="002E6C85" w:rsidRPr="002E6C85" w:rsidRDefault="002E6C85" w:rsidP="002E6C85">
      <w:pPr>
        <w:keepNext/>
        <w:spacing w:before="100" w:beforeAutospacing="1" w:after="100" w:afterAutospacing="1"/>
        <w:jc w:val="right"/>
        <w:rPr>
          <w:rFonts w:ascii="Arial" w:hAnsi="Arial" w:cs="Arial"/>
          <w:b/>
          <w:sz w:val="20"/>
          <w:szCs w:val="24"/>
          <w:lang w:eastAsia="ru-RU"/>
        </w:rPr>
      </w:pPr>
      <w:r w:rsidRPr="002E6C85">
        <w:rPr>
          <w:rFonts w:ascii="Arial" w:hAnsi="Arial" w:cs="Arial"/>
          <w:b/>
          <w:sz w:val="20"/>
          <w:szCs w:val="24"/>
          <w:lang w:eastAsia="ru-RU"/>
        </w:rPr>
        <w:t xml:space="preserve">Таблица </w:t>
      </w:r>
      <w:r w:rsidRPr="002E6C85">
        <w:rPr>
          <w:rFonts w:ascii="Arial" w:hAnsi="Arial" w:cs="Arial"/>
          <w:b/>
          <w:sz w:val="20"/>
          <w:szCs w:val="24"/>
          <w:lang w:eastAsia="ru-RU"/>
        </w:rPr>
        <w:fldChar w:fldCharType="begin"/>
      </w:r>
      <w:r w:rsidRPr="002E6C85">
        <w:rPr>
          <w:rFonts w:ascii="Arial" w:hAnsi="Arial" w:cs="Arial"/>
          <w:b/>
          <w:sz w:val="20"/>
          <w:szCs w:val="24"/>
          <w:lang w:eastAsia="ru-RU"/>
        </w:rPr>
        <w:instrText xml:space="preserve"> SEQ Таблица \* ARABIC </w:instrText>
      </w:r>
      <w:r w:rsidRPr="002E6C85">
        <w:rPr>
          <w:rFonts w:ascii="Arial" w:hAnsi="Arial" w:cs="Arial"/>
          <w:b/>
          <w:sz w:val="20"/>
          <w:szCs w:val="24"/>
          <w:lang w:eastAsia="ru-RU"/>
        </w:rPr>
        <w:fldChar w:fldCharType="separate"/>
      </w:r>
      <w:ins w:id="3013" w:author="Попова Дарья" w:date="2021-07-16T19:51:00Z">
        <w:r w:rsidR="000614E1">
          <w:rPr>
            <w:rFonts w:ascii="Arial" w:hAnsi="Arial" w:cs="Arial"/>
            <w:b/>
            <w:noProof/>
            <w:sz w:val="20"/>
            <w:szCs w:val="24"/>
            <w:lang w:eastAsia="ru-RU"/>
          </w:rPr>
          <w:t>26</w:t>
        </w:r>
      </w:ins>
      <w:del w:id="3014" w:author="Попова Дарья" w:date="2021-07-16T19:51:00Z">
        <w:r w:rsidR="00311472" w:rsidDel="000614E1">
          <w:rPr>
            <w:rFonts w:ascii="Arial" w:hAnsi="Arial" w:cs="Arial"/>
            <w:b/>
            <w:noProof/>
            <w:sz w:val="20"/>
            <w:szCs w:val="24"/>
            <w:lang w:eastAsia="ru-RU"/>
          </w:rPr>
          <w:delText>25</w:delText>
        </w:r>
      </w:del>
      <w:r w:rsidRPr="002E6C85">
        <w:rPr>
          <w:rFonts w:ascii="Arial" w:hAnsi="Arial" w:cs="Arial"/>
          <w:b/>
          <w:sz w:val="20"/>
          <w:szCs w:val="24"/>
          <w:lang w:eastAsia="ru-RU"/>
        </w:rPr>
        <w:fldChar w:fldCharType="end"/>
      </w:r>
      <w:r w:rsidRPr="002E6C85">
        <w:rPr>
          <w:rFonts w:ascii="Arial" w:hAnsi="Arial" w:cs="Arial"/>
          <w:b/>
          <w:sz w:val="20"/>
          <w:szCs w:val="24"/>
          <w:lang w:eastAsia="ru-RU"/>
        </w:rPr>
        <w:t>. Интеграционный поток</w:t>
      </w:r>
    </w:p>
    <w:tbl>
      <w:tblPr>
        <w:tblW w:w="5000" w:type="pct"/>
        <w:tblInd w:w="-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13" w:type="dxa"/>
          <w:right w:w="0" w:type="dxa"/>
        </w:tblCellMar>
        <w:tblLook w:val="0000" w:firstRow="0" w:lastRow="0" w:firstColumn="0" w:lastColumn="0" w:noHBand="0" w:noVBand="0"/>
      </w:tblPr>
      <w:tblGrid>
        <w:gridCol w:w="1704"/>
        <w:gridCol w:w="1393"/>
        <w:gridCol w:w="1166"/>
        <w:gridCol w:w="4209"/>
        <w:gridCol w:w="1704"/>
      </w:tblGrid>
      <w:tr w:rsidR="002E6C85" w:rsidRPr="002E6C85" w14:paraId="439C0F90" w14:textId="77777777" w:rsidTr="002E6C85">
        <w:trPr>
          <w:trHeight w:val="20"/>
          <w:tblHeader/>
        </w:trPr>
        <w:tc>
          <w:tcPr>
            <w:tcW w:w="1437" w:type="dxa"/>
            <w:tcBorders>
              <w:top w:val="single" w:sz="12" w:space="0" w:color="000000"/>
            </w:tcBorders>
            <w:shd w:val="clear" w:color="auto" w:fill="FFC000"/>
            <w:vAlign w:val="center"/>
          </w:tcPr>
          <w:p w14:paraId="7AB0F188" w14:textId="77777777" w:rsidR="002E6C85" w:rsidRPr="002E6C85" w:rsidRDefault="002E6C85" w:rsidP="002E6C85">
            <w:pPr>
              <w:jc w:val="center"/>
              <w:rPr>
                <w:rFonts w:ascii="Arial" w:hAnsi="Arial" w:cs="Arial"/>
                <w:b/>
                <w:sz w:val="20"/>
              </w:rPr>
            </w:pPr>
            <w:r w:rsidRPr="002E6C85">
              <w:rPr>
                <w:rFonts w:ascii="Arial" w:hAnsi="Arial" w:cs="Arial"/>
                <w:b/>
                <w:sz w:val="20"/>
              </w:rPr>
              <w:t>Наименование потока</w:t>
            </w:r>
          </w:p>
        </w:tc>
        <w:tc>
          <w:tcPr>
            <w:tcW w:w="1183" w:type="dxa"/>
            <w:tcBorders>
              <w:top w:val="single" w:sz="12" w:space="0" w:color="000000"/>
            </w:tcBorders>
            <w:shd w:val="clear" w:color="auto" w:fill="FFC000"/>
            <w:vAlign w:val="center"/>
          </w:tcPr>
          <w:p w14:paraId="712EE65D" w14:textId="77777777" w:rsidR="002E6C85" w:rsidRPr="002E6C85" w:rsidRDefault="002E6C85" w:rsidP="002E6C85">
            <w:pPr>
              <w:jc w:val="center"/>
              <w:rPr>
                <w:rFonts w:ascii="Arial" w:hAnsi="Arial" w:cs="Arial"/>
                <w:b/>
                <w:sz w:val="20"/>
              </w:rPr>
            </w:pPr>
            <w:r w:rsidRPr="002E6C85">
              <w:rPr>
                <w:rFonts w:ascii="Arial" w:hAnsi="Arial" w:cs="Arial"/>
                <w:b/>
                <w:sz w:val="20"/>
              </w:rPr>
              <w:t>Система отправитель</w:t>
            </w:r>
          </w:p>
        </w:tc>
        <w:tc>
          <w:tcPr>
            <w:tcW w:w="1183" w:type="dxa"/>
            <w:tcBorders>
              <w:top w:val="single" w:sz="12" w:space="0" w:color="000000"/>
            </w:tcBorders>
            <w:shd w:val="clear" w:color="auto" w:fill="FFC000"/>
            <w:vAlign w:val="center"/>
          </w:tcPr>
          <w:p w14:paraId="2F4876A5" w14:textId="77777777" w:rsidR="002E6C85" w:rsidRPr="002E6C85" w:rsidRDefault="002E6C85" w:rsidP="002E6C85">
            <w:pPr>
              <w:jc w:val="center"/>
              <w:rPr>
                <w:rFonts w:ascii="Arial" w:hAnsi="Arial" w:cs="Arial"/>
                <w:b/>
                <w:sz w:val="20"/>
              </w:rPr>
            </w:pPr>
            <w:r w:rsidRPr="002E6C85">
              <w:rPr>
                <w:rFonts w:ascii="Arial" w:hAnsi="Arial" w:cs="Arial"/>
                <w:b/>
                <w:sz w:val="20"/>
              </w:rPr>
              <w:t>Система-приемник</w:t>
            </w:r>
          </w:p>
        </w:tc>
        <w:tc>
          <w:tcPr>
            <w:tcW w:w="4700" w:type="dxa"/>
            <w:tcBorders>
              <w:top w:val="single" w:sz="12" w:space="0" w:color="000000"/>
            </w:tcBorders>
            <w:shd w:val="clear" w:color="auto" w:fill="FFC000"/>
            <w:tcMar>
              <w:top w:w="0" w:type="dxa"/>
              <w:left w:w="108" w:type="dxa"/>
              <w:bottom w:w="0" w:type="dxa"/>
              <w:right w:w="108" w:type="dxa"/>
            </w:tcMar>
            <w:vAlign w:val="center"/>
          </w:tcPr>
          <w:p w14:paraId="09FC7156" w14:textId="77777777" w:rsidR="002E6C85" w:rsidRPr="002E6C85" w:rsidRDefault="002E6C85" w:rsidP="002E6C85">
            <w:pPr>
              <w:jc w:val="center"/>
              <w:rPr>
                <w:rFonts w:ascii="Arial" w:hAnsi="Arial" w:cs="Arial"/>
                <w:b/>
                <w:sz w:val="20"/>
              </w:rPr>
            </w:pPr>
            <w:r w:rsidRPr="002E6C85">
              <w:rPr>
                <w:rFonts w:ascii="Arial" w:hAnsi="Arial" w:cs="Arial"/>
                <w:b/>
                <w:sz w:val="20"/>
              </w:rPr>
              <w:t>Инициирующее событие и Система</w:t>
            </w:r>
          </w:p>
        </w:tc>
        <w:tc>
          <w:tcPr>
            <w:tcW w:w="1673" w:type="dxa"/>
            <w:tcBorders>
              <w:top w:val="single" w:sz="12" w:space="0" w:color="000000"/>
            </w:tcBorders>
            <w:shd w:val="clear" w:color="auto" w:fill="FFC000"/>
            <w:vAlign w:val="center"/>
          </w:tcPr>
          <w:p w14:paraId="3494981B" w14:textId="77777777" w:rsidR="002E6C85" w:rsidRPr="002E6C85" w:rsidRDefault="002E6C85" w:rsidP="002E6C85">
            <w:pPr>
              <w:jc w:val="center"/>
              <w:rPr>
                <w:rFonts w:ascii="Arial" w:hAnsi="Arial" w:cs="Arial"/>
                <w:b/>
                <w:sz w:val="20"/>
              </w:rPr>
            </w:pPr>
            <w:r w:rsidRPr="002E6C85">
              <w:rPr>
                <w:rFonts w:ascii="Arial" w:hAnsi="Arial" w:cs="Arial"/>
                <w:b/>
                <w:sz w:val="20"/>
              </w:rPr>
              <w:t>Объем передачи</w:t>
            </w:r>
          </w:p>
        </w:tc>
      </w:tr>
      <w:tr w:rsidR="002E6C85" w:rsidRPr="002E6C85" w14:paraId="4AA8425F" w14:textId="77777777" w:rsidTr="002E6C85">
        <w:trPr>
          <w:trHeight w:val="20"/>
        </w:trPr>
        <w:tc>
          <w:tcPr>
            <w:tcW w:w="1437" w:type="dxa"/>
            <w:tcBorders>
              <w:bottom w:val="single" w:sz="12" w:space="0" w:color="000000"/>
            </w:tcBorders>
          </w:tcPr>
          <w:p w14:paraId="550DD34A" w14:textId="77777777" w:rsidR="002E6C85" w:rsidRPr="002E6C85" w:rsidRDefault="002E6C85" w:rsidP="002E6C85">
            <w:pPr>
              <w:jc w:val="left"/>
              <w:rPr>
                <w:rFonts w:ascii="Arial" w:hAnsi="Arial" w:cs="Arial"/>
                <w:sz w:val="20"/>
              </w:rPr>
            </w:pPr>
            <w:r w:rsidRPr="002E6C85">
              <w:rPr>
                <w:rFonts w:ascii="Arial" w:hAnsi="Arial" w:cs="Arial"/>
                <w:color w:val="000000"/>
                <w:sz w:val="20"/>
                <w:szCs w:val="20"/>
              </w:rPr>
              <w:t>Прогноз освоения и финансирования по проекту</w:t>
            </w:r>
          </w:p>
        </w:tc>
        <w:tc>
          <w:tcPr>
            <w:tcW w:w="1183" w:type="dxa"/>
            <w:tcBorders>
              <w:bottom w:val="single" w:sz="12" w:space="0" w:color="000000"/>
            </w:tcBorders>
          </w:tcPr>
          <w:p w14:paraId="0E6F9EC5" w14:textId="77777777" w:rsidR="002E6C85" w:rsidRPr="002E6C85" w:rsidRDefault="002E6C85" w:rsidP="002E6C85">
            <w:pPr>
              <w:jc w:val="left"/>
              <w:rPr>
                <w:rFonts w:ascii="Arial" w:hAnsi="Arial" w:cs="Arial"/>
                <w:sz w:val="20"/>
                <w:lang w:val="en-US"/>
              </w:rPr>
            </w:pPr>
            <w:r w:rsidRPr="002E6C85">
              <w:rPr>
                <w:rFonts w:ascii="Arial" w:hAnsi="Arial" w:cs="Arial"/>
                <w:color w:val="000000"/>
                <w:sz w:val="20"/>
                <w:szCs w:val="20"/>
              </w:rPr>
              <w:t>SAP S/4HANA</w:t>
            </w:r>
          </w:p>
        </w:tc>
        <w:tc>
          <w:tcPr>
            <w:tcW w:w="1183" w:type="dxa"/>
            <w:tcBorders>
              <w:bottom w:val="single" w:sz="12" w:space="0" w:color="000000"/>
            </w:tcBorders>
          </w:tcPr>
          <w:p w14:paraId="6B2A99B8" w14:textId="77777777" w:rsidR="002E6C85" w:rsidRPr="002E6C85" w:rsidRDefault="002E6C85" w:rsidP="002E6C85">
            <w:pPr>
              <w:jc w:val="left"/>
              <w:rPr>
                <w:rFonts w:ascii="Arial" w:hAnsi="Arial" w:cs="Arial"/>
                <w:sz w:val="20"/>
                <w:lang w:val="en-US"/>
              </w:rPr>
            </w:pPr>
            <w:r w:rsidRPr="002E6C85">
              <w:rPr>
                <w:rFonts w:ascii="Arial" w:hAnsi="Arial" w:cs="Arial"/>
                <w:color w:val="000000"/>
                <w:sz w:val="20"/>
                <w:szCs w:val="20"/>
              </w:rPr>
              <w:t>АСКИ</w:t>
            </w:r>
          </w:p>
        </w:tc>
        <w:tc>
          <w:tcPr>
            <w:tcW w:w="4700" w:type="dxa"/>
            <w:tcBorders>
              <w:bottom w:val="single" w:sz="12" w:space="0" w:color="000000"/>
            </w:tcBorders>
            <w:tcMar>
              <w:top w:w="0" w:type="dxa"/>
              <w:left w:w="108" w:type="dxa"/>
              <w:bottom w:w="0" w:type="dxa"/>
              <w:right w:w="108" w:type="dxa"/>
            </w:tcMar>
          </w:tcPr>
          <w:p w14:paraId="5C5823D9" w14:textId="77777777" w:rsidR="002E6C85" w:rsidRPr="002E6C85" w:rsidRDefault="002E6C85" w:rsidP="002E6C85">
            <w:pPr>
              <w:jc w:val="left"/>
              <w:rPr>
                <w:rFonts w:ascii="Arial" w:hAnsi="Arial" w:cs="Arial"/>
                <w:sz w:val="20"/>
              </w:rPr>
            </w:pPr>
            <w:r w:rsidRPr="002E6C85">
              <w:rPr>
                <w:rFonts w:ascii="Arial" w:hAnsi="Arial" w:cs="Arial"/>
                <w:sz w:val="20"/>
              </w:rPr>
              <w:t xml:space="preserve">Данные выгружаются из </w:t>
            </w:r>
            <w:r w:rsidRPr="002E6C85">
              <w:rPr>
                <w:rFonts w:ascii="Arial" w:hAnsi="Arial" w:cs="Arial"/>
                <w:sz w:val="20"/>
                <w:lang w:val="en-US"/>
              </w:rPr>
              <w:t>SAP</w:t>
            </w:r>
            <w:r w:rsidRPr="002E6C85">
              <w:rPr>
                <w:rFonts w:ascii="Arial" w:hAnsi="Arial" w:cs="Arial"/>
                <w:sz w:val="20"/>
              </w:rPr>
              <w:t xml:space="preserve"> при наступлении событий:</w:t>
            </w:r>
          </w:p>
          <w:p w14:paraId="3C642D59" w14:textId="77777777" w:rsidR="002E6C85" w:rsidRPr="002E6C85" w:rsidRDefault="002E6C85" w:rsidP="002E6C85">
            <w:pPr>
              <w:numPr>
                <w:ilvl w:val="0"/>
                <w:numId w:val="128"/>
              </w:numPr>
              <w:ind w:left="312"/>
              <w:jc w:val="left"/>
              <w:rPr>
                <w:rFonts w:ascii="Arial" w:hAnsi="Arial" w:cs="Arial"/>
                <w:sz w:val="20"/>
              </w:rPr>
            </w:pPr>
            <w:r w:rsidRPr="002E6C85">
              <w:rPr>
                <w:rFonts w:ascii="Arial" w:hAnsi="Arial" w:cs="Arial"/>
                <w:sz w:val="20"/>
              </w:rPr>
              <w:t>по запросу пользователя</w:t>
            </w:r>
          </w:p>
        </w:tc>
        <w:tc>
          <w:tcPr>
            <w:tcW w:w="1673" w:type="dxa"/>
            <w:tcBorders>
              <w:bottom w:val="single" w:sz="12" w:space="0" w:color="000000"/>
            </w:tcBorders>
          </w:tcPr>
          <w:p w14:paraId="6A2C9049" w14:textId="77777777" w:rsidR="002E6C85" w:rsidRPr="002E6C85" w:rsidRDefault="002E6C85" w:rsidP="002E6C85">
            <w:pPr>
              <w:jc w:val="left"/>
              <w:rPr>
                <w:rFonts w:ascii="Arial" w:hAnsi="Arial" w:cs="Arial"/>
                <w:sz w:val="20"/>
              </w:rPr>
            </w:pPr>
            <w:r w:rsidRPr="002E6C85">
              <w:rPr>
                <w:rFonts w:ascii="Arial" w:hAnsi="Arial" w:cs="Arial"/>
                <w:sz w:val="20"/>
              </w:rPr>
              <w:t>Сумма прогноза освоения и финансирования</w:t>
            </w:r>
          </w:p>
        </w:tc>
      </w:tr>
    </w:tbl>
    <w:p w14:paraId="0CCC0CBA" w14:textId="77777777" w:rsidR="002E6C85" w:rsidRPr="00C15F73" w:rsidRDefault="002E6C85"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В случае необходимости изменения данные должны правиться в исходной системе – SAP. Если принимающая система не находит соответствующий объект ТС, то формируется сообщение об ошибке.</w:t>
      </w:r>
    </w:p>
    <w:p w14:paraId="7439410A" w14:textId="5B798442" w:rsidR="002E6C85" w:rsidRDefault="002E6C85">
      <w:pPr>
        <w:spacing w:after="240" w:line="276" w:lineRule="auto"/>
        <w:ind w:firstLine="567"/>
        <w:rPr>
          <w:rFonts w:ascii="Arial" w:hAnsi="Arial" w:cs="Arial"/>
          <w:color w:val="000000" w:themeColor="text1"/>
        </w:rPr>
      </w:pPr>
    </w:p>
    <w:p w14:paraId="212ABF9D" w14:textId="0A86EE62" w:rsidR="00311472" w:rsidRPr="00AB41CE" w:rsidRDefault="00311472" w:rsidP="00311472">
      <w:pPr>
        <w:pStyle w:val="3"/>
      </w:pPr>
      <w:bookmarkStart w:id="3015" w:name="_Toc77357589"/>
      <w:r>
        <w:t xml:space="preserve">Разработка </w:t>
      </w:r>
      <w:r>
        <w:rPr>
          <w:lang w:val="en-US"/>
        </w:rPr>
        <w:t>PS</w:t>
      </w:r>
      <w:r w:rsidRPr="004D2439">
        <w:t>02.0</w:t>
      </w:r>
      <w:r>
        <w:t>5</w:t>
      </w:r>
      <w:r w:rsidRPr="004D2439">
        <w:t xml:space="preserve"> </w:t>
      </w:r>
      <w:r w:rsidRPr="00C15F73">
        <w:t>Получение из АСКИ в SAP статуса проекта ТОиР</w:t>
      </w:r>
      <w:bookmarkEnd w:id="3015"/>
    </w:p>
    <w:p w14:paraId="66105A40" w14:textId="77777777" w:rsidR="00311472" w:rsidRPr="00C15F73" w:rsidRDefault="00311472"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При утверждении бюджета проекта в АСКИ в систему SAP передается соответствующий статус – на СПП-элементах устанавливается статус УТВА - Бюджет утвержден в АСКИ.</w:t>
      </w:r>
    </w:p>
    <w:p w14:paraId="1C6336F3" w14:textId="77777777" w:rsidR="00311472" w:rsidRPr="00C15F73" w:rsidRDefault="00311472"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При необходимости корректировки из АСКИ в систему SAP передается соответствующий статус – на СПП-элементах устанавливается статус ТРКА - Требуется корректировка (из АСКИ). При этом на СПП-элементе снимается статус СДПА – Согласовано к передаче в АСКИ.</w:t>
      </w:r>
    </w:p>
    <w:p w14:paraId="253FB8C2" w14:textId="5CB87AB0" w:rsidR="00311472" w:rsidRPr="00C15F73" w:rsidRDefault="00311472" w:rsidP="00C15F73">
      <w:pPr>
        <w:spacing w:after="240" w:line="276" w:lineRule="auto"/>
        <w:ind w:firstLine="567"/>
        <w:rPr>
          <w:rFonts w:ascii="Arial" w:hAnsi="Arial" w:cs="Arial"/>
          <w:color w:val="000000" w:themeColor="text1"/>
        </w:rPr>
      </w:pPr>
      <w:r w:rsidRPr="00C15F73">
        <w:rPr>
          <w:rFonts w:ascii="Arial" w:hAnsi="Arial" w:cs="Arial"/>
          <w:color w:val="000000" w:themeColor="text1"/>
        </w:rPr>
        <w:t>Статусы УТВА и ТРКА не могут быть проставлены вручную.</w:t>
      </w:r>
      <w:r>
        <w:rPr>
          <w:rFonts w:ascii="Arial" w:hAnsi="Arial" w:cs="Arial"/>
          <w:color w:val="000000" w:themeColor="text1"/>
        </w:rPr>
        <w:t xml:space="preserve"> При повторной передаче статусы УТВА или ТРКА необходимо предварительно снять.</w:t>
      </w:r>
    </w:p>
    <w:p w14:paraId="189FB1F6" w14:textId="0B231EEC" w:rsidR="00311472" w:rsidRPr="00311472" w:rsidRDefault="00311472" w:rsidP="00311472">
      <w:pPr>
        <w:keepNext/>
        <w:spacing w:before="100" w:beforeAutospacing="1" w:after="100" w:afterAutospacing="1"/>
        <w:jc w:val="right"/>
        <w:rPr>
          <w:rFonts w:ascii="Arial" w:hAnsi="Arial" w:cs="Arial"/>
          <w:b/>
          <w:sz w:val="20"/>
          <w:szCs w:val="24"/>
          <w:lang w:eastAsia="ru-RU"/>
        </w:rPr>
      </w:pPr>
      <w:r w:rsidRPr="00311472">
        <w:rPr>
          <w:rFonts w:ascii="Arial" w:hAnsi="Arial" w:cs="Arial"/>
          <w:b/>
          <w:sz w:val="20"/>
          <w:szCs w:val="24"/>
          <w:lang w:eastAsia="ru-RU"/>
        </w:rPr>
        <w:t xml:space="preserve">Таблица </w:t>
      </w:r>
      <w:r w:rsidRPr="00311472">
        <w:rPr>
          <w:rFonts w:ascii="Arial" w:hAnsi="Arial" w:cs="Arial"/>
          <w:b/>
          <w:sz w:val="20"/>
          <w:szCs w:val="24"/>
          <w:lang w:eastAsia="ru-RU"/>
        </w:rPr>
        <w:fldChar w:fldCharType="begin"/>
      </w:r>
      <w:r w:rsidRPr="00311472">
        <w:rPr>
          <w:rFonts w:ascii="Arial" w:hAnsi="Arial" w:cs="Arial"/>
          <w:b/>
          <w:sz w:val="20"/>
          <w:szCs w:val="24"/>
          <w:lang w:eastAsia="ru-RU"/>
        </w:rPr>
        <w:instrText xml:space="preserve"> SEQ Таблица \* ARABIC </w:instrText>
      </w:r>
      <w:r w:rsidRPr="00311472">
        <w:rPr>
          <w:rFonts w:ascii="Arial" w:hAnsi="Arial" w:cs="Arial"/>
          <w:b/>
          <w:sz w:val="20"/>
          <w:szCs w:val="24"/>
          <w:lang w:eastAsia="ru-RU"/>
        </w:rPr>
        <w:fldChar w:fldCharType="separate"/>
      </w:r>
      <w:ins w:id="3016" w:author="Попова Дарья" w:date="2021-07-16T19:51:00Z">
        <w:r w:rsidR="000614E1">
          <w:rPr>
            <w:rFonts w:ascii="Arial" w:hAnsi="Arial" w:cs="Arial"/>
            <w:b/>
            <w:noProof/>
            <w:sz w:val="20"/>
            <w:szCs w:val="24"/>
            <w:lang w:eastAsia="ru-RU"/>
          </w:rPr>
          <w:t>27</w:t>
        </w:r>
      </w:ins>
      <w:del w:id="3017" w:author="Попова Дарья" w:date="2021-07-16T19:51:00Z">
        <w:r w:rsidDel="000614E1">
          <w:rPr>
            <w:rFonts w:ascii="Arial" w:hAnsi="Arial" w:cs="Arial"/>
            <w:b/>
            <w:noProof/>
            <w:sz w:val="20"/>
            <w:szCs w:val="24"/>
            <w:lang w:eastAsia="ru-RU"/>
          </w:rPr>
          <w:delText>26</w:delText>
        </w:r>
      </w:del>
      <w:r w:rsidRPr="00311472">
        <w:rPr>
          <w:rFonts w:ascii="Arial" w:hAnsi="Arial" w:cs="Arial"/>
          <w:b/>
          <w:sz w:val="20"/>
          <w:szCs w:val="24"/>
          <w:lang w:eastAsia="ru-RU"/>
        </w:rPr>
        <w:fldChar w:fldCharType="end"/>
      </w:r>
      <w:r w:rsidRPr="00311472">
        <w:rPr>
          <w:rFonts w:ascii="Arial" w:hAnsi="Arial" w:cs="Arial"/>
          <w:b/>
          <w:sz w:val="20"/>
          <w:szCs w:val="24"/>
          <w:lang w:eastAsia="ru-RU"/>
        </w:rPr>
        <w:t>. Интеграционный поток</w:t>
      </w:r>
    </w:p>
    <w:tbl>
      <w:tblPr>
        <w:tblW w:w="5000" w:type="pct"/>
        <w:tblInd w:w="-15"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13" w:type="dxa"/>
          <w:right w:w="0" w:type="dxa"/>
        </w:tblCellMar>
        <w:tblLook w:val="0000" w:firstRow="0" w:lastRow="0" w:firstColumn="0" w:lastColumn="0" w:noHBand="0" w:noVBand="0"/>
      </w:tblPr>
      <w:tblGrid>
        <w:gridCol w:w="1638"/>
        <w:gridCol w:w="1393"/>
        <w:gridCol w:w="1171"/>
        <w:gridCol w:w="4370"/>
        <w:gridCol w:w="1604"/>
      </w:tblGrid>
      <w:tr w:rsidR="00311472" w:rsidRPr="00311472" w14:paraId="22281E64" w14:textId="77777777" w:rsidTr="00E620AA">
        <w:trPr>
          <w:trHeight w:val="20"/>
          <w:tblHeader/>
        </w:trPr>
        <w:tc>
          <w:tcPr>
            <w:tcW w:w="1437" w:type="dxa"/>
            <w:tcBorders>
              <w:top w:val="single" w:sz="12" w:space="0" w:color="000000"/>
            </w:tcBorders>
            <w:shd w:val="clear" w:color="auto" w:fill="FFC000"/>
            <w:vAlign w:val="center"/>
          </w:tcPr>
          <w:p w14:paraId="417AE8C8" w14:textId="77777777" w:rsidR="00311472" w:rsidRPr="00311472" w:rsidRDefault="00311472" w:rsidP="00311472">
            <w:pPr>
              <w:jc w:val="center"/>
              <w:rPr>
                <w:rFonts w:ascii="Arial" w:hAnsi="Arial" w:cs="Arial"/>
                <w:b/>
                <w:sz w:val="20"/>
              </w:rPr>
            </w:pPr>
            <w:r w:rsidRPr="00311472">
              <w:rPr>
                <w:rFonts w:ascii="Arial" w:hAnsi="Arial" w:cs="Arial"/>
                <w:b/>
                <w:sz w:val="20"/>
              </w:rPr>
              <w:t>Наименование потока</w:t>
            </w:r>
          </w:p>
        </w:tc>
        <w:tc>
          <w:tcPr>
            <w:tcW w:w="1183" w:type="dxa"/>
            <w:tcBorders>
              <w:top w:val="single" w:sz="12" w:space="0" w:color="000000"/>
            </w:tcBorders>
            <w:shd w:val="clear" w:color="auto" w:fill="FFC000"/>
            <w:vAlign w:val="center"/>
          </w:tcPr>
          <w:p w14:paraId="23412643" w14:textId="77777777" w:rsidR="00311472" w:rsidRPr="00311472" w:rsidRDefault="00311472" w:rsidP="00311472">
            <w:pPr>
              <w:jc w:val="center"/>
              <w:rPr>
                <w:rFonts w:ascii="Arial" w:hAnsi="Arial" w:cs="Arial"/>
                <w:b/>
                <w:sz w:val="20"/>
              </w:rPr>
            </w:pPr>
            <w:r w:rsidRPr="00311472">
              <w:rPr>
                <w:rFonts w:ascii="Arial" w:hAnsi="Arial" w:cs="Arial"/>
                <w:b/>
                <w:sz w:val="20"/>
              </w:rPr>
              <w:t>Система отправитель</w:t>
            </w:r>
          </w:p>
        </w:tc>
        <w:tc>
          <w:tcPr>
            <w:tcW w:w="1183" w:type="dxa"/>
            <w:tcBorders>
              <w:top w:val="single" w:sz="12" w:space="0" w:color="000000"/>
            </w:tcBorders>
            <w:shd w:val="clear" w:color="auto" w:fill="FFC000"/>
            <w:vAlign w:val="center"/>
          </w:tcPr>
          <w:p w14:paraId="15659782" w14:textId="77777777" w:rsidR="00311472" w:rsidRPr="00311472" w:rsidRDefault="00311472" w:rsidP="00311472">
            <w:pPr>
              <w:jc w:val="center"/>
              <w:rPr>
                <w:rFonts w:ascii="Arial" w:hAnsi="Arial" w:cs="Arial"/>
                <w:b/>
                <w:sz w:val="20"/>
              </w:rPr>
            </w:pPr>
            <w:r w:rsidRPr="00311472">
              <w:rPr>
                <w:rFonts w:ascii="Arial" w:hAnsi="Arial" w:cs="Arial"/>
                <w:b/>
                <w:sz w:val="20"/>
              </w:rPr>
              <w:t>Система-приемник</w:t>
            </w:r>
          </w:p>
        </w:tc>
        <w:tc>
          <w:tcPr>
            <w:tcW w:w="4700" w:type="dxa"/>
            <w:tcBorders>
              <w:top w:val="single" w:sz="12" w:space="0" w:color="000000"/>
            </w:tcBorders>
            <w:shd w:val="clear" w:color="auto" w:fill="FFC000"/>
            <w:tcMar>
              <w:top w:w="0" w:type="dxa"/>
              <w:left w:w="108" w:type="dxa"/>
              <w:bottom w:w="0" w:type="dxa"/>
              <w:right w:w="108" w:type="dxa"/>
            </w:tcMar>
            <w:vAlign w:val="center"/>
          </w:tcPr>
          <w:p w14:paraId="75720E6B" w14:textId="77777777" w:rsidR="00311472" w:rsidRPr="00311472" w:rsidRDefault="00311472" w:rsidP="00311472">
            <w:pPr>
              <w:jc w:val="center"/>
              <w:rPr>
                <w:rFonts w:ascii="Arial" w:hAnsi="Arial" w:cs="Arial"/>
                <w:b/>
                <w:sz w:val="20"/>
              </w:rPr>
            </w:pPr>
            <w:r w:rsidRPr="00311472">
              <w:rPr>
                <w:rFonts w:ascii="Arial" w:hAnsi="Arial" w:cs="Arial"/>
                <w:b/>
                <w:sz w:val="20"/>
              </w:rPr>
              <w:t>Инициирующее событие и Система</w:t>
            </w:r>
          </w:p>
        </w:tc>
        <w:tc>
          <w:tcPr>
            <w:tcW w:w="1673" w:type="dxa"/>
            <w:tcBorders>
              <w:top w:val="single" w:sz="12" w:space="0" w:color="000000"/>
            </w:tcBorders>
            <w:shd w:val="clear" w:color="auto" w:fill="FFC000"/>
            <w:vAlign w:val="center"/>
          </w:tcPr>
          <w:p w14:paraId="33A027EB" w14:textId="77777777" w:rsidR="00311472" w:rsidRPr="00311472" w:rsidRDefault="00311472" w:rsidP="00311472">
            <w:pPr>
              <w:jc w:val="center"/>
              <w:rPr>
                <w:rFonts w:ascii="Arial" w:hAnsi="Arial" w:cs="Arial"/>
                <w:b/>
                <w:sz w:val="20"/>
              </w:rPr>
            </w:pPr>
            <w:r w:rsidRPr="00311472">
              <w:rPr>
                <w:rFonts w:ascii="Arial" w:hAnsi="Arial" w:cs="Arial"/>
                <w:b/>
                <w:sz w:val="20"/>
              </w:rPr>
              <w:t>Объем передачи</w:t>
            </w:r>
          </w:p>
        </w:tc>
      </w:tr>
      <w:tr w:rsidR="00311472" w:rsidRPr="00311472" w14:paraId="03A09B98" w14:textId="77777777" w:rsidTr="00E620AA">
        <w:trPr>
          <w:trHeight w:val="20"/>
        </w:trPr>
        <w:tc>
          <w:tcPr>
            <w:tcW w:w="1437" w:type="dxa"/>
            <w:tcBorders>
              <w:bottom w:val="single" w:sz="12" w:space="0" w:color="000000"/>
            </w:tcBorders>
          </w:tcPr>
          <w:p w14:paraId="7822A8C2" w14:textId="77777777" w:rsidR="00311472" w:rsidRPr="00311472" w:rsidRDefault="00311472" w:rsidP="00311472">
            <w:pPr>
              <w:jc w:val="left"/>
              <w:rPr>
                <w:rFonts w:ascii="Arial" w:hAnsi="Arial" w:cs="Arial"/>
                <w:sz w:val="20"/>
              </w:rPr>
            </w:pPr>
            <w:r w:rsidRPr="00311472">
              <w:rPr>
                <w:rFonts w:ascii="Arial" w:hAnsi="Arial" w:cs="Arial"/>
                <w:color w:val="000000"/>
                <w:sz w:val="20"/>
                <w:szCs w:val="20"/>
              </w:rPr>
              <w:t>Статус инвестиционной заявки (проект ТПиР)</w:t>
            </w:r>
          </w:p>
        </w:tc>
        <w:tc>
          <w:tcPr>
            <w:tcW w:w="1183" w:type="dxa"/>
            <w:tcBorders>
              <w:bottom w:val="single" w:sz="12" w:space="0" w:color="000000"/>
            </w:tcBorders>
          </w:tcPr>
          <w:p w14:paraId="64B110C9" w14:textId="77777777" w:rsidR="00311472" w:rsidRPr="00311472" w:rsidRDefault="00311472" w:rsidP="00311472">
            <w:pPr>
              <w:jc w:val="left"/>
              <w:rPr>
                <w:rFonts w:ascii="Arial" w:hAnsi="Arial" w:cs="Arial"/>
                <w:sz w:val="20"/>
                <w:lang w:val="en-US"/>
              </w:rPr>
            </w:pPr>
            <w:r w:rsidRPr="00311472">
              <w:rPr>
                <w:rFonts w:ascii="Arial" w:hAnsi="Arial" w:cs="Arial"/>
                <w:color w:val="000000"/>
                <w:sz w:val="20"/>
                <w:szCs w:val="20"/>
              </w:rPr>
              <w:t>АСКИ</w:t>
            </w:r>
          </w:p>
        </w:tc>
        <w:tc>
          <w:tcPr>
            <w:tcW w:w="1183" w:type="dxa"/>
            <w:tcBorders>
              <w:bottom w:val="single" w:sz="12" w:space="0" w:color="000000"/>
            </w:tcBorders>
          </w:tcPr>
          <w:p w14:paraId="77DDE807" w14:textId="77777777" w:rsidR="00311472" w:rsidRPr="00311472" w:rsidRDefault="00311472" w:rsidP="00311472">
            <w:pPr>
              <w:jc w:val="left"/>
              <w:rPr>
                <w:rFonts w:ascii="Arial" w:hAnsi="Arial" w:cs="Arial"/>
                <w:sz w:val="20"/>
                <w:lang w:val="en-US"/>
              </w:rPr>
            </w:pPr>
            <w:r w:rsidRPr="00311472">
              <w:rPr>
                <w:rFonts w:ascii="Arial" w:hAnsi="Arial" w:cs="Arial"/>
                <w:color w:val="000000"/>
                <w:sz w:val="20"/>
                <w:szCs w:val="20"/>
              </w:rPr>
              <w:t>SAP S/4HANA</w:t>
            </w:r>
          </w:p>
        </w:tc>
        <w:tc>
          <w:tcPr>
            <w:tcW w:w="4700" w:type="dxa"/>
            <w:tcBorders>
              <w:bottom w:val="single" w:sz="12" w:space="0" w:color="000000"/>
            </w:tcBorders>
            <w:tcMar>
              <w:top w:w="0" w:type="dxa"/>
              <w:left w:w="108" w:type="dxa"/>
              <w:bottom w:w="0" w:type="dxa"/>
              <w:right w:w="108" w:type="dxa"/>
            </w:tcMar>
          </w:tcPr>
          <w:p w14:paraId="171B3BCC" w14:textId="77777777" w:rsidR="00311472" w:rsidRPr="00311472" w:rsidRDefault="00311472" w:rsidP="00311472">
            <w:pPr>
              <w:jc w:val="left"/>
              <w:rPr>
                <w:rFonts w:ascii="Arial" w:hAnsi="Arial" w:cs="Arial"/>
                <w:sz w:val="20"/>
              </w:rPr>
            </w:pPr>
            <w:r w:rsidRPr="00311472">
              <w:rPr>
                <w:rFonts w:ascii="Arial" w:hAnsi="Arial" w:cs="Arial"/>
                <w:sz w:val="20"/>
              </w:rPr>
              <w:t>Данные выгружаются из АСКИ при наступлении событий:</w:t>
            </w:r>
          </w:p>
          <w:p w14:paraId="0AD1C047" w14:textId="77777777" w:rsidR="00311472" w:rsidRPr="00311472" w:rsidRDefault="00311472" w:rsidP="00311472">
            <w:pPr>
              <w:numPr>
                <w:ilvl w:val="0"/>
                <w:numId w:val="128"/>
              </w:numPr>
              <w:ind w:left="312"/>
              <w:jc w:val="left"/>
              <w:rPr>
                <w:rFonts w:ascii="Arial" w:hAnsi="Arial" w:cs="Arial"/>
                <w:sz w:val="20"/>
              </w:rPr>
            </w:pPr>
            <w:r w:rsidRPr="00311472">
              <w:rPr>
                <w:rFonts w:ascii="Arial" w:hAnsi="Arial" w:cs="Arial"/>
                <w:sz w:val="20"/>
              </w:rPr>
              <w:t>Статус проекта</w:t>
            </w:r>
          </w:p>
        </w:tc>
        <w:tc>
          <w:tcPr>
            <w:tcW w:w="1673" w:type="dxa"/>
            <w:tcBorders>
              <w:bottom w:val="single" w:sz="12" w:space="0" w:color="000000"/>
            </w:tcBorders>
          </w:tcPr>
          <w:p w14:paraId="2BCA1BFE" w14:textId="77777777" w:rsidR="00311472" w:rsidRPr="00311472" w:rsidRDefault="00311472" w:rsidP="00311472">
            <w:pPr>
              <w:jc w:val="left"/>
              <w:rPr>
                <w:rFonts w:ascii="Arial" w:hAnsi="Arial" w:cs="Arial"/>
                <w:sz w:val="20"/>
              </w:rPr>
            </w:pPr>
            <w:r w:rsidRPr="00311472">
              <w:rPr>
                <w:rFonts w:ascii="Arial" w:hAnsi="Arial" w:cs="Arial"/>
                <w:sz w:val="20"/>
              </w:rPr>
              <w:t>Статус проекта</w:t>
            </w:r>
          </w:p>
        </w:tc>
      </w:tr>
    </w:tbl>
    <w:p w14:paraId="19BF0872" w14:textId="77777777" w:rsidR="00E81675" w:rsidRDefault="00E81675">
      <w:pPr>
        <w:spacing w:after="240" w:line="276" w:lineRule="auto"/>
        <w:ind w:firstLine="567"/>
        <w:rPr>
          <w:rFonts w:ascii="Arial" w:hAnsi="Arial" w:cs="Arial"/>
          <w:color w:val="000000" w:themeColor="text1"/>
        </w:rPr>
      </w:pPr>
    </w:p>
    <w:p w14:paraId="6E69EDD6" w14:textId="0ACBF984" w:rsidR="002F400F" w:rsidRPr="00F94454" w:rsidRDefault="002F400F" w:rsidP="009936BB">
      <w:pPr>
        <w:pStyle w:val="1"/>
      </w:pPr>
      <w:bookmarkStart w:id="3018" w:name="_Toc523274705"/>
      <w:bookmarkStart w:id="3019" w:name="_Toc523274774"/>
      <w:bookmarkStart w:id="3020" w:name="_Toc523964203"/>
      <w:bookmarkStart w:id="3021" w:name="_Toc523964338"/>
      <w:bookmarkStart w:id="3022" w:name="_Toc524114813"/>
      <w:bookmarkStart w:id="3023" w:name="_Toc524115849"/>
      <w:bookmarkStart w:id="3024" w:name="_Toc524607538"/>
      <w:bookmarkStart w:id="3025" w:name="_Toc525235190"/>
      <w:bookmarkStart w:id="3026" w:name="_Toc525310751"/>
      <w:bookmarkStart w:id="3027" w:name="_Toc525675546"/>
      <w:bookmarkStart w:id="3028" w:name="_Toc525907774"/>
      <w:bookmarkStart w:id="3029" w:name="_Toc525925897"/>
      <w:bookmarkStart w:id="3030" w:name="_Toc525926710"/>
      <w:bookmarkStart w:id="3031" w:name="_Toc526414530"/>
      <w:bookmarkStart w:id="3032" w:name="_Toc527043460"/>
      <w:bookmarkStart w:id="3033" w:name="_Toc527043611"/>
      <w:bookmarkStart w:id="3034" w:name="_Toc527452759"/>
      <w:bookmarkStart w:id="3035" w:name="_Toc527458828"/>
      <w:bookmarkStart w:id="3036" w:name="_Toc527552362"/>
      <w:bookmarkStart w:id="3037" w:name="_Toc527626266"/>
      <w:bookmarkStart w:id="3038" w:name="_Toc527629015"/>
      <w:bookmarkStart w:id="3039" w:name="_Toc77357590"/>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r w:rsidRPr="00F94454">
        <w:t xml:space="preserve">Информационная </w:t>
      </w:r>
      <w:ins w:id="3040" w:author="Попова Дарья" w:date="2021-07-17T01:37:00Z">
        <w:r w:rsidR="009F54F1">
          <w:t>б</w:t>
        </w:r>
      </w:ins>
      <w:del w:id="3041" w:author="Попова Дарья" w:date="2021-07-17T01:36:00Z">
        <w:r w:rsidRPr="00F94454" w:rsidDel="009F54F1">
          <w:delText>Б</w:delText>
        </w:r>
      </w:del>
      <w:r w:rsidRPr="00F94454">
        <w:t>езопасность</w:t>
      </w:r>
      <w:bookmarkEnd w:id="2641"/>
      <w:bookmarkEnd w:id="2642"/>
      <w:bookmarkEnd w:id="3039"/>
    </w:p>
    <w:p w14:paraId="70D62133" w14:textId="77777777" w:rsidR="003A604E" w:rsidRDefault="003A604E" w:rsidP="00136A70">
      <w:pPr>
        <w:spacing w:after="240" w:line="276" w:lineRule="auto"/>
        <w:ind w:firstLine="567"/>
        <w:rPr>
          <w:rFonts w:ascii="Arial" w:hAnsi="Arial" w:cs="Arial"/>
          <w:color w:val="000000" w:themeColor="text1"/>
        </w:rPr>
      </w:pPr>
      <w:r w:rsidRPr="003A604E">
        <w:rPr>
          <w:rFonts w:ascii="Arial" w:hAnsi="Arial" w:cs="Arial"/>
          <w:color w:val="000000" w:themeColor="text1"/>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14:paraId="61C4A879" w14:textId="77777777" w:rsidR="00882AFC" w:rsidRDefault="00882AFC" w:rsidP="004E1119">
      <w:pPr>
        <w:pStyle w:val="1"/>
        <w:rPr>
          <w:rFonts w:eastAsia="Calibri"/>
        </w:rPr>
      </w:pPr>
      <w:bookmarkStart w:id="3042" w:name="_Toc77357591"/>
      <w:r w:rsidRPr="00F94454">
        <w:rPr>
          <w:rFonts w:eastAsia="Calibri"/>
        </w:rPr>
        <w:t>Организационные изменения</w:t>
      </w:r>
      <w:bookmarkEnd w:id="3042"/>
    </w:p>
    <w:p w14:paraId="5080090A" w14:textId="77777777" w:rsidR="00E30D22" w:rsidRPr="008C7F95" w:rsidRDefault="00E30D22" w:rsidP="00E30D22">
      <w:pPr>
        <w:pStyle w:val="21"/>
        <w:keepNext/>
        <w:keepLines/>
        <w:numPr>
          <w:ilvl w:val="1"/>
          <w:numId w:val="8"/>
        </w:numPr>
        <w:spacing w:before="160" w:after="120" w:line="276" w:lineRule="auto"/>
        <w:rPr>
          <w:rFonts w:eastAsiaTheme="majorEastAsia" w:cstheme="majorBidi"/>
          <w:bCs w:val="0"/>
          <w:iCs w:val="0"/>
          <w:szCs w:val="26"/>
        </w:rPr>
      </w:pPr>
      <w:bookmarkStart w:id="3043" w:name="_Toc77357592"/>
      <w:r>
        <w:rPr>
          <w:rFonts w:eastAsiaTheme="majorEastAsia" w:cstheme="majorBidi"/>
          <w:bCs w:val="0"/>
          <w:iCs w:val="0"/>
          <w:szCs w:val="26"/>
        </w:rPr>
        <w:t>Ключевые процессные изменения и области улучшений</w:t>
      </w:r>
      <w:bookmarkEnd w:id="3043"/>
    </w:p>
    <w:p w14:paraId="5AE7B1BA" w14:textId="1B2CE9EB" w:rsidR="00386C3A" w:rsidRDefault="00386C3A"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ins w:id="3044" w:author="Попова Дарья" w:date="2021-07-16T19:51:00Z">
        <w:r w:rsidR="000614E1">
          <w:rPr>
            <w:rFonts w:ascii="Arial" w:hAnsi="Arial" w:cs="Arial"/>
            <w:b/>
            <w:noProof/>
            <w:sz w:val="22"/>
          </w:rPr>
          <w:t>28</w:t>
        </w:r>
      </w:ins>
      <w:del w:id="3045" w:author="Попова Дарья" w:date="2021-07-16T19:51:00Z">
        <w:r w:rsidR="00311472" w:rsidDel="000614E1">
          <w:rPr>
            <w:rFonts w:ascii="Arial" w:hAnsi="Arial" w:cs="Arial"/>
            <w:b/>
            <w:noProof/>
            <w:sz w:val="22"/>
          </w:rPr>
          <w:delText>27</w:delText>
        </w:r>
      </w:del>
      <w:r w:rsidRPr="00916FAB">
        <w:rPr>
          <w:rFonts w:ascii="Arial" w:hAnsi="Arial" w:cs="Arial"/>
          <w:b/>
          <w:sz w:val="22"/>
        </w:rPr>
        <w:fldChar w:fldCharType="end"/>
      </w:r>
      <w:r w:rsidRPr="00916FAB">
        <w:rPr>
          <w:rFonts w:ascii="Arial" w:hAnsi="Arial" w:cs="Arial"/>
          <w:b/>
          <w:sz w:val="22"/>
        </w:rPr>
        <w:t>.</w:t>
      </w:r>
      <w:r w:rsidR="008C7F95">
        <w:rPr>
          <w:rFonts w:ascii="Arial" w:hAnsi="Arial" w:cs="Arial"/>
          <w:b/>
          <w:sz w:val="22"/>
        </w:rPr>
        <w:t xml:space="preserve"> </w:t>
      </w:r>
      <w:r w:rsidR="00E30D22">
        <w:rPr>
          <w:rFonts w:ascii="Arial" w:hAnsi="Arial" w:cs="Arial"/>
          <w:b/>
          <w:sz w:val="22"/>
        </w:rPr>
        <w:t>Ключевые процессные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64"/>
        <w:gridCol w:w="1152"/>
        <w:gridCol w:w="1152"/>
        <w:gridCol w:w="1285"/>
        <w:gridCol w:w="1007"/>
        <w:gridCol w:w="1616"/>
        <w:gridCol w:w="1166"/>
        <w:gridCol w:w="1238"/>
        <w:gridCol w:w="1196"/>
      </w:tblGrid>
      <w:tr w:rsidR="00CC4123" w:rsidRPr="006F5656" w14:paraId="6114B6CE" w14:textId="77777777" w:rsidTr="001312FA">
        <w:trPr>
          <w:cantSplit/>
          <w:trHeight w:val="397"/>
          <w:tblHeader/>
        </w:trPr>
        <w:tc>
          <w:tcPr>
            <w:tcW w:w="238" w:type="pct"/>
            <w:shd w:val="clear" w:color="auto" w:fill="FFC000"/>
            <w:vAlign w:val="center"/>
          </w:tcPr>
          <w:p w14:paraId="0B5CA524" w14:textId="77777777" w:rsidR="00CC4123" w:rsidRDefault="00CC4123" w:rsidP="001312FA">
            <w:pPr>
              <w:rPr>
                <w:rFonts w:ascii="Arial" w:hAnsi="Arial" w:cs="Arial"/>
                <w:b/>
                <w:sz w:val="18"/>
                <w:szCs w:val="18"/>
                <w:lang w:eastAsia="ru-RU"/>
              </w:rPr>
            </w:pPr>
            <w:r>
              <w:rPr>
                <w:rFonts w:ascii="Arial" w:hAnsi="Arial" w:cs="Arial"/>
                <w:b/>
                <w:sz w:val="18"/>
                <w:szCs w:val="18"/>
                <w:lang w:eastAsia="ru-RU"/>
              </w:rPr>
              <w:t>№</w:t>
            </w:r>
          </w:p>
          <w:p w14:paraId="7C38177D" w14:textId="77777777" w:rsidR="00CC4123" w:rsidRPr="000F37E2" w:rsidRDefault="00CC4123" w:rsidP="001312FA">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557" w:type="pct"/>
            <w:shd w:val="clear" w:color="auto" w:fill="FFC000"/>
            <w:vAlign w:val="center"/>
          </w:tcPr>
          <w:p w14:paraId="0EEA0635" w14:textId="77777777" w:rsidR="00CC4123" w:rsidRPr="006F5656" w:rsidRDefault="00CC4123" w:rsidP="001312FA">
            <w:pPr>
              <w:jc w:val="center"/>
              <w:rPr>
                <w:rFonts w:ascii="Arial" w:hAnsi="Arial" w:cs="Arial"/>
                <w:b/>
                <w:sz w:val="20"/>
                <w:szCs w:val="20"/>
              </w:rPr>
            </w:pPr>
            <w:r>
              <w:rPr>
                <w:rFonts w:ascii="Arial" w:hAnsi="Arial" w:cs="Arial"/>
                <w:b/>
                <w:bCs/>
                <w:color w:val="000000"/>
                <w:sz w:val="18"/>
                <w:szCs w:val="18"/>
                <w:lang w:eastAsia="ru-RU"/>
              </w:rPr>
              <w:t>Код и наименование бизнес-процесса</w:t>
            </w:r>
            <w:r>
              <w:rPr>
                <w:rFonts w:ascii="Arial" w:hAnsi="Arial" w:cs="Arial"/>
                <w:b/>
                <w:bCs/>
                <w:color w:val="000000"/>
                <w:sz w:val="18"/>
                <w:szCs w:val="18"/>
                <w:lang w:eastAsia="ru-RU"/>
              </w:rPr>
              <w:br/>
              <w:t xml:space="preserve">(1-ый ур-нь) </w:t>
            </w:r>
          </w:p>
        </w:tc>
        <w:tc>
          <w:tcPr>
            <w:tcW w:w="493" w:type="pct"/>
            <w:shd w:val="clear" w:color="auto" w:fill="FFC000"/>
            <w:vAlign w:val="center"/>
          </w:tcPr>
          <w:p w14:paraId="42FCD308" w14:textId="77777777" w:rsidR="00CC4123" w:rsidRPr="006F5656" w:rsidRDefault="00CC4123" w:rsidP="001312FA">
            <w:pPr>
              <w:jc w:val="center"/>
              <w:rPr>
                <w:rFonts w:ascii="Arial" w:hAnsi="Arial" w:cs="Arial"/>
                <w:b/>
                <w:sz w:val="20"/>
                <w:szCs w:val="20"/>
              </w:rPr>
            </w:pPr>
            <w:r>
              <w:rPr>
                <w:rFonts w:ascii="Arial" w:hAnsi="Arial" w:cs="Arial"/>
                <w:b/>
                <w:bCs/>
                <w:color w:val="000000"/>
                <w:sz w:val="18"/>
                <w:szCs w:val="18"/>
                <w:lang w:eastAsia="ru-RU"/>
              </w:rPr>
              <w:t>Наименование</w:t>
            </w:r>
            <w:r>
              <w:rPr>
                <w:rFonts w:ascii="Arial" w:hAnsi="Arial" w:cs="Arial"/>
                <w:b/>
                <w:bCs/>
                <w:color w:val="000000"/>
                <w:sz w:val="18"/>
                <w:szCs w:val="18"/>
                <w:lang w:eastAsia="ru-RU"/>
              </w:rPr>
              <w:br/>
              <w:t>бизнес-процесса</w:t>
            </w:r>
            <w:r>
              <w:rPr>
                <w:rFonts w:ascii="Arial" w:hAnsi="Arial" w:cs="Arial"/>
                <w:b/>
                <w:bCs/>
                <w:color w:val="000000"/>
                <w:sz w:val="18"/>
                <w:szCs w:val="18"/>
                <w:lang w:eastAsia="ru-RU"/>
              </w:rPr>
              <w:br/>
              <w:t>(2-ой ур-нь)</w:t>
            </w:r>
          </w:p>
        </w:tc>
        <w:tc>
          <w:tcPr>
            <w:tcW w:w="543" w:type="pct"/>
            <w:shd w:val="clear" w:color="auto" w:fill="FFC000"/>
            <w:vAlign w:val="center"/>
          </w:tcPr>
          <w:p w14:paraId="7838A116" w14:textId="77777777" w:rsidR="00CC4123" w:rsidRPr="008C7F95" w:rsidRDefault="00CC4123" w:rsidP="001312FA">
            <w:pPr>
              <w:jc w:val="center"/>
              <w:rPr>
                <w:rFonts w:ascii="Arial" w:hAnsi="Arial" w:cs="Arial"/>
                <w:b/>
                <w:sz w:val="20"/>
                <w:szCs w:val="20"/>
                <w:lang w:eastAsia="ru-RU"/>
              </w:rPr>
            </w:pPr>
            <w:r>
              <w:rPr>
                <w:rFonts w:ascii="Arial" w:hAnsi="Arial" w:cs="Arial"/>
                <w:b/>
                <w:bCs/>
                <w:color w:val="000000"/>
                <w:sz w:val="18"/>
                <w:szCs w:val="18"/>
                <w:lang w:eastAsia="ru-RU"/>
              </w:rPr>
              <w:t>Область улучшения</w:t>
            </w:r>
          </w:p>
        </w:tc>
        <w:tc>
          <w:tcPr>
            <w:tcW w:w="583" w:type="pct"/>
            <w:shd w:val="clear" w:color="auto" w:fill="FFC000"/>
            <w:vAlign w:val="center"/>
          </w:tcPr>
          <w:p w14:paraId="2F88B843" w14:textId="77777777" w:rsidR="00CC4123" w:rsidRPr="008C7F95" w:rsidRDefault="00CC4123" w:rsidP="001312FA">
            <w:pPr>
              <w:jc w:val="center"/>
              <w:rPr>
                <w:rFonts w:ascii="Arial" w:hAnsi="Arial" w:cs="Arial"/>
                <w:b/>
                <w:sz w:val="20"/>
                <w:szCs w:val="20"/>
                <w:lang w:eastAsia="ru-RU"/>
              </w:rPr>
            </w:pPr>
            <w:r>
              <w:rPr>
                <w:rFonts w:ascii="Arial" w:hAnsi="Arial" w:cs="Arial"/>
                <w:b/>
                <w:bCs/>
                <w:color w:val="000000"/>
                <w:sz w:val="18"/>
                <w:szCs w:val="18"/>
                <w:lang w:eastAsia="ru-RU"/>
              </w:rPr>
              <w:t>Код и название</w:t>
            </w:r>
            <w:r>
              <w:rPr>
                <w:rFonts w:ascii="Arial" w:hAnsi="Arial" w:cs="Arial"/>
                <w:b/>
                <w:bCs/>
                <w:color w:val="000000"/>
                <w:sz w:val="18"/>
                <w:szCs w:val="18"/>
                <w:lang w:eastAsia="ru-RU"/>
              </w:rPr>
              <w:br/>
              <w:t>процессного изменения</w:t>
            </w:r>
          </w:p>
        </w:tc>
        <w:tc>
          <w:tcPr>
            <w:tcW w:w="996" w:type="pct"/>
            <w:shd w:val="clear" w:color="auto" w:fill="FFC000"/>
            <w:vAlign w:val="center"/>
          </w:tcPr>
          <w:p w14:paraId="2B11B224" w14:textId="77777777" w:rsidR="00CC4123" w:rsidRPr="008C7F95" w:rsidRDefault="00CC4123" w:rsidP="001312FA">
            <w:pPr>
              <w:jc w:val="center"/>
              <w:rPr>
                <w:rFonts w:ascii="Arial" w:hAnsi="Arial" w:cs="Arial"/>
                <w:b/>
                <w:sz w:val="20"/>
                <w:szCs w:val="20"/>
                <w:lang w:eastAsia="ru-RU"/>
              </w:rPr>
            </w:pPr>
            <w:r>
              <w:rPr>
                <w:rFonts w:ascii="Arial" w:hAnsi="Arial" w:cs="Arial"/>
                <w:b/>
                <w:bCs/>
                <w:color w:val="000000"/>
                <w:sz w:val="18"/>
                <w:szCs w:val="18"/>
                <w:lang w:eastAsia="ru-RU"/>
              </w:rPr>
              <w:t>Описание изменения</w:t>
            </w:r>
          </w:p>
        </w:tc>
        <w:tc>
          <w:tcPr>
            <w:tcW w:w="406" w:type="pct"/>
            <w:shd w:val="clear" w:color="auto" w:fill="FFC000"/>
            <w:vAlign w:val="center"/>
          </w:tcPr>
          <w:p w14:paraId="60EBD3B6" w14:textId="77777777" w:rsidR="00CC4123" w:rsidRPr="008C7F95" w:rsidRDefault="00CC4123" w:rsidP="001312FA">
            <w:pPr>
              <w:jc w:val="center"/>
              <w:rPr>
                <w:rFonts w:ascii="Arial" w:hAnsi="Arial" w:cs="Arial"/>
                <w:b/>
                <w:sz w:val="20"/>
                <w:szCs w:val="20"/>
                <w:lang w:eastAsia="ru-RU"/>
              </w:rPr>
            </w:pPr>
            <w:r>
              <w:rPr>
                <w:rFonts w:ascii="Arial" w:hAnsi="Arial" w:cs="Arial"/>
                <w:b/>
                <w:bCs/>
                <w:color w:val="000000"/>
                <w:sz w:val="18"/>
                <w:szCs w:val="18"/>
                <w:lang w:eastAsia="ru-RU"/>
              </w:rPr>
              <w:t xml:space="preserve">Вид </w:t>
            </w:r>
            <w:r>
              <w:rPr>
                <w:rFonts w:ascii="Arial" w:hAnsi="Arial" w:cs="Arial"/>
                <w:b/>
                <w:bCs/>
                <w:color w:val="000000"/>
                <w:sz w:val="18"/>
                <w:szCs w:val="18"/>
                <w:lang w:eastAsia="ru-RU"/>
              </w:rPr>
              <w:br/>
              <w:t>изменения</w:t>
            </w:r>
          </w:p>
        </w:tc>
        <w:tc>
          <w:tcPr>
            <w:tcW w:w="571" w:type="pct"/>
            <w:shd w:val="clear" w:color="auto" w:fill="FFC000"/>
            <w:vAlign w:val="center"/>
          </w:tcPr>
          <w:p w14:paraId="5225D5A4" w14:textId="77777777" w:rsidR="00CC4123" w:rsidRPr="006F5656" w:rsidRDefault="00CC4123" w:rsidP="001312FA">
            <w:pPr>
              <w:jc w:val="center"/>
              <w:rPr>
                <w:rFonts w:ascii="Arial" w:hAnsi="Arial" w:cs="Arial"/>
                <w:b/>
                <w:sz w:val="20"/>
                <w:szCs w:val="20"/>
              </w:rPr>
            </w:pPr>
            <w:r>
              <w:rPr>
                <w:rFonts w:ascii="Arial" w:hAnsi="Arial" w:cs="Arial"/>
                <w:b/>
                <w:bCs/>
                <w:color w:val="000000"/>
                <w:sz w:val="18"/>
                <w:szCs w:val="18"/>
                <w:lang w:eastAsia="ru-RU"/>
              </w:rPr>
              <w:t xml:space="preserve">Показатели улучшений </w:t>
            </w:r>
          </w:p>
        </w:tc>
        <w:tc>
          <w:tcPr>
            <w:tcW w:w="613" w:type="pct"/>
            <w:shd w:val="clear" w:color="auto" w:fill="FFC000"/>
            <w:vAlign w:val="center"/>
          </w:tcPr>
          <w:p w14:paraId="1081DD55" w14:textId="77777777" w:rsidR="00CC4123" w:rsidRDefault="00CC4123" w:rsidP="001312FA">
            <w:pPr>
              <w:jc w:val="center"/>
              <w:rPr>
                <w:rFonts w:ascii="Arial" w:hAnsi="Arial" w:cs="Arial"/>
                <w:b/>
                <w:bCs/>
                <w:color w:val="000000"/>
                <w:sz w:val="18"/>
                <w:szCs w:val="18"/>
                <w:lang w:eastAsia="ru-RU"/>
              </w:rPr>
            </w:pPr>
            <w:r>
              <w:rPr>
                <w:rFonts w:ascii="Arial" w:hAnsi="Arial" w:cs="Arial"/>
                <w:b/>
                <w:bCs/>
                <w:color w:val="000000"/>
                <w:sz w:val="18"/>
                <w:szCs w:val="18"/>
                <w:lang w:eastAsia="ru-RU"/>
              </w:rPr>
              <w:t>Подход к расчету (бизнес терминами)</w:t>
            </w:r>
          </w:p>
        </w:tc>
      </w:tr>
      <w:tr w:rsidR="00CC4123" w:rsidRPr="00B4018C" w14:paraId="10F9DEF9" w14:textId="77777777" w:rsidTr="001312FA">
        <w:trPr>
          <w:cantSplit/>
        </w:trPr>
        <w:tc>
          <w:tcPr>
            <w:tcW w:w="238" w:type="pct"/>
            <w:shd w:val="clear" w:color="auto" w:fill="auto"/>
          </w:tcPr>
          <w:p w14:paraId="72B5EE20" w14:textId="77777777" w:rsidR="00CC4123" w:rsidRPr="00B4018C" w:rsidRDefault="00CC4123" w:rsidP="001312FA">
            <w:pPr>
              <w:jc w:val="left"/>
              <w:rPr>
                <w:rFonts w:ascii="Arial" w:hAnsi="Arial" w:cs="Arial"/>
                <w:sz w:val="18"/>
                <w:szCs w:val="18"/>
              </w:rPr>
            </w:pPr>
            <w:r>
              <w:rPr>
                <w:rFonts w:ascii="Arial" w:hAnsi="Arial" w:cs="Arial"/>
                <w:color w:val="000000"/>
                <w:sz w:val="18"/>
                <w:szCs w:val="18"/>
              </w:rPr>
              <w:t>1</w:t>
            </w:r>
          </w:p>
        </w:tc>
        <w:tc>
          <w:tcPr>
            <w:tcW w:w="557" w:type="pct"/>
          </w:tcPr>
          <w:p w14:paraId="487D340A" w14:textId="77777777" w:rsidR="00CC4123" w:rsidRDefault="00CC4123" w:rsidP="001312FA">
            <w:pPr>
              <w:jc w:val="left"/>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493" w:type="pct"/>
          </w:tcPr>
          <w:p w14:paraId="06424B90" w14:textId="77777777" w:rsidR="00CC4123" w:rsidRDefault="00CC4123" w:rsidP="001312FA">
            <w:pPr>
              <w:rPr>
                <w:rFonts w:ascii="Arial" w:hAnsi="Arial" w:cs="Arial"/>
                <w:sz w:val="18"/>
                <w:szCs w:val="18"/>
              </w:rPr>
            </w:pPr>
            <w:r>
              <w:rPr>
                <w:rFonts w:ascii="Arial" w:hAnsi="Arial" w:cs="Arial"/>
                <w:sz w:val="18"/>
                <w:szCs w:val="18"/>
              </w:rPr>
              <w:t>ПП-07.02</w:t>
            </w:r>
            <w:r>
              <w:rPr>
                <w:rFonts w:ascii="Arial" w:hAnsi="Arial" w:cs="Arial"/>
                <w:sz w:val="18"/>
                <w:szCs w:val="18"/>
              </w:rPr>
              <w:br/>
              <w:t>Планирование программы управления производственными активами</w:t>
            </w:r>
          </w:p>
        </w:tc>
        <w:tc>
          <w:tcPr>
            <w:tcW w:w="543" w:type="pct"/>
          </w:tcPr>
          <w:p w14:paraId="38598451" w14:textId="77777777" w:rsidR="00CC4123" w:rsidRDefault="00CC4123" w:rsidP="001312FA">
            <w:pPr>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583" w:type="pct"/>
          </w:tcPr>
          <w:p w14:paraId="5D35E952" w14:textId="77777777" w:rsidR="00CC4123" w:rsidRDefault="00CC4123" w:rsidP="001312FA">
            <w:pPr>
              <w:rPr>
                <w:rFonts w:ascii="Arial" w:hAnsi="Arial" w:cs="Arial"/>
                <w:sz w:val="18"/>
                <w:szCs w:val="18"/>
              </w:rPr>
            </w:pPr>
            <w:r>
              <w:rPr>
                <w:rFonts w:ascii="Arial" w:hAnsi="Arial" w:cs="Arial"/>
                <w:sz w:val="18"/>
                <w:szCs w:val="18"/>
              </w:rPr>
              <w:t xml:space="preserve">PM.PC.1.1 </w:t>
            </w:r>
            <w:r w:rsidRPr="00976A92">
              <w:rPr>
                <w:rFonts w:ascii="Arial" w:hAnsi="Arial" w:cs="Arial"/>
                <w:sz w:val="18"/>
                <w:szCs w:val="18"/>
              </w:rPr>
              <w:t xml:space="preserve">Внедрение процесса и автоматизация долгосрочного и среднесрочного планирования и бюджетирования </w:t>
            </w:r>
            <w:r w:rsidRPr="00976A92">
              <w:rPr>
                <w:rFonts w:ascii="Arial" w:hAnsi="Arial" w:cs="Arial"/>
                <w:sz w:val="18"/>
                <w:szCs w:val="18"/>
              </w:rPr>
              <w:br/>
              <w:t>(на 10 лет, 3 года)</w:t>
            </w:r>
          </w:p>
        </w:tc>
        <w:tc>
          <w:tcPr>
            <w:tcW w:w="996" w:type="pct"/>
          </w:tcPr>
          <w:p w14:paraId="7844DD15" w14:textId="77777777" w:rsidR="00CC4123" w:rsidRPr="00976A92" w:rsidRDefault="00CC4123" w:rsidP="001312FA">
            <w:pPr>
              <w:rPr>
                <w:rFonts w:ascii="Arial" w:hAnsi="Arial" w:cs="Arial"/>
                <w:sz w:val="18"/>
                <w:szCs w:val="18"/>
              </w:rPr>
            </w:pPr>
            <w:r w:rsidRPr="00976A92">
              <w:rPr>
                <w:rFonts w:ascii="Arial" w:hAnsi="Arial" w:cs="Arial"/>
                <w:sz w:val="18"/>
                <w:szCs w:val="18"/>
              </w:rPr>
              <w:t>Поддерживается версионность при формировании долгосрочного мастер-плана (на 10 лет)</w:t>
            </w:r>
          </w:p>
          <w:p w14:paraId="04E256DC" w14:textId="77777777" w:rsidR="00CC4123" w:rsidRPr="00976A92" w:rsidRDefault="00CC4123" w:rsidP="001312FA">
            <w:pPr>
              <w:rPr>
                <w:rFonts w:ascii="Arial" w:hAnsi="Arial" w:cs="Arial"/>
                <w:sz w:val="18"/>
                <w:szCs w:val="18"/>
              </w:rPr>
            </w:pPr>
            <w:r w:rsidRPr="00976A92">
              <w:rPr>
                <w:rFonts w:ascii="Arial" w:hAnsi="Arial" w:cs="Arial"/>
                <w:sz w:val="18"/>
                <w:szCs w:val="18"/>
              </w:rPr>
              <w:t>Включает в себя перечень и стоимость воздействий на производственные активы по годам</w:t>
            </w:r>
          </w:p>
          <w:p w14:paraId="7A2ADC82" w14:textId="77777777" w:rsidR="00CC4123" w:rsidRPr="00976A92" w:rsidRDefault="00CC4123" w:rsidP="001312FA">
            <w:pPr>
              <w:rPr>
                <w:rFonts w:ascii="Arial" w:hAnsi="Arial" w:cs="Arial"/>
                <w:sz w:val="18"/>
                <w:szCs w:val="18"/>
              </w:rPr>
            </w:pPr>
            <w:r w:rsidRPr="00976A92">
              <w:rPr>
                <w:rFonts w:ascii="Arial" w:hAnsi="Arial" w:cs="Arial"/>
                <w:sz w:val="18"/>
                <w:szCs w:val="18"/>
              </w:rPr>
              <w:t>Первоначально формируется на уровне БЕ (</w:t>
            </w:r>
            <w:r>
              <w:rPr>
                <w:rFonts w:ascii="Arial" w:hAnsi="Arial" w:cs="Arial"/>
                <w:b/>
                <w:sz w:val="18"/>
                <w:szCs w:val="18"/>
              </w:rPr>
              <w:t>Планировщик бюджета УА</w:t>
            </w:r>
            <w:r w:rsidRPr="00976A92">
              <w:rPr>
                <w:rFonts w:ascii="Arial" w:hAnsi="Arial" w:cs="Arial"/>
                <w:sz w:val="18"/>
                <w:szCs w:val="18"/>
              </w:rPr>
              <w:t>)</w:t>
            </w:r>
          </w:p>
          <w:p w14:paraId="595A55F8" w14:textId="77777777" w:rsidR="00CC4123" w:rsidRPr="00976A92" w:rsidRDefault="00CC4123" w:rsidP="001312FA">
            <w:pPr>
              <w:rPr>
                <w:rFonts w:ascii="Arial" w:hAnsi="Arial" w:cs="Arial"/>
                <w:sz w:val="18"/>
                <w:szCs w:val="18"/>
              </w:rPr>
            </w:pPr>
            <w:r w:rsidRPr="00976A92">
              <w:rPr>
                <w:rFonts w:ascii="Arial" w:hAnsi="Arial" w:cs="Arial"/>
                <w:sz w:val="18"/>
                <w:szCs w:val="18"/>
              </w:rPr>
              <w:t>Технический департамент (ТД) формирует сводный по всем БЕ план на уровне УК (</w:t>
            </w:r>
            <w:r>
              <w:rPr>
                <w:rFonts w:ascii="Arial" w:hAnsi="Arial" w:cs="Arial"/>
                <w:b/>
                <w:sz w:val="18"/>
                <w:szCs w:val="18"/>
              </w:rPr>
              <w:t>Планировщик бюджета УА</w:t>
            </w:r>
            <w:r w:rsidRPr="00976A92">
              <w:rPr>
                <w:rFonts w:ascii="Arial" w:hAnsi="Arial" w:cs="Arial"/>
                <w:sz w:val="18"/>
                <w:szCs w:val="18"/>
              </w:rPr>
              <w:t>)</w:t>
            </w:r>
          </w:p>
          <w:p w14:paraId="79A0F6EA" w14:textId="77777777" w:rsidR="00CC4123" w:rsidRPr="00976A92" w:rsidRDefault="00CC4123" w:rsidP="001312FA">
            <w:pPr>
              <w:rPr>
                <w:rFonts w:ascii="Arial" w:hAnsi="Arial" w:cs="Arial"/>
                <w:sz w:val="18"/>
                <w:szCs w:val="18"/>
              </w:rPr>
            </w:pPr>
            <w:r w:rsidRPr="00976A92">
              <w:rPr>
                <w:rFonts w:ascii="Arial" w:hAnsi="Arial" w:cs="Arial"/>
                <w:sz w:val="18"/>
                <w:szCs w:val="18"/>
              </w:rPr>
              <w:t>При необходимости ТД может отправить на корректировку в БЕ или внести корректировку самостоятельно</w:t>
            </w:r>
          </w:p>
          <w:p w14:paraId="2F2D5776" w14:textId="77777777" w:rsidR="00CC4123" w:rsidRDefault="00CC4123" w:rsidP="001312FA">
            <w:pPr>
              <w:rPr>
                <w:rFonts w:ascii="Arial" w:hAnsi="Arial" w:cs="Arial"/>
                <w:sz w:val="18"/>
                <w:szCs w:val="18"/>
              </w:rPr>
            </w:pPr>
            <w:r w:rsidRPr="00976A92">
              <w:rPr>
                <w:rFonts w:ascii="Arial" w:hAnsi="Arial" w:cs="Arial"/>
                <w:sz w:val="18"/>
                <w:szCs w:val="18"/>
              </w:rPr>
              <w:t>Согласование мастер-плана происходит в системе SAP (статусная схема</w:t>
            </w:r>
            <w:r>
              <w:rPr>
                <w:rFonts w:ascii="Arial" w:hAnsi="Arial" w:cs="Arial"/>
                <w:sz w:val="18"/>
                <w:szCs w:val="18"/>
              </w:rPr>
              <w:t>)</w:t>
            </w:r>
          </w:p>
        </w:tc>
        <w:tc>
          <w:tcPr>
            <w:tcW w:w="406" w:type="pct"/>
          </w:tcPr>
          <w:p w14:paraId="7981056F" w14:textId="77777777" w:rsidR="00CC4123" w:rsidRDefault="00CC4123" w:rsidP="001312FA">
            <w:pPr>
              <w:rPr>
                <w:rFonts w:ascii="Arial" w:hAnsi="Arial" w:cs="Arial"/>
                <w:sz w:val="18"/>
                <w:szCs w:val="18"/>
              </w:rPr>
            </w:pPr>
            <w:r>
              <w:rPr>
                <w:rFonts w:ascii="Arial" w:hAnsi="Arial" w:cs="Arial"/>
                <w:sz w:val="18"/>
                <w:szCs w:val="18"/>
              </w:rPr>
              <w:t>Новые функции</w:t>
            </w:r>
          </w:p>
        </w:tc>
        <w:tc>
          <w:tcPr>
            <w:tcW w:w="571" w:type="pct"/>
            <w:shd w:val="clear" w:color="auto" w:fill="auto"/>
          </w:tcPr>
          <w:p w14:paraId="65BA5CAC" w14:textId="77777777" w:rsidR="00CC4123" w:rsidRDefault="00CC4123" w:rsidP="001312FA">
            <w:pPr>
              <w:rPr>
                <w:rFonts w:ascii="Arial" w:hAnsi="Arial" w:cs="Arial"/>
                <w:sz w:val="18"/>
                <w:szCs w:val="18"/>
              </w:rPr>
            </w:pPr>
            <w:r>
              <w:rPr>
                <w:rFonts w:ascii="Arial" w:hAnsi="Arial" w:cs="Arial"/>
                <w:sz w:val="18"/>
                <w:szCs w:val="18"/>
              </w:rPr>
              <w:t xml:space="preserve">1. </w:t>
            </w:r>
            <w:r w:rsidRPr="00F9445D">
              <w:rPr>
                <w:rFonts w:ascii="Arial" w:hAnsi="Arial" w:cs="Arial"/>
                <w:sz w:val="18"/>
                <w:szCs w:val="18"/>
              </w:rPr>
              <w:t>Выполнение бюджетных показателей ремонтов, %</w:t>
            </w:r>
          </w:p>
          <w:p w14:paraId="063B1BCE" w14:textId="77777777" w:rsidR="00CC4123" w:rsidRDefault="00CC4123" w:rsidP="001312FA">
            <w:pPr>
              <w:rPr>
                <w:rFonts w:ascii="Arial" w:hAnsi="Arial" w:cs="Arial"/>
                <w:sz w:val="18"/>
                <w:szCs w:val="18"/>
              </w:rPr>
            </w:pPr>
            <w:r>
              <w:rPr>
                <w:rFonts w:ascii="Arial" w:hAnsi="Arial" w:cs="Arial"/>
                <w:sz w:val="18"/>
                <w:szCs w:val="18"/>
              </w:rPr>
              <w:t xml:space="preserve">2. </w:t>
            </w:r>
            <w:r w:rsidRPr="00F9445D">
              <w:rPr>
                <w:rFonts w:ascii="Arial" w:hAnsi="Arial" w:cs="Arial"/>
                <w:sz w:val="18"/>
                <w:szCs w:val="18"/>
              </w:rPr>
              <w:t>Планирование всех воздействий на ПА, с учетом вновь вводимых/выводимых</w:t>
            </w:r>
          </w:p>
          <w:p w14:paraId="24A65E04" w14:textId="77777777" w:rsidR="00CC4123" w:rsidRPr="00F9445D" w:rsidRDefault="00CC4123" w:rsidP="001312FA">
            <w:pPr>
              <w:rPr>
                <w:rFonts w:ascii="Arial" w:hAnsi="Arial" w:cs="Arial"/>
                <w:sz w:val="18"/>
                <w:szCs w:val="18"/>
              </w:rPr>
            </w:pPr>
          </w:p>
          <w:p w14:paraId="1D71916D" w14:textId="77777777" w:rsidR="00CC4123" w:rsidRPr="00F9445D" w:rsidRDefault="00CC4123" w:rsidP="001312FA">
            <w:pPr>
              <w:rPr>
                <w:rFonts w:ascii="Arial" w:hAnsi="Arial" w:cs="Arial"/>
                <w:sz w:val="18"/>
                <w:szCs w:val="18"/>
              </w:rPr>
            </w:pPr>
            <w:r>
              <w:rPr>
                <w:rFonts w:ascii="Arial" w:hAnsi="Arial" w:cs="Arial"/>
                <w:sz w:val="18"/>
                <w:szCs w:val="18"/>
              </w:rPr>
              <w:t xml:space="preserve">3. </w:t>
            </w:r>
            <w:r w:rsidRPr="00F9445D">
              <w:rPr>
                <w:rFonts w:ascii="Arial" w:hAnsi="Arial" w:cs="Arial"/>
                <w:sz w:val="18"/>
                <w:szCs w:val="18"/>
              </w:rPr>
              <w:t>Возможность планирования затрат на долгосрочной перспективе (на 10 лет, 3 года)</w:t>
            </w:r>
          </w:p>
          <w:p w14:paraId="28E4D180" w14:textId="77777777" w:rsidR="00CC4123" w:rsidRDefault="00CC4123" w:rsidP="001312FA">
            <w:pPr>
              <w:rPr>
                <w:rFonts w:ascii="Arial" w:hAnsi="Arial" w:cs="Arial"/>
                <w:sz w:val="18"/>
                <w:szCs w:val="18"/>
              </w:rPr>
            </w:pPr>
          </w:p>
        </w:tc>
        <w:tc>
          <w:tcPr>
            <w:tcW w:w="613" w:type="pct"/>
          </w:tcPr>
          <w:p w14:paraId="6D45D93D" w14:textId="77777777" w:rsidR="00CC4123" w:rsidRPr="00F9445D" w:rsidRDefault="00CC4123" w:rsidP="001312FA">
            <w:pPr>
              <w:rPr>
                <w:rFonts w:ascii="Arial" w:hAnsi="Arial" w:cs="Arial"/>
                <w:sz w:val="18"/>
                <w:szCs w:val="18"/>
              </w:rPr>
            </w:pPr>
            <w:r>
              <w:rPr>
                <w:rFonts w:ascii="Arial" w:hAnsi="Arial" w:cs="Arial"/>
                <w:sz w:val="18"/>
                <w:szCs w:val="18"/>
              </w:rPr>
              <w:t xml:space="preserve">1. </w:t>
            </w:r>
            <w:r w:rsidRPr="00F9445D">
              <w:rPr>
                <w:rFonts w:ascii="Arial" w:hAnsi="Arial" w:cs="Arial"/>
                <w:sz w:val="18"/>
                <w:szCs w:val="18"/>
              </w:rPr>
              <w:t>Cторо= Сф/Спл, Сф - фактические расходы (бюджет) на проведение ремонтов, руб.</w:t>
            </w:r>
          </w:p>
          <w:p w14:paraId="2BABECC7" w14:textId="77777777" w:rsidR="00CC4123" w:rsidRDefault="00CC4123" w:rsidP="001312FA">
            <w:pPr>
              <w:rPr>
                <w:rFonts w:ascii="Arial" w:hAnsi="Arial" w:cs="Arial"/>
                <w:sz w:val="18"/>
                <w:szCs w:val="18"/>
              </w:rPr>
            </w:pPr>
            <w:r w:rsidRPr="00F9445D">
              <w:rPr>
                <w:rFonts w:ascii="Arial" w:hAnsi="Arial" w:cs="Arial"/>
                <w:sz w:val="18"/>
                <w:szCs w:val="18"/>
              </w:rPr>
              <w:t>Спл - Плановые расходы(бюджет) на проведение ремонтов, руб.</w:t>
            </w:r>
          </w:p>
          <w:p w14:paraId="7DA74C41" w14:textId="77777777" w:rsidR="00CC4123" w:rsidRDefault="00CC4123" w:rsidP="001312FA">
            <w:pPr>
              <w:rPr>
                <w:rFonts w:ascii="Arial" w:hAnsi="Arial" w:cs="Arial"/>
                <w:sz w:val="18"/>
                <w:szCs w:val="18"/>
              </w:rPr>
            </w:pPr>
          </w:p>
          <w:p w14:paraId="16256223" w14:textId="77777777" w:rsidR="00CC4123" w:rsidRDefault="00CC4123" w:rsidP="001312FA">
            <w:pPr>
              <w:rPr>
                <w:rFonts w:ascii="Arial" w:hAnsi="Arial" w:cs="Arial"/>
                <w:sz w:val="18"/>
                <w:szCs w:val="18"/>
              </w:rPr>
            </w:pPr>
            <w:r>
              <w:rPr>
                <w:rFonts w:ascii="Arial" w:hAnsi="Arial" w:cs="Arial"/>
                <w:sz w:val="18"/>
                <w:szCs w:val="18"/>
              </w:rPr>
              <w:t>2. Качественный показатель</w:t>
            </w:r>
          </w:p>
          <w:p w14:paraId="33328A65" w14:textId="77777777" w:rsidR="00CC4123" w:rsidRDefault="00CC4123" w:rsidP="001312FA">
            <w:pPr>
              <w:rPr>
                <w:rFonts w:ascii="Arial" w:hAnsi="Arial" w:cs="Arial"/>
                <w:sz w:val="18"/>
                <w:szCs w:val="18"/>
              </w:rPr>
            </w:pPr>
          </w:p>
          <w:p w14:paraId="34F40894" w14:textId="77777777" w:rsidR="00CC4123" w:rsidRPr="00F9445D" w:rsidRDefault="00CC4123" w:rsidP="001312FA">
            <w:pPr>
              <w:rPr>
                <w:rFonts w:ascii="Arial" w:hAnsi="Arial" w:cs="Arial"/>
                <w:sz w:val="18"/>
                <w:szCs w:val="18"/>
              </w:rPr>
            </w:pPr>
            <w:r>
              <w:rPr>
                <w:rFonts w:ascii="Arial" w:hAnsi="Arial" w:cs="Arial"/>
                <w:sz w:val="18"/>
                <w:szCs w:val="18"/>
              </w:rPr>
              <w:t>3. Качественный показатель</w:t>
            </w:r>
          </w:p>
        </w:tc>
      </w:tr>
      <w:tr w:rsidR="00CC4123" w:rsidRPr="00B4018C" w14:paraId="0BD5B817" w14:textId="77777777" w:rsidTr="001312FA">
        <w:trPr>
          <w:cantSplit/>
        </w:trPr>
        <w:tc>
          <w:tcPr>
            <w:tcW w:w="238" w:type="pct"/>
            <w:shd w:val="clear" w:color="auto" w:fill="auto"/>
          </w:tcPr>
          <w:p w14:paraId="5CEBBBB0" w14:textId="77777777" w:rsidR="00CC4123" w:rsidRPr="00B4018C" w:rsidRDefault="00CC4123" w:rsidP="001312FA">
            <w:pPr>
              <w:jc w:val="left"/>
              <w:rPr>
                <w:rFonts w:ascii="Arial" w:hAnsi="Arial" w:cs="Arial"/>
                <w:sz w:val="18"/>
                <w:szCs w:val="18"/>
              </w:rPr>
            </w:pPr>
            <w:r>
              <w:rPr>
                <w:rFonts w:ascii="Arial" w:hAnsi="Arial" w:cs="Arial"/>
                <w:color w:val="000000"/>
                <w:sz w:val="18"/>
                <w:szCs w:val="18"/>
              </w:rPr>
              <w:t>2</w:t>
            </w:r>
          </w:p>
        </w:tc>
        <w:tc>
          <w:tcPr>
            <w:tcW w:w="557" w:type="pct"/>
          </w:tcPr>
          <w:p w14:paraId="5A8C48D8" w14:textId="77777777" w:rsidR="00CC4123" w:rsidRDefault="00CC4123" w:rsidP="001312FA">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493" w:type="pct"/>
          </w:tcPr>
          <w:p w14:paraId="52D3749D" w14:textId="77777777" w:rsidR="00CC4123" w:rsidRDefault="00CC4123" w:rsidP="001312FA">
            <w:pPr>
              <w:rPr>
                <w:rFonts w:ascii="Arial" w:hAnsi="Arial" w:cs="Arial"/>
                <w:sz w:val="18"/>
                <w:szCs w:val="18"/>
              </w:rPr>
            </w:pPr>
            <w:r>
              <w:rPr>
                <w:rFonts w:ascii="Arial" w:hAnsi="Arial" w:cs="Arial"/>
                <w:sz w:val="18"/>
                <w:szCs w:val="18"/>
              </w:rPr>
              <w:t>ПП-07.02</w:t>
            </w:r>
            <w:r>
              <w:rPr>
                <w:rFonts w:ascii="Arial" w:hAnsi="Arial" w:cs="Arial"/>
                <w:sz w:val="18"/>
                <w:szCs w:val="18"/>
              </w:rPr>
              <w:br/>
              <w:t>Планирование программы управления производственными активами</w:t>
            </w:r>
          </w:p>
        </w:tc>
        <w:tc>
          <w:tcPr>
            <w:tcW w:w="543" w:type="pct"/>
          </w:tcPr>
          <w:p w14:paraId="152D8554" w14:textId="77777777" w:rsidR="00CC4123" w:rsidRDefault="00CC4123" w:rsidP="001312FA">
            <w:pPr>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583" w:type="pct"/>
          </w:tcPr>
          <w:p w14:paraId="0E609646" w14:textId="77777777" w:rsidR="00CC4123" w:rsidRDefault="00CC4123" w:rsidP="001312FA">
            <w:pPr>
              <w:spacing w:after="240"/>
              <w:rPr>
                <w:rFonts w:ascii="Arial" w:hAnsi="Arial" w:cs="Arial"/>
                <w:sz w:val="18"/>
                <w:szCs w:val="18"/>
              </w:rPr>
            </w:pPr>
            <w:r>
              <w:rPr>
                <w:rFonts w:ascii="Arial" w:hAnsi="Arial" w:cs="Arial"/>
                <w:sz w:val="18"/>
                <w:szCs w:val="18"/>
              </w:rPr>
              <w:t xml:space="preserve">PM.PC.1.2 </w:t>
            </w:r>
            <w:r w:rsidRPr="00976A92">
              <w:rPr>
                <w:rFonts w:ascii="Arial" w:hAnsi="Arial" w:cs="Arial"/>
                <w:sz w:val="18"/>
                <w:szCs w:val="18"/>
              </w:rPr>
              <w:t>Возможность формирования в системе плановой калькуляции затрат на воздействия на ПА в разрезе заказов ТОРО и сетевых графиков</w:t>
            </w:r>
          </w:p>
        </w:tc>
        <w:tc>
          <w:tcPr>
            <w:tcW w:w="996" w:type="pct"/>
          </w:tcPr>
          <w:p w14:paraId="2A71BC18" w14:textId="77777777" w:rsidR="00CC4123" w:rsidRPr="00976A92" w:rsidRDefault="00CC4123" w:rsidP="001312FA">
            <w:pPr>
              <w:rPr>
                <w:rFonts w:ascii="Arial" w:hAnsi="Arial" w:cs="Arial"/>
                <w:sz w:val="18"/>
                <w:szCs w:val="18"/>
              </w:rPr>
            </w:pPr>
            <w:r w:rsidRPr="00976A92">
              <w:rPr>
                <w:rFonts w:ascii="Arial" w:hAnsi="Arial" w:cs="Arial"/>
                <w:sz w:val="18"/>
                <w:szCs w:val="18"/>
              </w:rPr>
              <w:t>Возможность проведения расчета плановой калькуляции на основе сформированных техкарт, планов ТОРО, заказов ТОРО и сетевых графиков</w:t>
            </w:r>
          </w:p>
          <w:p w14:paraId="6849B531" w14:textId="77777777" w:rsidR="00CC4123" w:rsidRDefault="00CC4123" w:rsidP="001312FA">
            <w:pPr>
              <w:rPr>
                <w:rFonts w:ascii="Arial" w:hAnsi="Arial" w:cs="Arial"/>
                <w:sz w:val="18"/>
                <w:szCs w:val="18"/>
              </w:rPr>
            </w:pPr>
            <w:r w:rsidRPr="00976A92">
              <w:rPr>
                <w:rFonts w:ascii="Arial" w:hAnsi="Arial" w:cs="Arial"/>
                <w:sz w:val="18"/>
                <w:szCs w:val="18"/>
              </w:rPr>
              <w:t>Анализ стоимости плановых мероприятий ТОиР на основе проведенной калькуляции по планам ТОРО</w:t>
            </w:r>
          </w:p>
        </w:tc>
        <w:tc>
          <w:tcPr>
            <w:tcW w:w="406" w:type="pct"/>
          </w:tcPr>
          <w:p w14:paraId="6EB8F5C9" w14:textId="77777777" w:rsidR="00CC4123" w:rsidRDefault="00CC4123" w:rsidP="001312FA">
            <w:pPr>
              <w:rPr>
                <w:rFonts w:ascii="Arial" w:hAnsi="Arial" w:cs="Arial"/>
                <w:sz w:val="18"/>
                <w:szCs w:val="18"/>
              </w:rPr>
            </w:pPr>
            <w:r>
              <w:rPr>
                <w:rFonts w:ascii="Arial" w:hAnsi="Arial" w:cs="Arial"/>
                <w:sz w:val="18"/>
                <w:szCs w:val="18"/>
              </w:rPr>
              <w:t>Новые функции</w:t>
            </w:r>
          </w:p>
        </w:tc>
        <w:tc>
          <w:tcPr>
            <w:tcW w:w="571" w:type="pct"/>
            <w:shd w:val="clear" w:color="auto" w:fill="auto"/>
          </w:tcPr>
          <w:p w14:paraId="48BA09D1" w14:textId="77777777" w:rsidR="00CC4123" w:rsidRPr="00B640C0" w:rsidRDefault="00CC4123" w:rsidP="001312FA">
            <w:pPr>
              <w:pStyle w:val="af9"/>
              <w:ind w:left="0"/>
              <w:rPr>
                <w:rFonts w:ascii="Arial" w:hAnsi="Arial" w:cs="Arial"/>
                <w:sz w:val="18"/>
                <w:szCs w:val="18"/>
              </w:rPr>
            </w:pPr>
            <w:r>
              <w:rPr>
                <w:rFonts w:ascii="Arial" w:hAnsi="Arial" w:cs="Arial"/>
                <w:sz w:val="18"/>
                <w:szCs w:val="18"/>
              </w:rPr>
              <w:t xml:space="preserve">1. </w:t>
            </w:r>
            <w:r w:rsidRPr="00B640C0">
              <w:rPr>
                <w:rFonts w:ascii="Arial" w:hAnsi="Arial" w:cs="Arial"/>
                <w:sz w:val="18"/>
                <w:szCs w:val="18"/>
              </w:rPr>
              <w:t xml:space="preserve">Возможность оценки стоимости воздействий </w:t>
            </w:r>
          </w:p>
          <w:p w14:paraId="2417830D" w14:textId="77777777" w:rsidR="00CC4123" w:rsidRPr="00B640C0" w:rsidRDefault="00CC4123" w:rsidP="001312FA">
            <w:pPr>
              <w:pStyle w:val="af9"/>
              <w:ind w:left="413"/>
              <w:rPr>
                <w:rFonts w:ascii="Arial" w:hAnsi="Arial" w:cs="Arial"/>
                <w:sz w:val="18"/>
                <w:szCs w:val="18"/>
              </w:rPr>
            </w:pPr>
          </w:p>
        </w:tc>
        <w:tc>
          <w:tcPr>
            <w:tcW w:w="613" w:type="pct"/>
          </w:tcPr>
          <w:p w14:paraId="350B4152" w14:textId="77777777" w:rsidR="00CC4123" w:rsidRDefault="00CC4123" w:rsidP="001312FA">
            <w:pPr>
              <w:rPr>
                <w:rFonts w:ascii="Arial" w:hAnsi="Arial" w:cs="Arial"/>
                <w:sz w:val="18"/>
                <w:szCs w:val="18"/>
              </w:rPr>
            </w:pPr>
            <w:r>
              <w:rPr>
                <w:rFonts w:ascii="Arial" w:hAnsi="Arial" w:cs="Arial"/>
                <w:sz w:val="18"/>
                <w:szCs w:val="18"/>
              </w:rPr>
              <w:t> 1. Качественный показатель</w:t>
            </w:r>
          </w:p>
        </w:tc>
      </w:tr>
      <w:tr w:rsidR="00727F3A" w:rsidRPr="00B4018C" w14:paraId="48A2D268" w14:textId="77777777" w:rsidTr="001312FA">
        <w:trPr>
          <w:cantSplit/>
        </w:trPr>
        <w:tc>
          <w:tcPr>
            <w:tcW w:w="238" w:type="pct"/>
            <w:shd w:val="clear" w:color="auto" w:fill="auto"/>
          </w:tcPr>
          <w:p w14:paraId="3F7D8ED8" w14:textId="4C69EA0F" w:rsidR="00727F3A" w:rsidRDefault="00727F3A" w:rsidP="00727F3A">
            <w:pPr>
              <w:jc w:val="left"/>
              <w:rPr>
                <w:rFonts w:ascii="Arial" w:hAnsi="Arial" w:cs="Arial"/>
                <w:color w:val="000000"/>
                <w:sz w:val="18"/>
                <w:szCs w:val="18"/>
              </w:rPr>
            </w:pPr>
            <w:r>
              <w:rPr>
                <w:rFonts w:ascii="Arial" w:hAnsi="Arial" w:cs="Arial"/>
                <w:color w:val="000000"/>
                <w:sz w:val="18"/>
                <w:szCs w:val="18"/>
              </w:rPr>
              <w:t>3</w:t>
            </w:r>
          </w:p>
        </w:tc>
        <w:tc>
          <w:tcPr>
            <w:tcW w:w="557" w:type="pct"/>
          </w:tcPr>
          <w:p w14:paraId="4EDDBD39" w14:textId="336D4BF3" w:rsidR="00727F3A" w:rsidRDefault="00727F3A" w:rsidP="00727F3A">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493" w:type="pct"/>
          </w:tcPr>
          <w:p w14:paraId="2BB11BDC" w14:textId="030772F0" w:rsidR="00727F3A" w:rsidRDefault="00727F3A" w:rsidP="00727F3A">
            <w:pPr>
              <w:rPr>
                <w:rFonts w:ascii="Arial" w:hAnsi="Arial" w:cs="Arial"/>
                <w:sz w:val="18"/>
                <w:szCs w:val="18"/>
              </w:rPr>
            </w:pPr>
            <w:r>
              <w:rPr>
                <w:rFonts w:ascii="Arial" w:hAnsi="Arial" w:cs="Arial"/>
                <w:sz w:val="18"/>
                <w:szCs w:val="18"/>
              </w:rPr>
              <w:t> </w:t>
            </w:r>
          </w:p>
        </w:tc>
        <w:tc>
          <w:tcPr>
            <w:tcW w:w="543" w:type="pct"/>
          </w:tcPr>
          <w:p w14:paraId="44868CD4" w14:textId="4FD10381" w:rsidR="00727F3A" w:rsidRDefault="00727F3A" w:rsidP="00727F3A">
            <w:pPr>
              <w:rPr>
                <w:rFonts w:ascii="Arial" w:hAnsi="Arial" w:cs="Arial"/>
                <w:sz w:val="18"/>
                <w:szCs w:val="18"/>
              </w:rPr>
            </w:pPr>
            <w:r>
              <w:rPr>
                <w:rFonts w:ascii="Arial" w:hAnsi="Arial" w:cs="Arial"/>
                <w:sz w:val="18"/>
                <w:szCs w:val="18"/>
              </w:rPr>
              <w:t xml:space="preserve">Повышение прозрачности/точности планирования мероприятий ТОиР </w:t>
            </w:r>
          </w:p>
        </w:tc>
        <w:tc>
          <w:tcPr>
            <w:tcW w:w="583" w:type="pct"/>
          </w:tcPr>
          <w:p w14:paraId="20804D0D" w14:textId="77777777" w:rsidR="00727F3A" w:rsidRPr="00976A92" w:rsidRDefault="00727F3A" w:rsidP="00727F3A">
            <w:pPr>
              <w:rPr>
                <w:rFonts w:ascii="Arial" w:hAnsi="Arial" w:cs="Arial"/>
                <w:sz w:val="18"/>
                <w:szCs w:val="18"/>
              </w:rPr>
            </w:pPr>
            <w:r>
              <w:rPr>
                <w:rFonts w:ascii="Arial" w:hAnsi="Arial" w:cs="Arial"/>
                <w:sz w:val="18"/>
                <w:szCs w:val="18"/>
              </w:rPr>
              <w:t xml:space="preserve">PM.PC.1.6 </w:t>
            </w:r>
            <w:r w:rsidRPr="00976A92">
              <w:rPr>
                <w:rFonts w:ascii="Arial" w:hAnsi="Arial" w:cs="Arial"/>
                <w:sz w:val="18"/>
                <w:szCs w:val="18"/>
              </w:rPr>
              <w:t>Организация процедуры ранжирования активов в системе</w:t>
            </w:r>
          </w:p>
          <w:p w14:paraId="78D58CE9" w14:textId="77777777" w:rsidR="00727F3A" w:rsidRDefault="00727F3A" w:rsidP="00727F3A">
            <w:pPr>
              <w:spacing w:after="240"/>
              <w:rPr>
                <w:rFonts w:ascii="Arial" w:hAnsi="Arial" w:cs="Arial"/>
                <w:sz w:val="18"/>
                <w:szCs w:val="18"/>
              </w:rPr>
            </w:pPr>
          </w:p>
        </w:tc>
        <w:tc>
          <w:tcPr>
            <w:tcW w:w="996" w:type="pct"/>
          </w:tcPr>
          <w:p w14:paraId="7518A663" w14:textId="77777777" w:rsidR="00727F3A" w:rsidRPr="00976A92" w:rsidRDefault="00727F3A" w:rsidP="00727F3A">
            <w:pPr>
              <w:rPr>
                <w:rFonts w:ascii="Arial" w:hAnsi="Arial" w:cs="Arial"/>
                <w:sz w:val="18"/>
                <w:szCs w:val="18"/>
              </w:rPr>
            </w:pPr>
            <w:r w:rsidRPr="00976A92">
              <w:rPr>
                <w:rFonts w:ascii="Arial" w:hAnsi="Arial" w:cs="Arial"/>
                <w:sz w:val="18"/>
                <w:szCs w:val="18"/>
              </w:rPr>
              <w:t xml:space="preserve">В системе создаётся и ведётся перечень оборудования </w:t>
            </w:r>
          </w:p>
          <w:p w14:paraId="4DB42CC9" w14:textId="77777777" w:rsidR="00727F3A" w:rsidRPr="00976A92" w:rsidRDefault="00727F3A" w:rsidP="00727F3A">
            <w:pPr>
              <w:rPr>
                <w:rFonts w:ascii="Arial" w:hAnsi="Arial" w:cs="Arial"/>
                <w:sz w:val="18"/>
                <w:szCs w:val="18"/>
              </w:rPr>
            </w:pPr>
            <w:r w:rsidRPr="00976A92">
              <w:rPr>
                <w:rFonts w:ascii="Arial" w:hAnsi="Arial" w:cs="Arial"/>
                <w:sz w:val="18"/>
                <w:szCs w:val="18"/>
              </w:rPr>
              <w:t>В методике «Определение критичности оборудования» будут определены критерии критичности оборудования</w:t>
            </w:r>
          </w:p>
          <w:p w14:paraId="1426E893" w14:textId="77777777" w:rsidR="00727F3A" w:rsidRPr="00976A92" w:rsidRDefault="00727F3A" w:rsidP="00727F3A">
            <w:pPr>
              <w:rPr>
                <w:rFonts w:ascii="Arial" w:hAnsi="Arial" w:cs="Arial"/>
                <w:sz w:val="18"/>
                <w:szCs w:val="18"/>
              </w:rPr>
            </w:pPr>
            <w:r w:rsidRPr="00C16008">
              <w:rPr>
                <w:rFonts w:ascii="Arial" w:hAnsi="Arial" w:cs="Arial"/>
                <w:b/>
                <w:color w:val="000000" w:themeColor="text1"/>
                <w:sz w:val="18"/>
                <w:szCs w:val="18"/>
              </w:rPr>
              <w:t>Роль Инженер по надёжности</w:t>
            </w:r>
            <w:r w:rsidRPr="00C16008">
              <w:rPr>
                <w:rFonts w:ascii="Arial" w:hAnsi="Arial" w:cs="Arial"/>
                <w:color w:val="000000" w:themeColor="text1"/>
                <w:sz w:val="18"/>
                <w:szCs w:val="18"/>
              </w:rPr>
              <w:t xml:space="preserve"> </w:t>
            </w:r>
            <w:r w:rsidRPr="00976A92">
              <w:rPr>
                <w:rFonts w:ascii="Arial" w:hAnsi="Arial" w:cs="Arial"/>
                <w:sz w:val="18"/>
                <w:szCs w:val="18"/>
              </w:rPr>
              <w:t>определяет критичность оборудования на основании критериев критичности и вносит информацию в систему</w:t>
            </w:r>
          </w:p>
          <w:p w14:paraId="33B502CE" w14:textId="77777777" w:rsidR="00727F3A" w:rsidRPr="00976A92" w:rsidRDefault="00727F3A" w:rsidP="00727F3A">
            <w:pPr>
              <w:rPr>
                <w:rFonts w:ascii="Arial" w:hAnsi="Arial" w:cs="Arial"/>
                <w:sz w:val="18"/>
                <w:szCs w:val="18"/>
              </w:rPr>
            </w:pPr>
            <w:r w:rsidRPr="00976A92">
              <w:rPr>
                <w:rFonts w:ascii="Arial" w:hAnsi="Arial" w:cs="Arial"/>
                <w:sz w:val="18"/>
                <w:szCs w:val="18"/>
              </w:rPr>
              <w:t>В системе формируется отчетность в разрезе единиц оборудования для обоснования бюджета ремонтов (критичность, тех состояние, даты проведения ремонтов, графики воздействия)</w:t>
            </w:r>
          </w:p>
          <w:p w14:paraId="4239638A" w14:textId="77777777" w:rsidR="00727F3A" w:rsidRPr="00976A92" w:rsidRDefault="00727F3A" w:rsidP="00727F3A">
            <w:pPr>
              <w:rPr>
                <w:rFonts w:ascii="Arial" w:hAnsi="Arial" w:cs="Arial"/>
                <w:sz w:val="18"/>
                <w:szCs w:val="18"/>
              </w:rPr>
            </w:pPr>
            <w:r w:rsidRPr="00976A92">
              <w:rPr>
                <w:rFonts w:ascii="Arial" w:hAnsi="Arial" w:cs="Arial"/>
                <w:sz w:val="18"/>
                <w:szCs w:val="18"/>
              </w:rPr>
              <w:t>На основании ранга единиц оборудования в системе происходит приоритизирование воздействий на заказах ТОРО и сетевых графиках в соответствии с методикой ранжирование</w:t>
            </w:r>
          </w:p>
          <w:p w14:paraId="338BB610" w14:textId="2EAC82A5" w:rsidR="00727F3A" w:rsidRPr="00976A92" w:rsidRDefault="00727F3A" w:rsidP="00727F3A">
            <w:pPr>
              <w:rPr>
                <w:rFonts w:ascii="Arial" w:hAnsi="Arial" w:cs="Arial"/>
                <w:sz w:val="18"/>
                <w:szCs w:val="18"/>
              </w:rPr>
            </w:pPr>
            <w:r w:rsidRPr="00976A92">
              <w:rPr>
                <w:rFonts w:ascii="Arial" w:hAnsi="Arial" w:cs="Arial"/>
                <w:sz w:val="18"/>
                <w:szCs w:val="18"/>
              </w:rPr>
              <w:t>Приоритизация проектов выполняется в системе SAP BPC в соответствии с методикой планирования</w:t>
            </w:r>
          </w:p>
        </w:tc>
        <w:tc>
          <w:tcPr>
            <w:tcW w:w="406" w:type="pct"/>
          </w:tcPr>
          <w:p w14:paraId="11D4618D" w14:textId="2B1CC1CB" w:rsidR="00727F3A" w:rsidRDefault="00727F3A" w:rsidP="00727F3A">
            <w:pPr>
              <w:rPr>
                <w:rFonts w:ascii="Arial" w:hAnsi="Arial" w:cs="Arial"/>
                <w:sz w:val="18"/>
                <w:szCs w:val="18"/>
              </w:rPr>
            </w:pPr>
            <w:r>
              <w:rPr>
                <w:rFonts w:ascii="Arial" w:hAnsi="Arial" w:cs="Arial"/>
                <w:sz w:val="18"/>
                <w:szCs w:val="18"/>
              </w:rPr>
              <w:t>Новые функции</w:t>
            </w:r>
          </w:p>
        </w:tc>
        <w:tc>
          <w:tcPr>
            <w:tcW w:w="571" w:type="pct"/>
            <w:shd w:val="clear" w:color="auto" w:fill="auto"/>
          </w:tcPr>
          <w:p w14:paraId="09435806" w14:textId="77777777" w:rsidR="00727F3A" w:rsidRPr="003238EE" w:rsidRDefault="00727F3A" w:rsidP="00727F3A">
            <w:pPr>
              <w:rPr>
                <w:rFonts w:ascii="Arial" w:hAnsi="Arial" w:cs="Arial"/>
                <w:sz w:val="18"/>
                <w:szCs w:val="18"/>
              </w:rPr>
            </w:pPr>
            <w:r w:rsidRPr="003238EE">
              <w:rPr>
                <w:rFonts w:ascii="Arial" w:hAnsi="Arial" w:cs="Arial"/>
                <w:sz w:val="18"/>
                <w:szCs w:val="18"/>
              </w:rPr>
              <w:t>Полнота покрытия всех объектов при планировании воздействий</w:t>
            </w:r>
          </w:p>
          <w:p w14:paraId="1BAF1A9E" w14:textId="77777777" w:rsidR="00727F3A" w:rsidRDefault="00727F3A" w:rsidP="00727F3A">
            <w:pPr>
              <w:pStyle w:val="af9"/>
              <w:ind w:left="0"/>
              <w:rPr>
                <w:rFonts w:ascii="Arial" w:hAnsi="Arial" w:cs="Arial"/>
                <w:sz w:val="18"/>
                <w:szCs w:val="18"/>
              </w:rPr>
            </w:pPr>
          </w:p>
        </w:tc>
        <w:tc>
          <w:tcPr>
            <w:tcW w:w="613" w:type="pct"/>
          </w:tcPr>
          <w:p w14:paraId="279CE250" w14:textId="3F09A40C" w:rsidR="00727F3A" w:rsidRDefault="00727F3A" w:rsidP="00727F3A">
            <w:pPr>
              <w:rPr>
                <w:rFonts w:ascii="Arial" w:hAnsi="Arial" w:cs="Arial"/>
                <w:sz w:val="18"/>
                <w:szCs w:val="18"/>
              </w:rPr>
            </w:pPr>
            <w:r>
              <w:rPr>
                <w:rFonts w:ascii="Arial" w:hAnsi="Arial" w:cs="Arial"/>
                <w:sz w:val="18"/>
                <w:szCs w:val="18"/>
              </w:rPr>
              <w:t>Качественный показатель</w:t>
            </w:r>
          </w:p>
        </w:tc>
      </w:tr>
      <w:tr w:rsidR="00727F3A" w:rsidRPr="00282A36" w14:paraId="76BEF256" w14:textId="77777777" w:rsidTr="001312FA">
        <w:trPr>
          <w:cantSplit/>
        </w:trPr>
        <w:tc>
          <w:tcPr>
            <w:tcW w:w="238" w:type="pct"/>
            <w:shd w:val="clear" w:color="auto" w:fill="auto"/>
          </w:tcPr>
          <w:p w14:paraId="7FC5FF2D" w14:textId="10046203" w:rsidR="00727F3A" w:rsidRPr="00B4018C" w:rsidRDefault="00727F3A" w:rsidP="00727F3A">
            <w:pPr>
              <w:jc w:val="left"/>
              <w:rPr>
                <w:rFonts w:ascii="Arial" w:hAnsi="Arial" w:cs="Arial"/>
                <w:color w:val="000000"/>
                <w:sz w:val="18"/>
                <w:szCs w:val="18"/>
                <w:lang w:eastAsia="ru-RU"/>
              </w:rPr>
            </w:pPr>
            <w:r>
              <w:rPr>
                <w:rFonts w:ascii="Arial" w:hAnsi="Arial" w:cs="Arial"/>
                <w:color w:val="000000"/>
                <w:sz w:val="18"/>
                <w:szCs w:val="18"/>
              </w:rPr>
              <w:t>4</w:t>
            </w:r>
          </w:p>
        </w:tc>
        <w:tc>
          <w:tcPr>
            <w:tcW w:w="557" w:type="pct"/>
          </w:tcPr>
          <w:p w14:paraId="69DB5A6E" w14:textId="77777777" w:rsidR="00727F3A" w:rsidRDefault="00727F3A" w:rsidP="00727F3A">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493" w:type="pct"/>
          </w:tcPr>
          <w:p w14:paraId="1F291C2F" w14:textId="77777777" w:rsidR="00727F3A" w:rsidRDefault="00727F3A" w:rsidP="00727F3A">
            <w:pPr>
              <w:rPr>
                <w:rFonts w:ascii="Arial" w:hAnsi="Arial" w:cs="Arial"/>
                <w:sz w:val="18"/>
                <w:szCs w:val="18"/>
              </w:rPr>
            </w:pPr>
            <w:r>
              <w:rPr>
                <w:rFonts w:ascii="Arial" w:hAnsi="Arial" w:cs="Arial"/>
                <w:sz w:val="18"/>
                <w:szCs w:val="18"/>
              </w:rPr>
              <w:t>ПП-07.06</w:t>
            </w:r>
            <w:r>
              <w:rPr>
                <w:rFonts w:ascii="Arial" w:hAnsi="Arial" w:cs="Arial"/>
                <w:sz w:val="18"/>
                <w:szCs w:val="18"/>
              </w:rPr>
              <w:br/>
              <w:t>Формирование и управление бюджетом программы управления ПА</w:t>
            </w:r>
          </w:p>
        </w:tc>
        <w:tc>
          <w:tcPr>
            <w:tcW w:w="543" w:type="pct"/>
          </w:tcPr>
          <w:p w14:paraId="072AF1F9" w14:textId="77777777" w:rsidR="00727F3A" w:rsidRDefault="00727F3A" w:rsidP="00727F3A">
            <w:pPr>
              <w:rPr>
                <w:rFonts w:ascii="Arial" w:hAnsi="Arial" w:cs="Arial"/>
                <w:sz w:val="18"/>
                <w:szCs w:val="18"/>
              </w:rPr>
            </w:pPr>
            <w:r>
              <w:rPr>
                <w:rFonts w:ascii="Arial" w:hAnsi="Arial" w:cs="Arial"/>
                <w:sz w:val="18"/>
                <w:szCs w:val="18"/>
              </w:rPr>
              <w:t>Повышение прозрачности/точности планирования мероприятий ТОиР</w:t>
            </w:r>
          </w:p>
        </w:tc>
        <w:tc>
          <w:tcPr>
            <w:tcW w:w="583" w:type="pct"/>
          </w:tcPr>
          <w:p w14:paraId="15918818" w14:textId="77777777" w:rsidR="00727F3A" w:rsidRDefault="00727F3A" w:rsidP="00727F3A">
            <w:pPr>
              <w:rPr>
                <w:rFonts w:ascii="Arial" w:hAnsi="Arial" w:cs="Arial"/>
                <w:sz w:val="18"/>
                <w:szCs w:val="18"/>
              </w:rPr>
            </w:pPr>
            <w:r>
              <w:rPr>
                <w:rFonts w:ascii="Arial" w:hAnsi="Arial" w:cs="Arial"/>
                <w:sz w:val="18"/>
                <w:szCs w:val="18"/>
              </w:rPr>
              <w:t xml:space="preserve">PM.PC.1.9 </w:t>
            </w:r>
            <w:r w:rsidRPr="00976A92">
              <w:rPr>
                <w:rFonts w:ascii="Arial" w:hAnsi="Arial" w:cs="Arial"/>
                <w:sz w:val="18"/>
                <w:szCs w:val="18"/>
              </w:rPr>
              <w:t>Формирование бюджета с использованием подхода  "снизу вверх" – программа воздействий на ПА формируется на основе техсостояния ПА и плановых объемов ТОиР</w:t>
            </w:r>
          </w:p>
        </w:tc>
        <w:tc>
          <w:tcPr>
            <w:tcW w:w="996" w:type="pct"/>
          </w:tcPr>
          <w:p w14:paraId="0B1EC1C3" w14:textId="77777777" w:rsidR="00727F3A" w:rsidRPr="00976A92" w:rsidRDefault="00727F3A" w:rsidP="00727F3A">
            <w:pPr>
              <w:rPr>
                <w:rFonts w:ascii="Arial" w:hAnsi="Arial" w:cs="Arial"/>
                <w:sz w:val="18"/>
                <w:szCs w:val="18"/>
              </w:rPr>
            </w:pPr>
            <w:r w:rsidRPr="00976A92">
              <w:rPr>
                <w:rFonts w:ascii="Arial" w:hAnsi="Arial" w:cs="Arial"/>
                <w:sz w:val="18"/>
                <w:szCs w:val="18"/>
              </w:rPr>
              <w:t>Бюджет формируется на долгосрочный/среднесрочный  годовой горизонт</w:t>
            </w:r>
          </w:p>
          <w:p w14:paraId="35FBFC6E" w14:textId="77777777" w:rsidR="00727F3A" w:rsidRPr="00976A92" w:rsidRDefault="00727F3A" w:rsidP="00727F3A">
            <w:pPr>
              <w:rPr>
                <w:rFonts w:ascii="Arial" w:hAnsi="Arial" w:cs="Arial"/>
                <w:sz w:val="18"/>
                <w:szCs w:val="18"/>
              </w:rPr>
            </w:pPr>
            <w:r w:rsidRPr="00976A92">
              <w:rPr>
                <w:rFonts w:ascii="Arial" w:hAnsi="Arial" w:cs="Arial"/>
                <w:sz w:val="18"/>
                <w:szCs w:val="18"/>
              </w:rPr>
              <w:t>В бюджет включены все воздействия на ПА (ТОиР, замена и модернизация, целевые программы)</w:t>
            </w:r>
          </w:p>
          <w:p w14:paraId="1F0FD058" w14:textId="77777777" w:rsidR="00727F3A" w:rsidRPr="00976A92" w:rsidRDefault="00727F3A" w:rsidP="00727F3A">
            <w:pPr>
              <w:rPr>
                <w:rFonts w:ascii="Arial" w:hAnsi="Arial" w:cs="Arial"/>
                <w:sz w:val="18"/>
                <w:szCs w:val="18"/>
              </w:rPr>
            </w:pPr>
            <w:r w:rsidRPr="00976A92">
              <w:rPr>
                <w:rFonts w:ascii="Arial" w:hAnsi="Arial" w:cs="Arial"/>
                <w:sz w:val="18"/>
                <w:szCs w:val="18"/>
              </w:rPr>
              <w:t>Бюджет воздействий на ПА в системе SAP ERP формируется в трех разрезах:</w:t>
            </w:r>
            <w:r>
              <w:rPr>
                <w:rFonts w:ascii="Arial" w:hAnsi="Arial" w:cs="Arial"/>
                <w:sz w:val="18"/>
                <w:szCs w:val="18"/>
              </w:rPr>
              <w:br/>
              <w:t>*бюджет воздействий на ПА по освоению</w:t>
            </w:r>
            <w:r>
              <w:rPr>
                <w:rFonts w:ascii="Arial" w:hAnsi="Arial" w:cs="Arial"/>
                <w:sz w:val="18"/>
                <w:szCs w:val="18"/>
              </w:rPr>
              <w:br/>
              <w:t>*бюджет воздействий на ПА по финансированию</w:t>
            </w:r>
            <w:r>
              <w:rPr>
                <w:rFonts w:ascii="Arial" w:hAnsi="Arial" w:cs="Arial"/>
                <w:sz w:val="18"/>
                <w:szCs w:val="18"/>
              </w:rPr>
              <w:br/>
              <w:t>*бюджет воздействий на ПА по вводу</w:t>
            </w:r>
            <w:r>
              <w:rPr>
                <w:rFonts w:ascii="Arial" w:hAnsi="Arial" w:cs="Arial"/>
                <w:sz w:val="18"/>
                <w:szCs w:val="18"/>
              </w:rPr>
              <w:br/>
            </w:r>
            <w:r w:rsidRPr="00976A92">
              <w:rPr>
                <w:rFonts w:ascii="Arial" w:hAnsi="Arial" w:cs="Arial"/>
                <w:sz w:val="18"/>
                <w:szCs w:val="18"/>
              </w:rPr>
              <w:t xml:space="preserve">Бюджет контролируется только на основе управляемых </w:t>
            </w:r>
            <w:r w:rsidRPr="00292E6A">
              <w:rPr>
                <w:rFonts w:ascii="Arial" w:hAnsi="Arial" w:cs="Arial"/>
                <w:sz w:val="18"/>
                <w:szCs w:val="18"/>
              </w:rPr>
              <w:t>владельцем бюджета</w:t>
            </w:r>
            <w:r w:rsidRPr="00976A92">
              <w:rPr>
                <w:rFonts w:ascii="Arial" w:hAnsi="Arial" w:cs="Arial"/>
                <w:sz w:val="18"/>
                <w:szCs w:val="18"/>
              </w:rPr>
              <w:t xml:space="preserve"> видов затрат: УСО, МТР</w:t>
            </w:r>
          </w:p>
          <w:p w14:paraId="3CB88547" w14:textId="5AF058C0" w:rsidR="00727F3A" w:rsidRPr="00976A92" w:rsidRDefault="006717E0" w:rsidP="00727F3A">
            <w:pPr>
              <w:rPr>
                <w:rFonts w:ascii="Arial" w:hAnsi="Arial" w:cs="Arial"/>
                <w:sz w:val="18"/>
                <w:szCs w:val="18"/>
              </w:rPr>
            </w:pPr>
            <w:r>
              <w:rPr>
                <w:rFonts w:ascii="Arial" w:hAnsi="Arial" w:cs="Arial"/>
                <w:sz w:val="18"/>
                <w:szCs w:val="18"/>
              </w:rPr>
              <w:t>Ф</w:t>
            </w:r>
            <w:r w:rsidR="00727F3A" w:rsidRPr="00976A92">
              <w:rPr>
                <w:rFonts w:ascii="Arial" w:hAnsi="Arial" w:cs="Arial"/>
                <w:sz w:val="18"/>
                <w:szCs w:val="18"/>
              </w:rPr>
              <w:t>ормируется «льготный период» для закупки критичных МТР</w:t>
            </w:r>
            <w:r>
              <w:rPr>
                <w:rFonts w:ascii="Arial" w:hAnsi="Arial" w:cs="Arial"/>
                <w:sz w:val="18"/>
                <w:szCs w:val="18"/>
              </w:rPr>
              <w:t xml:space="preserve"> с длительным сроком поставки</w:t>
            </w:r>
            <w:r w:rsidR="00727F3A" w:rsidRPr="00976A92">
              <w:rPr>
                <w:rFonts w:ascii="Arial" w:hAnsi="Arial" w:cs="Arial"/>
                <w:sz w:val="18"/>
                <w:szCs w:val="18"/>
              </w:rPr>
              <w:t xml:space="preserve"> </w:t>
            </w:r>
          </w:p>
          <w:p w14:paraId="0DDDCF4F" w14:textId="77777777" w:rsidR="00727F3A" w:rsidRPr="00976A92" w:rsidRDefault="00727F3A" w:rsidP="00727F3A">
            <w:pPr>
              <w:rPr>
                <w:rFonts w:ascii="Arial" w:hAnsi="Arial" w:cs="Arial"/>
                <w:sz w:val="18"/>
                <w:szCs w:val="18"/>
              </w:rPr>
            </w:pPr>
            <w:r w:rsidRPr="00976A92">
              <w:rPr>
                <w:rFonts w:ascii="Arial" w:hAnsi="Arial" w:cs="Arial"/>
                <w:sz w:val="18"/>
                <w:szCs w:val="18"/>
              </w:rPr>
              <w:t>Корректировка сформированных предложений в бюджет на основе лимитов спускаемых Управляющей компанией</w:t>
            </w:r>
            <w:r>
              <w:rPr>
                <w:rFonts w:ascii="Arial" w:hAnsi="Arial" w:cs="Arial"/>
                <w:sz w:val="18"/>
                <w:szCs w:val="18"/>
              </w:rPr>
              <w:br/>
            </w:r>
            <w:r>
              <w:rPr>
                <w:rFonts w:ascii="Arial" w:hAnsi="Arial" w:cs="Arial"/>
                <w:sz w:val="18"/>
                <w:szCs w:val="18"/>
              </w:rPr>
              <w:br/>
            </w:r>
            <w:r w:rsidRPr="00976A92">
              <w:rPr>
                <w:rFonts w:ascii="Arial" w:hAnsi="Arial" w:cs="Arial"/>
                <w:sz w:val="18"/>
                <w:szCs w:val="18"/>
              </w:rPr>
              <w:t>План затрат на ТОиР формируется на основе графиков ППР, воздействий по техническому состоянию, ЭПБ, предписаниям, целевым программам, стоимости проектов по замене и модернизации и затрат на ИТ. Затем план затрат консолидируется, ранжируется и утверждается на структуре СПП элементов (проектах)</w:t>
            </w:r>
          </w:p>
          <w:p w14:paraId="1166CD5D" w14:textId="77777777" w:rsidR="00727F3A" w:rsidRPr="00976A92" w:rsidRDefault="00727F3A" w:rsidP="00727F3A">
            <w:pPr>
              <w:rPr>
                <w:rFonts w:ascii="Arial" w:hAnsi="Arial" w:cs="Arial"/>
                <w:sz w:val="18"/>
                <w:szCs w:val="18"/>
              </w:rPr>
            </w:pPr>
            <w:r w:rsidRPr="00976A92">
              <w:rPr>
                <w:rFonts w:ascii="Arial" w:hAnsi="Arial" w:cs="Arial"/>
                <w:sz w:val="18"/>
                <w:szCs w:val="18"/>
              </w:rPr>
              <w:t xml:space="preserve">Все бюджеты, включая часть операционного бюджета ИТ, бюджета воздействия на ПА, целевых программ, замены и модернизации формируются с учетом планируемого ввода </w:t>
            </w:r>
            <w:r w:rsidRPr="00976A92">
              <w:rPr>
                <w:rFonts w:ascii="Arial" w:hAnsi="Arial" w:cs="Arial"/>
                <w:sz w:val="18"/>
                <w:szCs w:val="18"/>
              </w:rPr>
              <w:br/>
              <w:t xml:space="preserve">и вывода ПА </w:t>
            </w:r>
          </w:p>
          <w:p w14:paraId="2FE11D16" w14:textId="77777777" w:rsidR="00727F3A" w:rsidRPr="00976A92" w:rsidRDefault="00727F3A" w:rsidP="00727F3A">
            <w:pPr>
              <w:rPr>
                <w:rFonts w:ascii="Arial" w:hAnsi="Arial" w:cs="Arial"/>
                <w:sz w:val="18"/>
                <w:szCs w:val="18"/>
              </w:rPr>
            </w:pPr>
            <w:r w:rsidRPr="00976A92">
              <w:rPr>
                <w:rFonts w:ascii="Arial" w:hAnsi="Arial" w:cs="Arial"/>
                <w:sz w:val="18"/>
                <w:szCs w:val="18"/>
              </w:rPr>
              <w:t xml:space="preserve">Бюджет аккумулируется по </w:t>
            </w:r>
            <w:r w:rsidRPr="00EF73FA">
              <w:rPr>
                <w:rFonts w:ascii="Arial" w:hAnsi="Arial" w:cs="Arial"/>
                <w:sz w:val="18"/>
                <w:szCs w:val="18"/>
              </w:rPr>
              <w:t>ЦФО владельцам бюджета</w:t>
            </w:r>
            <w:r w:rsidRPr="00976A92">
              <w:rPr>
                <w:rFonts w:ascii="Arial" w:hAnsi="Arial" w:cs="Arial"/>
                <w:sz w:val="18"/>
                <w:szCs w:val="18"/>
              </w:rPr>
              <w:t xml:space="preserve"> (Гл.Мех, Гл.энергетик, Гл.Метролог и т.д.), </w:t>
            </w:r>
          </w:p>
          <w:p w14:paraId="6A25A696" w14:textId="77777777" w:rsidR="00727F3A" w:rsidRPr="00976A92" w:rsidRDefault="00727F3A" w:rsidP="00727F3A">
            <w:pPr>
              <w:rPr>
                <w:rFonts w:ascii="Arial" w:hAnsi="Arial" w:cs="Arial"/>
                <w:sz w:val="18"/>
                <w:szCs w:val="18"/>
              </w:rPr>
            </w:pPr>
            <w:r w:rsidRPr="00976A92">
              <w:rPr>
                <w:rFonts w:ascii="Arial" w:hAnsi="Arial" w:cs="Arial"/>
                <w:sz w:val="18"/>
                <w:szCs w:val="18"/>
              </w:rPr>
              <w:t>Исключение из согласования заказов ТОРО и ОСГ непрофильных служб</w:t>
            </w:r>
          </w:p>
          <w:p w14:paraId="4174C147" w14:textId="77777777" w:rsidR="00727F3A" w:rsidRPr="00976A92" w:rsidRDefault="00727F3A" w:rsidP="00727F3A">
            <w:pPr>
              <w:rPr>
                <w:rFonts w:ascii="Arial" w:hAnsi="Arial" w:cs="Arial"/>
                <w:sz w:val="18"/>
                <w:szCs w:val="18"/>
              </w:rPr>
            </w:pPr>
            <w:r w:rsidRPr="00976A92">
              <w:rPr>
                <w:rFonts w:ascii="Arial" w:hAnsi="Arial" w:cs="Arial"/>
                <w:sz w:val="18"/>
                <w:szCs w:val="18"/>
              </w:rPr>
              <w:t>Контроль бюджета на проектах на уровне ПЭО – только по  общему бюджету ПА</w:t>
            </w:r>
          </w:p>
          <w:p w14:paraId="37279324" w14:textId="77777777" w:rsidR="00727F3A" w:rsidRDefault="00727F3A" w:rsidP="00727F3A">
            <w:pPr>
              <w:rPr>
                <w:rFonts w:ascii="Arial" w:hAnsi="Arial" w:cs="Arial"/>
                <w:sz w:val="18"/>
                <w:szCs w:val="18"/>
              </w:rPr>
            </w:pPr>
            <w:r w:rsidRPr="00976A92">
              <w:rPr>
                <w:rFonts w:ascii="Arial" w:hAnsi="Arial" w:cs="Arial"/>
                <w:sz w:val="18"/>
                <w:szCs w:val="18"/>
              </w:rPr>
              <w:t>Автоматизированный контроль бюджета осуществляется при формировании заказов ТОРО и сетевых графиков</w:t>
            </w:r>
          </w:p>
        </w:tc>
        <w:tc>
          <w:tcPr>
            <w:tcW w:w="406" w:type="pct"/>
          </w:tcPr>
          <w:p w14:paraId="04449776" w14:textId="77777777" w:rsidR="00727F3A" w:rsidRDefault="00727F3A" w:rsidP="00727F3A">
            <w:pPr>
              <w:rPr>
                <w:rFonts w:ascii="Arial" w:hAnsi="Arial" w:cs="Arial"/>
                <w:sz w:val="18"/>
                <w:szCs w:val="18"/>
              </w:rPr>
            </w:pPr>
            <w:r>
              <w:rPr>
                <w:rFonts w:ascii="Arial" w:hAnsi="Arial" w:cs="Arial"/>
                <w:sz w:val="18"/>
                <w:szCs w:val="18"/>
              </w:rPr>
              <w:t>Изменяемые функции</w:t>
            </w:r>
          </w:p>
        </w:tc>
        <w:tc>
          <w:tcPr>
            <w:tcW w:w="571" w:type="pct"/>
            <w:shd w:val="clear" w:color="auto" w:fill="auto"/>
          </w:tcPr>
          <w:p w14:paraId="56733300" w14:textId="77777777" w:rsidR="00727F3A" w:rsidRPr="005751AF" w:rsidRDefault="00727F3A" w:rsidP="00727F3A">
            <w:pPr>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Затраты ТОиР, тыс. руб</w:t>
            </w:r>
          </w:p>
          <w:p w14:paraId="1C787C7D" w14:textId="77777777" w:rsidR="00727F3A" w:rsidRDefault="00727F3A" w:rsidP="00727F3A">
            <w:pPr>
              <w:rPr>
                <w:rFonts w:ascii="Arial" w:hAnsi="Arial" w:cs="Arial"/>
                <w:sz w:val="18"/>
                <w:szCs w:val="18"/>
              </w:rPr>
            </w:pPr>
          </w:p>
        </w:tc>
        <w:tc>
          <w:tcPr>
            <w:tcW w:w="613" w:type="pct"/>
          </w:tcPr>
          <w:p w14:paraId="554C9A0E" w14:textId="77777777" w:rsidR="00727F3A" w:rsidRPr="005751AF" w:rsidRDefault="00727F3A" w:rsidP="00727F3A">
            <w:pPr>
              <w:rPr>
                <w:rFonts w:ascii="Arial" w:hAnsi="Arial" w:cs="Arial"/>
                <w:sz w:val="18"/>
                <w:szCs w:val="18"/>
              </w:rPr>
            </w:pPr>
            <w:r>
              <w:rPr>
                <w:rFonts w:ascii="Arial" w:hAnsi="Arial" w:cs="Arial"/>
                <w:sz w:val="18"/>
                <w:szCs w:val="18"/>
              </w:rPr>
              <w:t xml:space="preserve">1. </w:t>
            </w:r>
            <w:r w:rsidRPr="005751AF">
              <w:rPr>
                <w:rFonts w:ascii="Arial" w:hAnsi="Arial" w:cs="Arial"/>
                <w:sz w:val="18"/>
                <w:szCs w:val="18"/>
              </w:rPr>
              <w:t>Затраты ТОиР, тыс. руб</w:t>
            </w:r>
          </w:p>
        </w:tc>
      </w:tr>
      <w:tr w:rsidR="00727F3A" w:rsidRPr="00B4018C" w14:paraId="6C690DB1" w14:textId="77777777" w:rsidTr="001312FA">
        <w:trPr>
          <w:cantSplit/>
        </w:trPr>
        <w:tc>
          <w:tcPr>
            <w:tcW w:w="238" w:type="pct"/>
            <w:shd w:val="clear" w:color="auto" w:fill="auto"/>
          </w:tcPr>
          <w:p w14:paraId="6F5A466F" w14:textId="1330CE35" w:rsidR="00727F3A" w:rsidRPr="00CC4123" w:rsidRDefault="00727F3A" w:rsidP="00727F3A">
            <w:pPr>
              <w:jc w:val="left"/>
              <w:rPr>
                <w:rFonts w:ascii="Arial" w:hAnsi="Arial" w:cs="Arial"/>
                <w:color w:val="000000"/>
                <w:sz w:val="18"/>
                <w:szCs w:val="18"/>
                <w:lang w:val="en-US"/>
              </w:rPr>
            </w:pPr>
            <w:r>
              <w:rPr>
                <w:rFonts w:ascii="Arial" w:hAnsi="Arial" w:cs="Arial"/>
                <w:color w:val="000000"/>
                <w:sz w:val="18"/>
                <w:szCs w:val="18"/>
              </w:rPr>
              <w:t>5</w:t>
            </w:r>
          </w:p>
        </w:tc>
        <w:tc>
          <w:tcPr>
            <w:tcW w:w="557" w:type="pct"/>
          </w:tcPr>
          <w:p w14:paraId="754CF51A" w14:textId="77777777" w:rsidR="00727F3A" w:rsidRDefault="00727F3A" w:rsidP="00727F3A">
            <w:pPr>
              <w:rPr>
                <w:rFonts w:ascii="Arial" w:hAnsi="Arial" w:cs="Arial"/>
                <w:sz w:val="18"/>
                <w:szCs w:val="18"/>
              </w:rPr>
            </w:pPr>
            <w:r>
              <w:rPr>
                <w:rFonts w:ascii="Arial" w:hAnsi="Arial" w:cs="Arial"/>
                <w:sz w:val="18"/>
                <w:szCs w:val="18"/>
              </w:rPr>
              <w:t xml:space="preserve">ПП-07 </w:t>
            </w:r>
            <w:r>
              <w:rPr>
                <w:rFonts w:ascii="Arial" w:hAnsi="Arial" w:cs="Arial"/>
                <w:sz w:val="18"/>
                <w:szCs w:val="18"/>
              </w:rPr>
              <w:br/>
              <w:t>Управление производственными активами</w:t>
            </w:r>
          </w:p>
        </w:tc>
        <w:tc>
          <w:tcPr>
            <w:tcW w:w="493" w:type="pct"/>
          </w:tcPr>
          <w:p w14:paraId="2463CC20" w14:textId="77777777" w:rsidR="00727F3A" w:rsidRDefault="00727F3A" w:rsidP="00727F3A">
            <w:pPr>
              <w:rPr>
                <w:rFonts w:ascii="Arial" w:hAnsi="Arial" w:cs="Arial"/>
                <w:sz w:val="18"/>
                <w:szCs w:val="18"/>
              </w:rPr>
            </w:pPr>
            <w:r>
              <w:rPr>
                <w:rFonts w:ascii="Arial" w:hAnsi="Arial" w:cs="Arial"/>
                <w:sz w:val="18"/>
                <w:szCs w:val="18"/>
              </w:rPr>
              <w:t> </w:t>
            </w:r>
          </w:p>
        </w:tc>
        <w:tc>
          <w:tcPr>
            <w:tcW w:w="543" w:type="pct"/>
          </w:tcPr>
          <w:p w14:paraId="239AADD6" w14:textId="77777777" w:rsidR="00727F3A" w:rsidRDefault="00727F3A" w:rsidP="00727F3A">
            <w:pPr>
              <w:rPr>
                <w:rFonts w:ascii="Arial" w:hAnsi="Arial" w:cs="Arial"/>
                <w:sz w:val="18"/>
                <w:szCs w:val="18"/>
              </w:rPr>
            </w:pPr>
            <w:r>
              <w:rPr>
                <w:rFonts w:ascii="Arial" w:hAnsi="Arial" w:cs="Arial"/>
                <w:sz w:val="18"/>
                <w:szCs w:val="18"/>
              </w:rPr>
              <w:t>Нормирование ТОиР всего оборудования. Реализация аналитической отчетности  с учетом требований РиК.</w:t>
            </w:r>
          </w:p>
        </w:tc>
        <w:tc>
          <w:tcPr>
            <w:tcW w:w="583" w:type="pct"/>
          </w:tcPr>
          <w:p w14:paraId="000BA5CA" w14:textId="77777777" w:rsidR="00727F3A" w:rsidRDefault="00727F3A" w:rsidP="00727F3A">
            <w:pPr>
              <w:rPr>
                <w:rFonts w:ascii="Arial" w:hAnsi="Arial" w:cs="Arial"/>
                <w:sz w:val="18"/>
                <w:szCs w:val="18"/>
              </w:rPr>
            </w:pPr>
            <w:r>
              <w:rPr>
                <w:rFonts w:ascii="Arial" w:hAnsi="Arial" w:cs="Arial"/>
                <w:sz w:val="18"/>
                <w:szCs w:val="18"/>
              </w:rPr>
              <w:t>PM.PC.4.1 Реализация контрольных процедур в ERP</w:t>
            </w:r>
          </w:p>
        </w:tc>
        <w:tc>
          <w:tcPr>
            <w:tcW w:w="996" w:type="pct"/>
          </w:tcPr>
          <w:p w14:paraId="59E3EEF4" w14:textId="77777777" w:rsidR="00727F3A" w:rsidRDefault="00727F3A" w:rsidP="00727F3A">
            <w:pPr>
              <w:rPr>
                <w:rFonts w:ascii="Arial" w:hAnsi="Arial" w:cs="Arial"/>
                <w:sz w:val="18"/>
                <w:szCs w:val="18"/>
              </w:rPr>
            </w:pPr>
            <w:r w:rsidRPr="00976A92">
              <w:rPr>
                <w:rFonts w:ascii="Arial" w:hAnsi="Arial"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 и повысить качество управления процессами</w:t>
            </w:r>
          </w:p>
        </w:tc>
        <w:tc>
          <w:tcPr>
            <w:tcW w:w="406" w:type="pct"/>
          </w:tcPr>
          <w:p w14:paraId="1852E5CE" w14:textId="77777777" w:rsidR="00727F3A" w:rsidRDefault="00727F3A" w:rsidP="00727F3A">
            <w:pPr>
              <w:rPr>
                <w:rFonts w:ascii="Arial" w:hAnsi="Arial" w:cs="Arial"/>
                <w:sz w:val="18"/>
                <w:szCs w:val="18"/>
              </w:rPr>
            </w:pPr>
            <w:r>
              <w:rPr>
                <w:rFonts w:ascii="Arial" w:hAnsi="Arial" w:cs="Arial"/>
                <w:sz w:val="18"/>
                <w:szCs w:val="18"/>
              </w:rPr>
              <w:t>Новые функции</w:t>
            </w:r>
          </w:p>
        </w:tc>
        <w:tc>
          <w:tcPr>
            <w:tcW w:w="571" w:type="pct"/>
            <w:shd w:val="clear" w:color="auto" w:fill="auto"/>
          </w:tcPr>
          <w:p w14:paraId="3F46C4D0" w14:textId="77777777" w:rsidR="00727F3A" w:rsidRDefault="00727F3A" w:rsidP="00727F3A">
            <w:pPr>
              <w:rPr>
                <w:rFonts w:ascii="Arial" w:hAnsi="Arial" w:cs="Arial"/>
                <w:sz w:val="18"/>
                <w:szCs w:val="18"/>
              </w:rPr>
            </w:pPr>
            <w:r>
              <w:rPr>
                <w:rFonts w:ascii="Arial" w:hAnsi="Arial" w:cs="Arial"/>
                <w:sz w:val="18"/>
                <w:szCs w:val="18"/>
              </w:rPr>
              <w:t>1.</w:t>
            </w:r>
            <w:r w:rsidRPr="00F622E1">
              <w:rPr>
                <w:rFonts w:ascii="Arial" w:hAnsi="Arial" w:cs="Arial"/>
                <w:sz w:val="18"/>
                <w:szCs w:val="18"/>
              </w:rPr>
              <w:t>Количество контрольных процедур</w:t>
            </w:r>
          </w:p>
          <w:p w14:paraId="18F92327" w14:textId="77777777" w:rsidR="00727F3A" w:rsidRPr="00F622E1" w:rsidRDefault="00727F3A" w:rsidP="00727F3A">
            <w:pPr>
              <w:rPr>
                <w:rFonts w:ascii="Arial" w:hAnsi="Arial" w:cs="Arial"/>
                <w:sz w:val="18"/>
                <w:szCs w:val="18"/>
              </w:rPr>
            </w:pPr>
          </w:p>
          <w:p w14:paraId="28C63C80" w14:textId="77777777" w:rsidR="00727F3A" w:rsidRPr="00E72F57" w:rsidRDefault="00727F3A" w:rsidP="00727F3A">
            <w:pPr>
              <w:rPr>
                <w:rFonts w:ascii="Arial" w:hAnsi="Arial" w:cs="Arial"/>
                <w:sz w:val="18"/>
                <w:szCs w:val="18"/>
              </w:rPr>
            </w:pPr>
            <w:r>
              <w:rPr>
                <w:rFonts w:ascii="Arial" w:hAnsi="Arial" w:cs="Arial"/>
                <w:sz w:val="18"/>
                <w:szCs w:val="18"/>
              </w:rPr>
              <w:t>2.</w:t>
            </w:r>
            <w:r w:rsidRPr="00F622E1">
              <w:rPr>
                <w:rFonts w:ascii="Arial" w:hAnsi="Arial" w:cs="Arial"/>
                <w:sz w:val="18"/>
                <w:szCs w:val="18"/>
              </w:rPr>
              <w:t>Доля автоматизированных контрольных процедур</w:t>
            </w:r>
          </w:p>
        </w:tc>
        <w:tc>
          <w:tcPr>
            <w:tcW w:w="613" w:type="pct"/>
          </w:tcPr>
          <w:p w14:paraId="580BD038" w14:textId="77777777" w:rsidR="00727F3A" w:rsidRDefault="00727F3A" w:rsidP="00727F3A">
            <w:pPr>
              <w:rPr>
                <w:rFonts w:ascii="Arial" w:hAnsi="Arial" w:cs="Arial"/>
                <w:sz w:val="18"/>
                <w:szCs w:val="18"/>
              </w:rPr>
            </w:pPr>
            <w:r>
              <w:rPr>
                <w:rFonts w:ascii="Arial" w:hAnsi="Arial" w:cs="Arial"/>
                <w:sz w:val="18"/>
                <w:szCs w:val="18"/>
              </w:rPr>
              <w:t>1.</w:t>
            </w:r>
            <w:r w:rsidRPr="00F622E1">
              <w:rPr>
                <w:rFonts w:ascii="Arial" w:hAnsi="Arial" w:cs="Arial"/>
                <w:sz w:val="18"/>
                <w:szCs w:val="18"/>
              </w:rPr>
              <w:t>Общее количество контрольных процедур</w:t>
            </w:r>
          </w:p>
          <w:p w14:paraId="583FC664" w14:textId="77777777" w:rsidR="00727F3A" w:rsidRDefault="00727F3A" w:rsidP="00727F3A">
            <w:pPr>
              <w:rPr>
                <w:rFonts w:ascii="Arial" w:hAnsi="Arial" w:cs="Arial"/>
                <w:sz w:val="18"/>
                <w:szCs w:val="18"/>
              </w:rPr>
            </w:pPr>
            <w:r w:rsidRPr="00F622E1">
              <w:rPr>
                <w:rFonts w:ascii="Arial" w:hAnsi="Arial" w:cs="Arial"/>
                <w:sz w:val="18"/>
                <w:szCs w:val="18"/>
              </w:rPr>
              <w:t xml:space="preserve"> </w:t>
            </w:r>
          </w:p>
          <w:p w14:paraId="21AAC033" w14:textId="77777777" w:rsidR="00727F3A" w:rsidRPr="00F622E1" w:rsidRDefault="00727F3A" w:rsidP="00727F3A">
            <w:pPr>
              <w:rPr>
                <w:rFonts w:ascii="Arial" w:hAnsi="Arial" w:cs="Arial"/>
                <w:sz w:val="18"/>
                <w:szCs w:val="18"/>
              </w:rPr>
            </w:pPr>
          </w:p>
          <w:p w14:paraId="2E9C1E26" w14:textId="77777777" w:rsidR="00727F3A" w:rsidRPr="00E72F57" w:rsidRDefault="00727F3A" w:rsidP="00727F3A">
            <w:pPr>
              <w:rPr>
                <w:rFonts w:ascii="Arial" w:hAnsi="Arial" w:cs="Arial"/>
                <w:sz w:val="18"/>
                <w:szCs w:val="18"/>
              </w:rPr>
            </w:pPr>
            <w:r>
              <w:rPr>
                <w:rFonts w:ascii="Arial" w:hAnsi="Arial" w:cs="Arial"/>
                <w:sz w:val="18"/>
                <w:szCs w:val="18"/>
              </w:rPr>
              <w:t>2.</w:t>
            </w:r>
            <w:r w:rsidRPr="00F622E1">
              <w:rPr>
                <w:rFonts w:ascii="Arial" w:hAnsi="Arial" w:cs="Arial"/>
                <w:sz w:val="18"/>
                <w:szCs w:val="18"/>
              </w:rPr>
              <w:t xml:space="preserve">Количество автоматизированных контрольных процедур к общему количеству контрольных процедур в % </w:t>
            </w:r>
          </w:p>
          <w:p w14:paraId="363D656E" w14:textId="77777777" w:rsidR="00727F3A" w:rsidRPr="00E72F57" w:rsidRDefault="00727F3A" w:rsidP="00727F3A">
            <w:pPr>
              <w:rPr>
                <w:rFonts w:ascii="Arial" w:hAnsi="Arial" w:cs="Arial"/>
                <w:sz w:val="18"/>
                <w:szCs w:val="18"/>
              </w:rPr>
            </w:pPr>
          </w:p>
        </w:tc>
      </w:tr>
      <w:tr w:rsidR="00727F3A" w:rsidRPr="00B4018C" w14:paraId="06BDC7AD" w14:textId="77777777" w:rsidTr="001312FA">
        <w:trPr>
          <w:cantSplit/>
        </w:trPr>
        <w:tc>
          <w:tcPr>
            <w:tcW w:w="238" w:type="pct"/>
            <w:shd w:val="clear" w:color="auto" w:fill="auto"/>
          </w:tcPr>
          <w:p w14:paraId="153F2C40" w14:textId="526374CF" w:rsidR="00727F3A" w:rsidRPr="00714201" w:rsidRDefault="00727F3A" w:rsidP="00727F3A">
            <w:pPr>
              <w:jc w:val="left"/>
              <w:rPr>
                <w:rFonts w:ascii="Arial" w:hAnsi="Arial" w:cs="Arial"/>
                <w:color w:val="000000"/>
                <w:sz w:val="18"/>
                <w:szCs w:val="18"/>
                <w:lang w:val="en-US"/>
              </w:rPr>
            </w:pPr>
            <w:r>
              <w:rPr>
                <w:rFonts w:ascii="Arial" w:hAnsi="Arial" w:cs="Arial"/>
                <w:color w:val="000000"/>
                <w:sz w:val="18"/>
                <w:szCs w:val="18"/>
              </w:rPr>
              <w:t>6</w:t>
            </w:r>
          </w:p>
        </w:tc>
        <w:tc>
          <w:tcPr>
            <w:tcW w:w="557" w:type="pct"/>
          </w:tcPr>
          <w:p w14:paraId="33914AEC" w14:textId="77777777" w:rsidR="00727F3A" w:rsidRDefault="00727F3A" w:rsidP="00727F3A">
            <w:pPr>
              <w:spacing w:line="276" w:lineRule="auto"/>
              <w:rPr>
                <w:rFonts w:ascii="Arial" w:hAnsi="Arial" w:cs="Arial"/>
                <w:sz w:val="18"/>
                <w:szCs w:val="18"/>
              </w:rPr>
            </w:pPr>
            <w:r>
              <w:rPr>
                <w:rFonts w:ascii="Arial" w:hAnsi="Arial" w:cs="Arial"/>
                <w:sz w:val="18"/>
                <w:szCs w:val="18"/>
              </w:rPr>
              <w:t>УП-04</w:t>
            </w:r>
            <w:r>
              <w:rPr>
                <w:rFonts w:ascii="Arial" w:hAnsi="Arial" w:cs="Arial"/>
                <w:sz w:val="18"/>
                <w:szCs w:val="18"/>
              </w:rPr>
              <w:br/>
              <w:t>Контролинг</w:t>
            </w:r>
          </w:p>
          <w:p w14:paraId="67F417FF" w14:textId="77777777" w:rsidR="00727F3A" w:rsidRDefault="00727F3A" w:rsidP="00727F3A">
            <w:pPr>
              <w:spacing w:line="276" w:lineRule="auto"/>
              <w:rPr>
                <w:rFonts w:ascii="Arial" w:hAnsi="Arial" w:cs="Arial"/>
                <w:sz w:val="18"/>
                <w:szCs w:val="18"/>
              </w:rPr>
            </w:pPr>
          </w:p>
          <w:p w14:paraId="1A4990CB" w14:textId="77777777" w:rsidR="00727F3A" w:rsidRDefault="00727F3A" w:rsidP="00727F3A">
            <w:pPr>
              <w:spacing w:line="276" w:lineRule="auto"/>
              <w:rPr>
                <w:rFonts w:ascii="Arial" w:hAnsi="Arial" w:cs="Arial"/>
                <w:sz w:val="18"/>
                <w:szCs w:val="18"/>
              </w:rPr>
            </w:pPr>
            <w:r>
              <w:rPr>
                <w:rFonts w:ascii="Arial" w:hAnsi="Arial" w:cs="Arial"/>
                <w:sz w:val="18"/>
                <w:szCs w:val="18"/>
              </w:rPr>
              <w:t>ПП-07</w:t>
            </w:r>
          </w:p>
          <w:p w14:paraId="13447897" w14:textId="77777777" w:rsidR="00727F3A" w:rsidRDefault="00727F3A" w:rsidP="00727F3A">
            <w:pPr>
              <w:spacing w:line="276" w:lineRule="auto"/>
              <w:rPr>
                <w:rFonts w:ascii="Arial" w:hAnsi="Arial" w:cs="Arial"/>
                <w:sz w:val="18"/>
                <w:szCs w:val="18"/>
              </w:rPr>
            </w:pPr>
            <w:r>
              <w:rPr>
                <w:rFonts w:ascii="Arial" w:hAnsi="Arial" w:cs="Arial"/>
                <w:sz w:val="18"/>
                <w:szCs w:val="18"/>
              </w:rPr>
              <w:t>Управление производственными активами</w:t>
            </w:r>
          </w:p>
          <w:p w14:paraId="44D2FF37" w14:textId="77777777" w:rsidR="00727F3A" w:rsidRDefault="00727F3A" w:rsidP="00727F3A">
            <w:pPr>
              <w:spacing w:line="276" w:lineRule="auto"/>
              <w:rPr>
                <w:rFonts w:ascii="Arial" w:hAnsi="Arial" w:cs="Arial"/>
                <w:sz w:val="18"/>
                <w:szCs w:val="18"/>
              </w:rPr>
            </w:pPr>
          </w:p>
          <w:p w14:paraId="6D95A9F5" w14:textId="77777777" w:rsidR="00727F3A" w:rsidRDefault="00727F3A" w:rsidP="00727F3A">
            <w:pPr>
              <w:spacing w:line="276" w:lineRule="auto"/>
              <w:rPr>
                <w:rFonts w:ascii="Arial" w:hAnsi="Arial" w:cs="Arial"/>
                <w:sz w:val="18"/>
                <w:szCs w:val="18"/>
              </w:rPr>
            </w:pPr>
            <w:r>
              <w:rPr>
                <w:rFonts w:ascii="Arial" w:hAnsi="Arial" w:cs="Arial"/>
                <w:sz w:val="18"/>
                <w:szCs w:val="18"/>
              </w:rPr>
              <w:t>ПП-10</w:t>
            </w:r>
            <w:r>
              <w:rPr>
                <w:rFonts w:ascii="Arial" w:hAnsi="Arial" w:cs="Arial"/>
                <w:sz w:val="18"/>
                <w:szCs w:val="18"/>
              </w:rPr>
              <w:br/>
              <w:t>Обеспечение МТР, работами и услугами</w:t>
            </w:r>
          </w:p>
          <w:p w14:paraId="21A61910" w14:textId="77777777" w:rsidR="00727F3A" w:rsidRDefault="00727F3A" w:rsidP="00727F3A">
            <w:pPr>
              <w:spacing w:line="276" w:lineRule="auto"/>
              <w:rPr>
                <w:rFonts w:ascii="Arial" w:hAnsi="Arial" w:cs="Arial"/>
                <w:sz w:val="18"/>
                <w:szCs w:val="18"/>
              </w:rPr>
            </w:pPr>
          </w:p>
        </w:tc>
        <w:tc>
          <w:tcPr>
            <w:tcW w:w="493" w:type="pct"/>
          </w:tcPr>
          <w:p w14:paraId="7C1C346E" w14:textId="77777777" w:rsidR="00727F3A" w:rsidRDefault="00727F3A" w:rsidP="00727F3A">
            <w:pPr>
              <w:spacing w:line="276" w:lineRule="auto"/>
              <w:rPr>
                <w:rFonts w:ascii="Arial" w:hAnsi="Arial" w:cs="Arial"/>
                <w:sz w:val="18"/>
                <w:szCs w:val="18"/>
              </w:rPr>
            </w:pPr>
            <w:r>
              <w:rPr>
                <w:rFonts w:ascii="Arial" w:hAnsi="Arial" w:cs="Arial"/>
                <w:sz w:val="18"/>
                <w:szCs w:val="18"/>
              </w:rPr>
              <w:t>УП-04.02</w:t>
            </w:r>
            <w:r>
              <w:rPr>
                <w:rFonts w:ascii="Arial" w:hAnsi="Arial" w:cs="Arial"/>
                <w:sz w:val="18"/>
                <w:szCs w:val="18"/>
              </w:rPr>
              <w:br/>
              <w:t>Бюджетное планирование</w:t>
            </w:r>
          </w:p>
          <w:p w14:paraId="611453F3" w14:textId="77777777" w:rsidR="00727F3A" w:rsidRDefault="00727F3A" w:rsidP="00727F3A">
            <w:pPr>
              <w:spacing w:line="276" w:lineRule="auto"/>
              <w:rPr>
                <w:rFonts w:ascii="Arial" w:hAnsi="Arial" w:cs="Arial"/>
                <w:sz w:val="18"/>
                <w:szCs w:val="18"/>
              </w:rPr>
            </w:pPr>
          </w:p>
          <w:p w14:paraId="63E57202" w14:textId="77777777" w:rsidR="00727F3A" w:rsidRDefault="00727F3A" w:rsidP="00727F3A">
            <w:pPr>
              <w:spacing w:line="276" w:lineRule="auto"/>
              <w:rPr>
                <w:rFonts w:ascii="Arial" w:hAnsi="Arial" w:cs="Arial"/>
                <w:sz w:val="18"/>
                <w:szCs w:val="18"/>
              </w:rPr>
            </w:pPr>
            <w:r>
              <w:rPr>
                <w:rFonts w:ascii="Arial" w:hAnsi="Arial" w:cs="Arial"/>
                <w:sz w:val="18"/>
                <w:szCs w:val="18"/>
              </w:rPr>
              <w:t>ПП-07.06</w:t>
            </w:r>
          </w:p>
          <w:p w14:paraId="7453A3AB" w14:textId="77777777" w:rsidR="00727F3A" w:rsidRDefault="00727F3A" w:rsidP="00727F3A">
            <w:pPr>
              <w:spacing w:line="276" w:lineRule="auto"/>
              <w:rPr>
                <w:rFonts w:ascii="Arial" w:hAnsi="Arial" w:cs="Arial"/>
                <w:sz w:val="18"/>
                <w:szCs w:val="18"/>
              </w:rPr>
            </w:pPr>
            <w:r>
              <w:rPr>
                <w:rFonts w:ascii="Arial" w:hAnsi="Arial" w:cs="Arial"/>
                <w:sz w:val="18"/>
                <w:szCs w:val="18"/>
              </w:rPr>
              <w:t>Формирование и управление бюджетом программы управления производственными активами</w:t>
            </w:r>
          </w:p>
          <w:p w14:paraId="47BADB5F" w14:textId="77777777" w:rsidR="00727F3A" w:rsidRDefault="00727F3A" w:rsidP="00727F3A">
            <w:pPr>
              <w:spacing w:line="276" w:lineRule="auto"/>
              <w:rPr>
                <w:rFonts w:ascii="Arial" w:hAnsi="Arial" w:cs="Arial"/>
                <w:sz w:val="18"/>
                <w:szCs w:val="18"/>
              </w:rPr>
            </w:pPr>
          </w:p>
          <w:p w14:paraId="667E95EA" w14:textId="77777777" w:rsidR="00727F3A" w:rsidRDefault="00727F3A" w:rsidP="00727F3A">
            <w:pPr>
              <w:spacing w:line="276" w:lineRule="auto"/>
              <w:rPr>
                <w:rFonts w:ascii="Arial" w:hAnsi="Arial" w:cs="Arial"/>
                <w:sz w:val="18"/>
                <w:szCs w:val="18"/>
              </w:rPr>
            </w:pPr>
            <w:r>
              <w:rPr>
                <w:rFonts w:ascii="Arial" w:hAnsi="Arial" w:cs="Arial"/>
                <w:sz w:val="18"/>
                <w:szCs w:val="18"/>
              </w:rPr>
              <w:t>ПП-10.03</w:t>
            </w:r>
            <w:r>
              <w:rPr>
                <w:rFonts w:ascii="Arial" w:hAnsi="Arial" w:cs="Arial"/>
                <w:sz w:val="18"/>
                <w:szCs w:val="18"/>
              </w:rPr>
              <w:br/>
              <w:t>Планирование обеспечения МТР, работами и услугами</w:t>
            </w:r>
          </w:p>
          <w:p w14:paraId="214A1A03" w14:textId="77777777" w:rsidR="00727F3A" w:rsidRDefault="00727F3A" w:rsidP="00727F3A">
            <w:pPr>
              <w:spacing w:line="276" w:lineRule="auto"/>
              <w:rPr>
                <w:rFonts w:ascii="Arial" w:hAnsi="Arial" w:cs="Arial"/>
                <w:sz w:val="18"/>
                <w:szCs w:val="18"/>
              </w:rPr>
            </w:pPr>
          </w:p>
        </w:tc>
        <w:tc>
          <w:tcPr>
            <w:tcW w:w="543" w:type="pct"/>
          </w:tcPr>
          <w:p w14:paraId="32D49D10" w14:textId="77777777" w:rsidR="00727F3A" w:rsidRDefault="00727F3A" w:rsidP="00727F3A">
            <w:pPr>
              <w:spacing w:line="276" w:lineRule="auto"/>
              <w:rPr>
                <w:rFonts w:ascii="Arial" w:hAnsi="Arial" w:cs="Arial"/>
                <w:sz w:val="18"/>
                <w:szCs w:val="18"/>
              </w:rPr>
            </w:pPr>
            <w:r>
              <w:rPr>
                <w:rFonts w:ascii="Arial" w:hAnsi="Arial" w:cs="Arial"/>
                <w:sz w:val="18"/>
                <w:szCs w:val="18"/>
              </w:rPr>
              <w:t>Обеспечение финансовой дисциплины и контроля исполнения бюджета компании и ее подразделений</w:t>
            </w:r>
          </w:p>
        </w:tc>
        <w:tc>
          <w:tcPr>
            <w:tcW w:w="583" w:type="pct"/>
          </w:tcPr>
          <w:p w14:paraId="219A3C97" w14:textId="77777777" w:rsidR="00727F3A" w:rsidRDefault="00727F3A" w:rsidP="00727F3A">
            <w:pPr>
              <w:spacing w:line="276" w:lineRule="auto"/>
              <w:rPr>
                <w:rFonts w:ascii="Arial" w:hAnsi="Arial" w:cs="Arial"/>
                <w:sz w:val="18"/>
                <w:szCs w:val="18"/>
              </w:rPr>
            </w:pPr>
            <w:r>
              <w:rPr>
                <w:rFonts w:ascii="Arial" w:hAnsi="Arial" w:cs="Arial"/>
                <w:sz w:val="18"/>
                <w:szCs w:val="18"/>
              </w:rPr>
              <w:t xml:space="preserve">CO.PC.1.2, </w:t>
            </w:r>
            <w:r>
              <w:rPr>
                <w:rFonts w:ascii="Arial" w:hAnsi="Arial" w:cs="Arial"/>
                <w:sz w:val="18"/>
                <w:szCs w:val="18"/>
                <w:lang w:val="en-US"/>
              </w:rPr>
              <w:t>MM</w:t>
            </w:r>
            <w:r>
              <w:rPr>
                <w:rFonts w:ascii="Arial" w:hAnsi="Arial" w:cs="Arial"/>
                <w:sz w:val="18"/>
                <w:szCs w:val="18"/>
              </w:rPr>
              <w:t>.</w:t>
            </w:r>
            <w:r>
              <w:rPr>
                <w:rFonts w:ascii="Arial" w:hAnsi="Arial" w:cs="Arial"/>
                <w:sz w:val="18"/>
                <w:szCs w:val="18"/>
                <w:lang w:val="en-US"/>
              </w:rPr>
              <w:t>PC</w:t>
            </w:r>
            <w:r>
              <w:rPr>
                <w:rFonts w:ascii="Arial" w:hAnsi="Arial" w:cs="Arial"/>
                <w:sz w:val="18"/>
                <w:szCs w:val="18"/>
              </w:rPr>
              <w:t xml:space="preserve">, </w:t>
            </w:r>
            <w:r>
              <w:rPr>
                <w:rFonts w:ascii="Arial" w:hAnsi="Arial" w:cs="Arial"/>
                <w:sz w:val="18"/>
                <w:szCs w:val="18"/>
                <w:lang w:val="en-US"/>
              </w:rPr>
              <w:t>PM</w:t>
            </w:r>
            <w:r>
              <w:rPr>
                <w:rFonts w:ascii="Arial" w:hAnsi="Arial" w:cs="Arial"/>
                <w:sz w:val="18"/>
                <w:szCs w:val="18"/>
              </w:rPr>
              <w:t>.</w:t>
            </w:r>
            <w:r>
              <w:rPr>
                <w:rFonts w:ascii="Arial" w:hAnsi="Arial" w:cs="Arial"/>
                <w:sz w:val="18"/>
                <w:szCs w:val="18"/>
                <w:lang w:val="en-US"/>
              </w:rPr>
              <w:t>PC</w:t>
            </w:r>
            <w:r>
              <w:rPr>
                <w:rFonts w:ascii="Arial" w:hAnsi="Arial" w:cs="Arial"/>
                <w:sz w:val="18"/>
                <w:szCs w:val="18"/>
              </w:rPr>
              <w:t xml:space="preserve"> Оптимизация процесса по внесению плановых данных Производства, ТОиР, КС, МТО в АСБ</w:t>
            </w:r>
          </w:p>
        </w:tc>
        <w:tc>
          <w:tcPr>
            <w:tcW w:w="996" w:type="pct"/>
          </w:tcPr>
          <w:p w14:paraId="3513352A" w14:textId="77777777" w:rsidR="00727F3A" w:rsidRDefault="00727F3A" w:rsidP="00727F3A">
            <w:pPr>
              <w:spacing w:line="276" w:lineRule="auto"/>
              <w:rPr>
                <w:rFonts w:ascii="Arial" w:hAnsi="Arial" w:cs="Arial"/>
                <w:sz w:val="18"/>
                <w:szCs w:val="18"/>
              </w:rPr>
            </w:pPr>
            <w:r>
              <w:rPr>
                <w:rFonts w:ascii="Arial" w:hAnsi="Arial" w:cs="Arial"/>
                <w:sz w:val="18"/>
                <w:szCs w:val="18"/>
              </w:rPr>
              <w:t>Формирование плановых данных Производства в Xeras</w:t>
            </w:r>
            <w:r>
              <w:rPr>
                <w:rFonts w:ascii="Arial" w:hAnsi="Arial" w:cs="Arial"/>
                <w:sz w:val="18"/>
                <w:szCs w:val="18"/>
              </w:rPr>
              <w:br/>
              <w:t>Формирование плановых данных ТОиР в SAP</w:t>
            </w:r>
            <w:r>
              <w:rPr>
                <w:rFonts w:ascii="Arial" w:hAnsi="Arial" w:cs="Arial"/>
                <w:sz w:val="18"/>
                <w:szCs w:val="18"/>
              </w:rPr>
              <w:br/>
              <w:t>Формирование плановых данных КС в АСКИ</w:t>
            </w:r>
            <w:r>
              <w:rPr>
                <w:rFonts w:ascii="Arial" w:hAnsi="Arial" w:cs="Arial"/>
                <w:sz w:val="18"/>
                <w:szCs w:val="18"/>
              </w:rPr>
              <w:br/>
              <w:t>Формирование плана закупок и плановых цен в SAP</w:t>
            </w:r>
            <w:r>
              <w:rPr>
                <w:rFonts w:ascii="Arial" w:hAnsi="Arial" w:cs="Arial"/>
                <w:sz w:val="18"/>
                <w:szCs w:val="18"/>
              </w:rPr>
              <w:br/>
              <w:t>Интеграция указанных выше систем с АСБ по передаче плановых данных</w:t>
            </w:r>
            <w:r>
              <w:rPr>
                <w:rFonts w:ascii="Arial" w:hAnsi="Arial" w:cs="Arial"/>
                <w:sz w:val="18"/>
                <w:szCs w:val="18"/>
              </w:rPr>
              <w:br/>
              <w:t>Передача ответственности за ввод данных в подразделения, ответственные за формирование данных</w:t>
            </w:r>
          </w:p>
        </w:tc>
        <w:tc>
          <w:tcPr>
            <w:tcW w:w="406" w:type="pct"/>
          </w:tcPr>
          <w:p w14:paraId="3CEB4A99" w14:textId="77777777" w:rsidR="00727F3A" w:rsidRDefault="00727F3A" w:rsidP="00727F3A">
            <w:pPr>
              <w:spacing w:line="276" w:lineRule="auto"/>
              <w:rPr>
                <w:rFonts w:ascii="Arial" w:hAnsi="Arial" w:cs="Arial"/>
                <w:sz w:val="18"/>
                <w:szCs w:val="18"/>
              </w:rPr>
            </w:pPr>
            <w:r>
              <w:rPr>
                <w:rFonts w:ascii="Arial" w:hAnsi="Arial" w:cs="Arial"/>
                <w:sz w:val="18"/>
                <w:szCs w:val="18"/>
              </w:rPr>
              <w:t>Перераспределение функций</w:t>
            </w:r>
          </w:p>
        </w:tc>
        <w:tc>
          <w:tcPr>
            <w:tcW w:w="571" w:type="pct"/>
            <w:shd w:val="clear" w:color="auto" w:fill="auto"/>
          </w:tcPr>
          <w:p w14:paraId="2999AE38" w14:textId="77777777" w:rsidR="00727F3A" w:rsidRDefault="00727F3A" w:rsidP="00727F3A">
            <w:pPr>
              <w:pStyle w:val="af9"/>
              <w:spacing w:line="276" w:lineRule="auto"/>
              <w:ind w:left="0"/>
              <w:rPr>
                <w:rFonts w:ascii="Arial" w:hAnsi="Arial" w:cs="Arial"/>
                <w:sz w:val="18"/>
                <w:szCs w:val="18"/>
              </w:rPr>
            </w:pPr>
            <w:r>
              <w:rPr>
                <w:rFonts w:ascii="Arial" w:hAnsi="Arial" w:cs="Arial"/>
                <w:sz w:val="18"/>
                <w:szCs w:val="18"/>
              </w:rPr>
              <w:t>Обеспечение консистентности и актуальности плановых данных в системах</w:t>
            </w:r>
          </w:p>
        </w:tc>
        <w:tc>
          <w:tcPr>
            <w:tcW w:w="613" w:type="pct"/>
          </w:tcPr>
          <w:p w14:paraId="07BD5DA2" w14:textId="77777777" w:rsidR="00727F3A" w:rsidRDefault="00727F3A" w:rsidP="00727F3A">
            <w:pPr>
              <w:spacing w:line="276" w:lineRule="auto"/>
              <w:rPr>
                <w:rFonts w:ascii="Arial" w:hAnsi="Arial" w:cs="Arial"/>
                <w:sz w:val="18"/>
                <w:szCs w:val="18"/>
              </w:rPr>
            </w:pPr>
            <w:r>
              <w:rPr>
                <w:rFonts w:ascii="Arial" w:hAnsi="Arial" w:cs="Arial"/>
                <w:sz w:val="18"/>
                <w:szCs w:val="18"/>
              </w:rPr>
              <w:t>Качественный</w:t>
            </w:r>
          </w:p>
        </w:tc>
      </w:tr>
    </w:tbl>
    <w:p w14:paraId="2E6A328A" w14:textId="77777777" w:rsidR="006F664D" w:rsidRDefault="006F664D" w:rsidP="006F664D">
      <w:pPr>
        <w:rPr>
          <w:rFonts w:ascii="Arial" w:eastAsia="Calibri" w:hAnsi="Arial" w:cs="Arial"/>
        </w:rPr>
      </w:pPr>
    </w:p>
    <w:p w14:paraId="3B21AA54" w14:textId="77777777" w:rsidR="00E30D22" w:rsidRPr="008C7F95" w:rsidRDefault="00FD61BE" w:rsidP="00E30D22">
      <w:pPr>
        <w:pStyle w:val="21"/>
        <w:keepNext/>
        <w:keepLines/>
        <w:numPr>
          <w:ilvl w:val="1"/>
          <w:numId w:val="8"/>
        </w:numPr>
        <w:spacing w:before="160" w:after="120" w:line="276" w:lineRule="auto"/>
        <w:rPr>
          <w:rFonts w:eastAsiaTheme="majorEastAsia" w:cstheme="majorBidi"/>
          <w:bCs w:val="0"/>
          <w:iCs w:val="0"/>
          <w:szCs w:val="26"/>
        </w:rPr>
      </w:pPr>
      <w:bookmarkStart w:id="3046" w:name="_Toc77357593"/>
      <w:r>
        <w:rPr>
          <w:rFonts w:eastAsiaTheme="majorEastAsia" w:cstheme="majorBidi"/>
          <w:bCs w:val="0"/>
          <w:iCs w:val="0"/>
          <w:szCs w:val="26"/>
        </w:rPr>
        <w:t>О</w:t>
      </w:r>
      <w:r w:rsidR="00E30D22">
        <w:rPr>
          <w:rFonts w:eastAsiaTheme="majorEastAsia" w:cstheme="majorBidi"/>
          <w:bCs w:val="0"/>
          <w:iCs w:val="0"/>
          <w:szCs w:val="26"/>
        </w:rPr>
        <w:t>рганизационные аспекты</w:t>
      </w:r>
      <w:bookmarkEnd w:id="3046"/>
    </w:p>
    <w:p w14:paraId="15903C53" w14:textId="6DF5455D" w:rsidR="00E30D22" w:rsidRDefault="00E30D22" w:rsidP="00E30D22">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ins w:id="3047" w:author="Попова Дарья" w:date="2021-07-16T19:51:00Z">
        <w:r w:rsidR="000614E1">
          <w:rPr>
            <w:rFonts w:ascii="Arial" w:hAnsi="Arial" w:cs="Arial"/>
            <w:b/>
            <w:noProof/>
            <w:sz w:val="22"/>
          </w:rPr>
          <w:t>29</w:t>
        </w:r>
      </w:ins>
      <w:del w:id="3048" w:author="Попова Дарья" w:date="2021-07-16T19:51:00Z">
        <w:r w:rsidR="00311472" w:rsidDel="000614E1">
          <w:rPr>
            <w:rFonts w:ascii="Arial" w:hAnsi="Arial" w:cs="Arial"/>
            <w:b/>
            <w:noProof/>
            <w:sz w:val="22"/>
          </w:rPr>
          <w:delText>28</w:delText>
        </w:r>
      </w:del>
      <w:r w:rsidRPr="00916FAB">
        <w:rPr>
          <w:rFonts w:ascii="Arial" w:hAnsi="Arial" w:cs="Arial"/>
          <w:b/>
          <w:sz w:val="22"/>
        </w:rPr>
        <w:fldChar w:fldCharType="end"/>
      </w:r>
      <w:r w:rsidRPr="00916FAB">
        <w:rPr>
          <w:rFonts w:ascii="Arial" w:hAnsi="Arial" w:cs="Arial"/>
          <w:b/>
          <w:sz w:val="22"/>
        </w:rPr>
        <w:t>.</w:t>
      </w:r>
      <w:r>
        <w:rPr>
          <w:rFonts w:ascii="Arial" w:hAnsi="Arial" w:cs="Arial"/>
          <w:b/>
          <w:sz w:val="22"/>
        </w:rPr>
        <w:t xml:space="preserve"> Ключевые </w:t>
      </w:r>
      <w:r w:rsidR="00430202">
        <w:rPr>
          <w:rFonts w:ascii="Arial" w:hAnsi="Arial" w:cs="Arial"/>
          <w:b/>
          <w:sz w:val="22"/>
        </w:rPr>
        <w:t xml:space="preserve">орг. </w:t>
      </w:r>
      <w:r>
        <w:rPr>
          <w:rFonts w:ascii="Arial" w:hAnsi="Arial" w:cs="Arial"/>
          <w:b/>
          <w:sz w:val="22"/>
        </w:rPr>
        <w:t>изменения</w:t>
      </w:r>
      <w:r w:rsidR="00430202">
        <w:rPr>
          <w:rFonts w:ascii="Arial" w:hAnsi="Arial" w:cs="Arial"/>
          <w:b/>
          <w:sz w:val="22"/>
        </w:rPr>
        <w:t>*</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42"/>
        <w:gridCol w:w="1656"/>
        <w:gridCol w:w="1336"/>
        <w:gridCol w:w="1611"/>
        <w:gridCol w:w="1611"/>
        <w:gridCol w:w="2085"/>
        <w:gridCol w:w="1435"/>
      </w:tblGrid>
      <w:tr w:rsidR="00CC4123" w:rsidRPr="00B4018C" w14:paraId="6A062F0C" w14:textId="77777777" w:rsidTr="001312FA">
        <w:trPr>
          <w:cantSplit/>
          <w:trHeight w:val="410"/>
          <w:tblHeader/>
        </w:trPr>
        <w:tc>
          <w:tcPr>
            <w:tcW w:w="287" w:type="pct"/>
            <w:shd w:val="clear" w:color="auto" w:fill="FFC000"/>
            <w:vAlign w:val="center"/>
          </w:tcPr>
          <w:p w14:paraId="17E3FC51" w14:textId="77777777" w:rsidR="00CC4123" w:rsidRDefault="00CC4123" w:rsidP="001312FA">
            <w:pPr>
              <w:rPr>
                <w:rFonts w:ascii="Arial" w:hAnsi="Arial" w:cs="Arial"/>
                <w:b/>
                <w:sz w:val="18"/>
                <w:szCs w:val="18"/>
                <w:lang w:eastAsia="ru-RU"/>
              </w:rPr>
            </w:pPr>
            <w:r>
              <w:rPr>
                <w:rFonts w:ascii="Arial" w:hAnsi="Arial" w:cs="Arial"/>
                <w:b/>
                <w:sz w:val="18"/>
                <w:szCs w:val="18"/>
                <w:lang w:eastAsia="ru-RU"/>
              </w:rPr>
              <w:t>№</w:t>
            </w:r>
          </w:p>
          <w:p w14:paraId="20536813" w14:textId="77777777" w:rsidR="00CC4123" w:rsidRPr="00B4018C" w:rsidRDefault="00CC4123" w:rsidP="001312FA">
            <w:pPr>
              <w:rPr>
                <w:rFonts w:ascii="Arial" w:hAnsi="Arial" w:cs="Arial"/>
                <w:b/>
                <w:sz w:val="18"/>
                <w:szCs w:val="18"/>
              </w:rPr>
            </w:pPr>
            <w:r>
              <w:rPr>
                <w:rFonts w:ascii="Arial" w:hAnsi="Arial" w:cs="Arial"/>
                <w:b/>
                <w:sz w:val="18"/>
                <w:szCs w:val="18"/>
                <w:lang w:eastAsia="ru-RU"/>
              </w:rPr>
              <w:t>п</w:t>
            </w:r>
            <w:r>
              <w:rPr>
                <w:rFonts w:ascii="Arial" w:hAnsi="Arial" w:cs="Arial"/>
                <w:b/>
                <w:sz w:val="18"/>
                <w:szCs w:val="18"/>
                <w:lang w:val="en-US" w:eastAsia="ru-RU"/>
              </w:rPr>
              <w:t>/</w:t>
            </w:r>
            <w:r>
              <w:rPr>
                <w:rFonts w:ascii="Arial" w:hAnsi="Arial" w:cs="Arial"/>
                <w:b/>
                <w:sz w:val="18"/>
                <w:szCs w:val="18"/>
                <w:lang w:eastAsia="ru-RU"/>
              </w:rPr>
              <w:t>п</w:t>
            </w:r>
          </w:p>
        </w:tc>
        <w:tc>
          <w:tcPr>
            <w:tcW w:w="731" w:type="pct"/>
            <w:shd w:val="clear" w:color="auto" w:fill="FFC000"/>
            <w:vAlign w:val="center"/>
          </w:tcPr>
          <w:p w14:paraId="3ACC60AB" w14:textId="77777777" w:rsidR="00CC4123" w:rsidRPr="00B4018C" w:rsidRDefault="00CC4123" w:rsidP="001312FA">
            <w:pPr>
              <w:jc w:val="center"/>
              <w:rPr>
                <w:rFonts w:ascii="Arial" w:hAnsi="Arial" w:cs="Arial"/>
                <w:b/>
                <w:sz w:val="18"/>
                <w:szCs w:val="18"/>
              </w:rPr>
            </w:pPr>
            <w:r w:rsidRPr="00B4018C">
              <w:rPr>
                <w:rFonts w:ascii="Arial" w:hAnsi="Arial" w:cs="Arial"/>
                <w:b/>
                <w:bCs/>
                <w:color w:val="000000"/>
                <w:sz w:val="18"/>
                <w:szCs w:val="18"/>
                <w:lang w:eastAsia="ru-RU"/>
              </w:rPr>
              <w:t>Код и наименование бизнес-процесса</w:t>
            </w:r>
            <w:r w:rsidRPr="00B4018C">
              <w:rPr>
                <w:rFonts w:ascii="Arial" w:hAnsi="Arial" w:cs="Arial"/>
                <w:b/>
                <w:bCs/>
                <w:color w:val="000000"/>
                <w:sz w:val="18"/>
                <w:szCs w:val="18"/>
                <w:lang w:eastAsia="ru-RU"/>
              </w:rPr>
              <w:br/>
              <w:t xml:space="preserve">(1-ый ур-нь) </w:t>
            </w:r>
          </w:p>
        </w:tc>
        <w:tc>
          <w:tcPr>
            <w:tcW w:w="634" w:type="pct"/>
            <w:shd w:val="clear" w:color="auto" w:fill="FFC000"/>
            <w:vAlign w:val="center"/>
          </w:tcPr>
          <w:p w14:paraId="4DA549B3" w14:textId="77777777" w:rsidR="00CC4123" w:rsidRPr="00B4018C" w:rsidRDefault="00CC4123" w:rsidP="001312FA">
            <w:pPr>
              <w:jc w:val="center"/>
              <w:rPr>
                <w:rFonts w:ascii="Arial" w:hAnsi="Arial" w:cs="Arial"/>
                <w:b/>
                <w:sz w:val="18"/>
                <w:szCs w:val="18"/>
              </w:rPr>
            </w:pPr>
            <w:r w:rsidRPr="00B4018C">
              <w:rPr>
                <w:rFonts w:ascii="Arial" w:hAnsi="Arial" w:cs="Arial"/>
                <w:b/>
                <w:bCs/>
                <w:color w:val="000000"/>
                <w:sz w:val="18"/>
                <w:szCs w:val="18"/>
                <w:lang w:eastAsia="ru-RU"/>
              </w:rPr>
              <w:t>Наименование</w:t>
            </w:r>
            <w:r w:rsidRPr="00B4018C">
              <w:rPr>
                <w:rFonts w:ascii="Arial" w:hAnsi="Arial" w:cs="Arial"/>
                <w:b/>
                <w:bCs/>
                <w:color w:val="000000"/>
                <w:sz w:val="18"/>
                <w:szCs w:val="18"/>
                <w:lang w:eastAsia="ru-RU"/>
              </w:rPr>
              <w:br/>
              <w:t>бизнес-процесса</w:t>
            </w:r>
            <w:r w:rsidRPr="00B4018C">
              <w:rPr>
                <w:rFonts w:ascii="Arial" w:hAnsi="Arial" w:cs="Arial"/>
                <w:b/>
                <w:bCs/>
                <w:color w:val="000000"/>
                <w:sz w:val="18"/>
                <w:szCs w:val="18"/>
                <w:lang w:eastAsia="ru-RU"/>
              </w:rPr>
              <w:br/>
              <w:t>(2-ой ур-нь)</w:t>
            </w:r>
          </w:p>
        </w:tc>
        <w:tc>
          <w:tcPr>
            <w:tcW w:w="780" w:type="pct"/>
            <w:shd w:val="clear" w:color="auto" w:fill="FFC000"/>
            <w:vAlign w:val="center"/>
          </w:tcPr>
          <w:p w14:paraId="5909401A" w14:textId="77777777" w:rsidR="00CC4123" w:rsidRPr="00B4018C" w:rsidRDefault="00CC4123" w:rsidP="001312FA">
            <w:pPr>
              <w:jc w:val="center"/>
              <w:rPr>
                <w:rFonts w:ascii="Arial" w:hAnsi="Arial" w:cs="Arial"/>
                <w:b/>
                <w:sz w:val="18"/>
                <w:szCs w:val="18"/>
                <w:lang w:eastAsia="ru-RU"/>
              </w:rPr>
            </w:pPr>
            <w:r>
              <w:rPr>
                <w:rFonts w:ascii="Arial" w:hAnsi="Arial" w:cs="Arial"/>
                <w:b/>
                <w:bCs/>
                <w:color w:val="000000"/>
                <w:sz w:val="18"/>
                <w:szCs w:val="18"/>
                <w:lang w:eastAsia="ru-RU"/>
              </w:rPr>
              <w:t>Код и название организационного</w:t>
            </w:r>
            <w:r w:rsidRPr="00B4018C">
              <w:rPr>
                <w:rFonts w:ascii="Arial" w:hAnsi="Arial" w:cs="Arial"/>
                <w:b/>
                <w:bCs/>
                <w:color w:val="000000"/>
                <w:sz w:val="18"/>
                <w:szCs w:val="18"/>
                <w:lang w:eastAsia="ru-RU"/>
              </w:rPr>
              <w:t xml:space="preserve"> изменения</w:t>
            </w:r>
          </w:p>
        </w:tc>
        <w:tc>
          <w:tcPr>
            <w:tcW w:w="585" w:type="pct"/>
            <w:shd w:val="clear" w:color="auto" w:fill="FFC000"/>
            <w:vAlign w:val="center"/>
          </w:tcPr>
          <w:p w14:paraId="52ED0ABF" w14:textId="77777777" w:rsidR="00CC4123" w:rsidRPr="00B4018C" w:rsidRDefault="00CC4123" w:rsidP="001312FA">
            <w:pPr>
              <w:jc w:val="center"/>
              <w:rPr>
                <w:rFonts w:ascii="Arial" w:hAnsi="Arial" w:cs="Arial"/>
                <w:b/>
                <w:sz w:val="18"/>
                <w:szCs w:val="18"/>
                <w:lang w:eastAsia="ru-RU"/>
              </w:rPr>
            </w:pPr>
            <w:r w:rsidRPr="00B4018C">
              <w:rPr>
                <w:rFonts w:ascii="Arial" w:hAnsi="Arial" w:cs="Arial"/>
                <w:b/>
                <w:bCs/>
                <w:color w:val="000000"/>
                <w:sz w:val="18"/>
                <w:szCs w:val="18"/>
                <w:lang w:eastAsia="ru-RU"/>
              </w:rPr>
              <w:t>Область организационного влияния</w:t>
            </w:r>
          </w:p>
        </w:tc>
        <w:tc>
          <w:tcPr>
            <w:tcW w:w="1072" w:type="pct"/>
            <w:shd w:val="clear" w:color="auto" w:fill="FFC000"/>
            <w:vAlign w:val="center"/>
          </w:tcPr>
          <w:p w14:paraId="6AC23167" w14:textId="77777777" w:rsidR="00CC4123" w:rsidRPr="00B4018C" w:rsidRDefault="00CC4123" w:rsidP="001312FA">
            <w:pPr>
              <w:jc w:val="center"/>
              <w:rPr>
                <w:rFonts w:ascii="Arial" w:hAnsi="Arial" w:cs="Arial"/>
                <w:b/>
                <w:sz w:val="18"/>
                <w:szCs w:val="18"/>
                <w:lang w:eastAsia="ru-RU"/>
              </w:rPr>
            </w:pPr>
            <w:r w:rsidRPr="00B4018C">
              <w:rPr>
                <w:rFonts w:ascii="Arial" w:hAnsi="Arial" w:cs="Arial"/>
                <w:b/>
                <w:bCs/>
                <w:color w:val="000000"/>
                <w:sz w:val="18"/>
                <w:szCs w:val="18"/>
                <w:lang w:eastAsia="ru-RU"/>
              </w:rPr>
              <w:t>Описание орг. изменения / целевое состояние</w:t>
            </w:r>
          </w:p>
        </w:tc>
        <w:tc>
          <w:tcPr>
            <w:tcW w:w="911" w:type="pct"/>
            <w:shd w:val="clear" w:color="auto" w:fill="FFC000"/>
            <w:vAlign w:val="center"/>
          </w:tcPr>
          <w:p w14:paraId="36EE2B76" w14:textId="77777777" w:rsidR="00CC4123" w:rsidRPr="00B4018C" w:rsidRDefault="00CC4123" w:rsidP="001312FA">
            <w:pPr>
              <w:jc w:val="center"/>
              <w:rPr>
                <w:rFonts w:ascii="Arial" w:hAnsi="Arial" w:cs="Arial"/>
                <w:b/>
                <w:sz w:val="18"/>
                <w:szCs w:val="18"/>
              </w:rPr>
            </w:pPr>
            <w:r w:rsidRPr="00B4018C">
              <w:rPr>
                <w:rFonts w:ascii="Arial" w:hAnsi="Arial" w:cs="Arial"/>
                <w:b/>
                <w:bCs/>
                <w:color w:val="000000"/>
                <w:sz w:val="18"/>
                <w:szCs w:val="18"/>
                <w:lang w:eastAsia="ru-RU"/>
              </w:rPr>
              <w:t xml:space="preserve">Влияние на запуск системы  в эксплуатацию </w:t>
            </w:r>
          </w:p>
        </w:tc>
      </w:tr>
      <w:tr w:rsidR="00CC4123" w:rsidRPr="00B4018C" w14:paraId="43B5EFF7" w14:textId="77777777" w:rsidTr="001312FA">
        <w:trPr>
          <w:cantSplit/>
          <w:trHeight w:val="237"/>
        </w:trPr>
        <w:tc>
          <w:tcPr>
            <w:tcW w:w="287" w:type="pct"/>
            <w:shd w:val="clear" w:color="auto" w:fill="auto"/>
          </w:tcPr>
          <w:p w14:paraId="0A47CFC1" w14:textId="77777777" w:rsidR="00CC4123" w:rsidRDefault="00CC4123" w:rsidP="001312FA">
            <w:pPr>
              <w:jc w:val="left"/>
              <w:rPr>
                <w:rFonts w:ascii="Arial" w:hAnsi="Arial" w:cs="Arial"/>
                <w:color w:val="000000"/>
                <w:sz w:val="18"/>
                <w:szCs w:val="18"/>
              </w:rPr>
            </w:pPr>
            <w:r>
              <w:rPr>
                <w:rFonts w:ascii="Arial" w:hAnsi="Arial" w:cs="Arial"/>
                <w:color w:val="000000"/>
                <w:sz w:val="18"/>
                <w:szCs w:val="18"/>
              </w:rPr>
              <w:t>1</w:t>
            </w:r>
          </w:p>
        </w:tc>
        <w:tc>
          <w:tcPr>
            <w:tcW w:w="731" w:type="pct"/>
          </w:tcPr>
          <w:p w14:paraId="7FF9E445" w14:textId="77777777" w:rsidR="00CC4123" w:rsidRDefault="00CC4123" w:rsidP="001312FA">
            <w:pPr>
              <w:jc w:val="left"/>
              <w:rPr>
                <w:rFonts w:ascii="Arial" w:hAnsi="Arial" w:cs="Arial"/>
                <w:color w:val="000000"/>
                <w:sz w:val="18"/>
                <w:szCs w:val="18"/>
              </w:rPr>
            </w:pPr>
            <w:r>
              <w:rPr>
                <w:rFonts w:ascii="Arial" w:hAnsi="Arial" w:cs="Arial"/>
                <w:color w:val="000000"/>
                <w:sz w:val="18"/>
                <w:szCs w:val="18"/>
              </w:rPr>
              <w:t xml:space="preserve">ПП-07 </w:t>
            </w:r>
            <w:r>
              <w:rPr>
                <w:rFonts w:ascii="Arial" w:hAnsi="Arial" w:cs="Arial"/>
                <w:color w:val="000000"/>
                <w:sz w:val="18"/>
                <w:szCs w:val="18"/>
              </w:rPr>
              <w:br/>
              <w:t>Управление производственными активами</w:t>
            </w:r>
          </w:p>
        </w:tc>
        <w:tc>
          <w:tcPr>
            <w:tcW w:w="634" w:type="pct"/>
          </w:tcPr>
          <w:p w14:paraId="30B71E02" w14:textId="77777777" w:rsidR="00CC4123" w:rsidRDefault="00CC4123" w:rsidP="001312FA">
            <w:pPr>
              <w:rPr>
                <w:rFonts w:ascii="Arial" w:hAnsi="Arial" w:cs="Arial"/>
                <w:color w:val="000000"/>
                <w:sz w:val="18"/>
                <w:szCs w:val="18"/>
              </w:rPr>
            </w:pPr>
            <w:r>
              <w:rPr>
                <w:rFonts w:ascii="Arial" w:hAnsi="Arial" w:cs="Arial"/>
                <w:color w:val="000000"/>
                <w:sz w:val="18"/>
                <w:szCs w:val="18"/>
              </w:rPr>
              <w:t>ПП-07.08</w:t>
            </w:r>
            <w:r>
              <w:rPr>
                <w:rFonts w:ascii="Arial" w:hAnsi="Arial" w:cs="Arial"/>
                <w:color w:val="000000"/>
                <w:sz w:val="18"/>
                <w:szCs w:val="18"/>
              </w:rPr>
              <w:br/>
              <w:t>Формирование и управление бюджетами ТОиР</w:t>
            </w:r>
          </w:p>
        </w:tc>
        <w:tc>
          <w:tcPr>
            <w:tcW w:w="780" w:type="pct"/>
          </w:tcPr>
          <w:p w14:paraId="7C06FEC7" w14:textId="77777777" w:rsidR="00CC4123" w:rsidRDefault="00CC4123" w:rsidP="001312FA">
            <w:pPr>
              <w:rPr>
                <w:rFonts w:ascii="Arial" w:hAnsi="Arial" w:cs="Arial"/>
                <w:color w:val="000000"/>
                <w:sz w:val="18"/>
                <w:szCs w:val="18"/>
              </w:rPr>
            </w:pPr>
            <w:r>
              <w:rPr>
                <w:rFonts w:ascii="Arial" w:hAnsi="Arial" w:cs="Arial"/>
                <w:color w:val="000000"/>
                <w:sz w:val="18"/>
                <w:szCs w:val="18"/>
              </w:rPr>
              <w:t xml:space="preserve">PM.ORG.01 Централизация функции бюджетирования воздействий на ПА – ролевая модель. </w:t>
            </w:r>
          </w:p>
        </w:tc>
        <w:tc>
          <w:tcPr>
            <w:tcW w:w="585" w:type="pct"/>
          </w:tcPr>
          <w:p w14:paraId="33690025" w14:textId="77777777" w:rsidR="00CC4123" w:rsidRDefault="00CC4123" w:rsidP="001312FA">
            <w:pPr>
              <w:rPr>
                <w:rFonts w:ascii="Arial" w:hAnsi="Arial" w:cs="Arial"/>
                <w:color w:val="000000"/>
                <w:sz w:val="20"/>
                <w:szCs w:val="20"/>
              </w:rPr>
            </w:pPr>
            <w:r>
              <w:rPr>
                <w:rFonts w:ascii="Arial" w:hAnsi="Arial" w:cs="Arial"/>
                <w:color w:val="000000"/>
                <w:sz w:val="20"/>
                <w:szCs w:val="20"/>
              </w:rPr>
              <w:t>Роли и ответственность сотрудников</w:t>
            </w:r>
          </w:p>
        </w:tc>
        <w:tc>
          <w:tcPr>
            <w:tcW w:w="1072" w:type="pct"/>
          </w:tcPr>
          <w:p w14:paraId="5E375BFD" w14:textId="0F501123" w:rsidR="00CC4123" w:rsidRDefault="00CC4123" w:rsidP="001312FA">
            <w:pPr>
              <w:rPr>
                <w:rFonts w:ascii="Arial" w:hAnsi="Arial" w:cs="Arial"/>
                <w:color w:val="000000"/>
                <w:sz w:val="18"/>
                <w:szCs w:val="18"/>
              </w:rPr>
            </w:pPr>
            <w:r>
              <w:rPr>
                <w:rFonts w:ascii="Arial" w:hAnsi="Arial" w:cs="Arial"/>
                <w:b/>
                <w:bCs/>
                <w:color w:val="000000"/>
                <w:sz w:val="18"/>
                <w:szCs w:val="18"/>
              </w:rPr>
              <w:t>Расширение функционала для ролей, задействованных в бизнес-процессе.</w:t>
            </w:r>
            <w:r>
              <w:rPr>
                <w:rFonts w:ascii="Arial" w:hAnsi="Arial" w:cs="Arial"/>
                <w:color w:val="000000"/>
                <w:sz w:val="18"/>
                <w:szCs w:val="18"/>
              </w:rPr>
              <w:t xml:space="preserve"> Роли: </w:t>
            </w:r>
            <w:r w:rsidRPr="00E94894">
              <w:rPr>
                <w:rFonts w:ascii="Arial" w:hAnsi="Arial" w:cs="Arial"/>
                <w:color w:val="000000"/>
                <w:sz w:val="18"/>
                <w:szCs w:val="18"/>
              </w:rPr>
              <w:t xml:space="preserve">Планировщик </w:t>
            </w:r>
            <w:r>
              <w:rPr>
                <w:rFonts w:ascii="Arial" w:hAnsi="Arial" w:cs="Arial"/>
                <w:color w:val="000000"/>
                <w:sz w:val="18"/>
                <w:szCs w:val="18"/>
              </w:rPr>
              <w:t>бюджета УА, Старший планировщик</w:t>
            </w:r>
            <w:r w:rsidRPr="0070490D">
              <w:rPr>
                <w:rFonts w:ascii="Arial" w:hAnsi="Arial" w:cs="Arial"/>
                <w:color w:val="000000"/>
                <w:sz w:val="18"/>
                <w:szCs w:val="18"/>
              </w:rPr>
              <w:t xml:space="preserve">/ </w:t>
            </w:r>
            <w:r>
              <w:rPr>
                <w:rFonts w:ascii="Arial" w:hAnsi="Arial" w:cs="Arial"/>
                <w:color w:val="000000"/>
                <w:sz w:val="18"/>
                <w:szCs w:val="18"/>
              </w:rPr>
              <w:t xml:space="preserve">Планировщик ТОиР.                 </w:t>
            </w:r>
            <w:r w:rsidRPr="00E94894">
              <w:rPr>
                <w:rFonts w:ascii="Arial" w:hAnsi="Arial" w:cs="Arial"/>
                <w:b/>
                <w:bCs/>
                <w:color w:val="000000"/>
                <w:sz w:val="18"/>
                <w:szCs w:val="18"/>
              </w:rPr>
              <w:t>Планировщик бюджета УА</w:t>
            </w:r>
            <w:r>
              <w:rPr>
                <w:rFonts w:ascii="Arial" w:hAnsi="Arial" w:cs="Arial"/>
                <w:b/>
                <w:bCs/>
                <w:color w:val="000000"/>
                <w:sz w:val="18"/>
                <w:szCs w:val="18"/>
              </w:rPr>
              <w:t>:</w:t>
            </w:r>
            <w:r>
              <w:rPr>
                <w:rFonts w:ascii="Arial" w:hAnsi="Arial" w:cs="Arial"/>
                <w:color w:val="000000"/>
                <w:sz w:val="18"/>
                <w:szCs w:val="18"/>
              </w:rPr>
              <w:br/>
              <w:t xml:space="preserve">УК:  рассмотрение и согласование  бюджета, распределение резерва между БЕ </w:t>
            </w:r>
            <w:r>
              <w:rPr>
                <w:rFonts w:ascii="Arial" w:hAnsi="Arial" w:cs="Arial"/>
                <w:color w:val="000000"/>
                <w:sz w:val="18"/>
                <w:szCs w:val="18"/>
              </w:rPr>
              <w:br/>
              <w:t>БЕ: актуализация структуры СПП элементов, ранжирование бюджета по СПП элементам, контроль бюджета, установка лимитов,  согласование и перенос бюджета между СПП элементами</w:t>
            </w:r>
            <w:r>
              <w:rPr>
                <w:rFonts w:ascii="Arial" w:hAnsi="Arial" w:cs="Arial"/>
                <w:color w:val="000000"/>
                <w:sz w:val="18"/>
                <w:szCs w:val="18"/>
              </w:rPr>
              <w:br/>
            </w:r>
            <w:r>
              <w:rPr>
                <w:rFonts w:ascii="Arial" w:hAnsi="Arial" w:cs="Arial"/>
                <w:b/>
                <w:bCs/>
                <w:color w:val="000000"/>
                <w:sz w:val="18"/>
                <w:szCs w:val="18"/>
              </w:rPr>
              <w:t>Планировщик / Старший планировщик ТОиР БЕ:</w:t>
            </w:r>
            <w:r>
              <w:rPr>
                <w:rFonts w:ascii="Arial" w:hAnsi="Arial" w:cs="Arial"/>
                <w:color w:val="000000"/>
                <w:sz w:val="18"/>
                <w:szCs w:val="18"/>
              </w:rPr>
              <w:br/>
              <w:t>Создание заказов ТОиР и сетевых графиков, проверка наличия цены на материал / услугу, анализ и корректировка рассчитанных в заказе затрат , ранжирование</w:t>
            </w:r>
            <w:r>
              <w:rPr>
                <w:rFonts w:ascii="Arial" w:hAnsi="Arial" w:cs="Arial"/>
                <w:color w:val="000000"/>
                <w:sz w:val="18"/>
                <w:szCs w:val="18"/>
              </w:rPr>
              <w:br/>
              <w:t>Корректировка программы ремонтов и отдельных заказов в соответствии с лимитами</w:t>
            </w:r>
          </w:p>
        </w:tc>
        <w:tc>
          <w:tcPr>
            <w:tcW w:w="911" w:type="pct"/>
            <w:shd w:val="clear" w:color="auto" w:fill="auto"/>
          </w:tcPr>
          <w:p w14:paraId="0CD0DCDE" w14:textId="77777777" w:rsidR="00CC4123" w:rsidRDefault="00CC4123" w:rsidP="001312FA">
            <w:pPr>
              <w:rPr>
                <w:rFonts w:ascii="Arial" w:hAnsi="Arial" w:cs="Arial"/>
                <w:color w:val="000000"/>
                <w:sz w:val="18"/>
                <w:szCs w:val="18"/>
              </w:rPr>
            </w:pPr>
            <w:r>
              <w:rPr>
                <w:rFonts w:ascii="Arial" w:hAnsi="Arial" w:cs="Arial"/>
                <w:color w:val="000000"/>
                <w:sz w:val="18"/>
                <w:szCs w:val="18"/>
              </w:rPr>
              <w:t>ОИ должно быть реализовано до начала начало процесса бюджетирования</w:t>
            </w:r>
          </w:p>
        </w:tc>
      </w:tr>
      <w:tr w:rsidR="00CC4123" w:rsidRPr="00B4018C" w14:paraId="0B24506D" w14:textId="77777777" w:rsidTr="001312FA">
        <w:trPr>
          <w:cantSplit/>
          <w:trHeight w:val="2856"/>
        </w:trPr>
        <w:tc>
          <w:tcPr>
            <w:tcW w:w="287" w:type="pct"/>
            <w:shd w:val="clear" w:color="auto" w:fill="auto"/>
          </w:tcPr>
          <w:p w14:paraId="2AB699EA" w14:textId="75365036" w:rsidR="00CC4123" w:rsidRDefault="00CC4123" w:rsidP="001312FA">
            <w:pPr>
              <w:rPr>
                <w:rFonts w:ascii="Arial" w:hAnsi="Arial" w:cs="Arial"/>
                <w:color w:val="000000"/>
                <w:sz w:val="18"/>
                <w:szCs w:val="18"/>
              </w:rPr>
            </w:pPr>
            <w:r>
              <w:rPr>
                <w:rFonts w:ascii="Arial" w:hAnsi="Arial" w:cs="Arial"/>
                <w:color w:val="000000"/>
                <w:sz w:val="18"/>
                <w:szCs w:val="18"/>
              </w:rPr>
              <w:t>2</w:t>
            </w:r>
          </w:p>
        </w:tc>
        <w:tc>
          <w:tcPr>
            <w:tcW w:w="731" w:type="pct"/>
          </w:tcPr>
          <w:p w14:paraId="3A3B7DE6" w14:textId="77777777" w:rsidR="00CC4123" w:rsidRDefault="00CC4123" w:rsidP="001312FA">
            <w:pPr>
              <w:jc w:val="left"/>
              <w:rPr>
                <w:rFonts w:ascii="Arial" w:hAnsi="Arial" w:cs="Arial"/>
                <w:color w:val="000000"/>
                <w:sz w:val="18"/>
                <w:szCs w:val="18"/>
              </w:rPr>
            </w:pPr>
            <w:r>
              <w:rPr>
                <w:rFonts w:ascii="Arial" w:hAnsi="Arial" w:cs="Arial"/>
                <w:color w:val="000000"/>
                <w:sz w:val="18"/>
                <w:szCs w:val="18"/>
              </w:rPr>
              <w:t xml:space="preserve">ПП-07 </w:t>
            </w:r>
            <w:r>
              <w:rPr>
                <w:rFonts w:ascii="Arial" w:hAnsi="Arial" w:cs="Arial"/>
                <w:color w:val="000000"/>
                <w:sz w:val="18"/>
                <w:szCs w:val="18"/>
              </w:rPr>
              <w:br/>
              <w:t>Управление производственными активами</w:t>
            </w:r>
          </w:p>
        </w:tc>
        <w:tc>
          <w:tcPr>
            <w:tcW w:w="634" w:type="pct"/>
          </w:tcPr>
          <w:p w14:paraId="1759BCDF" w14:textId="77777777" w:rsidR="00CC4123" w:rsidRDefault="00CC4123" w:rsidP="001312FA">
            <w:pPr>
              <w:rPr>
                <w:rFonts w:ascii="Arial" w:hAnsi="Arial" w:cs="Arial"/>
                <w:color w:val="000000"/>
                <w:sz w:val="18"/>
                <w:szCs w:val="18"/>
              </w:rPr>
            </w:pPr>
            <w:r>
              <w:rPr>
                <w:rFonts w:ascii="Arial" w:hAnsi="Arial" w:cs="Arial"/>
                <w:color w:val="000000"/>
                <w:sz w:val="18"/>
                <w:szCs w:val="18"/>
              </w:rPr>
              <w:t> </w:t>
            </w:r>
          </w:p>
        </w:tc>
        <w:tc>
          <w:tcPr>
            <w:tcW w:w="780" w:type="pct"/>
          </w:tcPr>
          <w:p w14:paraId="68AF6218" w14:textId="77777777" w:rsidR="00CC4123" w:rsidRDefault="00CC4123" w:rsidP="001312FA">
            <w:pPr>
              <w:rPr>
                <w:rFonts w:ascii="Arial" w:hAnsi="Arial" w:cs="Arial"/>
                <w:color w:val="000000"/>
                <w:sz w:val="18"/>
                <w:szCs w:val="18"/>
              </w:rPr>
            </w:pPr>
            <w:r>
              <w:rPr>
                <w:rFonts w:ascii="Arial" w:hAnsi="Arial" w:cs="Arial"/>
                <w:color w:val="000000"/>
                <w:sz w:val="18"/>
                <w:szCs w:val="18"/>
              </w:rPr>
              <w:t>PM.ORG.04 Актуализация перечня НМД Компании</w:t>
            </w:r>
          </w:p>
        </w:tc>
        <w:tc>
          <w:tcPr>
            <w:tcW w:w="585" w:type="pct"/>
          </w:tcPr>
          <w:p w14:paraId="2B531D91" w14:textId="77777777" w:rsidR="00CC4123" w:rsidRDefault="00CC4123" w:rsidP="001312FA">
            <w:pPr>
              <w:rPr>
                <w:rFonts w:ascii="Arial" w:hAnsi="Arial" w:cs="Arial"/>
                <w:color w:val="000000"/>
                <w:sz w:val="18"/>
                <w:szCs w:val="18"/>
              </w:rPr>
            </w:pPr>
            <w:r>
              <w:rPr>
                <w:rFonts w:ascii="Arial" w:hAnsi="Arial" w:cs="Arial"/>
                <w:color w:val="000000"/>
                <w:sz w:val="18"/>
                <w:szCs w:val="18"/>
              </w:rPr>
              <w:t>Нормативно-методологическая документация</w:t>
            </w:r>
          </w:p>
        </w:tc>
        <w:tc>
          <w:tcPr>
            <w:tcW w:w="1072" w:type="pct"/>
          </w:tcPr>
          <w:p w14:paraId="2EA21E44" w14:textId="77777777" w:rsidR="00CC4123" w:rsidRDefault="00CC4123" w:rsidP="001312FA">
            <w:pPr>
              <w:rPr>
                <w:rFonts w:ascii="Arial" w:hAnsi="Arial" w:cs="Arial"/>
                <w:color w:val="000000"/>
                <w:sz w:val="18"/>
                <w:szCs w:val="18"/>
              </w:rPr>
            </w:pPr>
            <w:r>
              <w:rPr>
                <w:rFonts w:ascii="Arial" w:hAnsi="Arial" w:cs="Arial"/>
                <w:color w:val="000000"/>
                <w:sz w:val="18"/>
                <w:szCs w:val="18"/>
              </w:rPr>
              <w:t>Перечень документов для актуализации на последующих этапах зафиксирован в проектном документе:  ERP.3.16_ОСМ_Перечень процессных и организационных изменений с оценктой влияния</w:t>
            </w:r>
          </w:p>
        </w:tc>
        <w:tc>
          <w:tcPr>
            <w:tcW w:w="911" w:type="pct"/>
            <w:shd w:val="clear" w:color="auto" w:fill="auto"/>
          </w:tcPr>
          <w:p w14:paraId="1C6FE156" w14:textId="77777777" w:rsidR="00CC4123" w:rsidRDefault="00CC4123" w:rsidP="001312FA">
            <w:pPr>
              <w:rPr>
                <w:rFonts w:ascii="Arial" w:hAnsi="Arial" w:cs="Arial"/>
                <w:color w:val="000000"/>
                <w:sz w:val="18"/>
                <w:szCs w:val="18"/>
              </w:rPr>
            </w:pPr>
            <w:r>
              <w:rPr>
                <w:rFonts w:ascii="Arial" w:hAnsi="Arial" w:cs="Arial"/>
                <w:color w:val="000000"/>
                <w:sz w:val="18"/>
                <w:szCs w:val="18"/>
              </w:rPr>
              <w:t>ОИ должно быть реализовано до начала определённого этапа Программы</w:t>
            </w:r>
          </w:p>
        </w:tc>
      </w:tr>
    </w:tbl>
    <w:p w14:paraId="59D8A0B7" w14:textId="77777777" w:rsidR="00430202" w:rsidRPr="00CB2443" w:rsidRDefault="00430202" w:rsidP="00CB2443">
      <w:pPr>
        <w:spacing w:after="240" w:line="276" w:lineRule="auto"/>
        <w:ind w:firstLine="567"/>
        <w:rPr>
          <w:rFonts w:ascii="Arial" w:hAnsi="Arial" w:cs="Arial"/>
          <w:color w:val="000000" w:themeColor="text1"/>
        </w:rPr>
      </w:pPr>
    </w:p>
    <w:p w14:paraId="669A81D1" w14:textId="77777777" w:rsidR="00E30D22" w:rsidRPr="00CB2443" w:rsidRDefault="001F08B0" w:rsidP="00CB2443">
      <w:pPr>
        <w:spacing w:after="240" w:line="276" w:lineRule="auto"/>
        <w:ind w:firstLine="567"/>
        <w:rPr>
          <w:rFonts w:ascii="Arial" w:hAnsi="Arial" w:cs="Arial"/>
          <w:color w:val="000000" w:themeColor="text1"/>
        </w:rPr>
      </w:pPr>
      <w:r w:rsidRPr="00CB2443">
        <w:rPr>
          <w:rFonts w:ascii="Arial" w:hAnsi="Arial" w:cs="Arial"/>
          <w:color w:val="000000" w:themeColor="text1"/>
        </w:rPr>
        <w:t>* не включая перечень НМД</w:t>
      </w:r>
    </w:p>
    <w:p w14:paraId="507319FF" w14:textId="77777777" w:rsidR="00E30D22" w:rsidRPr="00CB2443" w:rsidRDefault="00E30D22" w:rsidP="00CB2443">
      <w:pPr>
        <w:spacing w:after="240" w:line="276" w:lineRule="auto"/>
        <w:ind w:firstLine="567"/>
        <w:rPr>
          <w:rFonts w:ascii="Arial" w:hAnsi="Arial" w:cs="Arial"/>
          <w:color w:val="000000" w:themeColor="text1"/>
          <w:lang w:val="en-US"/>
        </w:rPr>
      </w:pPr>
    </w:p>
    <w:p w14:paraId="6AB93B21" w14:textId="77777777" w:rsidR="00220F8C" w:rsidRPr="00F94454" w:rsidRDefault="00220F8C" w:rsidP="004E1119">
      <w:pPr>
        <w:pStyle w:val="1"/>
        <w:rPr>
          <w:rFonts w:eastAsia="Calibri"/>
        </w:rPr>
      </w:pPr>
      <w:bookmarkStart w:id="3049" w:name="_Toc77357594"/>
      <w:r w:rsidRPr="00F94454">
        <w:rPr>
          <w:rFonts w:eastAsia="Calibri"/>
        </w:rPr>
        <w:t>Открытые вопросы</w:t>
      </w:r>
      <w:bookmarkEnd w:id="3049"/>
    </w:p>
    <w:p w14:paraId="5F1E459E" w14:textId="55649967" w:rsidR="00386C3A" w:rsidRDefault="00386C3A" w:rsidP="00916FAB">
      <w:pPr>
        <w:pStyle w:val="a7"/>
        <w:keepNext/>
        <w:spacing w:after="240" w:afterAutospacing="0" w:line="276" w:lineRule="auto"/>
        <w:jc w:val="right"/>
        <w:rPr>
          <w:rFonts w:ascii="Arial" w:hAnsi="Arial" w:cs="Arial"/>
          <w:b/>
          <w:sz w:val="22"/>
        </w:rPr>
      </w:pPr>
      <w:r w:rsidRPr="00916FAB">
        <w:rPr>
          <w:rFonts w:ascii="Arial" w:hAnsi="Arial" w:cs="Arial"/>
          <w:b/>
          <w:sz w:val="22"/>
        </w:rPr>
        <w:t xml:space="preserve">Таблица </w:t>
      </w:r>
      <w:r w:rsidRPr="00916FAB">
        <w:rPr>
          <w:rFonts w:ascii="Arial" w:hAnsi="Arial" w:cs="Arial"/>
          <w:b/>
          <w:sz w:val="22"/>
        </w:rPr>
        <w:fldChar w:fldCharType="begin"/>
      </w:r>
      <w:r w:rsidRPr="00916FAB">
        <w:rPr>
          <w:rFonts w:ascii="Arial" w:hAnsi="Arial" w:cs="Arial"/>
          <w:b/>
          <w:sz w:val="22"/>
        </w:rPr>
        <w:instrText xml:space="preserve"> SEQ Таблица \* ARABIC </w:instrText>
      </w:r>
      <w:r w:rsidRPr="00916FAB">
        <w:rPr>
          <w:rFonts w:ascii="Arial" w:hAnsi="Arial" w:cs="Arial"/>
          <w:b/>
          <w:sz w:val="22"/>
        </w:rPr>
        <w:fldChar w:fldCharType="separate"/>
      </w:r>
      <w:ins w:id="3050" w:author="Попова Дарья" w:date="2021-07-16T19:51:00Z">
        <w:r w:rsidR="000614E1">
          <w:rPr>
            <w:rFonts w:ascii="Arial" w:hAnsi="Arial" w:cs="Arial"/>
            <w:b/>
            <w:noProof/>
            <w:sz w:val="22"/>
          </w:rPr>
          <w:t>30</w:t>
        </w:r>
      </w:ins>
      <w:del w:id="3051" w:author="Попова Дарья" w:date="2021-07-16T19:51:00Z">
        <w:r w:rsidR="00311472" w:rsidDel="000614E1">
          <w:rPr>
            <w:rFonts w:ascii="Arial" w:hAnsi="Arial" w:cs="Arial"/>
            <w:b/>
            <w:noProof/>
            <w:sz w:val="22"/>
          </w:rPr>
          <w:delText>29</w:delText>
        </w:r>
      </w:del>
      <w:r w:rsidRPr="00916FAB">
        <w:rPr>
          <w:rFonts w:ascii="Arial" w:hAnsi="Arial" w:cs="Arial"/>
          <w:b/>
          <w:sz w:val="22"/>
        </w:rPr>
        <w:fldChar w:fldCharType="end"/>
      </w:r>
      <w:r w:rsidRPr="00916FAB">
        <w:rPr>
          <w:rFonts w:ascii="Arial" w:hAnsi="Arial" w:cs="Arial"/>
          <w:b/>
          <w:sz w:val="22"/>
        </w:rPr>
        <w:t>.</w:t>
      </w:r>
      <w:r w:rsidR="008C7F95">
        <w:rPr>
          <w:rFonts w:ascii="Arial" w:hAnsi="Arial" w:cs="Arial"/>
          <w:b/>
          <w:sz w:val="22"/>
        </w:rPr>
        <w:t xml:space="preserve"> </w:t>
      </w:r>
      <w:r w:rsidRPr="00916FAB">
        <w:rPr>
          <w:rFonts w:ascii="Arial" w:hAnsi="Arial" w:cs="Arial"/>
          <w:b/>
          <w:sz w:val="22"/>
        </w:rPr>
        <w:t>Открытые вопросы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04"/>
        <w:gridCol w:w="1845"/>
        <w:gridCol w:w="3169"/>
        <w:gridCol w:w="1781"/>
        <w:gridCol w:w="1219"/>
        <w:gridCol w:w="1158"/>
      </w:tblGrid>
      <w:tr w:rsidR="007B1B15" w:rsidRPr="006F5656" w14:paraId="41631D31" w14:textId="4C38130B" w:rsidTr="00494ECB">
        <w:trPr>
          <w:trHeight w:val="397"/>
          <w:tblHeader/>
        </w:trPr>
        <w:tc>
          <w:tcPr>
            <w:tcW w:w="493" w:type="pct"/>
            <w:shd w:val="clear" w:color="auto" w:fill="FFC000"/>
            <w:vAlign w:val="center"/>
          </w:tcPr>
          <w:p w14:paraId="27619611" w14:textId="77777777" w:rsidR="007B1B15" w:rsidRPr="006F5656" w:rsidRDefault="007B1B15" w:rsidP="005F2EFF">
            <w:pPr>
              <w:jc w:val="center"/>
              <w:rPr>
                <w:rFonts w:ascii="Arial" w:hAnsi="Arial" w:cs="Arial"/>
                <w:b/>
                <w:sz w:val="20"/>
                <w:szCs w:val="20"/>
              </w:rPr>
            </w:pPr>
            <w:r w:rsidRPr="008C7F95">
              <w:rPr>
                <w:rFonts w:ascii="Arial" w:hAnsi="Arial" w:cs="Arial"/>
                <w:b/>
                <w:sz w:val="20"/>
                <w:szCs w:val="20"/>
                <w:lang w:eastAsia="ru-RU"/>
              </w:rPr>
              <w:t xml:space="preserve">№ из реестра </w:t>
            </w:r>
          </w:p>
        </w:tc>
        <w:tc>
          <w:tcPr>
            <w:tcW w:w="907" w:type="pct"/>
            <w:shd w:val="clear" w:color="auto" w:fill="FFC000"/>
            <w:vAlign w:val="center"/>
          </w:tcPr>
          <w:p w14:paraId="65C6D195" w14:textId="77777777" w:rsidR="007B1B15" w:rsidRPr="006F5656" w:rsidRDefault="007B1B15" w:rsidP="005F2EFF">
            <w:pPr>
              <w:jc w:val="center"/>
              <w:rPr>
                <w:rFonts w:ascii="Arial" w:hAnsi="Arial" w:cs="Arial"/>
                <w:b/>
                <w:sz w:val="20"/>
                <w:szCs w:val="20"/>
              </w:rPr>
            </w:pPr>
            <w:r w:rsidRPr="008C7F95">
              <w:rPr>
                <w:rFonts w:ascii="Arial" w:hAnsi="Arial" w:cs="Arial"/>
                <w:b/>
                <w:sz w:val="20"/>
                <w:szCs w:val="20"/>
                <w:lang w:eastAsia="ru-RU"/>
              </w:rPr>
              <w:t>Наименование ОВ</w:t>
            </w:r>
          </w:p>
        </w:tc>
        <w:tc>
          <w:tcPr>
            <w:tcW w:w="1745" w:type="pct"/>
            <w:shd w:val="clear" w:color="auto" w:fill="FFC000"/>
            <w:vAlign w:val="center"/>
          </w:tcPr>
          <w:p w14:paraId="17631EF1" w14:textId="77777777" w:rsidR="007B1B15" w:rsidRPr="006F5656" w:rsidRDefault="007B1B15" w:rsidP="005F2EFF">
            <w:pPr>
              <w:jc w:val="center"/>
              <w:rPr>
                <w:rFonts w:ascii="Arial" w:hAnsi="Arial" w:cs="Arial"/>
                <w:b/>
                <w:sz w:val="20"/>
                <w:szCs w:val="20"/>
              </w:rPr>
            </w:pPr>
            <w:r w:rsidRPr="008C7F95">
              <w:rPr>
                <w:rFonts w:ascii="Arial" w:hAnsi="Arial" w:cs="Arial"/>
                <w:b/>
                <w:sz w:val="20"/>
                <w:szCs w:val="20"/>
                <w:lang w:eastAsia="ru-RU"/>
              </w:rPr>
              <w:t>Краткое описание ОВ</w:t>
            </w:r>
          </w:p>
        </w:tc>
        <w:tc>
          <w:tcPr>
            <w:tcW w:w="875" w:type="pct"/>
            <w:shd w:val="clear" w:color="auto" w:fill="FFC000"/>
            <w:vAlign w:val="center"/>
          </w:tcPr>
          <w:p w14:paraId="50A6C6E9" w14:textId="77777777" w:rsidR="007B1B15" w:rsidRPr="006F5656" w:rsidRDefault="007B1B15" w:rsidP="005F2EFF">
            <w:pPr>
              <w:jc w:val="center"/>
              <w:rPr>
                <w:rFonts w:ascii="Arial" w:hAnsi="Arial" w:cs="Arial"/>
                <w:b/>
                <w:sz w:val="20"/>
                <w:szCs w:val="20"/>
              </w:rPr>
            </w:pPr>
            <w:r>
              <w:rPr>
                <w:rFonts w:ascii="Arial" w:hAnsi="Arial" w:cs="Arial"/>
                <w:b/>
                <w:sz w:val="20"/>
                <w:szCs w:val="20"/>
                <w:lang w:eastAsia="ru-RU"/>
              </w:rPr>
              <w:t>Ответствен</w:t>
            </w:r>
            <w:r w:rsidRPr="008C7F95">
              <w:rPr>
                <w:rFonts w:ascii="Arial" w:hAnsi="Arial" w:cs="Arial"/>
                <w:b/>
                <w:sz w:val="20"/>
                <w:szCs w:val="20"/>
                <w:lang w:eastAsia="ru-RU"/>
              </w:rPr>
              <w:t>ный за решение</w:t>
            </w:r>
          </w:p>
        </w:tc>
        <w:tc>
          <w:tcPr>
            <w:tcW w:w="599" w:type="pct"/>
            <w:shd w:val="clear" w:color="auto" w:fill="FFC000"/>
            <w:vAlign w:val="center"/>
          </w:tcPr>
          <w:p w14:paraId="2929BDCD" w14:textId="77777777" w:rsidR="007B1B15" w:rsidRPr="006F5656" w:rsidRDefault="007B1B15" w:rsidP="005F2EFF">
            <w:pPr>
              <w:jc w:val="center"/>
              <w:rPr>
                <w:rFonts w:ascii="Arial" w:hAnsi="Arial" w:cs="Arial"/>
                <w:b/>
                <w:sz w:val="20"/>
                <w:szCs w:val="20"/>
              </w:rPr>
            </w:pPr>
            <w:r w:rsidRPr="008C7F95">
              <w:rPr>
                <w:rFonts w:ascii="Arial" w:hAnsi="Arial" w:cs="Arial"/>
                <w:b/>
                <w:sz w:val="20"/>
                <w:szCs w:val="20"/>
                <w:lang w:eastAsia="ru-RU"/>
              </w:rPr>
              <w:t>Крайний срок решения</w:t>
            </w:r>
          </w:p>
        </w:tc>
        <w:tc>
          <w:tcPr>
            <w:tcW w:w="381" w:type="pct"/>
            <w:shd w:val="clear" w:color="auto" w:fill="FFC000"/>
            <w:vAlign w:val="center"/>
          </w:tcPr>
          <w:p w14:paraId="1E3F6111" w14:textId="022FF80F" w:rsidR="007B1B15" w:rsidRPr="008C7F95" w:rsidRDefault="007B1B15" w:rsidP="005F2EFF">
            <w:pPr>
              <w:jc w:val="center"/>
              <w:rPr>
                <w:rFonts w:ascii="Arial" w:hAnsi="Arial" w:cs="Arial"/>
                <w:b/>
                <w:sz w:val="20"/>
                <w:szCs w:val="20"/>
                <w:lang w:eastAsia="ru-RU"/>
              </w:rPr>
            </w:pPr>
            <w:r>
              <w:rPr>
                <w:rFonts w:ascii="Arial" w:hAnsi="Arial" w:cs="Arial"/>
                <w:b/>
                <w:sz w:val="20"/>
                <w:szCs w:val="20"/>
                <w:lang w:eastAsia="ru-RU"/>
              </w:rPr>
              <w:t>Статус</w:t>
            </w:r>
          </w:p>
        </w:tc>
      </w:tr>
      <w:tr w:rsidR="007B1B15" w:rsidRPr="006F5656" w14:paraId="5E8C405D" w14:textId="007B9B60" w:rsidTr="00494ECB">
        <w:tc>
          <w:tcPr>
            <w:tcW w:w="493" w:type="pct"/>
            <w:shd w:val="clear" w:color="auto" w:fill="auto"/>
          </w:tcPr>
          <w:p w14:paraId="19F83FC9" w14:textId="6ACC0520" w:rsidR="007B1B15" w:rsidRDefault="007B1B15" w:rsidP="0075730B">
            <w:pPr>
              <w:jc w:val="left"/>
              <w:rPr>
                <w:rFonts w:ascii="Arial" w:hAnsi="Arial" w:cs="Arial"/>
                <w:sz w:val="20"/>
                <w:szCs w:val="20"/>
              </w:rPr>
            </w:pPr>
            <w:r w:rsidRPr="00A654D2">
              <w:rPr>
                <w:rFonts w:ascii="Arial" w:hAnsi="Arial" w:cs="Arial"/>
                <w:sz w:val="20"/>
                <w:szCs w:val="20"/>
              </w:rPr>
              <w:t>1066</w:t>
            </w:r>
          </w:p>
        </w:tc>
        <w:tc>
          <w:tcPr>
            <w:tcW w:w="907" w:type="pct"/>
          </w:tcPr>
          <w:p w14:paraId="63B3CEAB" w14:textId="114F9272" w:rsidR="007B1B15" w:rsidRDefault="007B1B15" w:rsidP="0075730B">
            <w:pPr>
              <w:rPr>
                <w:rFonts w:ascii="Arial" w:hAnsi="Arial" w:cs="Arial"/>
                <w:sz w:val="20"/>
                <w:szCs w:val="20"/>
              </w:rPr>
            </w:pPr>
            <w:r>
              <w:rPr>
                <w:rFonts w:ascii="Arial" w:hAnsi="Arial" w:cs="Arial"/>
                <w:sz w:val="20"/>
                <w:szCs w:val="20"/>
              </w:rPr>
              <w:t>Р</w:t>
            </w:r>
            <w:r w:rsidRPr="00A654D2">
              <w:rPr>
                <w:rFonts w:ascii="Arial" w:hAnsi="Arial" w:cs="Arial"/>
                <w:sz w:val="20"/>
                <w:szCs w:val="20"/>
              </w:rPr>
              <w:t>азграничение ответственности за формирование факта и плана бюджета закупки АТЗ.</w:t>
            </w:r>
          </w:p>
        </w:tc>
        <w:tc>
          <w:tcPr>
            <w:tcW w:w="1745" w:type="pct"/>
          </w:tcPr>
          <w:p w14:paraId="040C6F5C" w14:textId="02B7947D" w:rsidR="007B1B15" w:rsidRPr="00D0704E" w:rsidRDefault="007B1B15" w:rsidP="0075730B">
            <w:pPr>
              <w:rPr>
                <w:rFonts w:ascii="Arial" w:hAnsi="Arial" w:cs="Arial"/>
                <w:sz w:val="20"/>
                <w:szCs w:val="20"/>
              </w:rPr>
            </w:pPr>
            <w:r w:rsidRPr="00A654D2">
              <w:rPr>
                <w:rFonts w:ascii="Arial" w:hAnsi="Arial" w:cs="Arial"/>
                <w:sz w:val="20"/>
                <w:szCs w:val="20"/>
              </w:rPr>
              <w:t>Необходимо четкое разграничение ответственности за формирование факта и плана бюджета закупки АТЗ.</w:t>
            </w:r>
          </w:p>
        </w:tc>
        <w:tc>
          <w:tcPr>
            <w:tcW w:w="875" w:type="pct"/>
            <w:shd w:val="clear" w:color="auto" w:fill="auto"/>
            <w:vAlign w:val="center"/>
          </w:tcPr>
          <w:p w14:paraId="6C18CBD9" w14:textId="5F0DC1CD" w:rsidR="007B1B15" w:rsidRPr="008076AA" w:rsidRDefault="007B1B15" w:rsidP="0075730B">
            <w:pPr>
              <w:jc w:val="center"/>
              <w:rPr>
                <w:rFonts w:ascii="Arial" w:hAnsi="Arial" w:cs="Arial"/>
                <w:sz w:val="20"/>
                <w:szCs w:val="20"/>
              </w:rPr>
            </w:pPr>
            <w:r w:rsidRPr="00A654D2">
              <w:rPr>
                <w:rFonts w:ascii="Arial" w:hAnsi="Arial" w:cs="Arial"/>
                <w:sz w:val="20"/>
                <w:szCs w:val="20"/>
              </w:rPr>
              <w:t>Мытник Ю.В.</w:t>
            </w:r>
          </w:p>
        </w:tc>
        <w:tc>
          <w:tcPr>
            <w:tcW w:w="599" w:type="pct"/>
            <w:shd w:val="clear" w:color="auto" w:fill="auto"/>
            <w:vAlign w:val="center"/>
          </w:tcPr>
          <w:p w14:paraId="0E514337" w14:textId="212C1159" w:rsidR="007B1B15" w:rsidRDefault="007B1B15" w:rsidP="0075730B">
            <w:pPr>
              <w:jc w:val="center"/>
              <w:rPr>
                <w:rFonts w:ascii="Arial" w:hAnsi="Arial" w:cs="Arial"/>
                <w:sz w:val="20"/>
                <w:szCs w:val="20"/>
              </w:rPr>
            </w:pPr>
            <w:r w:rsidRPr="00A654D2">
              <w:rPr>
                <w:rFonts w:ascii="Arial" w:hAnsi="Arial" w:cs="Arial"/>
                <w:sz w:val="20"/>
                <w:szCs w:val="20"/>
              </w:rPr>
              <w:t>31.10.2018</w:t>
            </w:r>
          </w:p>
        </w:tc>
        <w:tc>
          <w:tcPr>
            <w:tcW w:w="381" w:type="pct"/>
            <w:vAlign w:val="center"/>
          </w:tcPr>
          <w:p w14:paraId="21046F52" w14:textId="011B19A0" w:rsidR="007B1B15" w:rsidRPr="00A654D2" w:rsidRDefault="005302F1" w:rsidP="00494ECB">
            <w:pPr>
              <w:jc w:val="left"/>
              <w:rPr>
                <w:rFonts w:ascii="Arial" w:hAnsi="Arial" w:cs="Arial"/>
                <w:sz w:val="20"/>
                <w:szCs w:val="20"/>
              </w:rPr>
            </w:pPr>
            <w:r>
              <w:rPr>
                <w:rFonts w:ascii="Arial" w:hAnsi="Arial" w:cs="Arial"/>
                <w:sz w:val="20"/>
                <w:szCs w:val="20"/>
              </w:rPr>
              <w:t>Закрыто</w:t>
            </w:r>
          </w:p>
        </w:tc>
      </w:tr>
      <w:tr w:rsidR="007B1B15" w:rsidRPr="00297464" w14:paraId="6CC470FD" w14:textId="422F4E2B" w:rsidTr="00494ECB">
        <w:tc>
          <w:tcPr>
            <w:tcW w:w="493" w:type="pct"/>
            <w:shd w:val="clear" w:color="auto" w:fill="auto"/>
          </w:tcPr>
          <w:p w14:paraId="16BAED53" w14:textId="4D99C54E" w:rsidR="007B1B15" w:rsidRPr="009936BB" w:rsidDel="00A0630C" w:rsidRDefault="007B1B15" w:rsidP="0075730B">
            <w:pPr>
              <w:jc w:val="left"/>
              <w:rPr>
                <w:rFonts w:ascii="Arial" w:hAnsi="Arial" w:cs="Arial"/>
                <w:sz w:val="20"/>
                <w:szCs w:val="20"/>
              </w:rPr>
            </w:pPr>
            <w:r w:rsidRPr="009936BB">
              <w:rPr>
                <w:rFonts w:ascii="Arial" w:hAnsi="Arial" w:cs="Arial"/>
                <w:sz w:val="20"/>
                <w:szCs w:val="20"/>
              </w:rPr>
              <w:t>1069</w:t>
            </w:r>
          </w:p>
        </w:tc>
        <w:tc>
          <w:tcPr>
            <w:tcW w:w="907" w:type="pct"/>
          </w:tcPr>
          <w:p w14:paraId="1C2F44B9" w14:textId="01B3A513" w:rsidR="007B1B15" w:rsidRPr="00297464" w:rsidRDefault="007B1B15" w:rsidP="009936BB">
            <w:pPr>
              <w:jc w:val="left"/>
              <w:rPr>
                <w:rFonts w:ascii="Arial" w:hAnsi="Arial" w:cs="Arial"/>
                <w:sz w:val="20"/>
                <w:szCs w:val="20"/>
              </w:rPr>
            </w:pPr>
            <w:r w:rsidRPr="00130F84">
              <w:rPr>
                <w:rFonts w:ascii="Arial" w:hAnsi="Arial" w:cs="Arial"/>
                <w:sz w:val="20"/>
                <w:szCs w:val="20"/>
              </w:rPr>
              <w:t>Возможность переноса сумм лимитов с OPEX на CAPEX, и наоборот, в рамках бюджета ТОиР</w:t>
            </w:r>
          </w:p>
        </w:tc>
        <w:tc>
          <w:tcPr>
            <w:tcW w:w="1745" w:type="pct"/>
          </w:tcPr>
          <w:p w14:paraId="079A8505" w14:textId="77777777" w:rsidR="007B1B15" w:rsidRPr="00923B0B" w:rsidRDefault="007B1B15" w:rsidP="00923B0B">
            <w:pPr>
              <w:jc w:val="left"/>
              <w:rPr>
                <w:rFonts w:ascii="Arial" w:hAnsi="Arial" w:cs="Arial"/>
                <w:sz w:val="20"/>
                <w:szCs w:val="20"/>
              </w:rPr>
            </w:pPr>
            <w:r w:rsidRPr="00923B0B">
              <w:rPr>
                <w:rFonts w:ascii="Arial" w:hAnsi="Arial" w:cs="Arial"/>
                <w:sz w:val="20"/>
                <w:szCs w:val="20"/>
              </w:rPr>
              <w:t>Зафиксированы разные позиции по переносу сумм лимитов с OPEX на CAPEX, и наоборот, в рамках бюджета ТОиР:</w:t>
            </w:r>
          </w:p>
          <w:p w14:paraId="4DEDCC16" w14:textId="2AEEF38F" w:rsidR="007B1B15" w:rsidRPr="00923B0B" w:rsidRDefault="007B1B15" w:rsidP="00923B0B">
            <w:pPr>
              <w:jc w:val="left"/>
              <w:rPr>
                <w:rFonts w:ascii="Arial" w:hAnsi="Arial" w:cs="Arial"/>
                <w:sz w:val="20"/>
                <w:szCs w:val="20"/>
              </w:rPr>
            </w:pPr>
            <w:r>
              <w:rPr>
                <w:rFonts w:ascii="Arial" w:hAnsi="Arial" w:cs="Arial"/>
                <w:sz w:val="20"/>
                <w:szCs w:val="20"/>
              </w:rPr>
              <w:t xml:space="preserve">- </w:t>
            </w:r>
            <w:r w:rsidRPr="00923B0B">
              <w:rPr>
                <w:rFonts w:ascii="Arial" w:hAnsi="Arial" w:cs="Arial"/>
                <w:sz w:val="20"/>
                <w:szCs w:val="20"/>
              </w:rPr>
              <w:t>Позиция Тех департамента: необходима возможность переноса бюджета между OPEX на CAPEX, и наоборот, в рамках установленных лимитов.</w:t>
            </w:r>
          </w:p>
          <w:p w14:paraId="36BB3578" w14:textId="0566C54D" w:rsidR="007B1B15" w:rsidRPr="00923B0B" w:rsidRDefault="007B1B15" w:rsidP="00923B0B">
            <w:pPr>
              <w:jc w:val="left"/>
              <w:rPr>
                <w:rFonts w:ascii="Arial" w:hAnsi="Arial" w:cs="Arial"/>
                <w:sz w:val="20"/>
                <w:szCs w:val="20"/>
              </w:rPr>
            </w:pPr>
            <w:r>
              <w:rPr>
                <w:rFonts w:ascii="Arial" w:hAnsi="Arial" w:cs="Arial"/>
                <w:sz w:val="20"/>
                <w:szCs w:val="20"/>
              </w:rPr>
              <w:t xml:space="preserve">- </w:t>
            </w:r>
            <w:r w:rsidRPr="00923B0B">
              <w:rPr>
                <w:rFonts w:ascii="Arial" w:hAnsi="Arial" w:cs="Arial"/>
                <w:sz w:val="20"/>
                <w:szCs w:val="20"/>
              </w:rPr>
              <w:t>Позиция Департамента Контроллинга: перенос между OPEX и CAPEX запрещен.</w:t>
            </w:r>
          </w:p>
          <w:p w14:paraId="5C6C3031" w14:textId="46FF0F64" w:rsidR="007B1B15" w:rsidRPr="00297464" w:rsidRDefault="007B1B15" w:rsidP="009936BB">
            <w:pPr>
              <w:jc w:val="left"/>
              <w:rPr>
                <w:rFonts w:ascii="Arial" w:hAnsi="Arial" w:cs="Arial"/>
                <w:sz w:val="20"/>
                <w:szCs w:val="20"/>
              </w:rPr>
            </w:pPr>
            <w:r w:rsidRPr="00923B0B">
              <w:rPr>
                <w:rFonts w:ascii="Arial" w:hAnsi="Arial" w:cs="Arial"/>
                <w:sz w:val="20"/>
                <w:szCs w:val="20"/>
              </w:rPr>
              <w:t>Необходимо выработать и согласовать единую позицию.</w:t>
            </w:r>
          </w:p>
        </w:tc>
        <w:tc>
          <w:tcPr>
            <w:tcW w:w="875" w:type="pct"/>
            <w:shd w:val="clear" w:color="auto" w:fill="auto"/>
            <w:vAlign w:val="center"/>
          </w:tcPr>
          <w:p w14:paraId="0AD6A512" w14:textId="77777777" w:rsidR="007B1B15" w:rsidRDefault="007B1B15" w:rsidP="00130F84">
            <w:pPr>
              <w:jc w:val="left"/>
              <w:rPr>
                <w:rFonts w:ascii="Arial" w:hAnsi="Arial" w:cs="Arial"/>
                <w:sz w:val="20"/>
                <w:szCs w:val="20"/>
              </w:rPr>
            </w:pPr>
            <w:r w:rsidRPr="00BC3360">
              <w:rPr>
                <w:rFonts w:ascii="Arial" w:hAnsi="Arial" w:cs="Arial"/>
                <w:sz w:val="20"/>
                <w:szCs w:val="20"/>
              </w:rPr>
              <w:t>Наговицын И.В.</w:t>
            </w:r>
          </w:p>
          <w:p w14:paraId="3D81B07A" w14:textId="67876AA5" w:rsidR="007B1B15" w:rsidRPr="00297464" w:rsidDel="00C51227" w:rsidRDefault="007B1B15" w:rsidP="009936BB">
            <w:pPr>
              <w:jc w:val="left"/>
              <w:rPr>
                <w:rFonts w:ascii="Arial" w:hAnsi="Arial" w:cs="Arial"/>
                <w:sz w:val="20"/>
                <w:szCs w:val="20"/>
              </w:rPr>
            </w:pPr>
            <w:r>
              <w:rPr>
                <w:rFonts w:ascii="Arial" w:hAnsi="Arial" w:cs="Arial"/>
                <w:sz w:val="20"/>
                <w:szCs w:val="20"/>
              </w:rPr>
              <w:t>Мытник Ю.В.</w:t>
            </w:r>
          </w:p>
        </w:tc>
        <w:tc>
          <w:tcPr>
            <w:tcW w:w="599" w:type="pct"/>
            <w:shd w:val="clear" w:color="auto" w:fill="auto"/>
            <w:vAlign w:val="center"/>
          </w:tcPr>
          <w:p w14:paraId="335C08A5" w14:textId="1B3DBC13" w:rsidR="007B1B15" w:rsidDel="00A0630C" w:rsidRDefault="007B1B15" w:rsidP="009936BB">
            <w:pPr>
              <w:jc w:val="left"/>
              <w:rPr>
                <w:rFonts w:ascii="Arial" w:hAnsi="Arial" w:cs="Arial"/>
                <w:sz w:val="20"/>
                <w:szCs w:val="20"/>
              </w:rPr>
            </w:pPr>
            <w:r w:rsidRPr="00297464">
              <w:rPr>
                <w:rFonts w:ascii="Arial" w:hAnsi="Arial" w:cs="Arial"/>
                <w:sz w:val="20"/>
                <w:szCs w:val="20"/>
              </w:rPr>
              <w:t>31.10.2018</w:t>
            </w:r>
          </w:p>
        </w:tc>
        <w:tc>
          <w:tcPr>
            <w:tcW w:w="381" w:type="pct"/>
            <w:vAlign w:val="center"/>
          </w:tcPr>
          <w:p w14:paraId="2BD6A180" w14:textId="6A3B36EA" w:rsidR="007B1B15" w:rsidRPr="00297464" w:rsidRDefault="005302F1" w:rsidP="009936BB">
            <w:pPr>
              <w:jc w:val="left"/>
              <w:rPr>
                <w:rFonts w:ascii="Arial" w:hAnsi="Arial" w:cs="Arial"/>
                <w:sz w:val="20"/>
                <w:szCs w:val="20"/>
              </w:rPr>
            </w:pPr>
            <w:r>
              <w:rPr>
                <w:rFonts w:ascii="Arial" w:hAnsi="Arial" w:cs="Arial"/>
                <w:sz w:val="20"/>
                <w:szCs w:val="20"/>
              </w:rPr>
              <w:t>Закрыто</w:t>
            </w:r>
          </w:p>
        </w:tc>
      </w:tr>
      <w:tr w:rsidR="007B1B15" w:rsidRPr="00297464" w14:paraId="18DA984A" w14:textId="63FE6D6F" w:rsidTr="00494ECB">
        <w:tc>
          <w:tcPr>
            <w:tcW w:w="493" w:type="pct"/>
            <w:shd w:val="clear" w:color="auto" w:fill="auto"/>
          </w:tcPr>
          <w:p w14:paraId="7A545D26" w14:textId="2058B30E" w:rsidR="007B1B15" w:rsidRPr="009936BB" w:rsidRDefault="007B1B15" w:rsidP="0075730B">
            <w:pPr>
              <w:jc w:val="left"/>
              <w:rPr>
                <w:rFonts w:ascii="Arial" w:hAnsi="Arial" w:cs="Arial"/>
                <w:sz w:val="20"/>
                <w:szCs w:val="20"/>
              </w:rPr>
            </w:pPr>
            <w:r w:rsidRPr="009936BB">
              <w:rPr>
                <w:rFonts w:ascii="Arial" w:hAnsi="Arial" w:cs="Arial"/>
                <w:sz w:val="20"/>
                <w:szCs w:val="20"/>
              </w:rPr>
              <w:t>1093</w:t>
            </w:r>
          </w:p>
        </w:tc>
        <w:tc>
          <w:tcPr>
            <w:tcW w:w="907" w:type="pct"/>
          </w:tcPr>
          <w:p w14:paraId="11866821" w14:textId="14F14E85" w:rsidR="007B1B15" w:rsidRPr="00297464" w:rsidRDefault="007B1B15" w:rsidP="009936BB">
            <w:pPr>
              <w:jc w:val="left"/>
              <w:rPr>
                <w:rFonts w:ascii="Arial" w:hAnsi="Arial" w:cs="Arial"/>
                <w:sz w:val="20"/>
                <w:szCs w:val="20"/>
              </w:rPr>
            </w:pPr>
            <w:r w:rsidRPr="00297464">
              <w:rPr>
                <w:rFonts w:ascii="Arial" w:hAnsi="Arial" w:cs="Arial"/>
                <w:sz w:val="20"/>
                <w:szCs w:val="20"/>
              </w:rPr>
              <w:t>Владелец бюджета по проектам ТПиР</w:t>
            </w:r>
          </w:p>
        </w:tc>
        <w:tc>
          <w:tcPr>
            <w:tcW w:w="1745" w:type="pct"/>
          </w:tcPr>
          <w:p w14:paraId="7F0964BF" w14:textId="15029A08" w:rsidR="007B1B15" w:rsidRPr="00297464" w:rsidRDefault="007B1B15" w:rsidP="009936BB">
            <w:pPr>
              <w:jc w:val="left"/>
              <w:rPr>
                <w:rFonts w:ascii="Arial" w:hAnsi="Arial" w:cs="Arial"/>
                <w:sz w:val="20"/>
                <w:szCs w:val="20"/>
              </w:rPr>
            </w:pPr>
            <w:r w:rsidRPr="00297464">
              <w:rPr>
                <w:rFonts w:ascii="Arial" w:hAnsi="Arial" w:cs="Arial"/>
                <w:sz w:val="20"/>
                <w:szCs w:val="20"/>
              </w:rPr>
              <w:t>Не определён владелец бюджета по проектам ТПиР. Кто является владельцем бюджета по проектам ТПиР (в том числе в части ПИР).</w:t>
            </w:r>
          </w:p>
          <w:p w14:paraId="266ADC97" w14:textId="77777777" w:rsidR="007B1B15" w:rsidRPr="00297464" w:rsidRDefault="007B1B15" w:rsidP="009936BB">
            <w:pPr>
              <w:jc w:val="left"/>
              <w:rPr>
                <w:rFonts w:ascii="Arial" w:hAnsi="Arial" w:cs="Arial"/>
                <w:sz w:val="20"/>
                <w:szCs w:val="20"/>
              </w:rPr>
            </w:pPr>
            <w:r w:rsidRPr="00297464">
              <w:rPr>
                <w:rFonts w:ascii="Arial" w:hAnsi="Arial" w:cs="Arial"/>
                <w:sz w:val="20"/>
                <w:szCs w:val="20"/>
              </w:rPr>
              <w:t>Владелец бюджета должен дополнительно определить:</w:t>
            </w:r>
          </w:p>
          <w:p w14:paraId="6C9D413A" w14:textId="77777777" w:rsidR="007B1B15" w:rsidRPr="00297464" w:rsidRDefault="007B1B15" w:rsidP="009936BB">
            <w:pPr>
              <w:jc w:val="left"/>
              <w:rPr>
                <w:rFonts w:ascii="Arial" w:hAnsi="Arial" w:cs="Arial"/>
                <w:sz w:val="20"/>
                <w:szCs w:val="20"/>
              </w:rPr>
            </w:pPr>
            <w:r w:rsidRPr="00297464">
              <w:rPr>
                <w:rFonts w:ascii="Arial" w:hAnsi="Arial" w:cs="Arial"/>
                <w:sz w:val="20"/>
                <w:szCs w:val="20"/>
              </w:rPr>
              <w:t>1. Уровень детализации проектов ТПиР (один проект – один объект или один проект и много объектов), в том числе на каком уровне проекта устанавливается лимит.</w:t>
            </w:r>
          </w:p>
          <w:p w14:paraId="6C556E10" w14:textId="67DC4CFF" w:rsidR="007B1B15" w:rsidRPr="00297464" w:rsidRDefault="007B1B15" w:rsidP="009936BB">
            <w:pPr>
              <w:jc w:val="left"/>
              <w:rPr>
                <w:rFonts w:ascii="Arial" w:hAnsi="Arial" w:cs="Arial"/>
                <w:sz w:val="20"/>
                <w:szCs w:val="20"/>
              </w:rPr>
            </w:pPr>
            <w:r w:rsidRPr="00297464">
              <w:rPr>
                <w:rFonts w:ascii="Arial" w:hAnsi="Arial" w:cs="Arial"/>
                <w:sz w:val="20"/>
                <w:szCs w:val="20"/>
              </w:rPr>
              <w:t>2. Будет ли интеграция с Primavera.</w:t>
            </w:r>
          </w:p>
        </w:tc>
        <w:tc>
          <w:tcPr>
            <w:tcW w:w="875" w:type="pct"/>
            <w:shd w:val="clear" w:color="auto" w:fill="auto"/>
            <w:vAlign w:val="center"/>
          </w:tcPr>
          <w:p w14:paraId="246C3EDF" w14:textId="6215932D" w:rsidR="007B1B15" w:rsidRPr="00297464" w:rsidRDefault="007B1B15" w:rsidP="009936BB">
            <w:pPr>
              <w:jc w:val="left"/>
              <w:rPr>
                <w:rFonts w:ascii="Arial" w:hAnsi="Arial" w:cs="Arial"/>
                <w:sz w:val="20"/>
                <w:szCs w:val="20"/>
              </w:rPr>
            </w:pPr>
            <w:r w:rsidRPr="00297464">
              <w:rPr>
                <w:rFonts w:ascii="Arial" w:hAnsi="Arial" w:cs="Arial"/>
                <w:sz w:val="20"/>
                <w:szCs w:val="20"/>
              </w:rPr>
              <w:t>Наговицын И.В., Артамонов С.А., Лыткин А.П</w:t>
            </w:r>
          </w:p>
        </w:tc>
        <w:tc>
          <w:tcPr>
            <w:tcW w:w="599" w:type="pct"/>
            <w:shd w:val="clear" w:color="auto" w:fill="auto"/>
            <w:vAlign w:val="center"/>
          </w:tcPr>
          <w:p w14:paraId="67B4A995" w14:textId="68F5D9BF" w:rsidR="007B1B15" w:rsidRDefault="007B1B15" w:rsidP="009936BB">
            <w:pPr>
              <w:jc w:val="left"/>
              <w:rPr>
                <w:rFonts w:ascii="Arial" w:hAnsi="Arial" w:cs="Arial"/>
                <w:sz w:val="20"/>
                <w:szCs w:val="20"/>
              </w:rPr>
            </w:pPr>
            <w:r w:rsidRPr="00297464">
              <w:rPr>
                <w:rFonts w:ascii="Arial" w:hAnsi="Arial" w:cs="Arial"/>
                <w:sz w:val="20"/>
                <w:szCs w:val="20"/>
              </w:rPr>
              <w:t>31.10.2018</w:t>
            </w:r>
          </w:p>
        </w:tc>
        <w:tc>
          <w:tcPr>
            <w:tcW w:w="381" w:type="pct"/>
            <w:vAlign w:val="center"/>
          </w:tcPr>
          <w:p w14:paraId="32B93589" w14:textId="0680C6E6" w:rsidR="007B1B15" w:rsidRPr="00297464" w:rsidRDefault="005302F1">
            <w:pPr>
              <w:jc w:val="left"/>
              <w:rPr>
                <w:rFonts w:ascii="Arial" w:hAnsi="Arial" w:cs="Arial"/>
                <w:sz w:val="20"/>
                <w:szCs w:val="20"/>
              </w:rPr>
            </w:pPr>
            <w:r>
              <w:rPr>
                <w:rFonts w:ascii="Arial" w:hAnsi="Arial" w:cs="Arial"/>
                <w:sz w:val="20"/>
                <w:szCs w:val="20"/>
              </w:rPr>
              <w:t>Закрыто</w:t>
            </w:r>
          </w:p>
        </w:tc>
      </w:tr>
      <w:tr w:rsidR="007B1B15" w:rsidRPr="00297464" w14:paraId="530142A5" w14:textId="06478611" w:rsidTr="00494ECB">
        <w:tc>
          <w:tcPr>
            <w:tcW w:w="493" w:type="pct"/>
            <w:shd w:val="clear" w:color="auto" w:fill="auto"/>
          </w:tcPr>
          <w:p w14:paraId="68535EEC" w14:textId="5B51DAE8" w:rsidR="007B1B15" w:rsidRPr="009936BB" w:rsidRDefault="007B1B15" w:rsidP="0075730B">
            <w:pPr>
              <w:jc w:val="left"/>
              <w:rPr>
                <w:rFonts w:ascii="Arial" w:hAnsi="Arial" w:cs="Arial"/>
                <w:sz w:val="20"/>
                <w:szCs w:val="20"/>
              </w:rPr>
            </w:pPr>
            <w:r w:rsidRPr="009936BB">
              <w:rPr>
                <w:rFonts w:ascii="Arial" w:hAnsi="Arial" w:cs="Arial"/>
                <w:sz w:val="20"/>
                <w:szCs w:val="20"/>
              </w:rPr>
              <w:t>1095</w:t>
            </w:r>
          </w:p>
        </w:tc>
        <w:tc>
          <w:tcPr>
            <w:tcW w:w="907" w:type="pct"/>
          </w:tcPr>
          <w:p w14:paraId="616D630B" w14:textId="7F5F23C4" w:rsidR="007B1B15" w:rsidRPr="00297464" w:rsidRDefault="007B1B15" w:rsidP="009936BB">
            <w:pPr>
              <w:jc w:val="left"/>
              <w:rPr>
                <w:rFonts w:ascii="Arial" w:hAnsi="Arial" w:cs="Arial"/>
                <w:sz w:val="20"/>
                <w:szCs w:val="20"/>
              </w:rPr>
            </w:pPr>
            <w:r w:rsidRPr="00297464">
              <w:rPr>
                <w:rFonts w:ascii="Arial" w:hAnsi="Arial" w:cs="Arial"/>
                <w:sz w:val="20"/>
                <w:szCs w:val="20"/>
              </w:rPr>
              <w:t xml:space="preserve">Формирование макро-параметров в АСКБ на более чем два года </w:t>
            </w:r>
          </w:p>
        </w:tc>
        <w:tc>
          <w:tcPr>
            <w:tcW w:w="1745" w:type="pct"/>
          </w:tcPr>
          <w:p w14:paraId="0B118037" w14:textId="77777777" w:rsidR="007B1B15" w:rsidRPr="00297464" w:rsidRDefault="007B1B15" w:rsidP="009936BB">
            <w:pPr>
              <w:jc w:val="left"/>
              <w:rPr>
                <w:rFonts w:ascii="Arial" w:hAnsi="Arial" w:cs="Arial"/>
                <w:sz w:val="20"/>
                <w:szCs w:val="20"/>
              </w:rPr>
            </w:pPr>
            <w:r w:rsidRPr="00297464">
              <w:rPr>
                <w:rFonts w:ascii="Arial" w:hAnsi="Arial" w:cs="Arial"/>
                <w:sz w:val="20"/>
                <w:szCs w:val="20"/>
              </w:rPr>
              <w:t>Необходимо формировать макро-параметры (на 10 лет) для планирования среднесрочного и долгосрочного бюджетов ТОРО. Рассмотреть такую возможность на развитие АСКБ.</w:t>
            </w:r>
          </w:p>
          <w:p w14:paraId="3C7D78A2" w14:textId="39707893" w:rsidR="007B1B15" w:rsidRPr="00297464" w:rsidRDefault="007B1B15" w:rsidP="009936BB">
            <w:pPr>
              <w:jc w:val="left"/>
              <w:rPr>
                <w:rFonts w:ascii="Arial" w:hAnsi="Arial" w:cs="Arial"/>
                <w:sz w:val="20"/>
                <w:szCs w:val="20"/>
              </w:rPr>
            </w:pPr>
            <w:r w:rsidRPr="00297464">
              <w:rPr>
                <w:rFonts w:ascii="Arial" w:hAnsi="Arial" w:cs="Arial"/>
                <w:sz w:val="20"/>
                <w:szCs w:val="20"/>
              </w:rPr>
              <w:t>По замечанию №458 из реестра замечаний к КД 51</w:t>
            </w:r>
          </w:p>
        </w:tc>
        <w:tc>
          <w:tcPr>
            <w:tcW w:w="875" w:type="pct"/>
            <w:shd w:val="clear" w:color="auto" w:fill="auto"/>
            <w:vAlign w:val="center"/>
          </w:tcPr>
          <w:p w14:paraId="3489BE50" w14:textId="4B004FAD" w:rsidR="007B1B15" w:rsidRPr="00297464" w:rsidRDefault="007B1B15" w:rsidP="009936BB">
            <w:pPr>
              <w:jc w:val="left"/>
              <w:rPr>
                <w:rFonts w:ascii="Arial" w:hAnsi="Arial" w:cs="Arial"/>
                <w:sz w:val="20"/>
                <w:szCs w:val="20"/>
              </w:rPr>
            </w:pPr>
            <w:r w:rsidRPr="00297464">
              <w:rPr>
                <w:rFonts w:ascii="Arial" w:hAnsi="Arial" w:cs="Arial"/>
                <w:sz w:val="20"/>
                <w:szCs w:val="20"/>
              </w:rPr>
              <w:t>Наговицын И.В.</w:t>
            </w:r>
          </w:p>
        </w:tc>
        <w:tc>
          <w:tcPr>
            <w:tcW w:w="599" w:type="pct"/>
            <w:shd w:val="clear" w:color="auto" w:fill="auto"/>
            <w:vAlign w:val="center"/>
          </w:tcPr>
          <w:p w14:paraId="2356C646" w14:textId="50BDF3D7" w:rsidR="007B1B15" w:rsidRDefault="007B1B15" w:rsidP="009936BB">
            <w:pPr>
              <w:jc w:val="left"/>
              <w:rPr>
                <w:rFonts w:ascii="Arial" w:hAnsi="Arial" w:cs="Arial"/>
                <w:sz w:val="20"/>
                <w:szCs w:val="20"/>
              </w:rPr>
            </w:pPr>
            <w:r w:rsidRPr="00297464">
              <w:rPr>
                <w:rFonts w:ascii="Arial" w:hAnsi="Arial" w:cs="Arial"/>
                <w:sz w:val="20"/>
                <w:szCs w:val="20"/>
              </w:rPr>
              <w:t>Перенести в развитие.</w:t>
            </w:r>
          </w:p>
        </w:tc>
        <w:tc>
          <w:tcPr>
            <w:tcW w:w="381" w:type="pct"/>
            <w:vAlign w:val="center"/>
          </w:tcPr>
          <w:p w14:paraId="00EEDD9F" w14:textId="1621BB7D" w:rsidR="007B1B15" w:rsidRPr="00297464" w:rsidRDefault="007B1B15" w:rsidP="009936BB">
            <w:pPr>
              <w:jc w:val="left"/>
              <w:rPr>
                <w:rFonts w:ascii="Arial" w:hAnsi="Arial" w:cs="Arial"/>
                <w:sz w:val="20"/>
                <w:szCs w:val="20"/>
              </w:rPr>
            </w:pPr>
            <w:r>
              <w:rPr>
                <w:rFonts w:ascii="Arial" w:hAnsi="Arial" w:cs="Arial"/>
                <w:sz w:val="20"/>
                <w:szCs w:val="20"/>
              </w:rPr>
              <w:t>Отложено на развитие</w:t>
            </w:r>
          </w:p>
        </w:tc>
      </w:tr>
      <w:tr w:rsidR="007B1B15" w:rsidRPr="00297464" w14:paraId="3AF5EF29" w14:textId="66B8CD03" w:rsidTr="00494ECB">
        <w:tc>
          <w:tcPr>
            <w:tcW w:w="493" w:type="pct"/>
            <w:shd w:val="clear" w:color="auto" w:fill="auto"/>
          </w:tcPr>
          <w:p w14:paraId="219A0906" w14:textId="6D5FECFE" w:rsidR="007B1B15" w:rsidRPr="009936BB" w:rsidRDefault="007B1B15" w:rsidP="0075730B">
            <w:pPr>
              <w:jc w:val="left"/>
              <w:rPr>
                <w:rFonts w:ascii="Arial" w:hAnsi="Arial" w:cs="Arial"/>
                <w:sz w:val="20"/>
                <w:szCs w:val="20"/>
              </w:rPr>
            </w:pPr>
            <w:r w:rsidRPr="009936BB">
              <w:rPr>
                <w:rFonts w:ascii="Arial" w:hAnsi="Arial" w:cs="Arial"/>
                <w:sz w:val="20"/>
                <w:szCs w:val="20"/>
              </w:rPr>
              <w:t>1097</w:t>
            </w:r>
          </w:p>
        </w:tc>
        <w:tc>
          <w:tcPr>
            <w:tcW w:w="907" w:type="pct"/>
          </w:tcPr>
          <w:p w14:paraId="5CAA0703" w14:textId="77777777" w:rsidR="007B1B15" w:rsidRPr="00297464" w:rsidRDefault="007B1B15" w:rsidP="009936BB">
            <w:pPr>
              <w:jc w:val="left"/>
              <w:rPr>
                <w:rFonts w:ascii="Arial" w:hAnsi="Arial" w:cs="Arial"/>
                <w:sz w:val="20"/>
                <w:szCs w:val="20"/>
              </w:rPr>
            </w:pPr>
            <w:r w:rsidRPr="00297464">
              <w:rPr>
                <w:rFonts w:ascii="Arial" w:hAnsi="Arial" w:cs="Arial"/>
                <w:sz w:val="20"/>
                <w:szCs w:val="20"/>
              </w:rPr>
              <w:t>Участие Инвестиционного комитета УК и Инвестиционной комиссии БЕ в согласовании бюджета ТОРО.</w:t>
            </w:r>
          </w:p>
          <w:p w14:paraId="2D58E434" w14:textId="2C9D6846" w:rsidR="007B1B15" w:rsidRPr="00297464" w:rsidRDefault="007B1B15" w:rsidP="009936BB">
            <w:pPr>
              <w:jc w:val="left"/>
              <w:rPr>
                <w:rFonts w:ascii="Arial" w:hAnsi="Arial" w:cs="Arial"/>
                <w:sz w:val="20"/>
                <w:szCs w:val="20"/>
              </w:rPr>
            </w:pPr>
            <w:r w:rsidRPr="00297464">
              <w:rPr>
                <w:rFonts w:ascii="Arial" w:hAnsi="Arial" w:cs="Arial"/>
                <w:sz w:val="20"/>
                <w:szCs w:val="20"/>
              </w:rPr>
              <w:t xml:space="preserve">Источник утверждённого лимита по проектам </w:t>
            </w:r>
            <w:r w:rsidRPr="009936BB">
              <w:rPr>
                <w:rFonts w:ascii="Arial" w:hAnsi="Arial" w:cs="Arial"/>
                <w:sz w:val="20"/>
                <w:szCs w:val="20"/>
              </w:rPr>
              <w:t>CAPEX</w:t>
            </w:r>
            <w:r w:rsidRPr="00297464">
              <w:rPr>
                <w:rFonts w:ascii="Arial" w:hAnsi="Arial" w:cs="Arial"/>
                <w:sz w:val="20"/>
                <w:szCs w:val="20"/>
              </w:rPr>
              <w:t xml:space="preserve"> для бюджета ТОРО</w:t>
            </w:r>
          </w:p>
        </w:tc>
        <w:tc>
          <w:tcPr>
            <w:tcW w:w="1745" w:type="pct"/>
          </w:tcPr>
          <w:p w14:paraId="2E96C62F" w14:textId="77777777" w:rsidR="007B1B15" w:rsidRPr="00297464" w:rsidRDefault="007B1B15" w:rsidP="009936BB">
            <w:pPr>
              <w:jc w:val="left"/>
              <w:rPr>
                <w:rFonts w:ascii="Arial" w:hAnsi="Arial" w:cs="Arial"/>
                <w:sz w:val="20"/>
                <w:szCs w:val="20"/>
              </w:rPr>
            </w:pPr>
            <w:r w:rsidRPr="00297464">
              <w:rPr>
                <w:rFonts w:ascii="Arial" w:hAnsi="Arial" w:cs="Arial"/>
                <w:sz w:val="20"/>
                <w:szCs w:val="20"/>
              </w:rPr>
              <w:t>1. Требуется уточнение по участию Инвестиционного комитета УК и Инвестиционной комиссии БЕ в согласовании бюджета ТОРО. Участвуют или нет?</w:t>
            </w:r>
          </w:p>
          <w:p w14:paraId="693DC02E" w14:textId="77777777" w:rsidR="007B1B15" w:rsidRPr="00297464" w:rsidRDefault="007B1B15" w:rsidP="009936BB">
            <w:pPr>
              <w:jc w:val="left"/>
              <w:rPr>
                <w:rFonts w:ascii="Arial" w:hAnsi="Arial" w:cs="Arial"/>
                <w:sz w:val="20"/>
                <w:szCs w:val="20"/>
              </w:rPr>
            </w:pPr>
            <w:r w:rsidRPr="00297464">
              <w:rPr>
                <w:rFonts w:ascii="Arial" w:hAnsi="Arial" w:cs="Arial"/>
                <w:sz w:val="20"/>
                <w:szCs w:val="20"/>
              </w:rPr>
              <w:t>По замечаниям №339 и №331 из реестра замечаний к КД 51</w:t>
            </w:r>
          </w:p>
          <w:p w14:paraId="01028D04" w14:textId="77777777" w:rsidR="007B1B15" w:rsidRPr="00297464" w:rsidRDefault="007B1B15" w:rsidP="009936BB">
            <w:pPr>
              <w:jc w:val="left"/>
              <w:rPr>
                <w:rFonts w:ascii="Arial" w:hAnsi="Arial" w:cs="Arial"/>
                <w:sz w:val="20"/>
                <w:szCs w:val="20"/>
              </w:rPr>
            </w:pPr>
            <w:r w:rsidRPr="00297464">
              <w:rPr>
                <w:rFonts w:ascii="Arial" w:hAnsi="Arial" w:cs="Arial"/>
                <w:sz w:val="20"/>
                <w:szCs w:val="20"/>
              </w:rPr>
              <w:t>2. Лимит по проектам CAPEX должен приходить из АСКИ после его утверждения. В предлагаемом процессе бюджетирования ТОРО лимит формируются "самостоятельно".</w:t>
            </w:r>
          </w:p>
          <w:p w14:paraId="46375B22" w14:textId="59E87FEF" w:rsidR="007B1B15" w:rsidRPr="00297464" w:rsidRDefault="007B1B15" w:rsidP="009936BB">
            <w:pPr>
              <w:jc w:val="left"/>
              <w:rPr>
                <w:rFonts w:ascii="Arial" w:hAnsi="Arial" w:cs="Arial"/>
                <w:sz w:val="20"/>
                <w:szCs w:val="20"/>
              </w:rPr>
            </w:pPr>
            <w:r w:rsidRPr="00297464">
              <w:rPr>
                <w:rFonts w:ascii="Arial" w:hAnsi="Arial" w:cs="Arial"/>
                <w:sz w:val="20"/>
                <w:szCs w:val="20"/>
              </w:rPr>
              <w:t>По замечанию №340 из реестра замечаний к КД 51</w:t>
            </w:r>
          </w:p>
        </w:tc>
        <w:tc>
          <w:tcPr>
            <w:tcW w:w="875" w:type="pct"/>
            <w:shd w:val="clear" w:color="auto" w:fill="auto"/>
            <w:vAlign w:val="center"/>
          </w:tcPr>
          <w:p w14:paraId="54B002B0" w14:textId="5FC6CA3F" w:rsidR="007B1B15" w:rsidRPr="00297464" w:rsidRDefault="007B1B15" w:rsidP="009936BB">
            <w:pPr>
              <w:jc w:val="left"/>
              <w:rPr>
                <w:rFonts w:ascii="Arial" w:hAnsi="Arial" w:cs="Arial"/>
                <w:sz w:val="20"/>
                <w:szCs w:val="20"/>
              </w:rPr>
            </w:pPr>
            <w:r w:rsidRPr="00297464">
              <w:rPr>
                <w:rFonts w:ascii="Arial" w:hAnsi="Arial" w:cs="Arial"/>
                <w:sz w:val="20"/>
                <w:szCs w:val="20"/>
              </w:rPr>
              <w:t>Наговицын И.В.</w:t>
            </w:r>
          </w:p>
        </w:tc>
        <w:tc>
          <w:tcPr>
            <w:tcW w:w="599" w:type="pct"/>
            <w:shd w:val="clear" w:color="auto" w:fill="auto"/>
            <w:vAlign w:val="center"/>
          </w:tcPr>
          <w:p w14:paraId="7F6403E2" w14:textId="0EEA1D3E" w:rsidR="007B1B15" w:rsidRDefault="007B1B15" w:rsidP="009936BB">
            <w:pPr>
              <w:jc w:val="left"/>
              <w:rPr>
                <w:rFonts w:ascii="Arial" w:hAnsi="Arial" w:cs="Arial"/>
                <w:sz w:val="20"/>
                <w:szCs w:val="20"/>
              </w:rPr>
            </w:pPr>
            <w:r w:rsidRPr="00297464">
              <w:rPr>
                <w:rFonts w:ascii="Arial" w:hAnsi="Arial" w:cs="Arial"/>
                <w:sz w:val="20"/>
                <w:szCs w:val="20"/>
              </w:rPr>
              <w:t>31.10.2018</w:t>
            </w:r>
          </w:p>
        </w:tc>
        <w:tc>
          <w:tcPr>
            <w:tcW w:w="381" w:type="pct"/>
            <w:vAlign w:val="center"/>
          </w:tcPr>
          <w:p w14:paraId="5A9DEB65" w14:textId="4D08558D" w:rsidR="007B1B15" w:rsidRPr="00297464" w:rsidRDefault="005302F1" w:rsidP="009936BB">
            <w:pPr>
              <w:jc w:val="left"/>
              <w:rPr>
                <w:rFonts w:ascii="Arial" w:hAnsi="Arial" w:cs="Arial"/>
                <w:sz w:val="20"/>
                <w:szCs w:val="20"/>
              </w:rPr>
            </w:pPr>
            <w:r>
              <w:rPr>
                <w:rFonts w:ascii="Arial" w:hAnsi="Arial" w:cs="Arial"/>
                <w:sz w:val="20"/>
                <w:szCs w:val="20"/>
              </w:rPr>
              <w:t>Закрыто</w:t>
            </w:r>
          </w:p>
        </w:tc>
      </w:tr>
      <w:tr w:rsidR="007B1B15" w:rsidRPr="00297464" w14:paraId="6D78E495" w14:textId="775C57EE" w:rsidTr="00494ECB">
        <w:tc>
          <w:tcPr>
            <w:tcW w:w="493" w:type="pct"/>
            <w:shd w:val="clear" w:color="auto" w:fill="auto"/>
          </w:tcPr>
          <w:p w14:paraId="45CE641F" w14:textId="29D4F742" w:rsidR="007B1B15" w:rsidRPr="00297464" w:rsidRDefault="007B1B15" w:rsidP="00130F84">
            <w:pPr>
              <w:jc w:val="left"/>
              <w:rPr>
                <w:rFonts w:ascii="Arial" w:hAnsi="Arial" w:cs="Arial"/>
                <w:sz w:val="20"/>
                <w:szCs w:val="20"/>
              </w:rPr>
            </w:pPr>
            <w:r>
              <w:rPr>
                <w:rFonts w:ascii="Arial" w:hAnsi="Arial" w:cs="Arial"/>
                <w:sz w:val="20"/>
                <w:szCs w:val="20"/>
              </w:rPr>
              <w:t>1098</w:t>
            </w:r>
          </w:p>
        </w:tc>
        <w:tc>
          <w:tcPr>
            <w:tcW w:w="907" w:type="pct"/>
          </w:tcPr>
          <w:p w14:paraId="19E3DD98" w14:textId="5E1758F9" w:rsidR="007B1B15" w:rsidRPr="00297464" w:rsidRDefault="007B1B15" w:rsidP="00130F84">
            <w:pPr>
              <w:jc w:val="left"/>
              <w:rPr>
                <w:rFonts w:ascii="Arial" w:hAnsi="Arial" w:cs="Arial"/>
                <w:sz w:val="20"/>
                <w:szCs w:val="20"/>
              </w:rPr>
            </w:pPr>
            <w:r w:rsidRPr="00130F84">
              <w:rPr>
                <w:rFonts w:ascii="Arial" w:hAnsi="Arial" w:cs="Arial"/>
                <w:sz w:val="20"/>
                <w:szCs w:val="20"/>
              </w:rPr>
              <w:t>Предлагается формировать прогноз бюджета воздействий на интервалах 3+9, 6+6, 9+3 месяцев в рамках системы SAP с последующей передачей в АСК</w:t>
            </w:r>
            <w:r>
              <w:rPr>
                <w:rFonts w:ascii="Arial" w:hAnsi="Arial" w:cs="Arial"/>
                <w:sz w:val="20"/>
                <w:szCs w:val="20"/>
              </w:rPr>
              <w:t>И</w:t>
            </w:r>
            <w:r w:rsidRPr="00130F84">
              <w:rPr>
                <w:rFonts w:ascii="Arial" w:hAnsi="Arial" w:cs="Arial"/>
                <w:sz w:val="20"/>
                <w:szCs w:val="20"/>
              </w:rPr>
              <w:t>, либо сразу в АСКБ.</w:t>
            </w:r>
          </w:p>
        </w:tc>
        <w:tc>
          <w:tcPr>
            <w:tcW w:w="1745" w:type="pct"/>
          </w:tcPr>
          <w:p w14:paraId="5DF588B7" w14:textId="77777777" w:rsidR="007B1B15" w:rsidRPr="00130F84" w:rsidRDefault="007B1B15" w:rsidP="00130F84">
            <w:pPr>
              <w:jc w:val="left"/>
              <w:rPr>
                <w:rFonts w:ascii="Arial" w:hAnsi="Arial" w:cs="Arial"/>
                <w:sz w:val="20"/>
                <w:szCs w:val="20"/>
              </w:rPr>
            </w:pPr>
            <w:r w:rsidRPr="00130F84">
              <w:rPr>
                <w:rFonts w:ascii="Arial" w:hAnsi="Arial" w:cs="Arial"/>
                <w:sz w:val="20"/>
                <w:szCs w:val="20"/>
              </w:rPr>
              <w:t>Позиция ТД:</w:t>
            </w:r>
          </w:p>
          <w:p w14:paraId="2F8AC912" w14:textId="77777777" w:rsidR="007B1B15" w:rsidRPr="00130F84" w:rsidRDefault="007B1B15" w:rsidP="00130F84">
            <w:pPr>
              <w:jc w:val="left"/>
              <w:rPr>
                <w:rFonts w:ascii="Arial" w:hAnsi="Arial" w:cs="Arial"/>
                <w:sz w:val="20"/>
                <w:szCs w:val="20"/>
              </w:rPr>
            </w:pPr>
            <w:r w:rsidRPr="00130F84">
              <w:rPr>
                <w:rFonts w:ascii="Arial" w:hAnsi="Arial" w:cs="Arial"/>
                <w:sz w:val="20"/>
                <w:szCs w:val="20"/>
              </w:rPr>
              <w:t>- В заказах ТОРО всегда будут актуальные данные. Не требуется отдельного процесса формирования прогноза. Если департаменту контроллинга нужен прогноз, то пусть они оперируют актуальными сформированными заказами ТОиР.</w:t>
            </w:r>
          </w:p>
          <w:p w14:paraId="7A50834A" w14:textId="77777777" w:rsidR="007B1B15" w:rsidRPr="00130F84" w:rsidRDefault="007B1B15" w:rsidP="00130F84">
            <w:pPr>
              <w:jc w:val="left"/>
              <w:rPr>
                <w:rFonts w:ascii="Arial" w:hAnsi="Arial" w:cs="Arial"/>
                <w:sz w:val="20"/>
                <w:szCs w:val="20"/>
              </w:rPr>
            </w:pPr>
            <w:r w:rsidRPr="00130F84">
              <w:rPr>
                <w:rFonts w:ascii="Arial" w:hAnsi="Arial" w:cs="Arial"/>
                <w:sz w:val="20"/>
                <w:szCs w:val="20"/>
              </w:rPr>
              <w:t>Позиция Контроллинга:</w:t>
            </w:r>
          </w:p>
          <w:p w14:paraId="55B8CC03" w14:textId="7DC9A038" w:rsidR="007B1B15" w:rsidRPr="00297464" w:rsidRDefault="007B1B15" w:rsidP="00130F84">
            <w:pPr>
              <w:jc w:val="left"/>
              <w:rPr>
                <w:rFonts w:ascii="Arial" w:hAnsi="Arial" w:cs="Arial"/>
                <w:sz w:val="20"/>
                <w:szCs w:val="20"/>
              </w:rPr>
            </w:pPr>
            <w:r w:rsidRPr="00130F84">
              <w:rPr>
                <w:rFonts w:ascii="Arial" w:hAnsi="Arial" w:cs="Arial"/>
                <w:sz w:val="20"/>
                <w:szCs w:val="20"/>
              </w:rPr>
              <w:t>- В АСКБ существуют форматы прогнозного бюджета, необходимо передавать данные в систему в установленном формате, предварительно их подготовив</w:t>
            </w:r>
          </w:p>
        </w:tc>
        <w:tc>
          <w:tcPr>
            <w:tcW w:w="875" w:type="pct"/>
            <w:shd w:val="clear" w:color="auto" w:fill="auto"/>
          </w:tcPr>
          <w:p w14:paraId="52BEC32A" w14:textId="77777777" w:rsidR="007B1B15" w:rsidRDefault="007B1B15" w:rsidP="00130F84">
            <w:pPr>
              <w:jc w:val="left"/>
              <w:rPr>
                <w:rFonts w:ascii="Arial" w:hAnsi="Arial" w:cs="Arial"/>
                <w:sz w:val="20"/>
                <w:szCs w:val="20"/>
              </w:rPr>
            </w:pPr>
            <w:r w:rsidRPr="009936BB">
              <w:rPr>
                <w:rFonts w:ascii="Arial" w:hAnsi="Arial" w:cs="Arial"/>
                <w:sz w:val="20"/>
                <w:szCs w:val="20"/>
              </w:rPr>
              <w:t>Наговицын И.В.</w:t>
            </w:r>
          </w:p>
          <w:p w14:paraId="2D7766FB" w14:textId="653E81C4" w:rsidR="007B1B15" w:rsidRPr="00297464" w:rsidRDefault="007B1B15" w:rsidP="00130F84">
            <w:pPr>
              <w:jc w:val="left"/>
              <w:rPr>
                <w:rFonts w:ascii="Arial" w:hAnsi="Arial" w:cs="Arial"/>
                <w:sz w:val="20"/>
                <w:szCs w:val="20"/>
              </w:rPr>
            </w:pPr>
            <w:r>
              <w:rPr>
                <w:rFonts w:ascii="Arial" w:hAnsi="Arial" w:cs="Arial"/>
                <w:sz w:val="20"/>
                <w:szCs w:val="20"/>
              </w:rPr>
              <w:t>Мытник Ю.В.</w:t>
            </w:r>
          </w:p>
        </w:tc>
        <w:tc>
          <w:tcPr>
            <w:tcW w:w="599" w:type="pct"/>
            <w:shd w:val="clear" w:color="auto" w:fill="auto"/>
          </w:tcPr>
          <w:p w14:paraId="58B6877E" w14:textId="7BE4F07B" w:rsidR="007B1B15" w:rsidRPr="00297464" w:rsidRDefault="007B1B15" w:rsidP="00130F84">
            <w:pPr>
              <w:jc w:val="left"/>
              <w:rPr>
                <w:rFonts w:ascii="Arial" w:hAnsi="Arial" w:cs="Arial"/>
                <w:sz w:val="20"/>
                <w:szCs w:val="20"/>
              </w:rPr>
            </w:pPr>
            <w:r w:rsidRPr="009936BB">
              <w:rPr>
                <w:rFonts w:ascii="Arial" w:hAnsi="Arial" w:cs="Arial"/>
                <w:sz w:val="20"/>
                <w:szCs w:val="20"/>
              </w:rPr>
              <w:t>31.10.2018</w:t>
            </w:r>
          </w:p>
        </w:tc>
        <w:tc>
          <w:tcPr>
            <w:tcW w:w="381" w:type="pct"/>
            <w:vAlign w:val="center"/>
          </w:tcPr>
          <w:p w14:paraId="2CA6484A" w14:textId="155B113E" w:rsidR="007B1B15" w:rsidRPr="009936BB" w:rsidRDefault="005302F1" w:rsidP="00130F84">
            <w:pPr>
              <w:jc w:val="left"/>
              <w:rPr>
                <w:rFonts w:ascii="Arial" w:hAnsi="Arial" w:cs="Arial"/>
                <w:sz w:val="20"/>
                <w:szCs w:val="20"/>
              </w:rPr>
            </w:pPr>
            <w:r>
              <w:rPr>
                <w:rFonts w:ascii="Arial" w:hAnsi="Arial" w:cs="Arial"/>
                <w:sz w:val="20"/>
                <w:szCs w:val="20"/>
              </w:rPr>
              <w:t>Закрыто</w:t>
            </w:r>
          </w:p>
        </w:tc>
      </w:tr>
    </w:tbl>
    <w:p w14:paraId="2603AA30" w14:textId="77777777" w:rsidR="005F2EFF" w:rsidRDefault="005F2EFF" w:rsidP="00CB2443">
      <w:pPr>
        <w:spacing w:after="240" w:line="276" w:lineRule="auto"/>
        <w:ind w:firstLine="567"/>
        <w:rPr>
          <w:rFonts w:ascii="Arial" w:hAnsi="Arial" w:cs="Arial"/>
          <w:color w:val="000000" w:themeColor="text1"/>
        </w:rPr>
      </w:pPr>
    </w:p>
    <w:p w14:paraId="1143DED8" w14:textId="00F84478" w:rsidR="0014178E" w:rsidRDefault="0014178E">
      <w:pPr>
        <w:spacing w:after="240" w:line="276" w:lineRule="auto"/>
        <w:ind w:firstLine="567"/>
        <w:rPr>
          <w:rFonts w:ascii="Arial" w:hAnsi="Arial" w:cs="Arial"/>
          <w:color w:val="000000" w:themeColor="text1"/>
          <w:szCs w:val="24"/>
        </w:rPr>
      </w:pPr>
      <w:r>
        <w:rPr>
          <w:rFonts w:ascii="Arial" w:hAnsi="Arial" w:cs="Arial"/>
          <w:color w:val="000000" w:themeColor="text1"/>
          <w:szCs w:val="24"/>
        </w:rPr>
        <w:t>По ОВ 1066 «</w:t>
      </w:r>
      <w:r w:rsidR="006D3DE1" w:rsidRPr="00494ECB">
        <w:rPr>
          <w:rFonts w:ascii="Arial" w:hAnsi="Arial" w:cs="Arial"/>
          <w:color w:val="000000" w:themeColor="text1"/>
          <w:szCs w:val="24"/>
        </w:rPr>
        <w:t>Разграничение ответственности за формирование факта и плана бюджета закупки АТЗ</w:t>
      </w:r>
      <w:r>
        <w:rPr>
          <w:rFonts w:ascii="Arial" w:hAnsi="Arial" w:cs="Arial"/>
          <w:color w:val="000000" w:themeColor="text1"/>
          <w:szCs w:val="24"/>
        </w:rPr>
        <w:t>»</w:t>
      </w:r>
      <w:r w:rsidR="006D3DE1">
        <w:rPr>
          <w:rFonts w:ascii="Arial" w:hAnsi="Arial" w:cs="Arial"/>
          <w:color w:val="000000" w:themeColor="text1"/>
          <w:szCs w:val="24"/>
        </w:rPr>
        <w:t xml:space="preserve"> принято следующее решение:</w:t>
      </w:r>
    </w:p>
    <w:p w14:paraId="51005132" w14:textId="77777777" w:rsidR="00A03971" w:rsidRPr="00494ECB" w:rsidRDefault="00A03971" w:rsidP="00A03971">
      <w:pPr>
        <w:jc w:val="left"/>
        <w:rPr>
          <w:rFonts w:ascii="Arial" w:hAnsi="Arial" w:cs="Arial"/>
          <w:color w:val="000000"/>
          <w:szCs w:val="24"/>
          <w:lang w:eastAsia="ru-RU"/>
        </w:rPr>
      </w:pPr>
      <w:r w:rsidRPr="00494ECB">
        <w:rPr>
          <w:rFonts w:ascii="Arial" w:hAnsi="Arial" w:cs="Arial"/>
          <w:color w:val="000000"/>
          <w:szCs w:val="24"/>
          <w:lang w:eastAsia="ru-RU"/>
        </w:rPr>
        <w:t>В МТО:</w:t>
      </w:r>
    </w:p>
    <w:p w14:paraId="1437C934" w14:textId="77777777" w:rsidR="00A03971" w:rsidRPr="00494ECB" w:rsidRDefault="00A03971" w:rsidP="00A03971">
      <w:pPr>
        <w:numPr>
          <w:ilvl w:val="0"/>
          <w:numId w:val="121"/>
        </w:numPr>
        <w:jc w:val="left"/>
        <w:rPr>
          <w:rFonts w:ascii="Arial" w:hAnsi="Arial" w:cs="Arial"/>
          <w:color w:val="000000"/>
          <w:szCs w:val="24"/>
          <w:lang w:eastAsia="ru-RU"/>
        </w:rPr>
      </w:pPr>
      <w:r w:rsidRPr="00494ECB">
        <w:rPr>
          <w:rFonts w:ascii="Arial" w:hAnsi="Arial" w:cs="Arial"/>
          <w:color w:val="000000"/>
          <w:szCs w:val="24"/>
          <w:lang w:eastAsia="ru-RU"/>
        </w:rPr>
        <w:t>Для обособления АТЗ выделен СПП-элемент «Пополнение АТЗ». На данном СПП-элементе ведется потребность в АТЗ.</w:t>
      </w:r>
    </w:p>
    <w:p w14:paraId="3B2E81CB" w14:textId="77777777" w:rsidR="00A03971" w:rsidRPr="00494ECB" w:rsidRDefault="00A03971" w:rsidP="00A03971">
      <w:pPr>
        <w:numPr>
          <w:ilvl w:val="0"/>
          <w:numId w:val="121"/>
        </w:numPr>
        <w:jc w:val="left"/>
        <w:rPr>
          <w:rFonts w:ascii="Arial" w:hAnsi="Arial" w:cs="Arial"/>
          <w:color w:val="000000"/>
          <w:szCs w:val="24"/>
          <w:lang w:eastAsia="ru-RU"/>
        </w:rPr>
      </w:pPr>
      <w:r w:rsidRPr="00494ECB">
        <w:rPr>
          <w:rFonts w:ascii="Arial" w:hAnsi="Arial" w:cs="Arial"/>
          <w:color w:val="000000"/>
          <w:szCs w:val="24"/>
          <w:lang w:eastAsia="ru-RU"/>
        </w:rPr>
        <w:t>При внесении изменений в перечень АТЗ после ППМ создаются заявки только на новые позиции\объемы (старые потребности покрываются текущим запасом АТЗ).</w:t>
      </w:r>
    </w:p>
    <w:p w14:paraId="0236218A" w14:textId="311CC8B8" w:rsidR="00A03971" w:rsidRPr="00494ECB" w:rsidRDefault="00A03971" w:rsidP="00A03971">
      <w:pPr>
        <w:numPr>
          <w:ilvl w:val="0"/>
          <w:numId w:val="121"/>
        </w:numPr>
        <w:jc w:val="left"/>
        <w:rPr>
          <w:rFonts w:ascii="Arial" w:hAnsi="Arial" w:cs="Arial"/>
          <w:color w:val="000000"/>
          <w:szCs w:val="24"/>
          <w:lang w:eastAsia="ru-RU"/>
        </w:rPr>
      </w:pPr>
      <w:r w:rsidRPr="00494ECB">
        <w:rPr>
          <w:rFonts w:ascii="Arial" w:hAnsi="Arial" w:cs="Arial"/>
          <w:color w:val="000000"/>
          <w:szCs w:val="24"/>
          <w:lang w:eastAsia="ru-RU"/>
        </w:rPr>
        <w:t>При потреблении АТЗ запас переводится из сегмента СПП-элемента «Пополнение АТЗ» в свободный запас и ППМ формирует автоматически заявку на пополнение.</w:t>
      </w:r>
    </w:p>
    <w:p w14:paraId="71B167F9" w14:textId="77777777" w:rsidR="00A03971" w:rsidRPr="00494ECB" w:rsidRDefault="00A03971" w:rsidP="00A03971">
      <w:pPr>
        <w:numPr>
          <w:ilvl w:val="0"/>
          <w:numId w:val="121"/>
        </w:numPr>
        <w:jc w:val="left"/>
        <w:rPr>
          <w:rFonts w:ascii="Arial" w:hAnsi="Arial" w:cs="Arial"/>
          <w:color w:val="000000"/>
          <w:szCs w:val="24"/>
          <w:lang w:eastAsia="ru-RU"/>
        </w:rPr>
      </w:pPr>
      <w:r w:rsidRPr="00494ECB">
        <w:rPr>
          <w:rFonts w:ascii="Arial" w:hAnsi="Arial" w:cs="Arial"/>
          <w:color w:val="000000"/>
          <w:szCs w:val="24"/>
          <w:lang w:eastAsia="ru-RU"/>
        </w:rPr>
        <w:t>Бюджет закупок расчитывается согласно регламенту (нормативный процент от бюджета затрат ТОиР).</w:t>
      </w:r>
    </w:p>
    <w:p w14:paraId="3DEEA82E" w14:textId="77777777" w:rsidR="00A03971" w:rsidRPr="00494ECB" w:rsidRDefault="00A03971" w:rsidP="00A03971">
      <w:pPr>
        <w:numPr>
          <w:ilvl w:val="0"/>
          <w:numId w:val="121"/>
        </w:numPr>
        <w:jc w:val="left"/>
        <w:rPr>
          <w:rFonts w:ascii="Arial" w:hAnsi="Arial" w:cs="Arial"/>
          <w:color w:val="000000"/>
          <w:szCs w:val="24"/>
          <w:lang w:eastAsia="ru-RU"/>
        </w:rPr>
      </w:pPr>
      <w:r w:rsidRPr="00494ECB">
        <w:rPr>
          <w:rFonts w:ascii="Arial" w:hAnsi="Arial" w:cs="Arial"/>
          <w:color w:val="000000"/>
          <w:szCs w:val="24"/>
          <w:lang w:eastAsia="ru-RU"/>
        </w:rPr>
        <w:t>Пополнение АТЗ потребляет бюджет закупок, находящийся в ответственности МТО (и план и факт).</w:t>
      </w:r>
    </w:p>
    <w:p w14:paraId="0AD7964B" w14:textId="3862607F" w:rsidR="00A03971" w:rsidRPr="00494ECB" w:rsidRDefault="00A03971" w:rsidP="00A03971">
      <w:pPr>
        <w:jc w:val="left"/>
        <w:rPr>
          <w:rFonts w:ascii="Arial" w:hAnsi="Arial" w:cs="Arial"/>
          <w:color w:val="000000"/>
          <w:szCs w:val="24"/>
          <w:lang w:eastAsia="ru-RU"/>
        </w:rPr>
      </w:pPr>
      <w:r w:rsidRPr="00494ECB">
        <w:rPr>
          <w:rFonts w:ascii="Arial" w:hAnsi="Arial" w:cs="Arial"/>
          <w:color w:val="000000"/>
          <w:szCs w:val="24"/>
          <w:lang w:eastAsia="ru-RU"/>
        </w:rPr>
        <w:t>В ТОРО:</w:t>
      </w:r>
    </w:p>
    <w:p w14:paraId="0BAD759E" w14:textId="77777777" w:rsidR="00A03971" w:rsidRPr="00494ECB" w:rsidRDefault="00A03971" w:rsidP="00A03971">
      <w:pPr>
        <w:numPr>
          <w:ilvl w:val="0"/>
          <w:numId w:val="122"/>
        </w:numPr>
        <w:jc w:val="left"/>
        <w:rPr>
          <w:rFonts w:ascii="Arial" w:hAnsi="Arial" w:cs="Arial"/>
          <w:color w:val="000000"/>
          <w:szCs w:val="24"/>
          <w:lang w:eastAsia="ru-RU"/>
        </w:rPr>
      </w:pPr>
      <w:r w:rsidRPr="00494ECB">
        <w:rPr>
          <w:rFonts w:ascii="Arial" w:hAnsi="Arial" w:cs="Arial"/>
          <w:color w:val="000000"/>
          <w:szCs w:val="24"/>
          <w:lang w:eastAsia="ru-RU"/>
        </w:rPr>
        <w:t>Для бюджетирования вовлечения АТЗ в ремонты в ТОРО выделен СПП-Элемент «Вовлечение АТЗ». На данном СПП-элементе планируются затраты (лимиты) на вовлечение АТЗ.</w:t>
      </w:r>
    </w:p>
    <w:p w14:paraId="1885F4FC" w14:textId="77777777" w:rsidR="00A03971" w:rsidRPr="00494ECB" w:rsidRDefault="00A03971" w:rsidP="00A03971">
      <w:pPr>
        <w:numPr>
          <w:ilvl w:val="0"/>
          <w:numId w:val="122"/>
        </w:numPr>
        <w:jc w:val="left"/>
        <w:rPr>
          <w:rFonts w:ascii="Arial" w:hAnsi="Arial" w:cs="Arial"/>
          <w:color w:val="000000"/>
          <w:szCs w:val="24"/>
          <w:lang w:eastAsia="ru-RU"/>
        </w:rPr>
      </w:pPr>
      <w:r w:rsidRPr="00494ECB">
        <w:rPr>
          <w:rFonts w:ascii="Arial" w:hAnsi="Arial" w:cs="Arial"/>
          <w:color w:val="000000"/>
          <w:szCs w:val="24"/>
          <w:lang w:eastAsia="ru-RU"/>
        </w:rPr>
        <w:t>При возникновении аварии потребление АТЗ выполняется по Заказу ТОРО, присвоенному  бюджетному СПП-элементу (Мельницы, Самосвалы). Для этого необходимый бюджет переносится с СПП-элемента «Вовлечение АТЗ»  на СПП-элемент заказа ТОРО ((Мельницы, Самосвалы).</w:t>
      </w:r>
    </w:p>
    <w:p w14:paraId="66141F11" w14:textId="77777777" w:rsidR="00A03971" w:rsidRPr="00494ECB" w:rsidRDefault="00A03971" w:rsidP="00A03971">
      <w:pPr>
        <w:numPr>
          <w:ilvl w:val="0"/>
          <w:numId w:val="122"/>
        </w:numPr>
        <w:jc w:val="left"/>
        <w:rPr>
          <w:rFonts w:ascii="Arial" w:hAnsi="Arial" w:cs="Arial"/>
          <w:color w:val="000000"/>
          <w:szCs w:val="24"/>
          <w:lang w:eastAsia="ru-RU"/>
        </w:rPr>
      </w:pPr>
      <w:r w:rsidRPr="00494ECB">
        <w:rPr>
          <w:rFonts w:ascii="Arial" w:hAnsi="Arial" w:cs="Arial"/>
          <w:color w:val="000000"/>
          <w:szCs w:val="24"/>
          <w:lang w:eastAsia="ru-RU"/>
        </w:rPr>
        <w:t>Бюджет затрат по АТЗ планируется на ТОРО-вском СПП-элементе «Вовлечение АТЗ», освоение бюджета оп АТЗ происходит на ТОРО-вских бюджетных СПП-элементах (Мельницы, Самосвалы).</w:t>
      </w:r>
    </w:p>
    <w:p w14:paraId="76A3B233" w14:textId="4A9804FD" w:rsidR="006D3DE1" w:rsidRDefault="006D3DE1">
      <w:pPr>
        <w:spacing w:after="240" w:line="276" w:lineRule="auto"/>
        <w:ind w:firstLine="567"/>
        <w:rPr>
          <w:rFonts w:ascii="Arial" w:hAnsi="Arial" w:cs="Arial"/>
          <w:color w:val="000000" w:themeColor="text1"/>
          <w:szCs w:val="24"/>
        </w:rPr>
      </w:pPr>
    </w:p>
    <w:p w14:paraId="1A896669" w14:textId="77777777" w:rsidR="0014178E" w:rsidRDefault="0014178E">
      <w:pPr>
        <w:spacing w:after="240" w:line="276" w:lineRule="auto"/>
        <w:ind w:firstLine="567"/>
        <w:rPr>
          <w:rFonts w:ascii="Arial" w:hAnsi="Arial" w:cs="Arial"/>
          <w:szCs w:val="24"/>
        </w:rPr>
      </w:pPr>
      <w:r w:rsidRPr="0014178E">
        <w:rPr>
          <w:rFonts w:ascii="Arial" w:hAnsi="Arial" w:cs="Arial"/>
          <w:color w:val="000000" w:themeColor="text1"/>
          <w:szCs w:val="24"/>
        </w:rPr>
        <w:t xml:space="preserve">По ОВ </w:t>
      </w:r>
      <w:r w:rsidRPr="00494ECB">
        <w:rPr>
          <w:rFonts w:ascii="Arial" w:hAnsi="Arial" w:cs="Arial"/>
          <w:szCs w:val="24"/>
        </w:rPr>
        <w:t>1069 «Возможность переноса сумм лимитов с OPEX на CAPEX, и наоборот, в рамках бюджета ТОиР» принято следующее решение:</w:t>
      </w:r>
      <w:r>
        <w:rPr>
          <w:rFonts w:ascii="Arial" w:hAnsi="Arial" w:cs="Arial"/>
          <w:szCs w:val="24"/>
        </w:rPr>
        <w:t xml:space="preserve"> </w:t>
      </w:r>
    </w:p>
    <w:p w14:paraId="6DB47F27" w14:textId="242A9932" w:rsidR="0014178E" w:rsidRDefault="0014178E">
      <w:pPr>
        <w:spacing w:after="240" w:line="276" w:lineRule="auto"/>
        <w:ind w:firstLine="567"/>
        <w:rPr>
          <w:rFonts w:ascii="Arial" w:hAnsi="Arial" w:cs="Arial"/>
          <w:color w:val="000000" w:themeColor="text1"/>
          <w:szCs w:val="24"/>
        </w:rPr>
      </w:pPr>
      <w:r>
        <w:rPr>
          <w:rFonts w:ascii="Arial" w:hAnsi="Arial" w:cs="Arial"/>
          <w:szCs w:val="24"/>
        </w:rPr>
        <w:t>П</w:t>
      </w:r>
      <w:r>
        <w:rPr>
          <w:rFonts w:ascii="Arial" w:hAnsi="Arial" w:cs="Arial"/>
          <w:color w:val="000000" w:themeColor="text1"/>
          <w:szCs w:val="24"/>
        </w:rPr>
        <w:t xml:space="preserve">еренос сумм лимитов с </w:t>
      </w:r>
      <w:r>
        <w:rPr>
          <w:rFonts w:ascii="Arial" w:hAnsi="Arial" w:cs="Arial"/>
          <w:color w:val="000000" w:themeColor="text1"/>
          <w:szCs w:val="24"/>
          <w:lang w:val="en-US"/>
        </w:rPr>
        <w:t>OPEX</w:t>
      </w:r>
      <w:r w:rsidRPr="00494ECB">
        <w:rPr>
          <w:rFonts w:ascii="Arial" w:hAnsi="Arial" w:cs="Arial"/>
          <w:color w:val="000000" w:themeColor="text1"/>
          <w:szCs w:val="24"/>
        </w:rPr>
        <w:t xml:space="preserve"> </w:t>
      </w:r>
      <w:r>
        <w:rPr>
          <w:rFonts w:ascii="Arial" w:hAnsi="Arial" w:cs="Arial"/>
          <w:color w:val="000000" w:themeColor="text1"/>
          <w:szCs w:val="24"/>
        </w:rPr>
        <w:t xml:space="preserve">на </w:t>
      </w:r>
      <w:r>
        <w:rPr>
          <w:rFonts w:ascii="Arial" w:hAnsi="Arial" w:cs="Arial"/>
          <w:color w:val="000000" w:themeColor="text1"/>
          <w:szCs w:val="24"/>
          <w:lang w:val="en-US"/>
        </w:rPr>
        <w:t>CAPEX</w:t>
      </w:r>
      <w:r w:rsidRPr="00494ECB">
        <w:rPr>
          <w:rFonts w:ascii="Arial" w:hAnsi="Arial" w:cs="Arial"/>
          <w:color w:val="000000" w:themeColor="text1"/>
          <w:szCs w:val="24"/>
        </w:rPr>
        <w:t xml:space="preserve">, </w:t>
      </w:r>
      <w:r>
        <w:rPr>
          <w:rFonts w:ascii="Arial" w:hAnsi="Arial" w:cs="Arial"/>
          <w:color w:val="000000" w:themeColor="text1"/>
          <w:szCs w:val="24"/>
        </w:rPr>
        <w:t xml:space="preserve">и наоборот, запрещено. При переносе в транзакции </w:t>
      </w:r>
      <w:r>
        <w:rPr>
          <w:rFonts w:ascii="Arial" w:hAnsi="Arial" w:cs="Arial"/>
          <w:color w:val="000000" w:themeColor="text1"/>
          <w:szCs w:val="24"/>
          <w:lang w:val="en-US"/>
        </w:rPr>
        <w:t>ZPM</w:t>
      </w:r>
      <w:r w:rsidRPr="00494ECB">
        <w:rPr>
          <w:rFonts w:ascii="Arial" w:hAnsi="Arial" w:cs="Arial"/>
          <w:color w:val="000000" w:themeColor="text1"/>
          <w:szCs w:val="24"/>
        </w:rPr>
        <w:t>_</w:t>
      </w:r>
      <w:r>
        <w:rPr>
          <w:rFonts w:ascii="Arial" w:hAnsi="Arial" w:cs="Arial"/>
          <w:color w:val="000000" w:themeColor="text1"/>
          <w:szCs w:val="24"/>
          <w:lang w:val="en-US"/>
        </w:rPr>
        <w:t>REQ</w:t>
      </w:r>
      <w:r w:rsidRPr="00494ECB">
        <w:rPr>
          <w:rFonts w:ascii="Arial" w:hAnsi="Arial" w:cs="Arial"/>
          <w:color w:val="000000" w:themeColor="text1"/>
          <w:szCs w:val="24"/>
        </w:rPr>
        <w:t>_</w:t>
      </w:r>
      <w:r>
        <w:rPr>
          <w:rFonts w:ascii="Arial" w:hAnsi="Arial" w:cs="Arial"/>
          <w:color w:val="000000" w:themeColor="text1"/>
          <w:szCs w:val="24"/>
          <w:lang w:val="en-US"/>
        </w:rPr>
        <w:t>BUDGET</w:t>
      </w:r>
      <w:r w:rsidRPr="00494ECB">
        <w:rPr>
          <w:rFonts w:ascii="Arial" w:hAnsi="Arial" w:cs="Arial"/>
          <w:color w:val="000000" w:themeColor="text1"/>
          <w:szCs w:val="24"/>
        </w:rPr>
        <w:t xml:space="preserve"> </w:t>
      </w:r>
      <w:r>
        <w:rPr>
          <w:rFonts w:ascii="Arial" w:hAnsi="Arial" w:cs="Arial"/>
          <w:color w:val="000000" w:themeColor="text1"/>
          <w:szCs w:val="24"/>
        </w:rPr>
        <w:t>реализована соответствующая проверка.</w:t>
      </w:r>
    </w:p>
    <w:p w14:paraId="7825E925" w14:textId="77777777" w:rsidR="008E568C" w:rsidRDefault="008E568C">
      <w:pPr>
        <w:spacing w:after="240" w:line="276" w:lineRule="auto"/>
        <w:ind w:firstLine="567"/>
        <w:rPr>
          <w:rFonts w:ascii="Arial" w:hAnsi="Arial" w:cs="Arial"/>
          <w:color w:val="000000" w:themeColor="text1"/>
          <w:szCs w:val="24"/>
        </w:rPr>
      </w:pPr>
    </w:p>
    <w:p w14:paraId="7FABAE3F" w14:textId="20A62EF0" w:rsidR="008E568C" w:rsidRPr="008E568C" w:rsidRDefault="008E568C">
      <w:pPr>
        <w:spacing w:after="240" w:line="276" w:lineRule="auto"/>
        <w:ind w:firstLine="567"/>
        <w:rPr>
          <w:rFonts w:ascii="Arial" w:hAnsi="Arial" w:cs="Arial"/>
          <w:color w:val="000000" w:themeColor="text1"/>
          <w:szCs w:val="24"/>
        </w:rPr>
      </w:pPr>
      <w:r w:rsidRPr="008E568C">
        <w:rPr>
          <w:rFonts w:ascii="Arial" w:hAnsi="Arial" w:cs="Arial"/>
          <w:color w:val="000000" w:themeColor="text1"/>
          <w:szCs w:val="24"/>
        </w:rPr>
        <w:t>По ОВ 1093 «</w:t>
      </w:r>
      <w:r w:rsidRPr="00494ECB">
        <w:rPr>
          <w:rFonts w:ascii="Arial" w:hAnsi="Arial" w:cs="Arial"/>
          <w:szCs w:val="24"/>
        </w:rPr>
        <w:t>Владелец бюджета по проектам ТПиР</w:t>
      </w:r>
      <w:r w:rsidRPr="008E568C">
        <w:rPr>
          <w:rFonts w:ascii="Arial" w:hAnsi="Arial" w:cs="Arial"/>
          <w:color w:val="000000" w:themeColor="text1"/>
          <w:szCs w:val="24"/>
        </w:rPr>
        <w:t>»</w:t>
      </w:r>
      <w:r>
        <w:rPr>
          <w:rFonts w:ascii="Arial" w:hAnsi="Arial" w:cs="Arial"/>
          <w:color w:val="000000" w:themeColor="text1"/>
          <w:szCs w:val="24"/>
        </w:rPr>
        <w:t xml:space="preserve"> принято</w:t>
      </w:r>
      <w:r w:rsidR="0039035C">
        <w:rPr>
          <w:rFonts w:ascii="Arial" w:hAnsi="Arial" w:cs="Arial"/>
          <w:color w:val="000000" w:themeColor="text1"/>
          <w:szCs w:val="24"/>
        </w:rPr>
        <w:t xml:space="preserve"> следующее</w:t>
      </w:r>
      <w:r>
        <w:rPr>
          <w:rFonts w:ascii="Arial" w:hAnsi="Arial" w:cs="Arial"/>
          <w:color w:val="000000" w:themeColor="text1"/>
          <w:szCs w:val="24"/>
        </w:rPr>
        <w:t xml:space="preserve"> решение:</w:t>
      </w:r>
    </w:p>
    <w:p w14:paraId="616E2BC6" w14:textId="2744E1BA" w:rsidR="008E568C" w:rsidRDefault="008E568C">
      <w:pPr>
        <w:spacing w:after="240" w:line="276" w:lineRule="auto"/>
        <w:ind w:firstLine="567"/>
        <w:rPr>
          <w:rFonts w:ascii="Arial" w:hAnsi="Arial" w:cs="Arial"/>
          <w:szCs w:val="24"/>
        </w:rPr>
      </w:pPr>
      <w:r w:rsidRPr="008E568C">
        <w:rPr>
          <w:rFonts w:ascii="Arial" w:hAnsi="Arial" w:cs="Arial"/>
          <w:szCs w:val="24"/>
        </w:rPr>
        <w:t>На встрече «Критерии отнесения к ТПиР и ОВП» от 27.05.2019 принято исключить ТПИР из процесса «Планирование и согласование ТПИР и ОВП в рамках программы воздействий на ПА и инвестиционной программы»</w:t>
      </w:r>
      <w:r w:rsidR="0039035C">
        <w:rPr>
          <w:rFonts w:ascii="Arial" w:hAnsi="Arial" w:cs="Arial"/>
          <w:szCs w:val="24"/>
        </w:rPr>
        <w:t>.</w:t>
      </w:r>
    </w:p>
    <w:p w14:paraId="2E5C5565" w14:textId="77777777" w:rsidR="0039035C" w:rsidRDefault="0039035C">
      <w:pPr>
        <w:spacing w:after="240" w:line="276" w:lineRule="auto"/>
        <w:ind w:firstLine="567"/>
        <w:rPr>
          <w:rFonts w:ascii="Arial" w:hAnsi="Arial" w:cs="Arial"/>
          <w:szCs w:val="24"/>
        </w:rPr>
      </w:pPr>
    </w:p>
    <w:p w14:paraId="189474D7" w14:textId="461EC814" w:rsidR="0039035C" w:rsidRDefault="0039035C">
      <w:pPr>
        <w:spacing w:after="240" w:line="276" w:lineRule="auto"/>
        <w:ind w:firstLine="567"/>
        <w:rPr>
          <w:rFonts w:ascii="Arial" w:hAnsi="Arial" w:cs="Arial"/>
          <w:szCs w:val="24"/>
        </w:rPr>
      </w:pPr>
      <w:r w:rsidRPr="00494ECB">
        <w:rPr>
          <w:rFonts w:ascii="Arial" w:hAnsi="Arial" w:cs="Arial"/>
          <w:szCs w:val="24"/>
        </w:rPr>
        <w:t>По ОВ 1097 «Участие Инвестиционного комитета УК и Инвестиционной комиссии БЕ в согласовании бюджета ТОРО. Источник утверждённого лимита по проектам CAPEX для бюджета ТОРО» при</w:t>
      </w:r>
      <w:r>
        <w:rPr>
          <w:rFonts w:ascii="Arial" w:hAnsi="Arial" w:cs="Arial"/>
          <w:szCs w:val="24"/>
        </w:rPr>
        <w:t>нято следующее решение:</w:t>
      </w:r>
    </w:p>
    <w:p w14:paraId="5BFE4EB8" w14:textId="5CD5C076" w:rsidR="0039035C" w:rsidRDefault="0039035C">
      <w:pPr>
        <w:spacing w:after="240" w:line="276" w:lineRule="auto"/>
        <w:ind w:firstLine="567"/>
        <w:rPr>
          <w:rFonts w:ascii="Arial" w:hAnsi="Arial" w:cs="Arial"/>
          <w:szCs w:val="24"/>
        </w:rPr>
      </w:pPr>
      <w:r>
        <w:rPr>
          <w:rFonts w:ascii="Arial" w:hAnsi="Arial" w:cs="Arial"/>
          <w:szCs w:val="24"/>
        </w:rPr>
        <w:t xml:space="preserve">Инвестиционные комитеты УК и БЕ в согласовании </w:t>
      </w:r>
      <w:r w:rsidR="003A68A0">
        <w:rPr>
          <w:rFonts w:ascii="Arial" w:hAnsi="Arial" w:cs="Arial"/>
          <w:szCs w:val="24"/>
        </w:rPr>
        <w:t>бюджета ТОРО в разрезе СПП-элементов не участвуют. Источником утверждения лимита как по проектах</w:t>
      </w:r>
      <w:r w:rsidR="003A68A0" w:rsidRPr="00494ECB">
        <w:rPr>
          <w:rFonts w:ascii="Arial" w:hAnsi="Arial" w:cs="Arial"/>
          <w:szCs w:val="24"/>
        </w:rPr>
        <w:t xml:space="preserve"> </w:t>
      </w:r>
      <w:r w:rsidR="003A68A0">
        <w:rPr>
          <w:rFonts w:ascii="Arial" w:hAnsi="Arial" w:cs="Arial"/>
          <w:szCs w:val="24"/>
          <w:lang w:val="en-US"/>
        </w:rPr>
        <w:t>CAPEX</w:t>
      </w:r>
      <w:r w:rsidR="003A68A0" w:rsidRPr="00494ECB">
        <w:rPr>
          <w:rFonts w:ascii="Arial" w:hAnsi="Arial" w:cs="Arial"/>
          <w:szCs w:val="24"/>
        </w:rPr>
        <w:t xml:space="preserve">, </w:t>
      </w:r>
      <w:r w:rsidR="003A68A0">
        <w:rPr>
          <w:rFonts w:ascii="Arial" w:hAnsi="Arial" w:cs="Arial"/>
          <w:szCs w:val="24"/>
        </w:rPr>
        <w:t xml:space="preserve">так и по проектам </w:t>
      </w:r>
      <w:r w:rsidR="003A68A0">
        <w:rPr>
          <w:rFonts w:ascii="Arial" w:hAnsi="Arial" w:cs="Arial"/>
          <w:szCs w:val="24"/>
          <w:lang w:val="en-US"/>
        </w:rPr>
        <w:t>OPEX</w:t>
      </w:r>
      <w:r w:rsidR="003A68A0" w:rsidRPr="00494ECB">
        <w:rPr>
          <w:rFonts w:ascii="Arial" w:hAnsi="Arial" w:cs="Arial"/>
          <w:szCs w:val="24"/>
        </w:rPr>
        <w:t xml:space="preserve"> </w:t>
      </w:r>
      <w:r w:rsidR="003A68A0">
        <w:rPr>
          <w:rFonts w:ascii="Arial" w:hAnsi="Arial" w:cs="Arial"/>
          <w:szCs w:val="24"/>
        </w:rPr>
        <w:t>является согласование в АСКБ.</w:t>
      </w:r>
    </w:p>
    <w:p w14:paraId="30EF0669" w14:textId="77777777" w:rsidR="003A68A0" w:rsidRDefault="003A68A0">
      <w:pPr>
        <w:spacing w:after="240" w:line="276" w:lineRule="auto"/>
        <w:ind w:firstLine="567"/>
        <w:rPr>
          <w:rFonts w:ascii="Arial" w:hAnsi="Arial" w:cs="Arial"/>
          <w:szCs w:val="24"/>
        </w:rPr>
      </w:pPr>
    </w:p>
    <w:p w14:paraId="0F45524D" w14:textId="0B2E7693" w:rsidR="003A68A0" w:rsidRDefault="003A68A0">
      <w:pPr>
        <w:spacing w:after="240" w:line="276" w:lineRule="auto"/>
        <w:ind w:firstLine="567"/>
        <w:rPr>
          <w:rFonts w:ascii="Arial" w:hAnsi="Arial" w:cs="Arial"/>
          <w:szCs w:val="24"/>
        </w:rPr>
      </w:pPr>
      <w:r w:rsidRPr="00494ECB">
        <w:rPr>
          <w:rFonts w:ascii="Arial" w:hAnsi="Arial" w:cs="Arial"/>
          <w:szCs w:val="24"/>
        </w:rPr>
        <w:t xml:space="preserve">По ОВ 1098 «Предлагается формировать прогноз бюджета воздействий на интервалах 3+9, 6+6, 9+3 месяцев в рамках системы SAP с последующей передачей в АСКИ, либо сразу в АСКБ» </w:t>
      </w:r>
      <w:r>
        <w:rPr>
          <w:rFonts w:ascii="Arial" w:hAnsi="Arial" w:cs="Arial"/>
          <w:szCs w:val="24"/>
        </w:rPr>
        <w:t>принято следующее решение:</w:t>
      </w:r>
    </w:p>
    <w:p w14:paraId="1087A34C" w14:textId="6B7F95AD" w:rsidR="003A68A0" w:rsidRPr="00494ECB" w:rsidRDefault="003A68A0">
      <w:pPr>
        <w:spacing w:after="240" w:line="276" w:lineRule="auto"/>
        <w:ind w:firstLine="567"/>
        <w:rPr>
          <w:rFonts w:ascii="Arial" w:hAnsi="Arial" w:cs="Arial"/>
          <w:szCs w:val="24"/>
        </w:rPr>
      </w:pPr>
      <w:r>
        <w:rPr>
          <w:rFonts w:ascii="Arial" w:hAnsi="Arial" w:cs="Arial"/>
          <w:szCs w:val="24"/>
        </w:rPr>
        <w:t>На основании заказов ТОРО формируется прогноз освоения и финансирования для передачи в АСКИ согласно выбранному сценарию (3+9, 6+6, 8+4, 9+3).</w:t>
      </w:r>
    </w:p>
    <w:p w14:paraId="05883A36" w14:textId="77777777" w:rsidR="0014178E" w:rsidRPr="00494ECB" w:rsidRDefault="0014178E" w:rsidP="00CB2443">
      <w:pPr>
        <w:spacing w:after="240" w:line="276" w:lineRule="auto"/>
        <w:ind w:firstLine="567"/>
        <w:rPr>
          <w:rFonts w:ascii="Arial" w:hAnsi="Arial" w:cs="Arial"/>
          <w:szCs w:val="24"/>
        </w:rPr>
      </w:pPr>
    </w:p>
    <w:p w14:paraId="75A4C3E8" w14:textId="40340251" w:rsidR="00FB3F4C" w:rsidRPr="00F94454" w:rsidRDefault="00FB3F4C" w:rsidP="004E1119">
      <w:pPr>
        <w:pStyle w:val="1"/>
        <w:rPr>
          <w:rFonts w:eastAsia="Calibri"/>
        </w:rPr>
      </w:pPr>
      <w:bookmarkStart w:id="3052" w:name="_Toc77357595"/>
      <w:bookmarkEnd w:id="0"/>
      <w:bookmarkEnd w:id="1"/>
      <w:bookmarkEnd w:id="2"/>
      <w:bookmarkEnd w:id="3"/>
      <w:bookmarkEnd w:id="656"/>
      <w:bookmarkEnd w:id="659"/>
      <w:r w:rsidRPr="00F94454">
        <w:rPr>
          <w:rFonts w:eastAsia="Calibri"/>
        </w:rPr>
        <w:t>Приложения</w:t>
      </w:r>
      <w:bookmarkEnd w:id="3052"/>
    </w:p>
    <w:p w14:paraId="4CFC9EA1" w14:textId="7C772D8A" w:rsidR="00FB3F4C" w:rsidRDefault="00386C3A" w:rsidP="00013D76">
      <w:pPr>
        <w:pStyle w:val="21"/>
        <w:keepNext/>
        <w:keepLines/>
        <w:numPr>
          <w:ilvl w:val="1"/>
          <w:numId w:val="8"/>
        </w:numPr>
        <w:spacing w:before="160" w:after="120" w:line="276" w:lineRule="auto"/>
        <w:rPr>
          <w:rFonts w:eastAsiaTheme="majorEastAsia" w:cstheme="majorBidi"/>
          <w:bCs w:val="0"/>
          <w:iCs w:val="0"/>
          <w:szCs w:val="26"/>
        </w:rPr>
      </w:pPr>
      <w:bookmarkStart w:id="3053" w:name="_Toc77357596"/>
      <w:r w:rsidRPr="003F72AF">
        <w:rPr>
          <w:rFonts w:eastAsiaTheme="majorEastAsia" w:cstheme="majorBidi"/>
          <w:bCs w:val="0"/>
          <w:iCs w:val="0"/>
          <w:szCs w:val="26"/>
        </w:rPr>
        <w:t xml:space="preserve">Приложение </w:t>
      </w:r>
      <w:r w:rsidR="00D51D39" w:rsidRPr="003F72AF">
        <w:rPr>
          <w:rFonts w:eastAsiaTheme="majorEastAsia" w:cstheme="majorBidi"/>
          <w:bCs w:val="0"/>
          <w:iCs w:val="0"/>
          <w:szCs w:val="26"/>
        </w:rPr>
        <w:t xml:space="preserve">№ </w:t>
      </w:r>
      <w:r w:rsidR="00C358D0">
        <w:rPr>
          <w:rFonts w:eastAsiaTheme="majorEastAsia" w:cstheme="majorBidi"/>
          <w:bCs w:val="0"/>
          <w:iCs w:val="0"/>
          <w:szCs w:val="26"/>
        </w:rPr>
        <w:t xml:space="preserve">1. </w:t>
      </w:r>
      <w:r w:rsidR="00952581">
        <w:rPr>
          <w:rFonts w:eastAsiaTheme="majorEastAsia" w:cstheme="majorBidi"/>
          <w:bCs w:val="0"/>
          <w:iCs w:val="0"/>
          <w:szCs w:val="26"/>
        </w:rPr>
        <w:t>Модели</w:t>
      </w:r>
      <w:r w:rsidRPr="003F72AF">
        <w:rPr>
          <w:rFonts w:eastAsiaTheme="majorEastAsia" w:cstheme="majorBidi"/>
          <w:bCs w:val="0"/>
          <w:iCs w:val="0"/>
          <w:szCs w:val="26"/>
        </w:rPr>
        <w:t xml:space="preserve"> бизнес-процесс</w:t>
      </w:r>
      <w:r w:rsidR="00952581">
        <w:rPr>
          <w:rFonts w:eastAsiaTheme="majorEastAsia" w:cstheme="majorBidi"/>
          <w:bCs w:val="0"/>
          <w:iCs w:val="0"/>
          <w:szCs w:val="26"/>
        </w:rPr>
        <w:t>ов</w:t>
      </w:r>
      <w:bookmarkEnd w:id="3053"/>
    </w:p>
    <w:bookmarkStart w:id="3054" w:name="_1596439967"/>
    <w:bookmarkEnd w:id="3054"/>
    <w:bookmarkStart w:id="3055" w:name="_MON_1602318876"/>
    <w:bookmarkEnd w:id="3055"/>
    <w:p w14:paraId="4D1B54DC" w14:textId="217625E5" w:rsidR="002F19A1" w:rsidRDefault="00014476" w:rsidP="003B5E9D">
      <w:pPr>
        <w:rPr>
          <w:rFonts w:eastAsiaTheme="majorEastAsia"/>
        </w:rPr>
      </w:pPr>
      <w:del w:id="3056" w:author="Попова Дарья" w:date="2021-07-17T01:45:00Z">
        <w:r w:rsidDel="002F1ECE">
          <w:rPr>
            <w:rFonts w:eastAsiaTheme="majorEastAsia"/>
          </w:rPr>
          <w:object w:dxaOrig="1041" w:dyaOrig="670" w14:anchorId="42A79579">
            <v:shape id="_x0000_i1028" type="#_x0000_t75" style="width:52pt;height:34pt" o:ole="">
              <v:imagedata r:id="rId49" o:title=""/>
            </v:shape>
            <o:OLEObject Type="Embed" ProgID="Word.Document.8" ShapeID="_x0000_i1028" DrawAspect="Icon" ObjectID="_1701570603" r:id="rId50">
              <o:FieldCodes>\s</o:FieldCodes>
            </o:OLEObject>
          </w:object>
        </w:r>
      </w:del>
      <w:bookmarkStart w:id="3057" w:name="_MON_1687991554"/>
      <w:bookmarkEnd w:id="3057"/>
      <w:ins w:id="3058" w:author="Попова Дарья" w:date="2021-07-17T01:46:00Z">
        <w:r w:rsidR="009E5221">
          <w:rPr>
            <w:rFonts w:eastAsiaTheme="majorEastAsia"/>
          </w:rPr>
          <w:object w:dxaOrig="2069" w:dyaOrig="1339" w14:anchorId="34B7C9A8">
            <v:shape id="_x0000_i1029" type="#_x0000_t75" style="width:103.35pt;height:66.65pt" o:ole="">
              <v:imagedata r:id="rId51" o:title=""/>
            </v:shape>
            <o:OLEObject Type="Embed" ProgID="Word.Document.8" ShapeID="_x0000_i1029" DrawAspect="Icon" ObjectID="_1701570604" r:id="rId52">
              <o:FieldCodes>\s</o:FieldCodes>
            </o:OLEObject>
          </w:object>
        </w:r>
      </w:ins>
      <w:r w:rsidR="00446FF4">
        <w:rPr>
          <w:rFonts w:eastAsiaTheme="majorEastAsia"/>
        </w:rPr>
        <w:tab/>
      </w:r>
      <w:bookmarkStart w:id="3059" w:name="_MON_1677605573"/>
      <w:bookmarkEnd w:id="3059"/>
      <w:r w:rsidR="00C50FC3">
        <w:rPr>
          <w:rFonts w:eastAsiaTheme="majorEastAsia"/>
        </w:rPr>
        <w:object w:dxaOrig="1551" w:dyaOrig="1004" w14:anchorId="7531C03B">
          <v:shape id="_x0000_i1030" type="#_x0000_t75" style="width:78pt;height:50pt" o:ole="">
            <v:imagedata r:id="rId53" o:title=""/>
          </v:shape>
          <o:OLEObject Type="Embed" ProgID="Word.Document.8" ShapeID="_x0000_i1030" DrawAspect="Icon" ObjectID="_1701570605" r:id="rId54">
            <o:FieldCodes>\s</o:FieldCodes>
          </o:OLEObject>
        </w:object>
      </w:r>
      <w:r w:rsidR="00446FF4">
        <w:rPr>
          <w:rFonts w:eastAsiaTheme="majorEastAsia"/>
        </w:rPr>
        <w:tab/>
      </w:r>
      <w:bookmarkStart w:id="3060" w:name="_MON_1679312195"/>
      <w:bookmarkEnd w:id="3060"/>
      <w:r w:rsidR="001D7428">
        <w:rPr>
          <w:rFonts w:eastAsiaTheme="majorEastAsia"/>
        </w:rPr>
        <w:object w:dxaOrig="1933" w:dyaOrig="1251" w14:anchorId="13ED99A3">
          <v:shape id="_x0000_i1031" type="#_x0000_t75" style="width:96.65pt;height:62pt" o:ole="">
            <v:imagedata r:id="rId55" o:title=""/>
          </v:shape>
          <o:OLEObject Type="Embed" ProgID="Word.Document.8" ShapeID="_x0000_i1031" DrawAspect="Icon" ObjectID="_1701570606" r:id="rId56">
            <o:FieldCodes>\s</o:FieldCodes>
          </o:OLEObject>
        </w:object>
      </w:r>
      <w:r w:rsidR="00446FF4">
        <w:rPr>
          <w:rFonts w:eastAsiaTheme="majorEastAsia"/>
        </w:rPr>
        <w:tab/>
      </w:r>
      <w:bookmarkStart w:id="3061" w:name="_MON_1679311379"/>
      <w:bookmarkEnd w:id="3061"/>
      <w:r w:rsidR="004434CA">
        <w:rPr>
          <w:rFonts w:eastAsiaTheme="majorEastAsia"/>
        </w:rPr>
        <w:object w:dxaOrig="1535" w:dyaOrig="993" w14:anchorId="69E63044">
          <v:shape id="_x0000_i1032" type="#_x0000_t75" style="width:76.65pt;height:49.35pt" o:ole="">
            <v:imagedata r:id="rId57" o:title=""/>
          </v:shape>
          <o:OLEObject Type="Embed" ProgID="Word.Document.8" ShapeID="_x0000_i1032" DrawAspect="Icon" ObjectID="_1701570607" r:id="rId58">
            <o:FieldCodes>\s</o:FieldCodes>
          </o:OLEObject>
        </w:object>
      </w:r>
    </w:p>
    <w:p w14:paraId="125E705D" w14:textId="5923ED07" w:rsidR="003B5E9D" w:rsidRPr="003B5E9D" w:rsidRDefault="003B5E9D" w:rsidP="003B5E9D">
      <w:pPr>
        <w:rPr>
          <w:rFonts w:eastAsiaTheme="majorEastAsia"/>
        </w:rPr>
      </w:pPr>
      <w:bookmarkStart w:id="3062" w:name="_1596441519"/>
      <w:bookmarkStart w:id="3063" w:name="_1596440045"/>
      <w:bookmarkStart w:id="3064" w:name="_1596440028"/>
      <w:bookmarkEnd w:id="3062"/>
      <w:bookmarkEnd w:id="3063"/>
      <w:bookmarkEnd w:id="3064"/>
    </w:p>
    <w:p w14:paraId="4C096C83" w14:textId="4EF5123A" w:rsidR="00386C3A" w:rsidRDefault="00386C3A" w:rsidP="00013D76">
      <w:pPr>
        <w:pStyle w:val="21"/>
        <w:keepNext/>
        <w:keepLines/>
        <w:numPr>
          <w:ilvl w:val="1"/>
          <w:numId w:val="8"/>
        </w:numPr>
        <w:spacing w:before="160" w:after="120" w:line="276" w:lineRule="auto"/>
        <w:rPr>
          <w:rFonts w:eastAsiaTheme="majorEastAsia" w:cstheme="majorBidi"/>
          <w:bCs w:val="0"/>
          <w:iCs w:val="0"/>
          <w:szCs w:val="26"/>
        </w:rPr>
      </w:pPr>
      <w:bookmarkStart w:id="3065" w:name="_Toc77357597"/>
      <w:r w:rsidRPr="00013D76">
        <w:rPr>
          <w:rFonts w:eastAsiaTheme="majorEastAsia" w:cstheme="majorBidi"/>
          <w:bCs w:val="0"/>
          <w:iCs w:val="0"/>
          <w:szCs w:val="26"/>
        </w:rPr>
        <w:t xml:space="preserve">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 xml:space="preserve">2. </w:t>
      </w:r>
      <w:r w:rsidR="00D45D95">
        <w:rPr>
          <w:rFonts w:eastAsiaTheme="majorEastAsia" w:cstheme="majorBidi"/>
          <w:bCs w:val="0"/>
          <w:iCs w:val="0"/>
          <w:szCs w:val="26"/>
        </w:rPr>
        <w:t>Р</w:t>
      </w:r>
      <w:r w:rsidR="00363CBE">
        <w:rPr>
          <w:rFonts w:eastAsiaTheme="majorEastAsia" w:cstheme="majorBidi"/>
          <w:bCs w:val="0"/>
          <w:iCs w:val="0"/>
          <w:szCs w:val="26"/>
        </w:rPr>
        <w:t>еестр бизнес-требований</w:t>
      </w:r>
      <w:bookmarkEnd w:id="3065"/>
    </w:p>
    <w:p w14:paraId="2094B76E" w14:textId="39E3A5CD" w:rsidR="003B5E9D" w:rsidRDefault="00B36EFF" w:rsidP="003B5E9D">
      <w:pPr>
        <w:rPr>
          <w:rFonts w:eastAsiaTheme="majorEastAsia"/>
        </w:rPr>
      </w:pPr>
      <w:r>
        <w:rPr>
          <w:rFonts w:eastAsiaTheme="majorEastAsia"/>
        </w:rPr>
        <w:object w:dxaOrig="1535" w:dyaOrig="993" w14:anchorId="1696DA97">
          <v:shape id="_x0000_i1033" type="#_x0000_t75" style="width:76.65pt;height:49.35pt" o:ole="">
            <v:imagedata r:id="rId59" o:title=""/>
          </v:shape>
          <o:OLEObject Type="Embed" ProgID="Excel.Sheet.12" ShapeID="_x0000_i1033" DrawAspect="Icon" ObjectID="_1701570608" r:id="rId60"/>
        </w:object>
      </w:r>
    </w:p>
    <w:p w14:paraId="230AAF84" w14:textId="77777777" w:rsidR="001D68F8" w:rsidRDefault="001D68F8" w:rsidP="003B5E9D">
      <w:pPr>
        <w:rPr>
          <w:rFonts w:eastAsiaTheme="majorEastAsia"/>
        </w:rPr>
      </w:pPr>
    </w:p>
    <w:p w14:paraId="044DC8A3" w14:textId="1902C148" w:rsidR="00363CBE" w:rsidRDefault="00363CBE" w:rsidP="00363CBE">
      <w:pPr>
        <w:pStyle w:val="21"/>
        <w:keepNext/>
        <w:keepLines/>
        <w:numPr>
          <w:ilvl w:val="1"/>
          <w:numId w:val="8"/>
        </w:numPr>
        <w:spacing w:before="160" w:after="120" w:line="276" w:lineRule="auto"/>
        <w:rPr>
          <w:rFonts w:eastAsiaTheme="majorEastAsia" w:cstheme="majorBidi"/>
          <w:bCs w:val="0"/>
          <w:iCs w:val="0"/>
          <w:szCs w:val="26"/>
        </w:rPr>
      </w:pPr>
      <w:bookmarkStart w:id="3066" w:name="_Toc77357598"/>
      <w:r w:rsidRPr="00013D76">
        <w:rPr>
          <w:rFonts w:eastAsiaTheme="majorEastAsia" w:cstheme="majorBidi"/>
          <w:bCs w:val="0"/>
          <w:iCs w:val="0"/>
          <w:szCs w:val="26"/>
        </w:rPr>
        <w:t xml:space="preserve">Приложение </w:t>
      </w:r>
      <w:r>
        <w:rPr>
          <w:rFonts w:eastAsiaTheme="majorEastAsia" w:cstheme="majorBidi"/>
          <w:bCs w:val="0"/>
          <w:iCs w:val="0"/>
          <w:szCs w:val="26"/>
        </w:rPr>
        <w:t>№ 3</w:t>
      </w:r>
      <w:r w:rsidRPr="00013D76">
        <w:rPr>
          <w:rFonts w:eastAsiaTheme="majorEastAsia" w:cstheme="majorBidi"/>
          <w:bCs w:val="0"/>
          <w:iCs w:val="0"/>
          <w:szCs w:val="26"/>
        </w:rPr>
        <w:t xml:space="preserve">. </w:t>
      </w:r>
      <w:r w:rsidR="00D45D95">
        <w:rPr>
          <w:rFonts w:eastAsiaTheme="majorEastAsia" w:cstheme="majorBidi"/>
          <w:bCs w:val="0"/>
          <w:iCs w:val="0"/>
          <w:szCs w:val="26"/>
        </w:rPr>
        <w:t>Описание шагов бизнес-процессов</w:t>
      </w:r>
      <w:bookmarkEnd w:id="3066"/>
    </w:p>
    <w:bookmarkStart w:id="3067" w:name="_MON_1602319076"/>
    <w:bookmarkEnd w:id="3067"/>
    <w:p w14:paraId="3716C83E" w14:textId="59025D76" w:rsidR="00363CBE" w:rsidRPr="00B652CF" w:rsidRDefault="001D7428" w:rsidP="003B5E9D">
      <w:pPr>
        <w:rPr>
          <w:rFonts w:eastAsiaTheme="majorEastAsia"/>
          <w:lang w:val="en-US"/>
        </w:rPr>
      </w:pPr>
      <w:r>
        <w:rPr>
          <w:rFonts w:eastAsiaTheme="majorEastAsia"/>
          <w:lang w:val="en-US"/>
        </w:rPr>
        <w:object w:dxaOrig="1041" w:dyaOrig="670" w14:anchorId="08620AF1">
          <v:shape id="_x0000_i1034" type="#_x0000_t75" style="width:52.65pt;height:32.65pt" o:ole="">
            <v:imagedata r:id="rId61" o:title=""/>
          </v:shape>
          <o:OLEObject Type="Embed" ProgID="Excel.Sheet.12" ShapeID="_x0000_i1034" DrawAspect="Icon" ObjectID="_1701570609" r:id="rId62"/>
        </w:object>
      </w:r>
    </w:p>
    <w:p w14:paraId="000CC0C1" w14:textId="77777777" w:rsidR="00D45D95" w:rsidRDefault="00D45D95" w:rsidP="003B5E9D">
      <w:pPr>
        <w:rPr>
          <w:rFonts w:eastAsiaTheme="majorEastAsia"/>
        </w:rPr>
      </w:pPr>
    </w:p>
    <w:p w14:paraId="044B5182" w14:textId="4CA8846B" w:rsidR="00363CBE" w:rsidRDefault="00363CBE" w:rsidP="00363CBE">
      <w:pPr>
        <w:pStyle w:val="21"/>
        <w:keepNext/>
        <w:keepLines/>
        <w:numPr>
          <w:ilvl w:val="1"/>
          <w:numId w:val="8"/>
        </w:numPr>
        <w:spacing w:before="160" w:after="120" w:line="276" w:lineRule="auto"/>
        <w:rPr>
          <w:rFonts w:eastAsiaTheme="majorEastAsia" w:cstheme="majorBidi"/>
          <w:bCs w:val="0"/>
          <w:iCs w:val="0"/>
          <w:szCs w:val="26"/>
        </w:rPr>
      </w:pPr>
      <w:bookmarkStart w:id="3068" w:name="_Toc77357599"/>
      <w:r w:rsidRPr="00013D76">
        <w:rPr>
          <w:rFonts w:eastAsiaTheme="majorEastAsia" w:cstheme="majorBidi"/>
          <w:bCs w:val="0"/>
          <w:iCs w:val="0"/>
          <w:szCs w:val="26"/>
        </w:rPr>
        <w:t xml:space="preserve">Приложение </w:t>
      </w:r>
      <w:r>
        <w:rPr>
          <w:rFonts w:eastAsiaTheme="majorEastAsia" w:cstheme="majorBidi"/>
          <w:bCs w:val="0"/>
          <w:iCs w:val="0"/>
          <w:szCs w:val="26"/>
        </w:rPr>
        <w:t>№ 4</w:t>
      </w:r>
      <w:r w:rsidRPr="00013D76">
        <w:rPr>
          <w:rFonts w:eastAsiaTheme="majorEastAsia" w:cstheme="majorBidi"/>
          <w:bCs w:val="0"/>
          <w:iCs w:val="0"/>
          <w:szCs w:val="26"/>
        </w:rPr>
        <w:t xml:space="preserve">. </w:t>
      </w:r>
      <w:r w:rsidR="00D45D95">
        <w:rPr>
          <w:rFonts w:eastAsiaTheme="majorEastAsia" w:cstheme="majorBidi"/>
          <w:bCs w:val="0"/>
          <w:iCs w:val="0"/>
          <w:szCs w:val="26"/>
        </w:rPr>
        <w:t>П</w:t>
      </w:r>
      <w:r>
        <w:rPr>
          <w:rFonts w:eastAsiaTheme="majorEastAsia" w:cstheme="majorBidi"/>
          <w:bCs w:val="0"/>
          <w:iCs w:val="0"/>
          <w:szCs w:val="26"/>
        </w:rPr>
        <w:t>рочее</w:t>
      </w:r>
      <w:bookmarkEnd w:id="3068"/>
    </w:p>
    <w:p w14:paraId="58828DD7" w14:textId="4265B15D" w:rsidR="00363CBE" w:rsidRDefault="005450E2" w:rsidP="003B5E9D">
      <w:pPr>
        <w:rPr>
          <w:rFonts w:eastAsiaTheme="majorEastAsia"/>
        </w:rPr>
      </w:pPr>
      <w:bookmarkStart w:id="3069" w:name="_MON_1597760227"/>
      <w:bookmarkEnd w:id="3069"/>
      <w:r>
        <w:rPr>
          <w:rFonts w:eastAsiaTheme="majorEastAsia"/>
        </w:rPr>
        <w:pict w14:anchorId="52D22A5C">
          <v:shape id="_x0000_i1035" type="#_x0000_t75" style="width:52.65pt;height:34.65pt">
            <v:imagedata r:id="rId63" o:title=""/>
          </v:shape>
        </w:pict>
      </w:r>
    </w:p>
    <w:p w14:paraId="23885FA5" w14:textId="77777777" w:rsidR="00363CBE" w:rsidRPr="009936BB" w:rsidRDefault="00363CBE" w:rsidP="003B5E9D">
      <w:pPr>
        <w:rPr>
          <w:rFonts w:eastAsiaTheme="majorEastAsia"/>
          <w:lang w:val="en-US"/>
        </w:rPr>
      </w:pPr>
    </w:p>
    <w:p w14:paraId="41CA0BD7" w14:textId="35A7ACC6" w:rsidR="00F662E9" w:rsidRPr="00A856CD" w:rsidRDefault="00F662E9" w:rsidP="00013D76">
      <w:pPr>
        <w:pStyle w:val="21"/>
        <w:keepNext/>
        <w:keepLines/>
        <w:numPr>
          <w:ilvl w:val="1"/>
          <w:numId w:val="8"/>
        </w:numPr>
        <w:spacing w:before="160" w:after="120" w:line="276" w:lineRule="auto"/>
        <w:rPr>
          <w:rFonts w:eastAsiaTheme="majorEastAsia" w:cstheme="majorBidi"/>
          <w:bCs w:val="0"/>
          <w:iCs w:val="0"/>
          <w:szCs w:val="26"/>
        </w:rPr>
      </w:pPr>
      <w:bookmarkStart w:id="3070" w:name="_Toc77357600"/>
      <w:r w:rsidRPr="00A856CD">
        <w:rPr>
          <w:rFonts w:eastAsiaTheme="majorEastAsia" w:cstheme="majorBidi"/>
          <w:bCs w:val="0"/>
          <w:iCs w:val="0"/>
          <w:szCs w:val="26"/>
        </w:rPr>
        <w:t xml:space="preserve">Приложение </w:t>
      </w:r>
      <w:r w:rsidR="00D51D39" w:rsidRPr="00A856CD">
        <w:rPr>
          <w:rFonts w:eastAsiaTheme="majorEastAsia" w:cstheme="majorBidi"/>
          <w:bCs w:val="0"/>
          <w:iCs w:val="0"/>
          <w:szCs w:val="26"/>
        </w:rPr>
        <w:t xml:space="preserve">№ </w:t>
      </w:r>
      <w:r w:rsidR="00611D04" w:rsidRPr="00A856CD">
        <w:rPr>
          <w:rFonts w:eastAsiaTheme="majorEastAsia" w:cstheme="majorBidi"/>
          <w:bCs w:val="0"/>
          <w:iCs w:val="0"/>
          <w:szCs w:val="26"/>
        </w:rPr>
        <w:t>РП1-6</w:t>
      </w:r>
      <w:r w:rsidRPr="00A856CD">
        <w:rPr>
          <w:rFonts w:eastAsiaTheme="majorEastAsia" w:cstheme="majorBidi"/>
          <w:bCs w:val="0"/>
          <w:iCs w:val="0"/>
          <w:szCs w:val="26"/>
        </w:rPr>
        <w:t>: Роли и полномочия</w:t>
      </w:r>
      <w:bookmarkEnd w:id="3070"/>
    </w:p>
    <w:p w14:paraId="6B9EC220" w14:textId="18AE2E98" w:rsidR="00EB272D" w:rsidRDefault="005170B8" w:rsidP="00F662E9">
      <w:pPr>
        <w:rPr>
          <w:rFonts w:ascii="Arial" w:eastAsia="Calibri" w:hAnsi="Arial" w:cs="Arial"/>
          <w:noProof/>
        </w:rPr>
      </w:pPr>
      <w:r>
        <w:rPr>
          <w:rFonts w:ascii="Arial" w:eastAsia="Calibri" w:hAnsi="Arial" w:cs="Arial"/>
          <w:noProof/>
        </w:rPr>
        <w:object w:dxaOrig="1551" w:dyaOrig="1004" w14:anchorId="65AC17DA">
          <v:shape id="_x0000_i1036" type="#_x0000_t75" style="width:78pt;height:50pt" o:ole="">
            <v:imagedata r:id="rId64" o:title=""/>
          </v:shape>
          <o:OLEObject Type="Embed" ProgID="Excel.Sheet.12" ShapeID="_x0000_i1036" DrawAspect="Icon" ObjectID="_1701570610" r:id="rId65"/>
        </w:object>
      </w:r>
    </w:p>
    <w:p w14:paraId="7F351B35" w14:textId="36442AE8" w:rsidR="00F662E9" w:rsidRPr="009936BB" w:rsidRDefault="00F662E9" w:rsidP="00F662E9">
      <w:pPr>
        <w:rPr>
          <w:rFonts w:eastAsiaTheme="majorEastAsia"/>
        </w:rPr>
      </w:pPr>
    </w:p>
    <w:p w14:paraId="3361B3DF" w14:textId="204F5CBD" w:rsidR="00E923F1" w:rsidRPr="00A856CD" w:rsidRDefault="00D51D39" w:rsidP="00013D76">
      <w:pPr>
        <w:pStyle w:val="21"/>
        <w:keepNext/>
        <w:keepLines/>
        <w:numPr>
          <w:ilvl w:val="1"/>
          <w:numId w:val="8"/>
        </w:numPr>
        <w:spacing w:before="160" w:after="120" w:line="276" w:lineRule="auto"/>
        <w:rPr>
          <w:rFonts w:eastAsiaTheme="majorEastAsia" w:cstheme="majorBidi"/>
          <w:bCs w:val="0"/>
          <w:iCs w:val="0"/>
          <w:szCs w:val="26"/>
        </w:rPr>
      </w:pPr>
      <w:bookmarkStart w:id="3071" w:name="_Toc77357601"/>
      <w:r w:rsidRPr="00A856CD">
        <w:rPr>
          <w:rFonts w:eastAsiaTheme="majorEastAsia" w:cstheme="majorBidi"/>
          <w:bCs w:val="0"/>
          <w:iCs w:val="0"/>
          <w:szCs w:val="26"/>
        </w:rPr>
        <w:t xml:space="preserve">Приложение № </w:t>
      </w:r>
      <w:r w:rsidR="00E923F1" w:rsidRPr="00A856CD">
        <w:rPr>
          <w:rFonts w:eastAsiaTheme="majorEastAsia" w:cstheme="majorBidi"/>
          <w:bCs w:val="0"/>
          <w:iCs w:val="0"/>
          <w:szCs w:val="26"/>
        </w:rPr>
        <w:t>РиК1. Матрица рисков и контрольных процедур</w:t>
      </w:r>
      <w:bookmarkEnd w:id="3071"/>
    </w:p>
    <w:p w14:paraId="4FF81D98" w14:textId="6D3E4EE3" w:rsidR="001D68F8" w:rsidRPr="009936BB" w:rsidRDefault="00AB41CE" w:rsidP="00F02AB2">
      <w:pPr>
        <w:rPr>
          <w:rFonts w:eastAsiaTheme="majorEastAsia"/>
        </w:rPr>
      </w:pPr>
      <w:r>
        <w:rPr>
          <w:rFonts w:ascii="Arial" w:eastAsia="Calibri" w:hAnsi="Arial" w:cs="Arial"/>
        </w:rPr>
        <w:object w:dxaOrig="1535" w:dyaOrig="993" w14:anchorId="40F7EC78">
          <v:shape id="_x0000_i1037" type="#_x0000_t75" style="width:76.65pt;height:49.35pt" o:ole="">
            <v:imagedata r:id="rId66" o:title=""/>
          </v:shape>
          <o:OLEObject Type="Embed" ProgID="Excel.Sheet.12" ShapeID="_x0000_i1037" DrawAspect="Icon" ObjectID="_1701570611" r:id="rId67"/>
        </w:object>
      </w:r>
    </w:p>
    <w:p w14:paraId="5AC36BFA" w14:textId="12F7D283" w:rsidR="00E923F1" w:rsidRPr="00013D76" w:rsidRDefault="00E923F1" w:rsidP="00013D76">
      <w:pPr>
        <w:pStyle w:val="21"/>
        <w:keepNext/>
        <w:keepLines/>
        <w:numPr>
          <w:ilvl w:val="1"/>
          <w:numId w:val="8"/>
        </w:numPr>
        <w:spacing w:before="160" w:after="120" w:line="276" w:lineRule="auto"/>
        <w:rPr>
          <w:rFonts w:eastAsiaTheme="majorEastAsia" w:cstheme="majorBidi"/>
          <w:bCs w:val="0"/>
          <w:iCs w:val="0"/>
          <w:szCs w:val="26"/>
        </w:rPr>
      </w:pPr>
      <w:bookmarkStart w:id="3072" w:name="_Toc77357602"/>
      <w:r w:rsidRPr="00013D76">
        <w:rPr>
          <w:rFonts w:eastAsiaTheme="majorEastAsia" w:cstheme="majorBidi"/>
          <w:bCs w:val="0"/>
          <w:iCs w:val="0"/>
          <w:szCs w:val="26"/>
        </w:rPr>
        <w:t>Приложение №</w:t>
      </w:r>
      <w:r w:rsidR="00D51D39">
        <w:rPr>
          <w:rFonts w:eastAsiaTheme="majorEastAsia" w:cstheme="majorBidi"/>
          <w:bCs w:val="0"/>
          <w:iCs w:val="0"/>
          <w:szCs w:val="26"/>
        </w:rPr>
        <w:t xml:space="preserve"> </w:t>
      </w:r>
      <w:r w:rsidRPr="00013D76">
        <w:rPr>
          <w:rFonts w:eastAsiaTheme="majorEastAsia" w:cstheme="majorBidi"/>
          <w:bCs w:val="0"/>
          <w:iCs w:val="0"/>
          <w:szCs w:val="26"/>
        </w:rPr>
        <w:t>КП1. Матрица конфликтов полномочий</w:t>
      </w:r>
      <w:bookmarkEnd w:id="3072"/>
    </w:p>
    <w:bookmarkStart w:id="3073" w:name="_MON_1678260927"/>
    <w:bookmarkEnd w:id="3073"/>
    <w:p w14:paraId="2BCB6845" w14:textId="69DEF5C7" w:rsidR="005C4B70" w:rsidRPr="009936BB" w:rsidRDefault="00BF7776" w:rsidP="00F662E9">
      <w:pPr>
        <w:rPr>
          <w:rFonts w:ascii="Arial" w:eastAsia="Calibri" w:hAnsi="Arial" w:cs="Arial"/>
        </w:rPr>
      </w:pPr>
      <w:r>
        <w:rPr>
          <w:rFonts w:ascii="Arial" w:eastAsia="Calibri" w:hAnsi="Arial" w:cs="Arial"/>
        </w:rPr>
        <w:object w:dxaOrig="1534" w:dyaOrig="993" w14:anchorId="267F9EB3">
          <v:shape id="_x0000_i1038" type="#_x0000_t75" style="width:76.65pt;height:49.35pt" o:ole="">
            <v:imagedata r:id="rId68" o:title=""/>
          </v:shape>
          <o:OLEObject Type="Embed" ProgID="Excel.Sheet.12" ShapeID="_x0000_i1038" DrawAspect="Icon" ObjectID="_1701570612" r:id="rId69"/>
        </w:object>
      </w:r>
    </w:p>
    <w:p w14:paraId="16122DB7" w14:textId="4CA99360" w:rsidR="00E923F1" w:rsidRPr="009936BB" w:rsidRDefault="00E923F1" w:rsidP="00F662E9">
      <w:pPr>
        <w:rPr>
          <w:rFonts w:eastAsiaTheme="majorEastAsia"/>
        </w:rPr>
      </w:pPr>
    </w:p>
    <w:sectPr w:rsidR="00E923F1" w:rsidRPr="009936BB" w:rsidSect="000F4678">
      <w:headerReference w:type="default" r:id="rId70"/>
      <w:headerReference w:type="first" r:id="rId71"/>
      <w:pgSz w:w="11907" w:h="16840" w:code="9"/>
      <w:pgMar w:top="1134" w:right="567" w:bottom="1134" w:left="1134" w:header="737" w:footer="68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2" w:author="pospelovas" w:date="2021-09-27T10:20:00Z" w:initials="p">
    <w:p w14:paraId="53909C4B" w14:textId="4C93E80C" w:rsidR="00E001F7" w:rsidRDefault="00E001F7">
      <w:pPr>
        <w:pStyle w:val="a9"/>
      </w:pPr>
      <w:r>
        <w:rPr>
          <w:rStyle w:val="aff4"/>
        </w:rPr>
        <w:annotationRef/>
      </w:r>
      <w:r>
        <w:t>удлить</w:t>
      </w:r>
    </w:p>
  </w:comment>
  <w:comment w:id="57" w:author="pospelovas" w:date="2021-09-27T10:20:00Z" w:initials="p">
    <w:p w14:paraId="0B9159BB" w14:textId="119BC2E7" w:rsidR="00E001F7" w:rsidRDefault="00E001F7">
      <w:pPr>
        <w:pStyle w:val="a9"/>
      </w:pPr>
      <w:r>
        <w:rPr>
          <w:rStyle w:val="aff4"/>
        </w:rPr>
        <w:annotationRef/>
      </w:r>
      <w:r>
        <w:t>удалить</w:t>
      </w:r>
    </w:p>
  </w:comment>
  <w:comment w:id="66" w:author="pospelovas" w:date="2021-09-27T10:20:00Z" w:initials="p">
    <w:p w14:paraId="7D1C6553" w14:textId="791590E1" w:rsidR="00E001F7" w:rsidRDefault="00E001F7">
      <w:pPr>
        <w:pStyle w:val="a9"/>
      </w:pPr>
      <w:r>
        <w:rPr>
          <w:rStyle w:val="aff4"/>
        </w:rPr>
        <w:annotationRef/>
      </w:r>
      <w:r>
        <w:t>удалить</w:t>
      </w:r>
    </w:p>
  </w:comment>
  <w:comment w:id="149" w:author="pospelovas" w:date="2021-09-27T10:08:00Z" w:initials="p">
    <w:p w14:paraId="5C4810BE" w14:textId="49B67526" w:rsidR="00E001F7" w:rsidRDefault="00E001F7">
      <w:pPr>
        <w:pStyle w:val="a9"/>
      </w:pPr>
      <w:r>
        <w:rPr>
          <w:rStyle w:val="aff4"/>
        </w:rPr>
        <w:annotationRef/>
      </w:r>
      <w:r>
        <w:t>Балуев</w:t>
      </w:r>
    </w:p>
  </w:comment>
  <w:comment w:id="162" w:author="pospelovas" w:date="2021-09-27T10:21:00Z" w:initials="p">
    <w:p w14:paraId="1B1C0B7A" w14:textId="21818083" w:rsidR="00E001F7" w:rsidRDefault="00E001F7">
      <w:pPr>
        <w:pStyle w:val="a9"/>
      </w:pPr>
      <w:r>
        <w:rPr>
          <w:rStyle w:val="aff4"/>
        </w:rPr>
        <w:annotationRef/>
      </w:r>
      <w:r>
        <w:t>удалить</w:t>
      </w:r>
    </w:p>
  </w:comment>
  <w:comment w:id="180" w:author="pospelovas" w:date="2021-09-27T10:21:00Z" w:initials="p">
    <w:p w14:paraId="60C89727" w14:textId="750EB403" w:rsidR="00E001F7" w:rsidRDefault="00E001F7">
      <w:pPr>
        <w:pStyle w:val="a9"/>
      </w:pPr>
      <w:r>
        <w:rPr>
          <w:rStyle w:val="aff4"/>
        </w:rPr>
        <w:annotationRef/>
      </w:r>
      <w:r>
        <w:t xml:space="preserve">Аблаков </w:t>
      </w:r>
    </w:p>
  </w:comment>
  <w:comment w:id="198" w:author="pospelovas" w:date="2021-09-27T10:21:00Z" w:initials="p">
    <w:p w14:paraId="50B13747" w14:textId="7A4821F6" w:rsidR="00E001F7" w:rsidRDefault="00E001F7">
      <w:pPr>
        <w:pStyle w:val="a9"/>
      </w:pPr>
      <w:r>
        <w:rPr>
          <w:rStyle w:val="aff4"/>
        </w:rPr>
        <w:annotationRef/>
      </w:r>
      <w:r>
        <w:t>удалить</w:t>
      </w:r>
    </w:p>
  </w:comment>
  <w:comment w:id="207" w:author="pospelovas" w:date="2021-09-27T10:08:00Z" w:initials="p">
    <w:p w14:paraId="24D622B4" w14:textId="6FE3B53C" w:rsidR="00E001F7" w:rsidRDefault="00E001F7">
      <w:pPr>
        <w:pStyle w:val="a9"/>
      </w:pPr>
      <w:r>
        <w:rPr>
          <w:rStyle w:val="aff4"/>
        </w:rPr>
        <w:annotationRef/>
      </w:r>
      <w:r>
        <w:t>Удаляем строку</w:t>
      </w:r>
    </w:p>
  </w:comment>
  <w:comment w:id="227" w:author="pospelovas" w:date="2021-09-27T10:22:00Z" w:initials="p">
    <w:p w14:paraId="32312DF7" w14:textId="0FD7A283" w:rsidR="00E001F7" w:rsidRDefault="00E001F7">
      <w:pPr>
        <w:pStyle w:val="a9"/>
      </w:pPr>
      <w:r>
        <w:rPr>
          <w:rStyle w:val="aff4"/>
        </w:rPr>
        <w:annotationRef/>
      </w:r>
      <w:r>
        <w:t>удалить</w:t>
      </w:r>
    </w:p>
  </w:comment>
  <w:comment w:id="236" w:author="pospelovas" w:date="2021-09-27T10:22:00Z" w:initials="p">
    <w:p w14:paraId="2BCE5D3F" w14:textId="6D8CD742" w:rsidR="00E001F7" w:rsidRDefault="00E001F7">
      <w:pPr>
        <w:pStyle w:val="a9"/>
      </w:pPr>
      <w:r>
        <w:rPr>
          <w:rStyle w:val="aff4"/>
        </w:rPr>
        <w:annotationRef/>
      </w:r>
      <w:r>
        <w:t>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909C4B" w15:done="0"/>
  <w15:commentEx w15:paraId="0B9159BB" w15:done="0"/>
  <w15:commentEx w15:paraId="7D1C6553" w15:done="0"/>
  <w15:commentEx w15:paraId="5C4810BE" w15:done="0"/>
  <w15:commentEx w15:paraId="1B1C0B7A" w15:done="0"/>
  <w15:commentEx w15:paraId="60C89727" w15:done="0"/>
  <w15:commentEx w15:paraId="50B13747" w15:done="0"/>
  <w15:commentEx w15:paraId="24D622B4" w15:done="0"/>
  <w15:commentEx w15:paraId="32312DF7" w15:done="0"/>
  <w15:commentEx w15:paraId="2BCE5D3F"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DBB9B3" w14:textId="77777777" w:rsidR="00E001F7" w:rsidRDefault="00E001F7" w:rsidP="006C0925">
      <w:r>
        <w:separator/>
      </w:r>
    </w:p>
  </w:endnote>
  <w:endnote w:type="continuationSeparator" w:id="0">
    <w:p w14:paraId="5FC27617" w14:textId="77777777" w:rsidR="00E001F7" w:rsidRDefault="00E001F7" w:rsidP="006C0925">
      <w:r>
        <w:continuationSeparator/>
      </w:r>
    </w:p>
  </w:endnote>
  <w:endnote w:type="continuationNotice" w:id="1">
    <w:p w14:paraId="2A2AE2C3" w14:textId="77777777" w:rsidR="00E001F7" w:rsidRDefault="00E001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00006FF" w:usb1="4000205B" w:usb2="00000010" w:usb3="00000000" w:csb0="0000019F" w:csb1="00000000"/>
  </w:font>
  <w:font w:name="Franklin Gothic Book">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Segoe Script"/>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692705"/>
      <w:docPartObj>
        <w:docPartGallery w:val="Page Numbers (Bottom of Page)"/>
        <w:docPartUnique/>
      </w:docPartObj>
    </w:sdtPr>
    <w:sdtEndPr/>
    <w:sdtContent>
      <w:p w14:paraId="2A19F16A" w14:textId="7E138823" w:rsidR="00E001F7" w:rsidRDefault="00E001F7" w:rsidP="007A0A95">
        <w:pPr>
          <w:pStyle w:val="a5"/>
          <w:jc w:val="right"/>
        </w:pPr>
        <w:r w:rsidRPr="007A0A95">
          <w:rPr>
            <w:rFonts w:ascii="Arial" w:hAnsi="Arial"/>
            <w:sz w:val="24"/>
            <w:szCs w:val="28"/>
          </w:rPr>
          <w:fldChar w:fldCharType="begin"/>
        </w:r>
        <w:r w:rsidRPr="007A0A95">
          <w:rPr>
            <w:rFonts w:ascii="Arial" w:hAnsi="Arial"/>
            <w:sz w:val="24"/>
            <w:szCs w:val="28"/>
          </w:rPr>
          <w:instrText>PAGE   \* MERGEFORMAT</w:instrText>
        </w:r>
        <w:r w:rsidRPr="007A0A95">
          <w:rPr>
            <w:rFonts w:ascii="Arial" w:hAnsi="Arial"/>
            <w:sz w:val="24"/>
            <w:szCs w:val="28"/>
          </w:rPr>
          <w:fldChar w:fldCharType="separate"/>
        </w:r>
        <w:r w:rsidR="005450E2">
          <w:rPr>
            <w:rFonts w:ascii="Arial" w:hAnsi="Arial"/>
            <w:noProof/>
            <w:sz w:val="24"/>
            <w:szCs w:val="28"/>
          </w:rPr>
          <w:t>2</w:t>
        </w:r>
        <w:r w:rsidRPr="007A0A95">
          <w:rPr>
            <w:rFonts w:ascii="Arial" w:hAnsi="Arial"/>
            <w:sz w:val="24"/>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7FEDD" w14:textId="77777777" w:rsidR="00E001F7" w:rsidRDefault="00E001F7" w:rsidP="007A0A95">
    <w:pPr>
      <w:pStyle w:val="a5"/>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1B6CEF" w14:textId="77777777" w:rsidR="00E001F7" w:rsidRDefault="00E001F7" w:rsidP="006C0925">
      <w:r>
        <w:separator/>
      </w:r>
    </w:p>
  </w:footnote>
  <w:footnote w:type="continuationSeparator" w:id="0">
    <w:p w14:paraId="5DAB9D24" w14:textId="77777777" w:rsidR="00E001F7" w:rsidRDefault="00E001F7" w:rsidP="006C0925">
      <w:r>
        <w:continuationSeparator/>
      </w:r>
    </w:p>
  </w:footnote>
  <w:footnote w:type="continuationNotice" w:id="1">
    <w:p w14:paraId="084E3CB4" w14:textId="77777777" w:rsidR="00E001F7" w:rsidRDefault="00E001F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E001F7" w14:paraId="749E106E" w14:textId="77777777" w:rsidTr="00916FAB">
      <w:trPr>
        <w:cantSplit/>
        <w:trHeight w:val="557"/>
      </w:trPr>
      <w:tc>
        <w:tcPr>
          <w:tcW w:w="3502" w:type="dxa"/>
          <w:vMerge w:val="restart"/>
          <w:tcBorders>
            <w:top w:val="nil"/>
            <w:left w:val="nil"/>
            <w:bottom w:val="nil"/>
            <w:right w:val="nil"/>
          </w:tcBorders>
          <w:vAlign w:val="center"/>
        </w:tcPr>
        <w:p w14:paraId="4DC52EE6" w14:textId="77777777" w:rsidR="00E001F7" w:rsidRDefault="00E001F7" w:rsidP="00916FAB">
          <w:pPr>
            <w:pStyle w:val="a3"/>
            <w:ind w:left="-241" w:hanging="1"/>
            <w:jc w:val="left"/>
            <w:rPr>
              <w:b/>
              <w:bCs/>
            </w:rPr>
          </w:pPr>
          <w:r>
            <w:rPr>
              <w:b/>
              <w:bCs/>
              <w:noProof/>
              <w:lang w:eastAsia="ru-RU"/>
            </w:rPr>
            <w:drawing>
              <wp:inline distT="0" distB="0" distL="0" distR="0" wp14:anchorId="08A41970" wp14:editId="1A708135">
                <wp:extent cx="2240329" cy="50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20A4FD81" w14:textId="62D16558" w:rsidR="00E001F7" w:rsidRPr="00916FAB" w:rsidRDefault="00E001F7" w:rsidP="00EC00D2">
          <w:pPr>
            <w:pStyle w:val="InR1"/>
          </w:pPr>
          <w:r>
            <w:t>Концептуальный дизайн</w:t>
          </w:r>
          <w:r>
            <w:br/>
          </w:r>
          <w:r w:rsidRPr="005C4B70">
            <w:t>ТОиР</w:t>
          </w:r>
          <w:r>
            <w:br/>
          </w:r>
          <w:r w:rsidRPr="005C4B70">
            <w:t>Формирование и управление бюджетами ТОиР</w:t>
          </w:r>
        </w:p>
      </w:tc>
    </w:tr>
    <w:tr w:rsidR="00E001F7" w:rsidRPr="00DB4B2F" w14:paraId="593CCE64" w14:textId="77777777" w:rsidTr="00916FAB">
      <w:trPr>
        <w:cantSplit/>
        <w:trHeight w:val="557"/>
      </w:trPr>
      <w:tc>
        <w:tcPr>
          <w:tcW w:w="3502" w:type="dxa"/>
          <w:vMerge/>
          <w:tcBorders>
            <w:top w:val="nil"/>
            <w:left w:val="nil"/>
            <w:bottom w:val="nil"/>
            <w:right w:val="nil"/>
          </w:tcBorders>
          <w:vAlign w:val="center"/>
        </w:tcPr>
        <w:p w14:paraId="6EE9529B" w14:textId="77777777" w:rsidR="00E001F7" w:rsidRDefault="00E001F7" w:rsidP="00916FAB">
          <w:pPr>
            <w:pStyle w:val="a3"/>
            <w:jc w:val="center"/>
          </w:pPr>
        </w:p>
      </w:tc>
      <w:tc>
        <w:tcPr>
          <w:tcW w:w="6758" w:type="dxa"/>
          <w:vMerge/>
          <w:tcBorders>
            <w:top w:val="single" w:sz="8" w:space="0" w:color="auto"/>
            <w:left w:val="nil"/>
            <w:bottom w:val="single" w:sz="8" w:space="0" w:color="FEC816"/>
            <w:right w:val="single" w:sz="8" w:space="0" w:color="FEC816"/>
          </w:tcBorders>
        </w:tcPr>
        <w:p w14:paraId="0812EDE3" w14:textId="77777777" w:rsidR="00E001F7" w:rsidRPr="000B5B67" w:rsidRDefault="00E001F7" w:rsidP="00916FAB">
          <w:pPr>
            <w:jc w:val="center"/>
            <w:rPr>
              <w:b/>
              <w:bCs/>
            </w:rPr>
          </w:pPr>
        </w:p>
      </w:tc>
    </w:tr>
  </w:tbl>
  <w:p w14:paraId="0CC6C3A0" w14:textId="77777777" w:rsidR="00E001F7" w:rsidRDefault="00E001F7">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37D4D" w14:textId="77777777" w:rsidR="00E001F7" w:rsidRDefault="00E001F7" w:rsidP="00916FAB">
    <w:pPr>
      <w:pStyle w:val="a3"/>
      <w:jc w:val="left"/>
    </w:pPr>
    <w:r>
      <w:rPr>
        <w:b/>
        <w:bCs/>
        <w:noProof/>
        <w:lang w:eastAsia="ru-RU"/>
      </w:rPr>
      <w:drawing>
        <wp:inline distT="0" distB="0" distL="0" distR="0" wp14:anchorId="69198579" wp14:editId="13226E24">
          <wp:extent cx="2240329" cy="50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p w14:paraId="0CFABA88" w14:textId="77777777" w:rsidR="00E001F7" w:rsidRDefault="00E001F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FEE79" w14:textId="77777777" w:rsidR="00E001F7" w:rsidRDefault="00E001F7" w:rsidP="009F5EA5">
    <w:pPr>
      <w:pStyle w:val="a3"/>
      <w:jc w:val="right"/>
    </w:pPr>
    <w:r>
      <w:rPr>
        <w:noProof/>
        <w:lang w:eastAsia="ru-RU"/>
      </w:rPr>
      <w:drawing>
        <wp:inline distT="0" distB="0" distL="0" distR="0" wp14:anchorId="2AE8263C" wp14:editId="270F8665">
          <wp:extent cx="2179955" cy="504825"/>
          <wp:effectExtent l="0" t="0" r="0" b="9525"/>
          <wp:docPr id="17" name="Рисунок 48" descr="cid:image002.png@01D1279C.4FB94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id:image002.png@01D1279C.4FB94B6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179955" cy="504825"/>
                  </a:xfrm>
                  <a:prstGeom prst="rect">
                    <a:avLst/>
                  </a:prstGeom>
                  <a:noFill/>
                  <a:ln>
                    <a:noFill/>
                  </a:ln>
                </pic:spPr>
              </pic:pic>
            </a:graphicData>
          </a:graphic>
        </wp:inline>
      </w:drawing>
    </w:r>
  </w:p>
  <w:p w14:paraId="13DC8C79" w14:textId="77777777" w:rsidR="00E001F7" w:rsidRDefault="00E001F7">
    <w:pPr>
      <w:pStyle w:val="a3"/>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E001F7" w14:paraId="0041C99D" w14:textId="77777777" w:rsidTr="00916FAB">
      <w:trPr>
        <w:cantSplit/>
        <w:trHeight w:val="557"/>
      </w:trPr>
      <w:tc>
        <w:tcPr>
          <w:tcW w:w="3502" w:type="dxa"/>
          <w:vMerge w:val="restart"/>
          <w:tcBorders>
            <w:top w:val="nil"/>
            <w:left w:val="nil"/>
            <w:bottom w:val="nil"/>
            <w:right w:val="nil"/>
          </w:tcBorders>
          <w:vAlign w:val="center"/>
        </w:tcPr>
        <w:p w14:paraId="6B0CC31F" w14:textId="77777777" w:rsidR="00E001F7" w:rsidRDefault="00E001F7" w:rsidP="00916FAB">
          <w:pPr>
            <w:pStyle w:val="a3"/>
            <w:ind w:left="-241" w:hanging="1"/>
            <w:jc w:val="left"/>
            <w:rPr>
              <w:b/>
              <w:bCs/>
            </w:rPr>
          </w:pPr>
          <w:r>
            <w:rPr>
              <w:b/>
              <w:bCs/>
              <w:noProof/>
              <w:lang w:eastAsia="ru-RU"/>
            </w:rPr>
            <w:drawing>
              <wp:inline distT="0" distB="0" distL="0" distR="0" wp14:anchorId="19A385D1" wp14:editId="31517473">
                <wp:extent cx="2240329" cy="50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14:paraId="63A65CC4" w14:textId="72A54DE1" w:rsidR="00E001F7" w:rsidRPr="00916FAB" w:rsidRDefault="00E001F7" w:rsidP="00916FAB">
          <w:pPr>
            <w:pStyle w:val="InR1"/>
          </w:pPr>
          <w:r>
            <w:t>Концептуальный дизайн</w:t>
          </w:r>
          <w:r>
            <w:br/>
            <w:t>ТОиР</w:t>
          </w:r>
          <w:r>
            <w:br/>
          </w:r>
          <w:r w:rsidRPr="005C4B70">
            <w:t>Формирование и управление бюджетами ТОиР</w:t>
          </w:r>
        </w:p>
      </w:tc>
    </w:tr>
    <w:tr w:rsidR="00E001F7" w:rsidRPr="00DB4B2F" w14:paraId="75EFFE39" w14:textId="77777777" w:rsidTr="00916FAB">
      <w:trPr>
        <w:cantSplit/>
        <w:trHeight w:val="557"/>
      </w:trPr>
      <w:tc>
        <w:tcPr>
          <w:tcW w:w="3502" w:type="dxa"/>
          <w:vMerge/>
          <w:tcBorders>
            <w:top w:val="nil"/>
            <w:left w:val="nil"/>
            <w:bottom w:val="nil"/>
            <w:right w:val="nil"/>
          </w:tcBorders>
          <w:vAlign w:val="center"/>
        </w:tcPr>
        <w:p w14:paraId="76E0298E" w14:textId="77777777" w:rsidR="00E001F7" w:rsidRDefault="00E001F7" w:rsidP="00916FAB">
          <w:pPr>
            <w:pStyle w:val="a3"/>
            <w:jc w:val="center"/>
          </w:pPr>
        </w:p>
      </w:tc>
      <w:tc>
        <w:tcPr>
          <w:tcW w:w="6758" w:type="dxa"/>
          <w:vMerge/>
          <w:tcBorders>
            <w:top w:val="single" w:sz="8" w:space="0" w:color="auto"/>
            <w:left w:val="nil"/>
            <w:bottom w:val="single" w:sz="8" w:space="0" w:color="FEC816"/>
            <w:right w:val="single" w:sz="8" w:space="0" w:color="FEC816"/>
          </w:tcBorders>
        </w:tcPr>
        <w:p w14:paraId="10A71C29" w14:textId="77777777" w:rsidR="00E001F7" w:rsidRPr="000B5B67" w:rsidRDefault="00E001F7" w:rsidP="00916FAB">
          <w:pPr>
            <w:jc w:val="center"/>
            <w:rPr>
              <w:b/>
              <w:bCs/>
            </w:rPr>
          </w:pPr>
        </w:p>
      </w:tc>
    </w:tr>
  </w:tbl>
  <w:p w14:paraId="12F8CCCB" w14:textId="77777777" w:rsidR="00E001F7" w:rsidRDefault="00E001F7">
    <w:pPr>
      <w:pStyle w:val="a3"/>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E001F7" w14:paraId="369C165E" w14:textId="77777777" w:rsidTr="00E30D22">
      <w:trPr>
        <w:cantSplit/>
        <w:trHeight w:val="244"/>
      </w:trPr>
      <w:tc>
        <w:tcPr>
          <w:tcW w:w="3496" w:type="dxa"/>
          <w:vMerge w:val="restart"/>
          <w:tcBorders>
            <w:top w:val="nil"/>
            <w:left w:val="nil"/>
            <w:bottom w:val="nil"/>
            <w:right w:val="nil"/>
          </w:tcBorders>
          <w:vAlign w:val="center"/>
        </w:tcPr>
        <w:p w14:paraId="2722D8D5" w14:textId="77777777" w:rsidR="00E001F7" w:rsidRDefault="00E001F7" w:rsidP="00A54CF5">
          <w:pPr>
            <w:pStyle w:val="a3"/>
            <w:ind w:left="-241" w:hanging="1"/>
            <w:jc w:val="left"/>
            <w:rPr>
              <w:b/>
              <w:bCs/>
            </w:rPr>
          </w:pPr>
          <w:r>
            <w:rPr>
              <w:b/>
              <w:bCs/>
              <w:noProof/>
              <w:lang w:eastAsia="ru-RU"/>
            </w:rPr>
            <w:drawing>
              <wp:inline distT="0" distB="0" distL="0" distR="0" wp14:anchorId="1CED2B3C" wp14:editId="51A04CE6">
                <wp:extent cx="2240329" cy="50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7EE51D25" w14:textId="38CD9286" w:rsidR="00E001F7" w:rsidRPr="00916FAB" w:rsidRDefault="00E001F7" w:rsidP="00A54CF5">
          <w:pPr>
            <w:pStyle w:val="InR1"/>
          </w:pPr>
          <w:r>
            <w:t>Концептуальный дизайн</w:t>
          </w:r>
          <w:r>
            <w:br/>
            <w:t>ТОиР</w:t>
          </w:r>
          <w:r>
            <w:br/>
          </w:r>
          <w:r w:rsidRPr="005C4B70">
            <w:t>Формирование и управление бюджетами ТОиР</w:t>
          </w:r>
        </w:p>
      </w:tc>
    </w:tr>
    <w:tr w:rsidR="00E001F7" w:rsidRPr="00DB4B2F" w14:paraId="3FC19345" w14:textId="77777777" w:rsidTr="00E30D22">
      <w:trPr>
        <w:cantSplit/>
        <w:trHeight w:val="244"/>
      </w:trPr>
      <w:tc>
        <w:tcPr>
          <w:tcW w:w="3496" w:type="dxa"/>
          <w:vMerge/>
          <w:tcBorders>
            <w:top w:val="nil"/>
            <w:left w:val="nil"/>
            <w:bottom w:val="nil"/>
            <w:right w:val="nil"/>
          </w:tcBorders>
          <w:vAlign w:val="center"/>
        </w:tcPr>
        <w:p w14:paraId="1D12ECCB" w14:textId="77777777" w:rsidR="00E001F7" w:rsidRDefault="00E001F7" w:rsidP="00A54CF5">
          <w:pPr>
            <w:pStyle w:val="a3"/>
            <w:jc w:val="center"/>
          </w:pPr>
        </w:p>
      </w:tc>
      <w:tc>
        <w:tcPr>
          <w:tcW w:w="6716" w:type="dxa"/>
          <w:vMerge/>
          <w:tcBorders>
            <w:top w:val="single" w:sz="8" w:space="0" w:color="auto"/>
            <w:left w:val="nil"/>
            <w:bottom w:val="single" w:sz="8" w:space="0" w:color="FEC816"/>
            <w:right w:val="single" w:sz="8" w:space="0" w:color="FEC816"/>
          </w:tcBorders>
        </w:tcPr>
        <w:p w14:paraId="7A12D6A6" w14:textId="77777777" w:rsidR="00E001F7" w:rsidRPr="000B5B67" w:rsidRDefault="00E001F7" w:rsidP="00A54CF5">
          <w:pPr>
            <w:jc w:val="center"/>
            <w:rPr>
              <w:b/>
              <w:bCs/>
            </w:rPr>
          </w:pPr>
        </w:p>
      </w:tc>
    </w:tr>
  </w:tbl>
  <w:p w14:paraId="003B8660" w14:textId="77777777" w:rsidR="00E001F7" w:rsidRDefault="00E001F7">
    <w:pPr>
      <w:pStyle w:val="a3"/>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E001F7" w14:paraId="6F3C2BF2" w14:textId="77777777" w:rsidTr="00E30D22">
      <w:trPr>
        <w:cantSplit/>
        <w:trHeight w:val="244"/>
      </w:trPr>
      <w:tc>
        <w:tcPr>
          <w:tcW w:w="3496" w:type="dxa"/>
          <w:vMerge w:val="restart"/>
          <w:tcBorders>
            <w:top w:val="nil"/>
            <w:left w:val="nil"/>
            <w:bottom w:val="nil"/>
            <w:right w:val="nil"/>
          </w:tcBorders>
          <w:vAlign w:val="center"/>
        </w:tcPr>
        <w:p w14:paraId="15804F9F" w14:textId="77777777" w:rsidR="00E001F7" w:rsidRDefault="00E001F7" w:rsidP="00B307BD">
          <w:pPr>
            <w:pStyle w:val="a3"/>
            <w:ind w:left="-241" w:hanging="1"/>
            <w:jc w:val="left"/>
            <w:rPr>
              <w:b/>
              <w:bCs/>
            </w:rPr>
          </w:pPr>
          <w:r>
            <w:rPr>
              <w:b/>
              <w:bCs/>
              <w:noProof/>
              <w:lang w:eastAsia="ru-RU"/>
            </w:rPr>
            <w:drawing>
              <wp:inline distT="0" distB="0" distL="0" distR="0" wp14:anchorId="0DB304ED" wp14:editId="27D0A4C2">
                <wp:extent cx="2240329" cy="50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14:paraId="767B320E" w14:textId="43921740" w:rsidR="00E001F7" w:rsidRPr="00916FAB" w:rsidRDefault="00E001F7" w:rsidP="00B307BD">
          <w:pPr>
            <w:pStyle w:val="InR1"/>
          </w:pPr>
          <w:r>
            <w:t>Концептуальный дизайн</w:t>
          </w:r>
          <w:r>
            <w:br/>
            <w:t>ТОиР</w:t>
          </w:r>
          <w:r>
            <w:br/>
          </w:r>
          <w:r w:rsidRPr="005C4B70">
            <w:t>Формирование и управление бюджетами ТОиР</w:t>
          </w:r>
        </w:p>
      </w:tc>
    </w:tr>
    <w:tr w:rsidR="00E001F7" w:rsidRPr="00DB4B2F" w14:paraId="78B4D9C6" w14:textId="77777777" w:rsidTr="00E30D22">
      <w:trPr>
        <w:cantSplit/>
        <w:trHeight w:val="244"/>
      </w:trPr>
      <w:tc>
        <w:tcPr>
          <w:tcW w:w="3496" w:type="dxa"/>
          <w:vMerge/>
          <w:tcBorders>
            <w:top w:val="nil"/>
            <w:left w:val="nil"/>
            <w:bottom w:val="nil"/>
            <w:right w:val="nil"/>
          </w:tcBorders>
          <w:vAlign w:val="center"/>
        </w:tcPr>
        <w:p w14:paraId="726ED7E0" w14:textId="77777777" w:rsidR="00E001F7" w:rsidRDefault="00E001F7" w:rsidP="00B307BD">
          <w:pPr>
            <w:pStyle w:val="a3"/>
            <w:jc w:val="center"/>
          </w:pPr>
        </w:p>
      </w:tc>
      <w:tc>
        <w:tcPr>
          <w:tcW w:w="6716" w:type="dxa"/>
          <w:vMerge/>
          <w:tcBorders>
            <w:top w:val="single" w:sz="8" w:space="0" w:color="auto"/>
            <w:left w:val="nil"/>
            <w:bottom w:val="single" w:sz="8" w:space="0" w:color="FEC816"/>
            <w:right w:val="single" w:sz="8" w:space="0" w:color="FEC816"/>
          </w:tcBorders>
        </w:tcPr>
        <w:p w14:paraId="215C9B0C" w14:textId="77777777" w:rsidR="00E001F7" w:rsidRPr="000B5B67" w:rsidRDefault="00E001F7" w:rsidP="00B307BD">
          <w:pPr>
            <w:jc w:val="center"/>
            <w:rPr>
              <w:b/>
              <w:bCs/>
            </w:rPr>
          </w:pPr>
        </w:p>
      </w:tc>
    </w:tr>
  </w:tbl>
  <w:p w14:paraId="4D136688" w14:textId="77777777" w:rsidR="00E001F7" w:rsidRDefault="00E001F7" w:rsidP="00720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F4F"/>
    <w:multiLevelType w:val="multilevel"/>
    <w:tmpl w:val="F41A41FC"/>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 w15:restartNumberingAfterBreak="0">
    <w:nsid w:val="08BA7BB1"/>
    <w:multiLevelType w:val="hybridMultilevel"/>
    <w:tmpl w:val="08F26ED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D52535"/>
    <w:multiLevelType w:val="hybridMultilevel"/>
    <w:tmpl w:val="31888D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DB6276D"/>
    <w:multiLevelType w:val="hybridMultilevel"/>
    <w:tmpl w:val="70FCE60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FB4F64"/>
    <w:multiLevelType w:val="hybridMultilevel"/>
    <w:tmpl w:val="F976D9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7D10FC"/>
    <w:multiLevelType w:val="hybridMultilevel"/>
    <w:tmpl w:val="20CA32FC"/>
    <w:lvl w:ilvl="0" w:tplc="8306135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3D63060"/>
    <w:multiLevelType w:val="hybridMultilevel"/>
    <w:tmpl w:val="016AB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6B55049"/>
    <w:multiLevelType w:val="hybridMultilevel"/>
    <w:tmpl w:val="48568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1F1DE2"/>
    <w:multiLevelType w:val="hybridMultilevel"/>
    <w:tmpl w:val="3516E3E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BC45DE1"/>
    <w:multiLevelType w:val="hybridMultilevel"/>
    <w:tmpl w:val="87006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231921"/>
    <w:multiLevelType w:val="hybridMultilevel"/>
    <w:tmpl w:val="7E90F3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DD17F9E"/>
    <w:multiLevelType w:val="hybridMultilevel"/>
    <w:tmpl w:val="5FF83C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E486DD1"/>
    <w:multiLevelType w:val="hybridMultilevel"/>
    <w:tmpl w:val="5AD4F1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F7A4077"/>
    <w:multiLevelType w:val="hybridMultilevel"/>
    <w:tmpl w:val="A3A453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0B749C9"/>
    <w:multiLevelType w:val="hybridMultilevel"/>
    <w:tmpl w:val="BF7C98C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21486FAB"/>
    <w:multiLevelType w:val="hybridMultilevel"/>
    <w:tmpl w:val="E5E422D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219F118E"/>
    <w:multiLevelType w:val="hybridMultilevel"/>
    <w:tmpl w:val="690A25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49E7194"/>
    <w:multiLevelType w:val="hybridMultilevel"/>
    <w:tmpl w:val="3A4278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2B441112"/>
    <w:multiLevelType w:val="hybridMultilevel"/>
    <w:tmpl w:val="9FD09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BA05728"/>
    <w:multiLevelType w:val="hybridMultilevel"/>
    <w:tmpl w:val="20CA32FC"/>
    <w:lvl w:ilvl="0" w:tplc="8306135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2EB80AEB"/>
    <w:multiLevelType w:val="hybridMultilevel"/>
    <w:tmpl w:val="2A7089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3DB1300"/>
    <w:multiLevelType w:val="hybridMultilevel"/>
    <w:tmpl w:val="284E9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5762C3C"/>
    <w:multiLevelType w:val="hybridMultilevel"/>
    <w:tmpl w:val="764CB1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40523A6F"/>
    <w:multiLevelType w:val="hybridMultilevel"/>
    <w:tmpl w:val="0DE8DE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7" w15:restartNumberingAfterBreak="0">
    <w:nsid w:val="414242CA"/>
    <w:multiLevelType w:val="hybridMultilevel"/>
    <w:tmpl w:val="E68AEA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75C4E53"/>
    <w:multiLevelType w:val="multilevel"/>
    <w:tmpl w:val="36EE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845F86"/>
    <w:multiLevelType w:val="hybridMultilevel"/>
    <w:tmpl w:val="ABC4ED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2663D2"/>
    <w:multiLevelType w:val="hybridMultilevel"/>
    <w:tmpl w:val="20CA32FC"/>
    <w:lvl w:ilvl="0" w:tplc="8306135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51F600ED"/>
    <w:multiLevelType w:val="hybridMultilevel"/>
    <w:tmpl w:val="47D647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215487C"/>
    <w:multiLevelType w:val="hybridMultilevel"/>
    <w:tmpl w:val="E3A83A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5107F32"/>
    <w:multiLevelType w:val="hybridMultilevel"/>
    <w:tmpl w:val="D2C2E5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521252C"/>
    <w:multiLevelType w:val="hybridMultilevel"/>
    <w:tmpl w:val="68E8EC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5A1E7946"/>
    <w:multiLevelType w:val="hybridMultilevel"/>
    <w:tmpl w:val="20CA32FC"/>
    <w:lvl w:ilvl="0" w:tplc="8306135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5E664C01"/>
    <w:multiLevelType w:val="hybridMultilevel"/>
    <w:tmpl w:val="28D6F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FDD5F2E"/>
    <w:multiLevelType w:val="multilevel"/>
    <w:tmpl w:val="7F0ED33A"/>
    <w:lvl w:ilvl="0">
      <w:start w:val="1"/>
      <w:numFmt w:val="decimal"/>
      <w:pStyle w:val="10"/>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i w:val="0"/>
      </w:rPr>
    </w:lvl>
    <w:lvl w:ilvl="2">
      <w:start w:val="1"/>
      <w:numFmt w:val="decimal"/>
      <w:pStyle w:val="30"/>
      <w:suff w:val="space"/>
      <w:lvlText w:val="%1.%2.%3"/>
      <w:lvlJc w:val="left"/>
      <w:pPr>
        <w:ind w:left="720" w:hanging="720"/>
      </w:pPr>
      <w:rPr>
        <w:rFonts w:hint="default"/>
      </w:rPr>
    </w:lvl>
    <w:lvl w:ilvl="3">
      <w:start w:val="1"/>
      <w:numFmt w:val="decimal"/>
      <w:pStyle w:val="40"/>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62731B97"/>
    <w:multiLevelType w:val="hybridMultilevel"/>
    <w:tmpl w:val="C268CC40"/>
    <w:lvl w:ilvl="0" w:tplc="F95AB39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2" w15:restartNumberingAfterBreak="0">
    <w:nsid w:val="638775D0"/>
    <w:multiLevelType w:val="hybridMultilevel"/>
    <w:tmpl w:val="C268CC40"/>
    <w:lvl w:ilvl="0" w:tplc="F95AB39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3" w15:restartNumberingAfterBreak="0">
    <w:nsid w:val="667D23C8"/>
    <w:multiLevelType w:val="hybridMultilevel"/>
    <w:tmpl w:val="DBE694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74216E8"/>
    <w:multiLevelType w:val="multilevel"/>
    <w:tmpl w:val="D14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EE2E82"/>
    <w:multiLevelType w:val="hybridMultilevel"/>
    <w:tmpl w:val="D69A76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A31327A"/>
    <w:multiLevelType w:val="hybridMultilevel"/>
    <w:tmpl w:val="3D3EEF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AEA6090"/>
    <w:multiLevelType w:val="hybridMultilevel"/>
    <w:tmpl w:val="69A8B1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C6531CE"/>
    <w:multiLevelType w:val="hybridMultilevel"/>
    <w:tmpl w:val="C6E83C3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6C7C232D"/>
    <w:multiLevelType w:val="hybridMultilevel"/>
    <w:tmpl w:val="B99E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6D1622D6"/>
    <w:multiLevelType w:val="hybridMultilevel"/>
    <w:tmpl w:val="2D4079A6"/>
    <w:lvl w:ilvl="0" w:tplc="509E1AA6">
      <w:start w:val="1"/>
      <w:numFmt w:val="bullet"/>
      <w:pStyle w:val="20"/>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D290309"/>
    <w:multiLevelType w:val="hybridMultilevel"/>
    <w:tmpl w:val="39A4D322"/>
    <w:lvl w:ilvl="0" w:tplc="55A64FF6">
      <w:start w:val="1"/>
      <w:numFmt w:val="decimal"/>
      <w:lvlText w:val="%1."/>
      <w:lvlJc w:val="left"/>
      <w:pPr>
        <w:tabs>
          <w:tab w:val="num" w:pos="720"/>
        </w:tabs>
        <w:ind w:left="720" w:hanging="360"/>
      </w:pPr>
    </w:lvl>
    <w:lvl w:ilvl="1" w:tplc="05061760">
      <w:start w:val="1"/>
      <w:numFmt w:val="lowerLetter"/>
      <w:lvlText w:val="%2)"/>
      <w:lvlJc w:val="left"/>
      <w:pPr>
        <w:tabs>
          <w:tab w:val="num" w:pos="1440"/>
        </w:tabs>
        <w:ind w:left="1440" w:hanging="360"/>
      </w:pPr>
    </w:lvl>
    <w:lvl w:ilvl="2" w:tplc="2D3CD2DC">
      <w:numFmt w:val="bullet"/>
      <w:lvlText w:val="•"/>
      <w:lvlJc w:val="left"/>
      <w:pPr>
        <w:tabs>
          <w:tab w:val="num" w:pos="2160"/>
        </w:tabs>
        <w:ind w:left="2160" w:hanging="360"/>
      </w:pPr>
      <w:rPr>
        <w:rFonts w:ascii="Arial" w:hAnsi="Arial" w:hint="default"/>
      </w:rPr>
    </w:lvl>
    <w:lvl w:ilvl="3" w:tplc="D2DCEEB2" w:tentative="1">
      <w:start w:val="1"/>
      <w:numFmt w:val="decimal"/>
      <w:lvlText w:val="%4."/>
      <w:lvlJc w:val="left"/>
      <w:pPr>
        <w:tabs>
          <w:tab w:val="num" w:pos="2880"/>
        </w:tabs>
        <w:ind w:left="2880" w:hanging="360"/>
      </w:pPr>
    </w:lvl>
    <w:lvl w:ilvl="4" w:tplc="CA885DFC" w:tentative="1">
      <w:start w:val="1"/>
      <w:numFmt w:val="decimal"/>
      <w:lvlText w:val="%5."/>
      <w:lvlJc w:val="left"/>
      <w:pPr>
        <w:tabs>
          <w:tab w:val="num" w:pos="3600"/>
        </w:tabs>
        <w:ind w:left="3600" w:hanging="360"/>
      </w:pPr>
    </w:lvl>
    <w:lvl w:ilvl="5" w:tplc="F5345E08" w:tentative="1">
      <w:start w:val="1"/>
      <w:numFmt w:val="decimal"/>
      <w:lvlText w:val="%6."/>
      <w:lvlJc w:val="left"/>
      <w:pPr>
        <w:tabs>
          <w:tab w:val="num" w:pos="4320"/>
        </w:tabs>
        <w:ind w:left="4320" w:hanging="360"/>
      </w:pPr>
    </w:lvl>
    <w:lvl w:ilvl="6" w:tplc="DBD89190" w:tentative="1">
      <w:start w:val="1"/>
      <w:numFmt w:val="decimal"/>
      <w:lvlText w:val="%7."/>
      <w:lvlJc w:val="left"/>
      <w:pPr>
        <w:tabs>
          <w:tab w:val="num" w:pos="5040"/>
        </w:tabs>
        <w:ind w:left="5040" w:hanging="360"/>
      </w:pPr>
    </w:lvl>
    <w:lvl w:ilvl="7" w:tplc="C22CA968" w:tentative="1">
      <w:start w:val="1"/>
      <w:numFmt w:val="decimal"/>
      <w:lvlText w:val="%8."/>
      <w:lvlJc w:val="left"/>
      <w:pPr>
        <w:tabs>
          <w:tab w:val="num" w:pos="5760"/>
        </w:tabs>
        <w:ind w:left="5760" w:hanging="360"/>
      </w:pPr>
    </w:lvl>
    <w:lvl w:ilvl="8" w:tplc="73F6013A" w:tentative="1">
      <w:start w:val="1"/>
      <w:numFmt w:val="decimal"/>
      <w:lvlText w:val="%9."/>
      <w:lvlJc w:val="left"/>
      <w:pPr>
        <w:tabs>
          <w:tab w:val="num" w:pos="6480"/>
        </w:tabs>
        <w:ind w:left="6480" w:hanging="360"/>
      </w:pPr>
    </w:lvl>
  </w:abstractNum>
  <w:abstractNum w:abstractNumId="52" w15:restartNumberingAfterBreak="0">
    <w:nsid w:val="6DC438D7"/>
    <w:multiLevelType w:val="hybridMultilevel"/>
    <w:tmpl w:val="A71671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54" w15:restartNumberingAfterBreak="0">
    <w:nsid w:val="7069294C"/>
    <w:multiLevelType w:val="hybridMultilevel"/>
    <w:tmpl w:val="EDB4AD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70F53B04"/>
    <w:multiLevelType w:val="hybridMultilevel"/>
    <w:tmpl w:val="B34CEA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21E31D1"/>
    <w:multiLevelType w:val="multilevel"/>
    <w:tmpl w:val="DDB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7374F"/>
    <w:multiLevelType w:val="hybridMultilevel"/>
    <w:tmpl w:val="FC46D5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3683DBE"/>
    <w:multiLevelType w:val="hybridMultilevel"/>
    <w:tmpl w:val="B18CD2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5296A7B"/>
    <w:multiLevelType w:val="hybridMultilevel"/>
    <w:tmpl w:val="8A94DD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76B43740"/>
    <w:multiLevelType w:val="hybridMultilevel"/>
    <w:tmpl w:val="C1D6E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793D6D93"/>
    <w:multiLevelType w:val="hybridMultilevel"/>
    <w:tmpl w:val="009478F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BC15CEB"/>
    <w:multiLevelType w:val="hybridMultilevel"/>
    <w:tmpl w:val="20CA32FC"/>
    <w:lvl w:ilvl="0" w:tplc="8306135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3" w15:restartNumberingAfterBreak="0">
    <w:nsid w:val="7C077285"/>
    <w:multiLevelType w:val="hybridMultilevel"/>
    <w:tmpl w:val="6620683E"/>
    <w:lvl w:ilvl="0" w:tplc="7E482672">
      <w:start w:val="1"/>
      <w:numFmt w:val="decimal"/>
      <w:lvlText w:val="%1."/>
      <w:lvlJc w:val="left"/>
      <w:pPr>
        <w:ind w:left="720" w:hanging="360"/>
      </w:pPr>
      <w:rPr>
        <w:rFonts w:ascii="Arial" w:hAnsi="Arial" w:cs="Aria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7CC848C2"/>
    <w:multiLevelType w:val="hybridMultilevel"/>
    <w:tmpl w:val="244A76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7DD521C7"/>
    <w:multiLevelType w:val="hybridMultilevel"/>
    <w:tmpl w:val="07CA4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E3E6229"/>
    <w:multiLevelType w:val="hybridMultilevel"/>
    <w:tmpl w:val="1C2AD0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num w:numId="1">
    <w:abstractNumId w:val="50"/>
  </w:num>
  <w:num w:numId="2">
    <w:abstractNumId w:val="67"/>
  </w:num>
  <w:num w:numId="3">
    <w:abstractNumId w:val="31"/>
  </w:num>
  <w:num w:numId="4">
    <w:abstractNumId w:val="37"/>
  </w:num>
  <w:num w:numId="5">
    <w:abstractNumId w:val="1"/>
  </w:num>
  <w:num w:numId="6">
    <w:abstractNumId w:val="19"/>
  </w:num>
  <w:num w:numId="7">
    <w:abstractNumId w:val="53"/>
  </w:num>
  <w:num w:numId="8">
    <w:abstractNumId w:val="0"/>
  </w:num>
  <w:num w:numId="9">
    <w:abstractNumId w:val="26"/>
  </w:num>
  <w:num w:numId="10">
    <w:abstractNumId w:val="25"/>
  </w:num>
  <w:num w:numId="11">
    <w:abstractNumId w:val="28"/>
  </w:num>
  <w:num w:numId="12">
    <w:abstractNumId w:val="40"/>
  </w:num>
  <w:num w:numId="13">
    <w:abstractNumId w:val="11"/>
  </w:num>
  <w:num w:numId="14">
    <w:abstractNumId w:val="23"/>
  </w:num>
  <w:num w:numId="15">
    <w:abstractNumId w:val="33"/>
  </w:num>
  <w:num w:numId="16">
    <w:abstractNumId w:val="27"/>
  </w:num>
  <w:num w:numId="17">
    <w:abstractNumId w:val="7"/>
  </w:num>
  <w:num w:numId="18">
    <w:abstractNumId w:val="47"/>
  </w:num>
  <w:num w:numId="19">
    <w:abstractNumId w:val="43"/>
  </w:num>
  <w:num w:numId="20">
    <w:abstractNumId w:val="48"/>
  </w:num>
  <w:num w:numId="21">
    <w:abstractNumId w:val="3"/>
  </w:num>
  <w:num w:numId="22">
    <w:abstractNumId w:val="34"/>
  </w:num>
  <w:num w:numId="23">
    <w:abstractNumId w:val="8"/>
  </w:num>
  <w:num w:numId="24">
    <w:abstractNumId w:val="45"/>
  </w:num>
  <w:num w:numId="25">
    <w:abstractNumId w:val="4"/>
  </w:num>
  <w:num w:numId="26">
    <w:abstractNumId w:val="35"/>
  </w:num>
  <w:num w:numId="27">
    <w:abstractNumId w:val="59"/>
  </w:num>
  <w:num w:numId="28">
    <w:abstractNumId w:val="32"/>
  </w:num>
  <w:num w:numId="29">
    <w:abstractNumId w:val="49"/>
  </w:num>
  <w:num w:numId="30">
    <w:abstractNumId w:val="6"/>
  </w:num>
  <w:num w:numId="31">
    <w:abstractNumId w:val="55"/>
  </w:num>
  <w:num w:numId="32">
    <w:abstractNumId w:val="62"/>
  </w:num>
  <w:num w:numId="33">
    <w:abstractNumId w:val="52"/>
  </w:num>
  <w:num w:numId="34">
    <w:abstractNumId w:val="58"/>
  </w:num>
  <w:num w:numId="35">
    <w:abstractNumId w:val="46"/>
  </w:num>
  <w:num w:numId="36">
    <w:abstractNumId w:val="14"/>
  </w:num>
  <w:num w:numId="37">
    <w:abstractNumId w:val="9"/>
  </w:num>
  <w:num w:numId="38">
    <w:abstractNumId w:val="12"/>
  </w:num>
  <w:num w:numId="39">
    <w:abstractNumId w:val="60"/>
  </w:num>
  <w:num w:numId="40">
    <w:abstractNumId w:val="15"/>
  </w:num>
  <w:num w:numId="41">
    <w:abstractNumId w:val="10"/>
  </w:num>
  <w:num w:numId="42">
    <w:abstractNumId w:val="57"/>
  </w:num>
  <w:num w:numId="43">
    <w:abstractNumId w:val="65"/>
  </w:num>
  <w:num w:numId="44">
    <w:abstractNumId w:val="54"/>
  </w:num>
  <w:num w:numId="45">
    <w:abstractNumId w:val="22"/>
  </w:num>
  <w:num w:numId="46">
    <w:abstractNumId w:val="2"/>
  </w:num>
  <w:num w:numId="47">
    <w:abstractNumId w:val="61"/>
  </w:num>
  <w:num w:numId="48">
    <w:abstractNumId w:val="0"/>
  </w:num>
  <w:num w:numId="49">
    <w:abstractNumId w:val="39"/>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5"/>
  </w:num>
  <w:num w:numId="102">
    <w:abstractNumId w:val="18"/>
  </w:num>
  <w:num w:numId="10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36"/>
  </w:num>
  <w:num w:numId="105">
    <w:abstractNumId w:val="24"/>
  </w:num>
  <w:num w:numId="106">
    <w:abstractNumId w:val="63"/>
  </w:num>
  <w:num w:numId="107">
    <w:abstractNumId w:val="64"/>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21"/>
  </w:num>
  <w:num w:numId="120">
    <w:abstractNumId w:val="17"/>
  </w:num>
  <w:num w:numId="121">
    <w:abstractNumId w:val="56"/>
  </w:num>
  <w:num w:numId="122">
    <w:abstractNumId w:val="44"/>
  </w:num>
  <w:num w:numId="123">
    <w:abstractNumId w:val="42"/>
  </w:num>
  <w:num w:numId="124">
    <w:abstractNumId w:val="38"/>
  </w:num>
  <w:num w:numId="12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6"/>
  </w:num>
  <w:num w:numId="127">
    <w:abstractNumId w:val="51"/>
  </w:num>
  <w:num w:numId="128">
    <w:abstractNumId w:val="20"/>
  </w:num>
  <w:num w:numId="129">
    <w:abstractNumId w:val="66"/>
  </w:num>
  <w:num w:numId="130">
    <w:abstractNumId w:val="30"/>
  </w:num>
  <w:num w:numId="131">
    <w:abstractNumId w:val="13"/>
  </w:num>
  <w:num w:numId="132">
    <w:abstractNumId w:val="29"/>
  </w:num>
  <w:num w:numId="133">
    <w:abstractNumId w:val="41"/>
  </w:num>
  <w:numIdMacAtCleanup w:val="12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Попова Дарья">
    <w15:presenceInfo w15:providerId="AD" w15:userId="S-1-5-21-1546411519-1370040910-99485923-25977"/>
  </w15:person>
  <w15:person w15:author="Попова Дарья Николаевна (Подрядчик. ООО БерингПойнт)">
    <w15:presenceInfo w15:providerId="None" w15:userId="Попова Дарья Николаевна (Подрядчик. ООО БерингПойнт)"/>
  </w15:person>
  <w15:person w15:author="pospelovas">
    <w15:presenceInfo w15:providerId="None" w15:userId="pospelov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trackRevisions/>
  <w:defaultTabStop w:val="708"/>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18F5"/>
    <w:rsid w:val="00002293"/>
    <w:rsid w:val="00002E6A"/>
    <w:rsid w:val="00003120"/>
    <w:rsid w:val="00003D3A"/>
    <w:rsid w:val="00005384"/>
    <w:rsid w:val="00005B8A"/>
    <w:rsid w:val="00006EC2"/>
    <w:rsid w:val="00007ACC"/>
    <w:rsid w:val="0001133C"/>
    <w:rsid w:val="00012649"/>
    <w:rsid w:val="00013D76"/>
    <w:rsid w:val="00013DFE"/>
    <w:rsid w:val="00014476"/>
    <w:rsid w:val="000148BC"/>
    <w:rsid w:val="00016279"/>
    <w:rsid w:val="00016742"/>
    <w:rsid w:val="000177D6"/>
    <w:rsid w:val="00017E9B"/>
    <w:rsid w:val="00020E0A"/>
    <w:rsid w:val="00020E98"/>
    <w:rsid w:val="00021019"/>
    <w:rsid w:val="00021196"/>
    <w:rsid w:val="00021B25"/>
    <w:rsid w:val="00022528"/>
    <w:rsid w:val="000226EC"/>
    <w:rsid w:val="000226FA"/>
    <w:rsid w:val="00022BD8"/>
    <w:rsid w:val="00022C2E"/>
    <w:rsid w:val="00022C33"/>
    <w:rsid w:val="0002340C"/>
    <w:rsid w:val="00023BCA"/>
    <w:rsid w:val="00023CE8"/>
    <w:rsid w:val="00023EE2"/>
    <w:rsid w:val="00024675"/>
    <w:rsid w:val="000257ED"/>
    <w:rsid w:val="000264DD"/>
    <w:rsid w:val="00030719"/>
    <w:rsid w:val="00031214"/>
    <w:rsid w:val="00031353"/>
    <w:rsid w:val="00031C62"/>
    <w:rsid w:val="00032743"/>
    <w:rsid w:val="00033290"/>
    <w:rsid w:val="000334EB"/>
    <w:rsid w:val="00034486"/>
    <w:rsid w:val="0003771C"/>
    <w:rsid w:val="000378F2"/>
    <w:rsid w:val="00040054"/>
    <w:rsid w:val="000409BC"/>
    <w:rsid w:val="00041BBD"/>
    <w:rsid w:val="00041E9C"/>
    <w:rsid w:val="0004276D"/>
    <w:rsid w:val="00042B24"/>
    <w:rsid w:val="00042D94"/>
    <w:rsid w:val="00043308"/>
    <w:rsid w:val="0004333D"/>
    <w:rsid w:val="000450BB"/>
    <w:rsid w:val="000450C2"/>
    <w:rsid w:val="00045E07"/>
    <w:rsid w:val="00046EAC"/>
    <w:rsid w:val="00046EE4"/>
    <w:rsid w:val="00051249"/>
    <w:rsid w:val="0005148A"/>
    <w:rsid w:val="00052F89"/>
    <w:rsid w:val="0005357E"/>
    <w:rsid w:val="00053EFA"/>
    <w:rsid w:val="00054B71"/>
    <w:rsid w:val="00055B25"/>
    <w:rsid w:val="00056222"/>
    <w:rsid w:val="0005696D"/>
    <w:rsid w:val="0005732F"/>
    <w:rsid w:val="00057B10"/>
    <w:rsid w:val="0006042B"/>
    <w:rsid w:val="00060BBA"/>
    <w:rsid w:val="000614E1"/>
    <w:rsid w:val="00062398"/>
    <w:rsid w:val="000629A8"/>
    <w:rsid w:val="00063AF9"/>
    <w:rsid w:val="00063DA7"/>
    <w:rsid w:val="00064210"/>
    <w:rsid w:val="000647A1"/>
    <w:rsid w:val="0006603F"/>
    <w:rsid w:val="0006651F"/>
    <w:rsid w:val="000669BC"/>
    <w:rsid w:val="00066BCF"/>
    <w:rsid w:val="000702A3"/>
    <w:rsid w:val="00070870"/>
    <w:rsid w:val="000727DD"/>
    <w:rsid w:val="0007301A"/>
    <w:rsid w:val="00073300"/>
    <w:rsid w:val="00073766"/>
    <w:rsid w:val="000743CD"/>
    <w:rsid w:val="00074A3B"/>
    <w:rsid w:val="0007502B"/>
    <w:rsid w:val="00075451"/>
    <w:rsid w:val="00075CC7"/>
    <w:rsid w:val="00076290"/>
    <w:rsid w:val="0007637E"/>
    <w:rsid w:val="00076528"/>
    <w:rsid w:val="00076B6D"/>
    <w:rsid w:val="00076FC3"/>
    <w:rsid w:val="000773FE"/>
    <w:rsid w:val="0008038C"/>
    <w:rsid w:val="0008052B"/>
    <w:rsid w:val="0008085E"/>
    <w:rsid w:val="00081BA1"/>
    <w:rsid w:val="00082D42"/>
    <w:rsid w:val="000835FE"/>
    <w:rsid w:val="00084866"/>
    <w:rsid w:val="000877D7"/>
    <w:rsid w:val="000904D2"/>
    <w:rsid w:val="000908CE"/>
    <w:rsid w:val="00090E81"/>
    <w:rsid w:val="00090FD1"/>
    <w:rsid w:val="00091DF8"/>
    <w:rsid w:val="0009329E"/>
    <w:rsid w:val="000938D9"/>
    <w:rsid w:val="00093B4E"/>
    <w:rsid w:val="00093C1B"/>
    <w:rsid w:val="00094AEA"/>
    <w:rsid w:val="00094D71"/>
    <w:rsid w:val="000950B4"/>
    <w:rsid w:val="00095357"/>
    <w:rsid w:val="00095EE1"/>
    <w:rsid w:val="0009751C"/>
    <w:rsid w:val="0009765C"/>
    <w:rsid w:val="00097E3F"/>
    <w:rsid w:val="000A0D2C"/>
    <w:rsid w:val="000A1539"/>
    <w:rsid w:val="000A1C0B"/>
    <w:rsid w:val="000A1ED6"/>
    <w:rsid w:val="000A3339"/>
    <w:rsid w:val="000A538F"/>
    <w:rsid w:val="000A5E6F"/>
    <w:rsid w:val="000A5FB5"/>
    <w:rsid w:val="000A7AB0"/>
    <w:rsid w:val="000A7B21"/>
    <w:rsid w:val="000B0FA4"/>
    <w:rsid w:val="000B16AA"/>
    <w:rsid w:val="000B2A20"/>
    <w:rsid w:val="000B2AEE"/>
    <w:rsid w:val="000B2D62"/>
    <w:rsid w:val="000B2F49"/>
    <w:rsid w:val="000B5207"/>
    <w:rsid w:val="000B52B4"/>
    <w:rsid w:val="000B5579"/>
    <w:rsid w:val="000B79BB"/>
    <w:rsid w:val="000C0115"/>
    <w:rsid w:val="000C05D9"/>
    <w:rsid w:val="000C1FC6"/>
    <w:rsid w:val="000C30EA"/>
    <w:rsid w:val="000C378B"/>
    <w:rsid w:val="000C532C"/>
    <w:rsid w:val="000C5F8F"/>
    <w:rsid w:val="000C6B7E"/>
    <w:rsid w:val="000C7176"/>
    <w:rsid w:val="000C73AD"/>
    <w:rsid w:val="000C73CB"/>
    <w:rsid w:val="000D01DD"/>
    <w:rsid w:val="000D01FE"/>
    <w:rsid w:val="000D0FC4"/>
    <w:rsid w:val="000D2089"/>
    <w:rsid w:val="000D228D"/>
    <w:rsid w:val="000D322B"/>
    <w:rsid w:val="000D4052"/>
    <w:rsid w:val="000D4236"/>
    <w:rsid w:val="000D4F9E"/>
    <w:rsid w:val="000D62E7"/>
    <w:rsid w:val="000D6CD3"/>
    <w:rsid w:val="000D7259"/>
    <w:rsid w:val="000D77E7"/>
    <w:rsid w:val="000D7E61"/>
    <w:rsid w:val="000E0597"/>
    <w:rsid w:val="000E0E13"/>
    <w:rsid w:val="000E29B5"/>
    <w:rsid w:val="000E2AFD"/>
    <w:rsid w:val="000E40BD"/>
    <w:rsid w:val="000E490E"/>
    <w:rsid w:val="000E4F0E"/>
    <w:rsid w:val="000E62EF"/>
    <w:rsid w:val="000E6371"/>
    <w:rsid w:val="000E65A9"/>
    <w:rsid w:val="000F06F3"/>
    <w:rsid w:val="000F1119"/>
    <w:rsid w:val="000F15F5"/>
    <w:rsid w:val="000F174B"/>
    <w:rsid w:val="000F18F7"/>
    <w:rsid w:val="000F1C41"/>
    <w:rsid w:val="000F290B"/>
    <w:rsid w:val="000F32BF"/>
    <w:rsid w:val="000F3E52"/>
    <w:rsid w:val="000F3FB4"/>
    <w:rsid w:val="000F4678"/>
    <w:rsid w:val="000F4B8D"/>
    <w:rsid w:val="000F6264"/>
    <w:rsid w:val="000F6993"/>
    <w:rsid w:val="000F716D"/>
    <w:rsid w:val="000F72A0"/>
    <w:rsid w:val="000F7F5A"/>
    <w:rsid w:val="00100A29"/>
    <w:rsid w:val="001013DC"/>
    <w:rsid w:val="00101D2C"/>
    <w:rsid w:val="0010251A"/>
    <w:rsid w:val="00102654"/>
    <w:rsid w:val="0010395D"/>
    <w:rsid w:val="001046C8"/>
    <w:rsid w:val="0010506B"/>
    <w:rsid w:val="00105A92"/>
    <w:rsid w:val="001060EC"/>
    <w:rsid w:val="0010632D"/>
    <w:rsid w:val="001069E9"/>
    <w:rsid w:val="00106AE3"/>
    <w:rsid w:val="0010734F"/>
    <w:rsid w:val="00107380"/>
    <w:rsid w:val="00111B9C"/>
    <w:rsid w:val="00111BFB"/>
    <w:rsid w:val="00112650"/>
    <w:rsid w:val="00112CC9"/>
    <w:rsid w:val="001135C1"/>
    <w:rsid w:val="001137EA"/>
    <w:rsid w:val="00113C57"/>
    <w:rsid w:val="001142F0"/>
    <w:rsid w:val="0012038A"/>
    <w:rsid w:val="001206E2"/>
    <w:rsid w:val="00120E34"/>
    <w:rsid w:val="00120EEF"/>
    <w:rsid w:val="0012135C"/>
    <w:rsid w:val="001221CB"/>
    <w:rsid w:val="001227F8"/>
    <w:rsid w:val="001228A7"/>
    <w:rsid w:val="00123600"/>
    <w:rsid w:val="00124851"/>
    <w:rsid w:val="00124B43"/>
    <w:rsid w:val="0012539D"/>
    <w:rsid w:val="0012614B"/>
    <w:rsid w:val="00127A36"/>
    <w:rsid w:val="00130971"/>
    <w:rsid w:val="00130F84"/>
    <w:rsid w:val="001312FA"/>
    <w:rsid w:val="00131A3D"/>
    <w:rsid w:val="001324BB"/>
    <w:rsid w:val="00133389"/>
    <w:rsid w:val="00133F21"/>
    <w:rsid w:val="001345F4"/>
    <w:rsid w:val="00135A0C"/>
    <w:rsid w:val="00136A70"/>
    <w:rsid w:val="0013701A"/>
    <w:rsid w:val="00137693"/>
    <w:rsid w:val="001377A7"/>
    <w:rsid w:val="00140595"/>
    <w:rsid w:val="00140969"/>
    <w:rsid w:val="00140B41"/>
    <w:rsid w:val="00140B43"/>
    <w:rsid w:val="001410A5"/>
    <w:rsid w:val="0014134E"/>
    <w:rsid w:val="0014178E"/>
    <w:rsid w:val="00141CBA"/>
    <w:rsid w:val="00142B74"/>
    <w:rsid w:val="00142F79"/>
    <w:rsid w:val="00142FD5"/>
    <w:rsid w:val="0014330F"/>
    <w:rsid w:val="00143715"/>
    <w:rsid w:val="00143F41"/>
    <w:rsid w:val="001449FB"/>
    <w:rsid w:val="00144F3F"/>
    <w:rsid w:val="00145207"/>
    <w:rsid w:val="0014596D"/>
    <w:rsid w:val="00145B59"/>
    <w:rsid w:val="00145BDC"/>
    <w:rsid w:val="001465C1"/>
    <w:rsid w:val="00146FDE"/>
    <w:rsid w:val="00150D02"/>
    <w:rsid w:val="001519A9"/>
    <w:rsid w:val="00151AC3"/>
    <w:rsid w:val="00152A17"/>
    <w:rsid w:val="0015398F"/>
    <w:rsid w:val="00153A79"/>
    <w:rsid w:val="00154049"/>
    <w:rsid w:val="001546E3"/>
    <w:rsid w:val="00156E09"/>
    <w:rsid w:val="00157D57"/>
    <w:rsid w:val="0016031E"/>
    <w:rsid w:val="00160E72"/>
    <w:rsid w:val="00161EAF"/>
    <w:rsid w:val="00162FF7"/>
    <w:rsid w:val="001631B0"/>
    <w:rsid w:val="001647CA"/>
    <w:rsid w:val="00165944"/>
    <w:rsid w:val="00165E23"/>
    <w:rsid w:val="00166879"/>
    <w:rsid w:val="001669F3"/>
    <w:rsid w:val="00166E81"/>
    <w:rsid w:val="00166EBC"/>
    <w:rsid w:val="001672D4"/>
    <w:rsid w:val="00170320"/>
    <w:rsid w:val="0017040D"/>
    <w:rsid w:val="001711D0"/>
    <w:rsid w:val="0017289E"/>
    <w:rsid w:val="00172C70"/>
    <w:rsid w:val="00172FBE"/>
    <w:rsid w:val="00174097"/>
    <w:rsid w:val="001741AB"/>
    <w:rsid w:val="00174630"/>
    <w:rsid w:val="00175B15"/>
    <w:rsid w:val="00175E74"/>
    <w:rsid w:val="00177546"/>
    <w:rsid w:val="00177797"/>
    <w:rsid w:val="00177C40"/>
    <w:rsid w:val="00180D02"/>
    <w:rsid w:val="00181E2F"/>
    <w:rsid w:val="001830C1"/>
    <w:rsid w:val="001831D4"/>
    <w:rsid w:val="00184B0C"/>
    <w:rsid w:val="00184ECA"/>
    <w:rsid w:val="001857D9"/>
    <w:rsid w:val="001859AE"/>
    <w:rsid w:val="00185BAF"/>
    <w:rsid w:val="00185DEC"/>
    <w:rsid w:val="00186A8C"/>
    <w:rsid w:val="00186CFA"/>
    <w:rsid w:val="00187915"/>
    <w:rsid w:val="00190F93"/>
    <w:rsid w:val="0019155B"/>
    <w:rsid w:val="00192F23"/>
    <w:rsid w:val="00193343"/>
    <w:rsid w:val="001936B1"/>
    <w:rsid w:val="00196052"/>
    <w:rsid w:val="0019632E"/>
    <w:rsid w:val="00196EC8"/>
    <w:rsid w:val="001975EE"/>
    <w:rsid w:val="00197D2E"/>
    <w:rsid w:val="00197FA2"/>
    <w:rsid w:val="001A06A4"/>
    <w:rsid w:val="001A0D2C"/>
    <w:rsid w:val="001A1A3F"/>
    <w:rsid w:val="001A1B9E"/>
    <w:rsid w:val="001A276E"/>
    <w:rsid w:val="001A2810"/>
    <w:rsid w:val="001A2FBF"/>
    <w:rsid w:val="001A3319"/>
    <w:rsid w:val="001A3DB0"/>
    <w:rsid w:val="001A3F9C"/>
    <w:rsid w:val="001A48B8"/>
    <w:rsid w:val="001A5AB2"/>
    <w:rsid w:val="001A5B72"/>
    <w:rsid w:val="001A7220"/>
    <w:rsid w:val="001A759E"/>
    <w:rsid w:val="001A76A2"/>
    <w:rsid w:val="001B0193"/>
    <w:rsid w:val="001B0511"/>
    <w:rsid w:val="001B0B0A"/>
    <w:rsid w:val="001B19C5"/>
    <w:rsid w:val="001B204C"/>
    <w:rsid w:val="001B3872"/>
    <w:rsid w:val="001B3BC2"/>
    <w:rsid w:val="001B40D8"/>
    <w:rsid w:val="001B468B"/>
    <w:rsid w:val="001B4800"/>
    <w:rsid w:val="001B52A6"/>
    <w:rsid w:val="001B5733"/>
    <w:rsid w:val="001B5A11"/>
    <w:rsid w:val="001B5F20"/>
    <w:rsid w:val="001B609D"/>
    <w:rsid w:val="001B716E"/>
    <w:rsid w:val="001B742F"/>
    <w:rsid w:val="001C0462"/>
    <w:rsid w:val="001C05DD"/>
    <w:rsid w:val="001C0D34"/>
    <w:rsid w:val="001C0DAC"/>
    <w:rsid w:val="001C11D2"/>
    <w:rsid w:val="001C283B"/>
    <w:rsid w:val="001C2C87"/>
    <w:rsid w:val="001C3310"/>
    <w:rsid w:val="001C45C5"/>
    <w:rsid w:val="001C49EC"/>
    <w:rsid w:val="001C4DFB"/>
    <w:rsid w:val="001C4E0C"/>
    <w:rsid w:val="001C53A6"/>
    <w:rsid w:val="001C544A"/>
    <w:rsid w:val="001C58CD"/>
    <w:rsid w:val="001C5C14"/>
    <w:rsid w:val="001C5FA5"/>
    <w:rsid w:val="001D0AD9"/>
    <w:rsid w:val="001D0CD9"/>
    <w:rsid w:val="001D42C1"/>
    <w:rsid w:val="001D59EB"/>
    <w:rsid w:val="001D5AEA"/>
    <w:rsid w:val="001D5C51"/>
    <w:rsid w:val="001D5F8A"/>
    <w:rsid w:val="001D632D"/>
    <w:rsid w:val="001D6464"/>
    <w:rsid w:val="001D68F8"/>
    <w:rsid w:val="001D7428"/>
    <w:rsid w:val="001D7F85"/>
    <w:rsid w:val="001E1911"/>
    <w:rsid w:val="001E1E8F"/>
    <w:rsid w:val="001E272C"/>
    <w:rsid w:val="001E2CB4"/>
    <w:rsid w:val="001E34D8"/>
    <w:rsid w:val="001E3D54"/>
    <w:rsid w:val="001E3FC4"/>
    <w:rsid w:val="001E4DEE"/>
    <w:rsid w:val="001E4FE7"/>
    <w:rsid w:val="001E5EBE"/>
    <w:rsid w:val="001F08B0"/>
    <w:rsid w:val="001F1615"/>
    <w:rsid w:val="001F1ABC"/>
    <w:rsid w:val="001F252D"/>
    <w:rsid w:val="001F2C04"/>
    <w:rsid w:val="001F344C"/>
    <w:rsid w:val="001F352C"/>
    <w:rsid w:val="001F3F84"/>
    <w:rsid w:val="001F4B4F"/>
    <w:rsid w:val="001F4EE7"/>
    <w:rsid w:val="001F5118"/>
    <w:rsid w:val="001F592D"/>
    <w:rsid w:val="001F5FE6"/>
    <w:rsid w:val="001F5FEE"/>
    <w:rsid w:val="001F64C0"/>
    <w:rsid w:val="001F6630"/>
    <w:rsid w:val="001F665A"/>
    <w:rsid w:val="002003FD"/>
    <w:rsid w:val="0020043F"/>
    <w:rsid w:val="00200C0D"/>
    <w:rsid w:val="00201608"/>
    <w:rsid w:val="00201666"/>
    <w:rsid w:val="00205E1E"/>
    <w:rsid w:val="00206752"/>
    <w:rsid w:val="00206A89"/>
    <w:rsid w:val="00206EDA"/>
    <w:rsid w:val="00210EF4"/>
    <w:rsid w:val="00211B58"/>
    <w:rsid w:val="0021223A"/>
    <w:rsid w:val="00212DA2"/>
    <w:rsid w:val="00212F49"/>
    <w:rsid w:val="00214C67"/>
    <w:rsid w:val="00215551"/>
    <w:rsid w:val="0021591C"/>
    <w:rsid w:val="00216C3B"/>
    <w:rsid w:val="00216D1E"/>
    <w:rsid w:val="00220894"/>
    <w:rsid w:val="002209F3"/>
    <w:rsid w:val="00220F8C"/>
    <w:rsid w:val="0022145F"/>
    <w:rsid w:val="00222186"/>
    <w:rsid w:val="00222296"/>
    <w:rsid w:val="00223978"/>
    <w:rsid w:val="0022567A"/>
    <w:rsid w:val="002261BA"/>
    <w:rsid w:val="00227421"/>
    <w:rsid w:val="002279FE"/>
    <w:rsid w:val="00227B5C"/>
    <w:rsid w:val="00230C28"/>
    <w:rsid w:val="00231082"/>
    <w:rsid w:val="00231267"/>
    <w:rsid w:val="002312FE"/>
    <w:rsid w:val="00231F49"/>
    <w:rsid w:val="002324ED"/>
    <w:rsid w:val="00232CF3"/>
    <w:rsid w:val="00232E9F"/>
    <w:rsid w:val="00233876"/>
    <w:rsid w:val="00233D1E"/>
    <w:rsid w:val="0023490D"/>
    <w:rsid w:val="0023517C"/>
    <w:rsid w:val="00235220"/>
    <w:rsid w:val="002373DE"/>
    <w:rsid w:val="00237DA5"/>
    <w:rsid w:val="002400D2"/>
    <w:rsid w:val="00240E39"/>
    <w:rsid w:val="002411F9"/>
    <w:rsid w:val="00242191"/>
    <w:rsid w:val="00242959"/>
    <w:rsid w:val="00242B68"/>
    <w:rsid w:val="00243C80"/>
    <w:rsid w:val="00245185"/>
    <w:rsid w:val="00245EDE"/>
    <w:rsid w:val="00250C4C"/>
    <w:rsid w:val="00250CCC"/>
    <w:rsid w:val="00252C11"/>
    <w:rsid w:val="00252D72"/>
    <w:rsid w:val="002535AA"/>
    <w:rsid w:val="00254DCF"/>
    <w:rsid w:val="0025504C"/>
    <w:rsid w:val="00255D38"/>
    <w:rsid w:val="0025707B"/>
    <w:rsid w:val="0025721E"/>
    <w:rsid w:val="00257F10"/>
    <w:rsid w:val="00260C45"/>
    <w:rsid w:val="00260C77"/>
    <w:rsid w:val="00260E53"/>
    <w:rsid w:val="00260F29"/>
    <w:rsid w:val="00261254"/>
    <w:rsid w:val="00262081"/>
    <w:rsid w:val="00262A36"/>
    <w:rsid w:val="00263EFE"/>
    <w:rsid w:val="00265134"/>
    <w:rsid w:val="00266199"/>
    <w:rsid w:val="00266A87"/>
    <w:rsid w:val="00267540"/>
    <w:rsid w:val="00267C92"/>
    <w:rsid w:val="00270120"/>
    <w:rsid w:val="00270BB4"/>
    <w:rsid w:val="00271BB8"/>
    <w:rsid w:val="00273294"/>
    <w:rsid w:val="00274A86"/>
    <w:rsid w:val="00274B73"/>
    <w:rsid w:val="00275BAB"/>
    <w:rsid w:val="00276024"/>
    <w:rsid w:val="00276121"/>
    <w:rsid w:val="0027649D"/>
    <w:rsid w:val="00276DCB"/>
    <w:rsid w:val="00280E6D"/>
    <w:rsid w:val="0028201A"/>
    <w:rsid w:val="00284D66"/>
    <w:rsid w:val="00286817"/>
    <w:rsid w:val="002869AD"/>
    <w:rsid w:val="002915B9"/>
    <w:rsid w:val="00291717"/>
    <w:rsid w:val="00291C80"/>
    <w:rsid w:val="00292319"/>
    <w:rsid w:val="002923D9"/>
    <w:rsid w:val="00292409"/>
    <w:rsid w:val="00293EA3"/>
    <w:rsid w:val="002942EA"/>
    <w:rsid w:val="0029677F"/>
    <w:rsid w:val="002968D9"/>
    <w:rsid w:val="00296CF4"/>
    <w:rsid w:val="00296D7C"/>
    <w:rsid w:val="00297464"/>
    <w:rsid w:val="002977A1"/>
    <w:rsid w:val="002A02E0"/>
    <w:rsid w:val="002A2717"/>
    <w:rsid w:val="002A2F37"/>
    <w:rsid w:val="002A3621"/>
    <w:rsid w:val="002A38A8"/>
    <w:rsid w:val="002A3BCB"/>
    <w:rsid w:val="002A5916"/>
    <w:rsid w:val="002A704F"/>
    <w:rsid w:val="002A7874"/>
    <w:rsid w:val="002B0E04"/>
    <w:rsid w:val="002B10C1"/>
    <w:rsid w:val="002B1B96"/>
    <w:rsid w:val="002B35EB"/>
    <w:rsid w:val="002B3CDF"/>
    <w:rsid w:val="002B4958"/>
    <w:rsid w:val="002B5481"/>
    <w:rsid w:val="002B5846"/>
    <w:rsid w:val="002B5ED6"/>
    <w:rsid w:val="002B798E"/>
    <w:rsid w:val="002C0BEC"/>
    <w:rsid w:val="002C0D23"/>
    <w:rsid w:val="002C0F01"/>
    <w:rsid w:val="002C3ED9"/>
    <w:rsid w:val="002C4E03"/>
    <w:rsid w:val="002C4EE9"/>
    <w:rsid w:val="002C52EC"/>
    <w:rsid w:val="002C5BBA"/>
    <w:rsid w:val="002C6476"/>
    <w:rsid w:val="002C6DF5"/>
    <w:rsid w:val="002D0532"/>
    <w:rsid w:val="002D0983"/>
    <w:rsid w:val="002D1A4A"/>
    <w:rsid w:val="002D2818"/>
    <w:rsid w:val="002D35B7"/>
    <w:rsid w:val="002D3678"/>
    <w:rsid w:val="002D4B04"/>
    <w:rsid w:val="002D579B"/>
    <w:rsid w:val="002D6619"/>
    <w:rsid w:val="002D6D19"/>
    <w:rsid w:val="002D7F7E"/>
    <w:rsid w:val="002E05C6"/>
    <w:rsid w:val="002E086A"/>
    <w:rsid w:val="002E1282"/>
    <w:rsid w:val="002E16C4"/>
    <w:rsid w:val="002E1B93"/>
    <w:rsid w:val="002E1CB7"/>
    <w:rsid w:val="002E1D62"/>
    <w:rsid w:val="002E20E5"/>
    <w:rsid w:val="002E27D0"/>
    <w:rsid w:val="002E2A67"/>
    <w:rsid w:val="002E35E4"/>
    <w:rsid w:val="002E3A9D"/>
    <w:rsid w:val="002E42C4"/>
    <w:rsid w:val="002E4DB3"/>
    <w:rsid w:val="002E551C"/>
    <w:rsid w:val="002E594D"/>
    <w:rsid w:val="002E63EB"/>
    <w:rsid w:val="002E67E7"/>
    <w:rsid w:val="002E6C85"/>
    <w:rsid w:val="002F07E9"/>
    <w:rsid w:val="002F0A1C"/>
    <w:rsid w:val="002F1911"/>
    <w:rsid w:val="002F19A1"/>
    <w:rsid w:val="002F1ECE"/>
    <w:rsid w:val="002F230E"/>
    <w:rsid w:val="002F2DC6"/>
    <w:rsid w:val="002F334B"/>
    <w:rsid w:val="002F3AB3"/>
    <w:rsid w:val="002F3DDC"/>
    <w:rsid w:val="002F3FB1"/>
    <w:rsid w:val="002F400F"/>
    <w:rsid w:val="002F44CE"/>
    <w:rsid w:val="002F475B"/>
    <w:rsid w:val="002F48B5"/>
    <w:rsid w:val="002F5E22"/>
    <w:rsid w:val="002F796B"/>
    <w:rsid w:val="00300EB0"/>
    <w:rsid w:val="003017F2"/>
    <w:rsid w:val="00301E1E"/>
    <w:rsid w:val="00303B55"/>
    <w:rsid w:val="003040C1"/>
    <w:rsid w:val="003045D8"/>
    <w:rsid w:val="00304848"/>
    <w:rsid w:val="00304BDD"/>
    <w:rsid w:val="00305891"/>
    <w:rsid w:val="00306DB9"/>
    <w:rsid w:val="00307BFA"/>
    <w:rsid w:val="0031090D"/>
    <w:rsid w:val="00310D9E"/>
    <w:rsid w:val="00311445"/>
    <w:rsid w:val="00311472"/>
    <w:rsid w:val="00311CC8"/>
    <w:rsid w:val="0031258D"/>
    <w:rsid w:val="00312C5E"/>
    <w:rsid w:val="00312DD8"/>
    <w:rsid w:val="00313F04"/>
    <w:rsid w:val="0031463F"/>
    <w:rsid w:val="003147E1"/>
    <w:rsid w:val="0031517A"/>
    <w:rsid w:val="003164A4"/>
    <w:rsid w:val="0031666A"/>
    <w:rsid w:val="00317011"/>
    <w:rsid w:val="0032044C"/>
    <w:rsid w:val="00321001"/>
    <w:rsid w:val="00321200"/>
    <w:rsid w:val="003212DC"/>
    <w:rsid w:val="003218A1"/>
    <w:rsid w:val="00321CC9"/>
    <w:rsid w:val="00324E9B"/>
    <w:rsid w:val="00325535"/>
    <w:rsid w:val="00327E05"/>
    <w:rsid w:val="0033013D"/>
    <w:rsid w:val="003310A3"/>
    <w:rsid w:val="00332452"/>
    <w:rsid w:val="00333EDF"/>
    <w:rsid w:val="00334337"/>
    <w:rsid w:val="0033445F"/>
    <w:rsid w:val="00334D9D"/>
    <w:rsid w:val="003351C5"/>
    <w:rsid w:val="00335983"/>
    <w:rsid w:val="00337B70"/>
    <w:rsid w:val="00341B2E"/>
    <w:rsid w:val="003424F3"/>
    <w:rsid w:val="003426B1"/>
    <w:rsid w:val="00343439"/>
    <w:rsid w:val="00343CF9"/>
    <w:rsid w:val="00343E38"/>
    <w:rsid w:val="00344D35"/>
    <w:rsid w:val="00345460"/>
    <w:rsid w:val="00345A8A"/>
    <w:rsid w:val="003461FC"/>
    <w:rsid w:val="003467C6"/>
    <w:rsid w:val="00350084"/>
    <w:rsid w:val="0035045A"/>
    <w:rsid w:val="00353115"/>
    <w:rsid w:val="0035340A"/>
    <w:rsid w:val="003539DF"/>
    <w:rsid w:val="00353A27"/>
    <w:rsid w:val="00353B21"/>
    <w:rsid w:val="0035431C"/>
    <w:rsid w:val="00354BEF"/>
    <w:rsid w:val="00355377"/>
    <w:rsid w:val="003555C3"/>
    <w:rsid w:val="0035623E"/>
    <w:rsid w:val="003563E6"/>
    <w:rsid w:val="003565FD"/>
    <w:rsid w:val="00356C09"/>
    <w:rsid w:val="003579BE"/>
    <w:rsid w:val="0036069A"/>
    <w:rsid w:val="003616AE"/>
    <w:rsid w:val="00362B5F"/>
    <w:rsid w:val="00362DDF"/>
    <w:rsid w:val="00362F45"/>
    <w:rsid w:val="003631FE"/>
    <w:rsid w:val="00363CBE"/>
    <w:rsid w:val="00364289"/>
    <w:rsid w:val="003646FF"/>
    <w:rsid w:val="00366FD1"/>
    <w:rsid w:val="003701C2"/>
    <w:rsid w:val="00370BEF"/>
    <w:rsid w:val="00373A41"/>
    <w:rsid w:val="00373D03"/>
    <w:rsid w:val="00374123"/>
    <w:rsid w:val="003751EF"/>
    <w:rsid w:val="00375DCD"/>
    <w:rsid w:val="00375F0B"/>
    <w:rsid w:val="003769D0"/>
    <w:rsid w:val="00376A8C"/>
    <w:rsid w:val="00377CAF"/>
    <w:rsid w:val="0038138B"/>
    <w:rsid w:val="00382A14"/>
    <w:rsid w:val="00382E8A"/>
    <w:rsid w:val="0038322D"/>
    <w:rsid w:val="00383728"/>
    <w:rsid w:val="00383B1B"/>
    <w:rsid w:val="00383B36"/>
    <w:rsid w:val="00384FD0"/>
    <w:rsid w:val="003852B9"/>
    <w:rsid w:val="00385691"/>
    <w:rsid w:val="00386654"/>
    <w:rsid w:val="00386AC6"/>
    <w:rsid w:val="00386B4E"/>
    <w:rsid w:val="00386C3A"/>
    <w:rsid w:val="00387BF7"/>
    <w:rsid w:val="00387EEF"/>
    <w:rsid w:val="0039035C"/>
    <w:rsid w:val="003905EB"/>
    <w:rsid w:val="00391668"/>
    <w:rsid w:val="00391870"/>
    <w:rsid w:val="003922FC"/>
    <w:rsid w:val="00394097"/>
    <w:rsid w:val="003952F2"/>
    <w:rsid w:val="0039551F"/>
    <w:rsid w:val="00395551"/>
    <w:rsid w:val="00396CF1"/>
    <w:rsid w:val="003A07B0"/>
    <w:rsid w:val="003A0A65"/>
    <w:rsid w:val="003A13C8"/>
    <w:rsid w:val="003A1485"/>
    <w:rsid w:val="003A1731"/>
    <w:rsid w:val="003A1CC7"/>
    <w:rsid w:val="003A2160"/>
    <w:rsid w:val="003A21EB"/>
    <w:rsid w:val="003A2E54"/>
    <w:rsid w:val="003A54A9"/>
    <w:rsid w:val="003A5579"/>
    <w:rsid w:val="003A604E"/>
    <w:rsid w:val="003A68A0"/>
    <w:rsid w:val="003A6AF7"/>
    <w:rsid w:val="003A7727"/>
    <w:rsid w:val="003B0395"/>
    <w:rsid w:val="003B0EFD"/>
    <w:rsid w:val="003B11C4"/>
    <w:rsid w:val="003B371B"/>
    <w:rsid w:val="003B3A76"/>
    <w:rsid w:val="003B3D6A"/>
    <w:rsid w:val="003B4301"/>
    <w:rsid w:val="003B48CB"/>
    <w:rsid w:val="003B4B41"/>
    <w:rsid w:val="003B4BF5"/>
    <w:rsid w:val="003B5000"/>
    <w:rsid w:val="003B5E9D"/>
    <w:rsid w:val="003B6C68"/>
    <w:rsid w:val="003B7F28"/>
    <w:rsid w:val="003C1D60"/>
    <w:rsid w:val="003C1DA3"/>
    <w:rsid w:val="003C3F5B"/>
    <w:rsid w:val="003C57BD"/>
    <w:rsid w:val="003C5F64"/>
    <w:rsid w:val="003C605B"/>
    <w:rsid w:val="003C639F"/>
    <w:rsid w:val="003C6718"/>
    <w:rsid w:val="003C6DC1"/>
    <w:rsid w:val="003C75D1"/>
    <w:rsid w:val="003C7B93"/>
    <w:rsid w:val="003D0704"/>
    <w:rsid w:val="003D114A"/>
    <w:rsid w:val="003D1D35"/>
    <w:rsid w:val="003D2C43"/>
    <w:rsid w:val="003D3A4D"/>
    <w:rsid w:val="003D3C78"/>
    <w:rsid w:val="003D5605"/>
    <w:rsid w:val="003D60FA"/>
    <w:rsid w:val="003E027A"/>
    <w:rsid w:val="003E06D4"/>
    <w:rsid w:val="003E1102"/>
    <w:rsid w:val="003E1BBF"/>
    <w:rsid w:val="003E1F64"/>
    <w:rsid w:val="003E1FC2"/>
    <w:rsid w:val="003E29A7"/>
    <w:rsid w:val="003E4A3E"/>
    <w:rsid w:val="003E4C07"/>
    <w:rsid w:val="003E4CAD"/>
    <w:rsid w:val="003E62A6"/>
    <w:rsid w:val="003E7F74"/>
    <w:rsid w:val="003F0D03"/>
    <w:rsid w:val="003F1ECC"/>
    <w:rsid w:val="003F25F8"/>
    <w:rsid w:val="003F26FB"/>
    <w:rsid w:val="003F2D5F"/>
    <w:rsid w:val="003F31A1"/>
    <w:rsid w:val="003F3568"/>
    <w:rsid w:val="003F35CD"/>
    <w:rsid w:val="003F3E2A"/>
    <w:rsid w:val="003F62DC"/>
    <w:rsid w:val="003F6D96"/>
    <w:rsid w:val="003F71ED"/>
    <w:rsid w:val="003F72AF"/>
    <w:rsid w:val="003F7A7D"/>
    <w:rsid w:val="00400830"/>
    <w:rsid w:val="004014FB"/>
    <w:rsid w:val="004024E8"/>
    <w:rsid w:val="0040370B"/>
    <w:rsid w:val="00403C27"/>
    <w:rsid w:val="004051AC"/>
    <w:rsid w:val="00405ACA"/>
    <w:rsid w:val="00405D88"/>
    <w:rsid w:val="004115A6"/>
    <w:rsid w:val="00411BDE"/>
    <w:rsid w:val="00411F00"/>
    <w:rsid w:val="00412125"/>
    <w:rsid w:val="00412B62"/>
    <w:rsid w:val="00413190"/>
    <w:rsid w:val="00414FF3"/>
    <w:rsid w:val="00415B47"/>
    <w:rsid w:val="00416282"/>
    <w:rsid w:val="00417527"/>
    <w:rsid w:val="00417E32"/>
    <w:rsid w:val="00420440"/>
    <w:rsid w:val="00420C65"/>
    <w:rsid w:val="00421084"/>
    <w:rsid w:val="004222CE"/>
    <w:rsid w:val="00422979"/>
    <w:rsid w:val="00422DA0"/>
    <w:rsid w:val="004230DD"/>
    <w:rsid w:val="004232B0"/>
    <w:rsid w:val="00424109"/>
    <w:rsid w:val="004241D1"/>
    <w:rsid w:val="00424712"/>
    <w:rsid w:val="004248BA"/>
    <w:rsid w:val="0042690D"/>
    <w:rsid w:val="00427AA2"/>
    <w:rsid w:val="00430202"/>
    <w:rsid w:val="00430408"/>
    <w:rsid w:val="00431BD4"/>
    <w:rsid w:val="00432272"/>
    <w:rsid w:val="0043295F"/>
    <w:rsid w:val="004334FE"/>
    <w:rsid w:val="00434A5A"/>
    <w:rsid w:val="0043530C"/>
    <w:rsid w:val="00435ED7"/>
    <w:rsid w:val="0043622A"/>
    <w:rsid w:val="00436C7A"/>
    <w:rsid w:val="00436CC7"/>
    <w:rsid w:val="0043784A"/>
    <w:rsid w:val="00437CC5"/>
    <w:rsid w:val="00441858"/>
    <w:rsid w:val="00441F36"/>
    <w:rsid w:val="004426A7"/>
    <w:rsid w:val="00442A5C"/>
    <w:rsid w:val="00442B0B"/>
    <w:rsid w:val="00442DC2"/>
    <w:rsid w:val="004434CA"/>
    <w:rsid w:val="00444452"/>
    <w:rsid w:val="004445DF"/>
    <w:rsid w:val="004450C6"/>
    <w:rsid w:val="004452EE"/>
    <w:rsid w:val="0044537D"/>
    <w:rsid w:val="00446FF4"/>
    <w:rsid w:val="00447A92"/>
    <w:rsid w:val="00447D8C"/>
    <w:rsid w:val="00451032"/>
    <w:rsid w:val="0045208B"/>
    <w:rsid w:val="0045255D"/>
    <w:rsid w:val="004529F4"/>
    <w:rsid w:val="00453238"/>
    <w:rsid w:val="00453453"/>
    <w:rsid w:val="004536E0"/>
    <w:rsid w:val="00454165"/>
    <w:rsid w:val="00454AF7"/>
    <w:rsid w:val="004552A5"/>
    <w:rsid w:val="00456598"/>
    <w:rsid w:val="004571EB"/>
    <w:rsid w:val="004574C1"/>
    <w:rsid w:val="0045780F"/>
    <w:rsid w:val="00457A03"/>
    <w:rsid w:val="00461CB2"/>
    <w:rsid w:val="00461CFD"/>
    <w:rsid w:val="00461FA9"/>
    <w:rsid w:val="004625B5"/>
    <w:rsid w:val="00463349"/>
    <w:rsid w:val="004634AB"/>
    <w:rsid w:val="00464E8C"/>
    <w:rsid w:val="00465279"/>
    <w:rsid w:val="0046544A"/>
    <w:rsid w:val="004657DD"/>
    <w:rsid w:val="00465BDB"/>
    <w:rsid w:val="004668F2"/>
    <w:rsid w:val="00466B4E"/>
    <w:rsid w:val="00467009"/>
    <w:rsid w:val="00467252"/>
    <w:rsid w:val="00467379"/>
    <w:rsid w:val="004711BF"/>
    <w:rsid w:val="0047169D"/>
    <w:rsid w:val="00471BFB"/>
    <w:rsid w:val="00472434"/>
    <w:rsid w:val="00472AC5"/>
    <w:rsid w:val="004732B6"/>
    <w:rsid w:val="0047407F"/>
    <w:rsid w:val="0047462B"/>
    <w:rsid w:val="00474911"/>
    <w:rsid w:val="00474FB8"/>
    <w:rsid w:val="0047548F"/>
    <w:rsid w:val="00475DD9"/>
    <w:rsid w:val="00477218"/>
    <w:rsid w:val="004778B0"/>
    <w:rsid w:val="00477B83"/>
    <w:rsid w:val="0048013A"/>
    <w:rsid w:val="004801A9"/>
    <w:rsid w:val="004819A3"/>
    <w:rsid w:val="00481C08"/>
    <w:rsid w:val="00482C15"/>
    <w:rsid w:val="00482EE7"/>
    <w:rsid w:val="00483421"/>
    <w:rsid w:val="004836B6"/>
    <w:rsid w:val="0048555F"/>
    <w:rsid w:val="00485AD4"/>
    <w:rsid w:val="00485DEF"/>
    <w:rsid w:val="00486278"/>
    <w:rsid w:val="00486455"/>
    <w:rsid w:val="0048692E"/>
    <w:rsid w:val="00487237"/>
    <w:rsid w:val="0048740F"/>
    <w:rsid w:val="00487760"/>
    <w:rsid w:val="0049006D"/>
    <w:rsid w:val="00491357"/>
    <w:rsid w:val="00492169"/>
    <w:rsid w:val="00492DC3"/>
    <w:rsid w:val="00493599"/>
    <w:rsid w:val="004936AD"/>
    <w:rsid w:val="00493A60"/>
    <w:rsid w:val="00494587"/>
    <w:rsid w:val="00494887"/>
    <w:rsid w:val="00494C19"/>
    <w:rsid w:val="00494ECB"/>
    <w:rsid w:val="00495EAD"/>
    <w:rsid w:val="00496D67"/>
    <w:rsid w:val="00496EAB"/>
    <w:rsid w:val="00497361"/>
    <w:rsid w:val="004A01F1"/>
    <w:rsid w:val="004A0D1C"/>
    <w:rsid w:val="004A29B5"/>
    <w:rsid w:val="004A2D9A"/>
    <w:rsid w:val="004A493F"/>
    <w:rsid w:val="004A5E7F"/>
    <w:rsid w:val="004A6451"/>
    <w:rsid w:val="004A6505"/>
    <w:rsid w:val="004A66F3"/>
    <w:rsid w:val="004B098F"/>
    <w:rsid w:val="004B1DCC"/>
    <w:rsid w:val="004B2BF4"/>
    <w:rsid w:val="004B30DF"/>
    <w:rsid w:val="004B3549"/>
    <w:rsid w:val="004B4D43"/>
    <w:rsid w:val="004B5B4B"/>
    <w:rsid w:val="004B75BC"/>
    <w:rsid w:val="004C016B"/>
    <w:rsid w:val="004C06EF"/>
    <w:rsid w:val="004C2377"/>
    <w:rsid w:val="004C27E6"/>
    <w:rsid w:val="004C2DF3"/>
    <w:rsid w:val="004C3BD1"/>
    <w:rsid w:val="004C4A29"/>
    <w:rsid w:val="004C59D6"/>
    <w:rsid w:val="004C5C36"/>
    <w:rsid w:val="004C6781"/>
    <w:rsid w:val="004C6FA7"/>
    <w:rsid w:val="004C7257"/>
    <w:rsid w:val="004C776F"/>
    <w:rsid w:val="004D06B9"/>
    <w:rsid w:val="004D29AB"/>
    <w:rsid w:val="004D39BE"/>
    <w:rsid w:val="004D4179"/>
    <w:rsid w:val="004D4467"/>
    <w:rsid w:val="004D4E33"/>
    <w:rsid w:val="004D4F2C"/>
    <w:rsid w:val="004D4F2F"/>
    <w:rsid w:val="004D5354"/>
    <w:rsid w:val="004D5C06"/>
    <w:rsid w:val="004D6680"/>
    <w:rsid w:val="004D68CD"/>
    <w:rsid w:val="004D6CE2"/>
    <w:rsid w:val="004D6DAE"/>
    <w:rsid w:val="004D7635"/>
    <w:rsid w:val="004E068A"/>
    <w:rsid w:val="004E077E"/>
    <w:rsid w:val="004E1119"/>
    <w:rsid w:val="004E11A7"/>
    <w:rsid w:val="004E12A3"/>
    <w:rsid w:val="004E1E19"/>
    <w:rsid w:val="004E609D"/>
    <w:rsid w:val="004E6135"/>
    <w:rsid w:val="004E7F6B"/>
    <w:rsid w:val="004F08C7"/>
    <w:rsid w:val="004F0B9B"/>
    <w:rsid w:val="004F0C56"/>
    <w:rsid w:val="004F15E2"/>
    <w:rsid w:val="004F45A1"/>
    <w:rsid w:val="004F549C"/>
    <w:rsid w:val="004F57D2"/>
    <w:rsid w:val="004F64DC"/>
    <w:rsid w:val="004F75B6"/>
    <w:rsid w:val="00500385"/>
    <w:rsid w:val="0050043B"/>
    <w:rsid w:val="00500565"/>
    <w:rsid w:val="00502E81"/>
    <w:rsid w:val="00504B33"/>
    <w:rsid w:val="005065B1"/>
    <w:rsid w:val="0050745B"/>
    <w:rsid w:val="005106D1"/>
    <w:rsid w:val="00510A5D"/>
    <w:rsid w:val="00511062"/>
    <w:rsid w:val="005121A8"/>
    <w:rsid w:val="00512EDA"/>
    <w:rsid w:val="00513898"/>
    <w:rsid w:val="0051394C"/>
    <w:rsid w:val="00513EF2"/>
    <w:rsid w:val="005143AD"/>
    <w:rsid w:val="00514A38"/>
    <w:rsid w:val="00514D77"/>
    <w:rsid w:val="00514FA0"/>
    <w:rsid w:val="005170B8"/>
    <w:rsid w:val="0051772B"/>
    <w:rsid w:val="005179F7"/>
    <w:rsid w:val="00517CA1"/>
    <w:rsid w:val="00520249"/>
    <w:rsid w:val="005209AB"/>
    <w:rsid w:val="005215E6"/>
    <w:rsid w:val="005223C8"/>
    <w:rsid w:val="0052280E"/>
    <w:rsid w:val="00522F35"/>
    <w:rsid w:val="005232F7"/>
    <w:rsid w:val="00524878"/>
    <w:rsid w:val="00524E4E"/>
    <w:rsid w:val="00525972"/>
    <w:rsid w:val="00526BD1"/>
    <w:rsid w:val="00526BF4"/>
    <w:rsid w:val="005271C9"/>
    <w:rsid w:val="00530099"/>
    <w:rsid w:val="00530213"/>
    <w:rsid w:val="005302F1"/>
    <w:rsid w:val="00530BBE"/>
    <w:rsid w:val="005318CF"/>
    <w:rsid w:val="0053258B"/>
    <w:rsid w:val="00533856"/>
    <w:rsid w:val="00534420"/>
    <w:rsid w:val="005349FB"/>
    <w:rsid w:val="00534ADE"/>
    <w:rsid w:val="00535B67"/>
    <w:rsid w:val="00535C77"/>
    <w:rsid w:val="00535CBB"/>
    <w:rsid w:val="0053612A"/>
    <w:rsid w:val="00536CA1"/>
    <w:rsid w:val="00536DBE"/>
    <w:rsid w:val="00540585"/>
    <w:rsid w:val="00540622"/>
    <w:rsid w:val="0054090C"/>
    <w:rsid w:val="005446A8"/>
    <w:rsid w:val="005446B6"/>
    <w:rsid w:val="0054502F"/>
    <w:rsid w:val="005450E2"/>
    <w:rsid w:val="0054657D"/>
    <w:rsid w:val="00546BAC"/>
    <w:rsid w:val="00547085"/>
    <w:rsid w:val="005472E2"/>
    <w:rsid w:val="005477D2"/>
    <w:rsid w:val="00547D80"/>
    <w:rsid w:val="00550350"/>
    <w:rsid w:val="00550DB6"/>
    <w:rsid w:val="00550F37"/>
    <w:rsid w:val="00551A2A"/>
    <w:rsid w:val="00551DE5"/>
    <w:rsid w:val="005528EC"/>
    <w:rsid w:val="00552A1F"/>
    <w:rsid w:val="005531C7"/>
    <w:rsid w:val="00553C8E"/>
    <w:rsid w:val="00554225"/>
    <w:rsid w:val="005551FC"/>
    <w:rsid w:val="005552E8"/>
    <w:rsid w:val="00555902"/>
    <w:rsid w:val="00555C2F"/>
    <w:rsid w:val="00556C0C"/>
    <w:rsid w:val="005571B1"/>
    <w:rsid w:val="00557479"/>
    <w:rsid w:val="00557D32"/>
    <w:rsid w:val="00560473"/>
    <w:rsid w:val="00560957"/>
    <w:rsid w:val="00561248"/>
    <w:rsid w:val="005621A2"/>
    <w:rsid w:val="00562D49"/>
    <w:rsid w:val="00562E6A"/>
    <w:rsid w:val="00563005"/>
    <w:rsid w:val="00563CAA"/>
    <w:rsid w:val="0056459C"/>
    <w:rsid w:val="00564DB2"/>
    <w:rsid w:val="005650CC"/>
    <w:rsid w:val="0056713D"/>
    <w:rsid w:val="00567BD4"/>
    <w:rsid w:val="00574D35"/>
    <w:rsid w:val="00575040"/>
    <w:rsid w:val="00575C91"/>
    <w:rsid w:val="00576A69"/>
    <w:rsid w:val="005774F5"/>
    <w:rsid w:val="00577D01"/>
    <w:rsid w:val="00580207"/>
    <w:rsid w:val="00581C8A"/>
    <w:rsid w:val="00581F76"/>
    <w:rsid w:val="00582152"/>
    <w:rsid w:val="0058298A"/>
    <w:rsid w:val="00584A48"/>
    <w:rsid w:val="00586AF3"/>
    <w:rsid w:val="0058722B"/>
    <w:rsid w:val="00587B82"/>
    <w:rsid w:val="005906CF"/>
    <w:rsid w:val="00590C8F"/>
    <w:rsid w:val="00591B9B"/>
    <w:rsid w:val="005922E9"/>
    <w:rsid w:val="00592903"/>
    <w:rsid w:val="00593726"/>
    <w:rsid w:val="00593EDA"/>
    <w:rsid w:val="0059410B"/>
    <w:rsid w:val="005949B9"/>
    <w:rsid w:val="005953EC"/>
    <w:rsid w:val="00596443"/>
    <w:rsid w:val="005974ED"/>
    <w:rsid w:val="005979F7"/>
    <w:rsid w:val="005A01E4"/>
    <w:rsid w:val="005A06C2"/>
    <w:rsid w:val="005A0D3B"/>
    <w:rsid w:val="005A0F18"/>
    <w:rsid w:val="005A18D5"/>
    <w:rsid w:val="005A512C"/>
    <w:rsid w:val="005A53B1"/>
    <w:rsid w:val="005A6044"/>
    <w:rsid w:val="005A75C1"/>
    <w:rsid w:val="005A76F8"/>
    <w:rsid w:val="005B0B45"/>
    <w:rsid w:val="005B1048"/>
    <w:rsid w:val="005B197D"/>
    <w:rsid w:val="005B1E68"/>
    <w:rsid w:val="005B2E56"/>
    <w:rsid w:val="005B405B"/>
    <w:rsid w:val="005B4CD4"/>
    <w:rsid w:val="005B4D14"/>
    <w:rsid w:val="005B5C3F"/>
    <w:rsid w:val="005B6122"/>
    <w:rsid w:val="005B6782"/>
    <w:rsid w:val="005B6F61"/>
    <w:rsid w:val="005B7E2F"/>
    <w:rsid w:val="005C4B70"/>
    <w:rsid w:val="005C5E07"/>
    <w:rsid w:val="005C7069"/>
    <w:rsid w:val="005C7232"/>
    <w:rsid w:val="005D012A"/>
    <w:rsid w:val="005D122E"/>
    <w:rsid w:val="005D1D51"/>
    <w:rsid w:val="005D2B87"/>
    <w:rsid w:val="005D4506"/>
    <w:rsid w:val="005D621F"/>
    <w:rsid w:val="005D6964"/>
    <w:rsid w:val="005D6F08"/>
    <w:rsid w:val="005D749A"/>
    <w:rsid w:val="005D75F5"/>
    <w:rsid w:val="005E0E3C"/>
    <w:rsid w:val="005E1E77"/>
    <w:rsid w:val="005E2651"/>
    <w:rsid w:val="005E3C99"/>
    <w:rsid w:val="005E4AD6"/>
    <w:rsid w:val="005E6A98"/>
    <w:rsid w:val="005E6BCA"/>
    <w:rsid w:val="005E6C9F"/>
    <w:rsid w:val="005E75E7"/>
    <w:rsid w:val="005F00A5"/>
    <w:rsid w:val="005F149C"/>
    <w:rsid w:val="005F1756"/>
    <w:rsid w:val="005F2EE3"/>
    <w:rsid w:val="005F2EFF"/>
    <w:rsid w:val="005F58F9"/>
    <w:rsid w:val="005F7972"/>
    <w:rsid w:val="005F7DD1"/>
    <w:rsid w:val="005F7FB9"/>
    <w:rsid w:val="00600A68"/>
    <w:rsid w:val="00600A9F"/>
    <w:rsid w:val="00600CC8"/>
    <w:rsid w:val="00600D68"/>
    <w:rsid w:val="00603997"/>
    <w:rsid w:val="006039B9"/>
    <w:rsid w:val="00603DBA"/>
    <w:rsid w:val="00603F43"/>
    <w:rsid w:val="00604EED"/>
    <w:rsid w:val="00605EB0"/>
    <w:rsid w:val="00605F9C"/>
    <w:rsid w:val="00606BDC"/>
    <w:rsid w:val="00607327"/>
    <w:rsid w:val="00607479"/>
    <w:rsid w:val="00607624"/>
    <w:rsid w:val="00607FC3"/>
    <w:rsid w:val="006102ED"/>
    <w:rsid w:val="0061034B"/>
    <w:rsid w:val="00610434"/>
    <w:rsid w:val="00610E2A"/>
    <w:rsid w:val="00610EA0"/>
    <w:rsid w:val="006114D3"/>
    <w:rsid w:val="00611A96"/>
    <w:rsid w:val="00611D04"/>
    <w:rsid w:val="00611EA5"/>
    <w:rsid w:val="006127AA"/>
    <w:rsid w:val="00612DF0"/>
    <w:rsid w:val="00613993"/>
    <w:rsid w:val="00614552"/>
    <w:rsid w:val="006156F8"/>
    <w:rsid w:val="00615BCA"/>
    <w:rsid w:val="006208D6"/>
    <w:rsid w:val="00621930"/>
    <w:rsid w:val="00622643"/>
    <w:rsid w:val="00623055"/>
    <w:rsid w:val="006241FF"/>
    <w:rsid w:val="0062551D"/>
    <w:rsid w:val="00626AE7"/>
    <w:rsid w:val="00626C16"/>
    <w:rsid w:val="00626F95"/>
    <w:rsid w:val="00631700"/>
    <w:rsid w:val="00632C7E"/>
    <w:rsid w:val="00633EE3"/>
    <w:rsid w:val="00635199"/>
    <w:rsid w:val="00635B61"/>
    <w:rsid w:val="006365E7"/>
    <w:rsid w:val="0063722C"/>
    <w:rsid w:val="0064151C"/>
    <w:rsid w:val="00642D90"/>
    <w:rsid w:val="00643098"/>
    <w:rsid w:val="006432BE"/>
    <w:rsid w:val="0064532B"/>
    <w:rsid w:val="006456CE"/>
    <w:rsid w:val="00646255"/>
    <w:rsid w:val="00646DB0"/>
    <w:rsid w:val="006501B8"/>
    <w:rsid w:val="006505BD"/>
    <w:rsid w:val="00650A5F"/>
    <w:rsid w:val="0065193A"/>
    <w:rsid w:val="00652DFA"/>
    <w:rsid w:val="00653ACA"/>
    <w:rsid w:val="00653DFF"/>
    <w:rsid w:val="00653F34"/>
    <w:rsid w:val="0065423A"/>
    <w:rsid w:val="00654C20"/>
    <w:rsid w:val="00654F7E"/>
    <w:rsid w:val="00656246"/>
    <w:rsid w:val="0066110F"/>
    <w:rsid w:val="0066114E"/>
    <w:rsid w:val="0066117E"/>
    <w:rsid w:val="0066125E"/>
    <w:rsid w:val="00661535"/>
    <w:rsid w:val="006618FC"/>
    <w:rsid w:val="0066208D"/>
    <w:rsid w:val="006624B2"/>
    <w:rsid w:val="00663107"/>
    <w:rsid w:val="00663D10"/>
    <w:rsid w:val="00665681"/>
    <w:rsid w:val="00665CCD"/>
    <w:rsid w:val="00666054"/>
    <w:rsid w:val="00667F39"/>
    <w:rsid w:val="00671120"/>
    <w:rsid w:val="006714B0"/>
    <w:rsid w:val="006717E0"/>
    <w:rsid w:val="00672C86"/>
    <w:rsid w:val="0067657A"/>
    <w:rsid w:val="0067696D"/>
    <w:rsid w:val="006800F6"/>
    <w:rsid w:val="006813CE"/>
    <w:rsid w:val="006829EB"/>
    <w:rsid w:val="00683CA1"/>
    <w:rsid w:val="00684C40"/>
    <w:rsid w:val="0068572F"/>
    <w:rsid w:val="0068590C"/>
    <w:rsid w:val="00685CCF"/>
    <w:rsid w:val="0068607C"/>
    <w:rsid w:val="00686E03"/>
    <w:rsid w:val="00686FBD"/>
    <w:rsid w:val="00687976"/>
    <w:rsid w:val="00687C93"/>
    <w:rsid w:val="0069017C"/>
    <w:rsid w:val="0069032F"/>
    <w:rsid w:val="00690BED"/>
    <w:rsid w:val="00690F14"/>
    <w:rsid w:val="0069260C"/>
    <w:rsid w:val="00693ACF"/>
    <w:rsid w:val="00693B54"/>
    <w:rsid w:val="006949EA"/>
    <w:rsid w:val="00695202"/>
    <w:rsid w:val="006959C5"/>
    <w:rsid w:val="00697894"/>
    <w:rsid w:val="006A1336"/>
    <w:rsid w:val="006A30E9"/>
    <w:rsid w:val="006A37FC"/>
    <w:rsid w:val="006A3D50"/>
    <w:rsid w:val="006A4099"/>
    <w:rsid w:val="006A4236"/>
    <w:rsid w:val="006A5174"/>
    <w:rsid w:val="006A5319"/>
    <w:rsid w:val="006A553C"/>
    <w:rsid w:val="006A6654"/>
    <w:rsid w:val="006A69DC"/>
    <w:rsid w:val="006A7158"/>
    <w:rsid w:val="006A74EB"/>
    <w:rsid w:val="006B1046"/>
    <w:rsid w:val="006B136B"/>
    <w:rsid w:val="006B19AB"/>
    <w:rsid w:val="006B1CF6"/>
    <w:rsid w:val="006B299F"/>
    <w:rsid w:val="006B3259"/>
    <w:rsid w:val="006B32B2"/>
    <w:rsid w:val="006B3EC1"/>
    <w:rsid w:val="006B5140"/>
    <w:rsid w:val="006B56E0"/>
    <w:rsid w:val="006B6189"/>
    <w:rsid w:val="006B7BFA"/>
    <w:rsid w:val="006C057D"/>
    <w:rsid w:val="006C0925"/>
    <w:rsid w:val="006C0A91"/>
    <w:rsid w:val="006C257E"/>
    <w:rsid w:val="006C4632"/>
    <w:rsid w:val="006C49F8"/>
    <w:rsid w:val="006C51D4"/>
    <w:rsid w:val="006C5A1B"/>
    <w:rsid w:val="006C6EF7"/>
    <w:rsid w:val="006C7C01"/>
    <w:rsid w:val="006C7F14"/>
    <w:rsid w:val="006D0AB7"/>
    <w:rsid w:val="006D0FE1"/>
    <w:rsid w:val="006D186A"/>
    <w:rsid w:val="006D1906"/>
    <w:rsid w:val="006D1C3B"/>
    <w:rsid w:val="006D1D60"/>
    <w:rsid w:val="006D329A"/>
    <w:rsid w:val="006D3DE1"/>
    <w:rsid w:val="006D4571"/>
    <w:rsid w:val="006D474B"/>
    <w:rsid w:val="006D4A0E"/>
    <w:rsid w:val="006D5381"/>
    <w:rsid w:val="006D5DCC"/>
    <w:rsid w:val="006D63F4"/>
    <w:rsid w:val="006D7F5F"/>
    <w:rsid w:val="006E187D"/>
    <w:rsid w:val="006E1F10"/>
    <w:rsid w:val="006E3FF9"/>
    <w:rsid w:val="006E42FE"/>
    <w:rsid w:val="006E62F0"/>
    <w:rsid w:val="006E711E"/>
    <w:rsid w:val="006E76F1"/>
    <w:rsid w:val="006E78E6"/>
    <w:rsid w:val="006E7C0B"/>
    <w:rsid w:val="006F01D1"/>
    <w:rsid w:val="006F04CB"/>
    <w:rsid w:val="006F1239"/>
    <w:rsid w:val="006F1D12"/>
    <w:rsid w:val="006F1FE9"/>
    <w:rsid w:val="006F264D"/>
    <w:rsid w:val="006F27C7"/>
    <w:rsid w:val="006F2F10"/>
    <w:rsid w:val="006F3A02"/>
    <w:rsid w:val="006F402A"/>
    <w:rsid w:val="006F4700"/>
    <w:rsid w:val="006F4D24"/>
    <w:rsid w:val="006F4F36"/>
    <w:rsid w:val="006F53DE"/>
    <w:rsid w:val="006F5656"/>
    <w:rsid w:val="006F5AF2"/>
    <w:rsid w:val="006F63CE"/>
    <w:rsid w:val="006F63E4"/>
    <w:rsid w:val="006F664D"/>
    <w:rsid w:val="006F6E6C"/>
    <w:rsid w:val="006F709A"/>
    <w:rsid w:val="006F72EF"/>
    <w:rsid w:val="006F777E"/>
    <w:rsid w:val="006F7DCA"/>
    <w:rsid w:val="006F7FD6"/>
    <w:rsid w:val="00700BD1"/>
    <w:rsid w:val="00701AEC"/>
    <w:rsid w:val="0070261A"/>
    <w:rsid w:val="0070292A"/>
    <w:rsid w:val="00702944"/>
    <w:rsid w:val="0070356A"/>
    <w:rsid w:val="0070489F"/>
    <w:rsid w:val="007063CA"/>
    <w:rsid w:val="0070670B"/>
    <w:rsid w:val="007113AA"/>
    <w:rsid w:val="0071154F"/>
    <w:rsid w:val="00711AA6"/>
    <w:rsid w:val="007122FC"/>
    <w:rsid w:val="00712939"/>
    <w:rsid w:val="00712DDC"/>
    <w:rsid w:val="00712DFA"/>
    <w:rsid w:val="00712F94"/>
    <w:rsid w:val="00713013"/>
    <w:rsid w:val="00713043"/>
    <w:rsid w:val="007138FC"/>
    <w:rsid w:val="007146A9"/>
    <w:rsid w:val="00714E93"/>
    <w:rsid w:val="0071625A"/>
    <w:rsid w:val="00716A2F"/>
    <w:rsid w:val="007178F4"/>
    <w:rsid w:val="007200B1"/>
    <w:rsid w:val="0072063B"/>
    <w:rsid w:val="0072198F"/>
    <w:rsid w:val="00722225"/>
    <w:rsid w:val="00722611"/>
    <w:rsid w:val="00722BBB"/>
    <w:rsid w:val="0072328D"/>
    <w:rsid w:val="00725EED"/>
    <w:rsid w:val="00727C82"/>
    <w:rsid w:val="00727F3A"/>
    <w:rsid w:val="00730814"/>
    <w:rsid w:val="007310B9"/>
    <w:rsid w:val="00731255"/>
    <w:rsid w:val="00732563"/>
    <w:rsid w:val="00732723"/>
    <w:rsid w:val="00733367"/>
    <w:rsid w:val="00734214"/>
    <w:rsid w:val="00735BA4"/>
    <w:rsid w:val="007363AB"/>
    <w:rsid w:val="0073658B"/>
    <w:rsid w:val="00737D49"/>
    <w:rsid w:val="007409C1"/>
    <w:rsid w:val="00740EEC"/>
    <w:rsid w:val="0074203C"/>
    <w:rsid w:val="00742174"/>
    <w:rsid w:val="00743C11"/>
    <w:rsid w:val="00743EEB"/>
    <w:rsid w:val="00746EB2"/>
    <w:rsid w:val="00747E85"/>
    <w:rsid w:val="00751321"/>
    <w:rsid w:val="007515E9"/>
    <w:rsid w:val="007528FB"/>
    <w:rsid w:val="00755806"/>
    <w:rsid w:val="00755D79"/>
    <w:rsid w:val="00755E09"/>
    <w:rsid w:val="007569DE"/>
    <w:rsid w:val="0075730B"/>
    <w:rsid w:val="00757930"/>
    <w:rsid w:val="00757D4E"/>
    <w:rsid w:val="00761BD3"/>
    <w:rsid w:val="00763F50"/>
    <w:rsid w:val="00764D04"/>
    <w:rsid w:val="007669F4"/>
    <w:rsid w:val="00767791"/>
    <w:rsid w:val="00770630"/>
    <w:rsid w:val="00770E36"/>
    <w:rsid w:val="00771B5D"/>
    <w:rsid w:val="00771E8B"/>
    <w:rsid w:val="00772AE4"/>
    <w:rsid w:val="00773F82"/>
    <w:rsid w:val="0077613F"/>
    <w:rsid w:val="00776332"/>
    <w:rsid w:val="0077648A"/>
    <w:rsid w:val="00776967"/>
    <w:rsid w:val="00777655"/>
    <w:rsid w:val="00780299"/>
    <w:rsid w:val="00780498"/>
    <w:rsid w:val="00780870"/>
    <w:rsid w:val="00780D46"/>
    <w:rsid w:val="00781E67"/>
    <w:rsid w:val="00782F17"/>
    <w:rsid w:val="00783CD7"/>
    <w:rsid w:val="00784DE3"/>
    <w:rsid w:val="007851B5"/>
    <w:rsid w:val="007852C7"/>
    <w:rsid w:val="0078544F"/>
    <w:rsid w:val="00786292"/>
    <w:rsid w:val="007870CF"/>
    <w:rsid w:val="00787288"/>
    <w:rsid w:val="007902BB"/>
    <w:rsid w:val="00790DFC"/>
    <w:rsid w:val="0079177F"/>
    <w:rsid w:val="00791857"/>
    <w:rsid w:val="00791B91"/>
    <w:rsid w:val="00792328"/>
    <w:rsid w:val="007929DA"/>
    <w:rsid w:val="00792ED8"/>
    <w:rsid w:val="0079329A"/>
    <w:rsid w:val="00794BAD"/>
    <w:rsid w:val="00794C37"/>
    <w:rsid w:val="00796000"/>
    <w:rsid w:val="007968C0"/>
    <w:rsid w:val="00796A78"/>
    <w:rsid w:val="00797966"/>
    <w:rsid w:val="007A010F"/>
    <w:rsid w:val="007A0A95"/>
    <w:rsid w:val="007A0FE4"/>
    <w:rsid w:val="007A1214"/>
    <w:rsid w:val="007A1B62"/>
    <w:rsid w:val="007A21CE"/>
    <w:rsid w:val="007A254A"/>
    <w:rsid w:val="007A2BA0"/>
    <w:rsid w:val="007A2CFC"/>
    <w:rsid w:val="007A2FDC"/>
    <w:rsid w:val="007A3580"/>
    <w:rsid w:val="007A37E4"/>
    <w:rsid w:val="007A537B"/>
    <w:rsid w:val="007A65AB"/>
    <w:rsid w:val="007A6AEF"/>
    <w:rsid w:val="007A6F0E"/>
    <w:rsid w:val="007A778F"/>
    <w:rsid w:val="007B0019"/>
    <w:rsid w:val="007B1B15"/>
    <w:rsid w:val="007B1EA3"/>
    <w:rsid w:val="007B2AD3"/>
    <w:rsid w:val="007B331D"/>
    <w:rsid w:val="007B33A1"/>
    <w:rsid w:val="007B3B7E"/>
    <w:rsid w:val="007B404D"/>
    <w:rsid w:val="007B41D5"/>
    <w:rsid w:val="007B445C"/>
    <w:rsid w:val="007B615B"/>
    <w:rsid w:val="007B69BC"/>
    <w:rsid w:val="007B7889"/>
    <w:rsid w:val="007B7B3F"/>
    <w:rsid w:val="007C3E04"/>
    <w:rsid w:val="007C4278"/>
    <w:rsid w:val="007C529E"/>
    <w:rsid w:val="007C604E"/>
    <w:rsid w:val="007C613C"/>
    <w:rsid w:val="007C68E0"/>
    <w:rsid w:val="007C6D1B"/>
    <w:rsid w:val="007C72D9"/>
    <w:rsid w:val="007D06CD"/>
    <w:rsid w:val="007D172D"/>
    <w:rsid w:val="007D296F"/>
    <w:rsid w:val="007D307F"/>
    <w:rsid w:val="007D334A"/>
    <w:rsid w:val="007D3C40"/>
    <w:rsid w:val="007D5A3B"/>
    <w:rsid w:val="007D5DA7"/>
    <w:rsid w:val="007D7641"/>
    <w:rsid w:val="007D769F"/>
    <w:rsid w:val="007E0B33"/>
    <w:rsid w:val="007E0E92"/>
    <w:rsid w:val="007E1430"/>
    <w:rsid w:val="007E1DEC"/>
    <w:rsid w:val="007E2008"/>
    <w:rsid w:val="007E24C9"/>
    <w:rsid w:val="007E364E"/>
    <w:rsid w:val="007E3DBC"/>
    <w:rsid w:val="007E418D"/>
    <w:rsid w:val="007E47DA"/>
    <w:rsid w:val="007E4A35"/>
    <w:rsid w:val="007E5078"/>
    <w:rsid w:val="007E51A1"/>
    <w:rsid w:val="007E5F8F"/>
    <w:rsid w:val="007E7753"/>
    <w:rsid w:val="007E7A97"/>
    <w:rsid w:val="007F005A"/>
    <w:rsid w:val="007F2101"/>
    <w:rsid w:val="007F249D"/>
    <w:rsid w:val="007F492A"/>
    <w:rsid w:val="007F4C32"/>
    <w:rsid w:val="007F4E3E"/>
    <w:rsid w:val="007F4F1E"/>
    <w:rsid w:val="007F5600"/>
    <w:rsid w:val="007F609A"/>
    <w:rsid w:val="007F67E7"/>
    <w:rsid w:val="007F75AC"/>
    <w:rsid w:val="007F7A5E"/>
    <w:rsid w:val="007F7D69"/>
    <w:rsid w:val="007F7DC6"/>
    <w:rsid w:val="00800291"/>
    <w:rsid w:val="0080242B"/>
    <w:rsid w:val="008027FD"/>
    <w:rsid w:val="008033ED"/>
    <w:rsid w:val="00804DC1"/>
    <w:rsid w:val="00805350"/>
    <w:rsid w:val="008056C0"/>
    <w:rsid w:val="00805F78"/>
    <w:rsid w:val="008065EE"/>
    <w:rsid w:val="00806E06"/>
    <w:rsid w:val="008076AA"/>
    <w:rsid w:val="0081076B"/>
    <w:rsid w:val="00810B3D"/>
    <w:rsid w:val="00810D19"/>
    <w:rsid w:val="00811EEA"/>
    <w:rsid w:val="00811FB6"/>
    <w:rsid w:val="0081255E"/>
    <w:rsid w:val="00815D66"/>
    <w:rsid w:val="00816AE2"/>
    <w:rsid w:val="008177C0"/>
    <w:rsid w:val="00820477"/>
    <w:rsid w:val="00820951"/>
    <w:rsid w:val="00820C46"/>
    <w:rsid w:val="0082199A"/>
    <w:rsid w:val="00821BA2"/>
    <w:rsid w:val="00822C52"/>
    <w:rsid w:val="00823309"/>
    <w:rsid w:val="00824D20"/>
    <w:rsid w:val="0082567F"/>
    <w:rsid w:val="0083011C"/>
    <w:rsid w:val="008307A9"/>
    <w:rsid w:val="00832C05"/>
    <w:rsid w:val="00832D4D"/>
    <w:rsid w:val="00832E2C"/>
    <w:rsid w:val="0083346A"/>
    <w:rsid w:val="008342DA"/>
    <w:rsid w:val="00834434"/>
    <w:rsid w:val="00834BC2"/>
    <w:rsid w:val="008351BE"/>
    <w:rsid w:val="008354C4"/>
    <w:rsid w:val="008354D0"/>
    <w:rsid w:val="008368E9"/>
    <w:rsid w:val="00836B65"/>
    <w:rsid w:val="00837373"/>
    <w:rsid w:val="00837E01"/>
    <w:rsid w:val="008404C3"/>
    <w:rsid w:val="00840EE8"/>
    <w:rsid w:val="008422E6"/>
    <w:rsid w:val="00843DF0"/>
    <w:rsid w:val="00844151"/>
    <w:rsid w:val="00844B91"/>
    <w:rsid w:val="00844DB1"/>
    <w:rsid w:val="008462D4"/>
    <w:rsid w:val="00847681"/>
    <w:rsid w:val="0085030C"/>
    <w:rsid w:val="00850D6D"/>
    <w:rsid w:val="00851406"/>
    <w:rsid w:val="00852D07"/>
    <w:rsid w:val="008533DF"/>
    <w:rsid w:val="00853D2A"/>
    <w:rsid w:val="0085771C"/>
    <w:rsid w:val="008577EF"/>
    <w:rsid w:val="00860594"/>
    <w:rsid w:val="00861DE3"/>
    <w:rsid w:val="00862D94"/>
    <w:rsid w:val="00862F08"/>
    <w:rsid w:val="008634B8"/>
    <w:rsid w:val="00863536"/>
    <w:rsid w:val="00863662"/>
    <w:rsid w:val="00863870"/>
    <w:rsid w:val="0086448F"/>
    <w:rsid w:val="0086487D"/>
    <w:rsid w:val="008652D8"/>
    <w:rsid w:val="00870291"/>
    <w:rsid w:val="008708BD"/>
    <w:rsid w:val="008719FC"/>
    <w:rsid w:val="00871EC8"/>
    <w:rsid w:val="00872C29"/>
    <w:rsid w:val="00873ABD"/>
    <w:rsid w:val="00874B2D"/>
    <w:rsid w:val="00875454"/>
    <w:rsid w:val="008775BF"/>
    <w:rsid w:val="00877660"/>
    <w:rsid w:val="008778A2"/>
    <w:rsid w:val="0088011B"/>
    <w:rsid w:val="00881B70"/>
    <w:rsid w:val="00882AFC"/>
    <w:rsid w:val="008838B7"/>
    <w:rsid w:val="00885451"/>
    <w:rsid w:val="00885ACA"/>
    <w:rsid w:val="00886510"/>
    <w:rsid w:val="0088717F"/>
    <w:rsid w:val="008901BF"/>
    <w:rsid w:val="0089116F"/>
    <w:rsid w:val="00891D31"/>
    <w:rsid w:val="008926B8"/>
    <w:rsid w:val="00893858"/>
    <w:rsid w:val="0089397D"/>
    <w:rsid w:val="0089467C"/>
    <w:rsid w:val="0089502E"/>
    <w:rsid w:val="00895329"/>
    <w:rsid w:val="00895A65"/>
    <w:rsid w:val="0089708E"/>
    <w:rsid w:val="008972E0"/>
    <w:rsid w:val="0089748A"/>
    <w:rsid w:val="008A0C31"/>
    <w:rsid w:val="008A186A"/>
    <w:rsid w:val="008A24C3"/>
    <w:rsid w:val="008A41C3"/>
    <w:rsid w:val="008A4770"/>
    <w:rsid w:val="008A6601"/>
    <w:rsid w:val="008A6B4F"/>
    <w:rsid w:val="008A7218"/>
    <w:rsid w:val="008B0DB7"/>
    <w:rsid w:val="008B1B62"/>
    <w:rsid w:val="008B2141"/>
    <w:rsid w:val="008B268E"/>
    <w:rsid w:val="008B2CB8"/>
    <w:rsid w:val="008B4233"/>
    <w:rsid w:val="008B43E9"/>
    <w:rsid w:val="008B5656"/>
    <w:rsid w:val="008B5D0D"/>
    <w:rsid w:val="008B631C"/>
    <w:rsid w:val="008B6433"/>
    <w:rsid w:val="008B6798"/>
    <w:rsid w:val="008B696C"/>
    <w:rsid w:val="008B6B44"/>
    <w:rsid w:val="008B7BB4"/>
    <w:rsid w:val="008C266A"/>
    <w:rsid w:val="008C28F2"/>
    <w:rsid w:val="008C3023"/>
    <w:rsid w:val="008C48F6"/>
    <w:rsid w:val="008C4AD1"/>
    <w:rsid w:val="008C529B"/>
    <w:rsid w:val="008C7F95"/>
    <w:rsid w:val="008D0736"/>
    <w:rsid w:val="008D0957"/>
    <w:rsid w:val="008D249A"/>
    <w:rsid w:val="008D285C"/>
    <w:rsid w:val="008D2DD4"/>
    <w:rsid w:val="008D3261"/>
    <w:rsid w:val="008D4138"/>
    <w:rsid w:val="008D5010"/>
    <w:rsid w:val="008D5B70"/>
    <w:rsid w:val="008D641C"/>
    <w:rsid w:val="008D64B8"/>
    <w:rsid w:val="008D790F"/>
    <w:rsid w:val="008D7AC1"/>
    <w:rsid w:val="008E1D01"/>
    <w:rsid w:val="008E2993"/>
    <w:rsid w:val="008E3E0D"/>
    <w:rsid w:val="008E4B3E"/>
    <w:rsid w:val="008E4D99"/>
    <w:rsid w:val="008E544E"/>
    <w:rsid w:val="008E568C"/>
    <w:rsid w:val="008E5E43"/>
    <w:rsid w:val="008E6BD1"/>
    <w:rsid w:val="008E6E96"/>
    <w:rsid w:val="008E7186"/>
    <w:rsid w:val="008E79BE"/>
    <w:rsid w:val="008E79C4"/>
    <w:rsid w:val="008E7F64"/>
    <w:rsid w:val="008F1563"/>
    <w:rsid w:val="008F23A5"/>
    <w:rsid w:val="008F3A12"/>
    <w:rsid w:val="008F405B"/>
    <w:rsid w:val="008F456C"/>
    <w:rsid w:val="008F4669"/>
    <w:rsid w:val="008F5319"/>
    <w:rsid w:val="008F67CB"/>
    <w:rsid w:val="008F70B8"/>
    <w:rsid w:val="008F76A2"/>
    <w:rsid w:val="008F774E"/>
    <w:rsid w:val="008F7C22"/>
    <w:rsid w:val="009025B1"/>
    <w:rsid w:val="00902D5A"/>
    <w:rsid w:val="00902F13"/>
    <w:rsid w:val="00904020"/>
    <w:rsid w:val="00905E5C"/>
    <w:rsid w:val="00906262"/>
    <w:rsid w:val="00906509"/>
    <w:rsid w:val="00906DEB"/>
    <w:rsid w:val="00906EAE"/>
    <w:rsid w:val="009112E4"/>
    <w:rsid w:val="009115B4"/>
    <w:rsid w:val="009125B9"/>
    <w:rsid w:val="00912764"/>
    <w:rsid w:val="00913810"/>
    <w:rsid w:val="00913AEA"/>
    <w:rsid w:val="009144CA"/>
    <w:rsid w:val="00914B54"/>
    <w:rsid w:val="009155F2"/>
    <w:rsid w:val="00915B37"/>
    <w:rsid w:val="00915CA4"/>
    <w:rsid w:val="00916427"/>
    <w:rsid w:val="00916FAB"/>
    <w:rsid w:val="00917E95"/>
    <w:rsid w:val="00920224"/>
    <w:rsid w:val="0092044E"/>
    <w:rsid w:val="00920943"/>
    <w:rsid w:val="00921BB2"/>
    <w:rsid w:val="00922262"/>
    <w:rsid w:val="00923B0B"/>
    <w:rsid w:val="009247A5"/>
    <w:rsid w:val="00926277"/>
    <w:rsid w:val="00926BBB"/>
    <w:rsid w:val="00927CCC"/>
    <w:rsid w:val="00930A3E"/>
    <w:rsid w:val="00930F23"/>
    <w:rsid w:val="0093340E"/>
    <w:rsid w:val="00933B46"/>
    <w:rsid w:val="009342C3"/>
    <w:rsid w:val="00934F27"/>
    <w:rsid w:val="009355EA"/>
    <w:rsid w:val="00935B93"/>
    <w:rsid w:val="00936814"/>
    <w:rsid w:val="009404C1"/>
    <w:rsid w:val="0094104A"/>
    <w:rsid w:val="00941126"/>
    <w:rsid w:val="00941127"/>
    <w:rsid w:val="009411B2"/>
    <w:rsid w:val="009414A0"/>
    <w:rsid w:val="00942A35"/>
    <w:rsid w:val="00942F01"/>
    <w:rsid w:val="00942F6D"/>
    <w:rsid w:val="009432E4"/>
    <w:rsid w:val="0094342C"/>
    <w:rsid w:val="00944FF0"/>
    <w:rsid w:val="00945398"/>
    <w:rsid w:val="0094672A"/>
    <w:rsid w:val="0094743F"/>
    <w:rsid w:val="00950074"/>
    <w:rsid w:val="009502CF"/>
    <w:rsid w:val="009518F7"/>
    <w:rsid w:val="00952076"/>
    <w:rsid w:val="00952581"/>
    <w:rsid w:val="009526C8"/>
    <w:rsid w:val="00952F78"/>
    <w:rsid w:val="0095319C"/>
    <w:rsid w:val="00954946"/>
    <w:rsid w:val="00954B79"/>
    <w:rsid w:val="00954BE3"/>
    <w:rsid w:val="00956C56"/>
    <w:rsid w:val="00957773"/>
    <w:rsid w:val="00957918"/>
    <w:rsid w:val="00957AD6"/>
    <w:rsid w:val="009601B6"/>
    <w:rsid w:val="0096175B"/>
    <w:rsid w:val="00961998"/>
    <w:rsid w:val="00961E5B"/>
    <w:rsid w:val="00961FB3"/>
    <w:rsid w:val="009626D7"/>
    <w:rsid w:val="0096289A"/>
    <w:rsid w:val="009642C8"/>
    <w:rsid w:val="00964320"/>
    <w:rsid w:val="00964357"/>
    <w:rsid w:val="0096525E"/>
    <w:rsid w:val="00965D50"/>
    <w:rsid w:val="00966D38"/>
    <w:rsid w:val="00967D5B"/>
    <w:rsid w:val="00967E27"/>
    <w:rsid w:val="009700E1"/>
    <w:rsid w:val="0097063D"/>
    <w:rsid w:val="00970A2D"/>
    <w:rsid w:val="00970B25"/>
    <w:rsid w:val="00970B89"/>
    <w:rsid w:val="00970FF7"/>
    <w:rsid w:val="0097110A"/>
    <w:rsid w:val="00971A10"/>
    <w:rsid w:val="00971CF4"/>
    <w:rsid w:val="00972675"/>
    <w:rsid w:val="00973493"/>
    <w:rsid w:val="0097391D"/>
    <w:rsid w:val="009753C9"/>
    <w:rsid w:val="00975757"/>
    <w:rsid w:val="009759BA"/>
    <w:rsid w:val="00977640"/>
    <w:rsid w:val="00977C5E"/>
    <w:rsid w:val="009803E0"/>
    <w:rsid w:val="009817C9"/>
    <w:rsid w:val="00983FE0"/>
    <w:rsid w:val="009842F4"/>
    <w:rsid w:val="009858B5"/>
    <w:rsid w:val="00985A1B"/>
    <w:rsid w:val="00986084"/>
    <w:rsid w:val="00986ADF"/>
    <w:rsid w:val="009874AF"/>
    <w:rsid w:val="00987A95"/>
    <w:rsid w:val="009907E2"/>
    <w:rsid w:val="00990804"/>
    <w:rsid w:val="009918EA"/>
    <w:rsid w:val="0099265F"/>
    <w:rsid w:val="009936BB"/>
    <w:rsid w:val="00993814"/>
    <w:rsid w:val="00993EE8"/>
    <w:rsid w:val="00995A54"/>
    <w:rsid w:val="0099617F"/>
    <w:rsid w:val="009966B0"/>
    <w:rsid w:val="009967CD"/>
    <w:rsid w:val="00996CD3"/>
    <w:rsid w:val="009973C8"/>
    <w:rsid w:val="00997A37"/>
    <w:rsid w:val="009A0A38"/>
    <w:rsid w:val="009A156C"/>
    <w:rsid w:val="009A2B20"/>
    <w:rsid w:val="009A3ED3"/>
    <w:rsid w:val="009A4652"/>
    <w:rsid w:val="009A493D"/>
    <w:rsid w:val="009A4D18"/>
    <w:rsid w:val="009A4DB8"/>
    <w:rsid w:val="009A5113"/>
    <w:rsid w:val="009A62FC"/>
    <w:rsid w:val="009A6C31"/>
    <w:rsid w:val="009B086A"/>
    <w:rsid w:val="009B0A87"/>
    <w:rsid w:val="009B0DF8"/>
    <w:rsid w:val="009B1610"/>
    <w:rsid w:val="009B3546"/>
    <w:rsid w:val="009B3941"/>
    <w:rsid w:val="009B39BD"/>
    <w:rsid w:val="009B3C23"/>
    <w:rsid w:val="009B41AE"/>
    <w:rsid w:val="009B4F4E"/>
    <w:rsid w:val="009B5030"/>
    <w:rsid w:val="009B5E28"/>
    <w:rsid w:val="009B6B3B"/>
    <w:rsid w:val="009B6FFE"/>
    <w:rsid w:val="009B7372"/>
    <w:rsid w:val="009B7FDF"/>
    <w:rsid w:val="009C1348"/>
    <w:rsid w:val="009C1358"/>
    <w:rsid w:val="009C1962"/>
    <w:rsid w:val="009C2881"/>
    <w:rsid w:val="009C362C"/>
    <w:rsid w:val="009C56DE"/>
    <w:rsid w:val="009C6D93"/>
    <w:rsid w:val="009C7153"/>
    <w:rsid w:val="009C724B"/>
    <w:rsid w:val="009C7E42"/>
    <w:rsid w:val="009D0594"/>
    <w:rsid w:val="009D2587"/>
    <w:rsid w:val="009D2D1E"/>
    <w:rsid w:val="009D33D2"/>
    <w:rsid w:val="009D5557"/>
    <w:rsid w:val="009D5E27"/>
    <w:rsid w:val="009D6C83"/>
    <w:rsid w:val="009E02E7"/>
    <w:rsid w:val="009E1B0C"/>
    <w:rsid w:val="009E1FA8"/>
    <w:rsid w:val="009E24D5"/>
    <w:rsid w:val="009E2BC9"/>
    <w:rsid w:val="009E343C"/>
    <w:rsid w:val="009E3E5C"/>
    <w:rsid w:val="009E3EDA"/>
    <w:rsid w:val="009E4196"/>
    <w:rsid w:val="009E4913"/>
    <w:rsid w:val="009E5221"/>
    <w:rsid w:val="009E56FD"/>
    <w:rsid w:val="009E5A6D"/>
    <w:rsid w:val="009E5E69"/>
    <w:rsid w:val="009E6037"/>
    <w:rsid w:val="009E610C"/>
    <w:rsid w:val="009E62E5"/>
    <w:rsid w:val="009E7E92"/>
    <w:rsid w:val="009F0AED"/>
    <w:rsid w:val="009F134D"/>
    <w:rsid w:val="009F2534"/>
    <w:rsid w:val="009F350B"/>
    <w:rsid w:val="009F4279"/>
    <w:rsid w:val="009F4CAA"/>
    <w:rsid w:val="009F54F1"/>
    <w:rsid w:val="009F573A"/>
    <w:rsid w:val="009F5EA5"/>
    <w:rsid w:val="009F7142"/>
    <w:rsid w:val="009F7422"/>
    <w:rsid w:val="00A008AA"/>
    <w:rsid w:val="00A016F2"/>
    <w:rsid w:val="00A02452"/>
    <w:rsid w:val="00A0283F"/>
    <w:rsid w:val="00A02E6B"/>
    <w:rsid w:val="00A03971"/>
    <w:rsid w:val="00A04CD0"/>
    <w:rsid w:val="00A0630C"/>
    <w:rsid w:val="00A06395"/>
    <w:rsid w:val="00A066EE"/>
    <w:rsid w:val="00A06774"/>
    <w:rsid w:val="00A06B08"/>
    <w:rsid w:val="00A079B5"/>
    <w:rsid w:val="00A10240"/>
    <w:rsid w:val="00A113AA"/>
    <w:rsid w:val="00A117FB"/>
    <w:rsid w:val="00A11976"/>
    <w:rsid w:val="00A12E48"/>
    <w:rsid w:val="00A132BB"/>
    <w:rsid w:val="00A13450"/>
    <w:rsid w:val="00A13E82"/>
    <w:rsid w:val="00A152FB"/>
    <w:rsid w:val="00A16B68"/>
    <w:rsid w:val="00A204B1"/>
    <w:rsid w:val="00A205FE"/>
    <w:rsid w:val="00A21269"/>
    <w:rsid w:val="00A2266A"/>
    <w:rsid w:val="00A23870"/>
    <w:rsid w:val="00A24B9F"/>
    <w:rsid w:val="00A2590F"/>
    <w:rsid w:val="00A25D4B"/>
    <w:rsid w:val="00A27397"/>
    <w:rsid w:val="00A27BFC"/>
    <w:rsid w:val="00A30462"/>
    <w:rsid w:val="00A31667"/>
    <w:rsid w:val="00A31C7E"/>
    <w:rsid w:val="00A31E35"/>
    <w:rsid w:val="00A32CEC"/>
    <w:rsid w:val="00A331CC"/>
    <w:rsid w:val="00A33244"/>
    <w:rsid w:val="00A3336A"/>
    <w:rsid w:val="00A34E05"/>
    <w:rsid w:val="00A35387"/>
    <w:rsid w:val="00A357CA"/>
    <w:rsid w:val="00A359D4"/>
    <w:rsid w:val="00A35BC9"/>
    <w:rsid w:val="00A35E87"/>
    <w:rsid w:val="00A361AA"/>
    <w:rsid w:val="00A41E89"/>
    <w:rsid w:val="00A42330"/>
    <w:rsid w:val="00A42929"/>
    <w:rsid w:val="00A42C61"/>
    <w:rsid w:val="00A42E34"/>
    <w:rsid w:val="00A433AB"/>
    <w:rsid w:val="00A44863"/>
    <w:rsid w:val="00A4561C"/>
    <w:rsid w:val="00A4588C"/>
    <w:rsid w:val="00A46114"/>
    <w:rsid w:val="00A462BD"/>
    <w:rsid w:val="00A4668A"/>
    <w:rsid w:val="00A47816"/>
    <w:rsid w:val="00A47B9C"/>
    <w:rsid w:val="00A5002D"/>
    <w:rsid w:val="00A504A4"/>
    <w:rsid w:val="00A51292"/>
    <w:rsid w:val="00A526E7"/>
    <w:rsid w:val="00A53050"/>
    <w:rsid w:val="00A533C2"/>
    <w:rsid w:val="00A53B4B"/>
    <w:rsid w:val="00A53C97"/>
    <w:rsid w:val="00A5404F"/>
    <w:rsid w:val="00A54CF5"/>
    <w:rsid w:val="00A55C74"/>
    <w:rsid w:val="00A6025C"/>
    <w:rsid w:val="00A60406"/>
    <w:rsid w:val="00A60C32"/>
    <w:rsid w:val="00A6235E"/>
    <w:rsid w:val="00A624C4"/>
    <w:rsid w:val="00A629EB"/>
    <w:rsid w:val="00A654D2"/>
    <w:rsid w:val="00A66844"/>
    <w:rsid w:val="00A670AE"/>
    <w:rsid w:val="00A704FF"/>
    <w:rsid w:val="00A70CAC"/>
    <w:rsid w:val="00A70E98"/>
    <w:rsid w:val="00A70F39"/>
    <w:rsid w:val="00A72800"/>
    <w:rsid w:val="00A73C2C"/>
    <w:rsid w:val="00A7477E"/>
    <w:rsid w:val="00A75201"/>
    <w:rsid w:val="00A752E3"/>
    <w:rsid w:val="00A75628"/>
    <w:rsid w:val="00A75987"/>
    <w:rsid w:val="00A7679C"/>
    <w:rsid w:val="00A77495"/>
    <w:rsid w:val="00A7757F"/>
    <w:rsid w:val="00A77985"/>
    <w:rsid w:val="00A77F9A"/>
    <w:rsid w:val="00A80329"/>
    <w:rsid w:val="00A816E4"/>
    <w:rsid w:val="00A8186B"/>
    <w:rsid w:val="00A824F6"/>
    <w:rsid w:val="00A82D23"/>
    <w:rsid w:val="00A82FBD"/>
    <w:rsid w:val="00A8389E"/>
    <w:rsid w:val="00A84021"/>
    <w:rsid w:val="00A84116"/>
    <w:rsid w:val="00A845A3"/>
    <w:rsid w:val="00A84801"/>
    <w:rsid w:val="00A84C14"/>
    <w:rsid w:val="00A85328"/>
    <w:rsid w:val="00A856CD"/>
    <w:rsid w:val="00A86680"/>
    <w:rsid w:val="00A871EA"/>
    <w:rsid w:val="00A906CE"/>
    <w:rsid w:val="00A90832"/>
    <w:rsid w:val="00A90C1A"/>
    <w:rsid w:val="00A90CC1"/>
    <w:rsid w:val="00A912E8"/>
    <w:rsid w:val="00A915E1"/>
    <w:rsid w:val="00A91D4B"/>
    <w:rsid w:val="00A9252D"/>
    <w:rsid w:val="00A9343B"/>
    <w:rsid w:val="00A941FB"/>
    <w:rsid w:val="00A95AB6"/>
    <w:rsid w:val="00A97602"/>
    <w:rsid w:val="00AA0BA3"/>
    <w:rsid w:val="00AA16F1"/>
    <w:rsid w:val="00AA2109"/>
    <w:rsid w:val="00AA250A"/>
    <w:rsid w:val="00AA26F6"/>
    <w:rsid w:val="00AA3DD1"/>
    <w:rsid w:val="00AA4254"/>
    <w:rsid w:val="00AA43AD"/>
    <w:rsid w:val="00AA5444"/>
    <w:rsid w:val="00AA5589"/>
    <w:rsid w:val="00AA569C"/>
    <w:rsid w:val="00AA56A6"/>
    <w:rsid w:val="00AA6571"/>
    <w:rsid w:val="00AA7850"/>
    <w:rsid w:val="00AB00E9"/>
    <w:rsid w:val="00AB098B"/>
    <w:rsid w:val="00AB127E"/>
    <w:rsid w:val="00AB144C"/>
    <w:rsid w:val="00AB1602"/>
    <w:rsid w:val="00AB17D4"/>
    <w:rsid w:val="00AB21D1"/>
    <w:rsid w:val="00AB222E"/>
    <w:rsid w:val="00AB25CB"/>
    <w:rsid w:val="00AB2D15"/>
    <w:rsid w:val="00AB318C"/>
    <w:rsid w:val="00AB3814"/>
    <w:rsid w:val="00AB3AA6"/>
    <w:rsid w:val="00AB3EE8"/>
    <w:rsid w:val="00AB41CE"/>
    <w:rsid w:val="00AB4A9E"/>
    <w:rsid w:val="00AB5025"/>
    <w:rsid w:val="00AB5B56"/>
    <w:rsid w:val="00AB5D4E"/>
    <w:rsid w:val="00AB6169"/>
    <w:rsid w:val="00AB625D"/>
    <w:rsid w:val="00AB69C4"/>
    <w:rsid w:val="00AB6E07"/>
    <w:rsid w:val="00AB6F87"/>
    <w:rsid w:val="00AC2009"/>
    <w:rsid w:val="00AC2D14"/>
    <w:rsid w:val="00AC2FD8"/>
    <w:rsid w:val="00AC3AFF"/>
    <w:rsid w:val="00AC3F50"/>
    <w:rsid w:val="00AC4B0D"/>
    <w:rsid w:val="00AC4C64"/>
    <w:rsid w:val="00AC5098"/>
    <w:rsid w:val="00AC5CB5"/>
    <w:rsid w:val="00AC5E67"/>
    <w:rsid w:val="00AC6F0A"/>
    <w:rsid w:val="00AC7864"/>
    <w:rsid w:val="00AC7946"/>
    <w:rsid w:val="00AC7A3B"/>
    <w:rsid w:val="00AD0A82"/>
    <w:rsid w:val="00AD0F57"/>
    <w:rsid w:val="00AD15D0"/>
    <w:rsid w:val="00AD1B92"/>
    <w:rsid w:val="00AD1F25"/>
    <w:rsid w:val="00AD2A18"/>
    <w:rsid w:val="00AD3F53"/>
    <w:rsid w:val="00AD405A"/>
    <w:rsid w:val="00AD4C79"/>
    <w:rsid w:val="00AD54E2"/>
    <w:rsid w:val="00AD591D"/>
    <w:rsid w:val="00AE0159"/>
    <w:rsid w:val="00AE0A45"/>
    <w:rsid w:val="00AE1567"/>
    <w:rsid w:val="00AE1907"/>
    <w:rsid w:val="00AE22E9"/>
    <w:rsid w:val="00AE25D2"/>
    <w:rsid w:val="00AE3138"/>
    <w:rsid w:val="00AE3289"/>
    <w:rsid w:val="00AE35BC"/>
    <w:rsid w:val="00AE5F4F"/>
    <w:rsid w:val="00AE64B2"/>
    <w:rsid w:val="00AE7F20"/>
    <w:rsid w:val="00AF0189"/>
    <w:rsid w:val="00AF02E2"/>
    <w:rsid w:val="00AF0885"/>
    <w:rsid w:val="00AF0A42"/>
    <w:rsid w:val="00AF0C70"/>
    <w:rsid w:val="00AF11DC"/>
    <w:rsid w:val="00AF1766"/>
    <w:rsid w:val="00AF2878"/>
    <w:rsid w:val="00AF2C79"/>
    <w:rsid w:val="00AF3163"/>
    <w:rsid w:val="00AF3A28"/>
    <w:rsid w:val="00AF44EE"/>
    <w:rsid w:val="00AF4B27"/>
    <w:rsid w:val="00AF6723"/>
    <w:rsid w:val="00AF7858"/>
    <w:rsid w:val="00B000FA"/>
    <w:rsid w:val="00B00C38"/>
    <w:rsid w:val="00B02119"/>
    <w:rsid w:val="00B0290E"/>
    <w:rsid w:val="00B02B42"/>
    <w:rsid w:val="00B033F9"/>
    <w:rsid w:val="00B03E69"/>
    <w:rsid w:val="00B04667"/>
    <w:rsid w:val="00B04EF5"/>
    <w:rsid w:val="00B05CBB"/>
    <w:rsid w:val="00B06265"/>
    <w:rsid w:val="00B06539"/>
    <w:rsid w:val="00B06EF7"/>
    <w:rsid w:val="00B0706E"/>
    <w:rsid w:val="00B078BD"/>
    <w:rsid w:val="00B1064E"/>
    <w:rsid w:val="00B124A7"/>
    <w:rsid w:val="00B1260E"/>
    <w:rsid w:val="00B139C0"/>
    <w:rsid w:val="00B1419A"/>
    <w:rsid w:val="00B176AA"/>
    <w:rsid w:val="00B17D4B"/>
    <w:rsid w:val="00B20337"/>
    <w:rsid w:val="00B21318"/>
    <w:rsid w:val="00B222E7"/>
    <w:rsid w:val="00B23D52"/>
    <w:rsid w:val="00B2440D"/>
    <w:rsid w:val="00B24BC9"/>
    <w:rsid w:val="00B26985"/>
    <w:rsid w:val="00B26E1B"/>
    <w:rsid w:val="00B307BD"/>
    <w:rsid w:val="00B320F6"/>
    <w:rsid w:val="00B34411"/>
    <w:rsid w:val="00B3543B"/>
    <w:rsid w:val="00B35BFE"/>
    <w:rsid w:val="00B36B03"/>
    <w:rsid w:val="00B36EFF"/>
    <w:rsid w:val="00B4018C"/>
    <w:rsid w:val="00B4077E"/>
    <w:rsid w:val="00B40B5F"/>
    <w:rsid w:val="00B4138A"/>
    <w:rsid w:val="00B41E7E"/>
    <w:rsid w:val="00B41EBA"/>
    <w:rsid w:val="00B41FB9"/>
    <w:rsid w:val="00B42664"/>
    <w:rsid w:val="00B442E9"/>
    <w:rsid w:val="00B445FA"/>
    <w:rsid w:val="00B44C16"/>
    <w:rsid w:val="00B4657A"/>
    <w:rsid w:val="00B47134"/>
    <w:rsid w:val="00B50F26"/>
    <w:rsid w:val="00B521C3"/>
    <w:rsid w:val="00B5277D"/>
    <w:rsid w:val="00B5399B"/>
    <w:rsid w:val="00B53D85"/>
    <w:rsid w:val="00B54ED9"/>
    <w:rsid w:val="00B5511F"/>
    <w:rsid w:val="00B56442"/>
    <w:rsid w:val="00B60B9B"/>
    <w:rsid w:val="00B60BEC"/>
    <w:rsid w:val="00B60C7C"/>
    <w:rsid w:val="00B60E7C"/>
    <w:rsid w:val="00B61C4B"/>
    <w:rsid w:val="00B626FA"/>
    <w:rsid w:val="00B63731"/>
    <w:rsid w:val="00B64388"/>
    <w:rsid w:val="00B652CF"/>
    <w:rsid w:val="00B6649B"/>
    <w:rsid w:val="00B6707B"/>
    <w:rsid w:val="00B67411"/>
    <w:rsid w:val="00B676F8"/>
    <w:rsid w:val="00B67876"/>
    <w:rsid w:val="00B7116F"/>
    <w:rsid w:val="00B7123D"/>
    <w:rsid w:val="00B71313"/>
    <w:rsid w:val="00B7205B"/>
    <w:rsid w:val="00B72294"/>
    <w:rsid w:val="00B7285D"/>
    <w:rsid w:val="00B73E3C"/>
    <w:rsid w:val="00B742E4"/>
    <w:rsid w:val="00B744C0"/>
    <w:rsid w:val="00B75AFB"/>
    <w:rsid w:val="00B76768"/>
    <w:rsid w:val="00B76FE6"/>
    <w:rsid w:val="00B7718F"/>
    <w:rsid w:val="00B7768A"/>
    <w:rsid w:val="00B778C7"/>
    <w:rsid w:val="00B802A8"/>
    <w:rsid w:val="00B80A84"/>
    <w:rsid w:val="00B81002"/>
    <w:rsid w:val="00B81641"/>
    <w:rsid w:val="00B81C59"/>
    <w:rsid w:val="00B81E07"/>
    <w:rsid w:val="00B82834"/>
    <w:rsid w:val="00B82AFD"/>
    <w:rsid w:val="00B83803"/>
    <w:rsid w:val="00B83A3F"/>
    <w:rsid w:val="00B844BB"/>
    <w:rsid w:val="00B84FE2"/>
    <w:rsid w:val="00B850F3"/>
    <w:rsid w:val="00B852D0"/>
    <w:rsid w:val="00B85A49"/>
    <w:rsid w:val="00B85AC9"/>
    <w:rsid w:val="00B9023E"/>
    <w:rsid w:val="00B91376"/>
    <w:rsid w:val="00B9141B"/>
    <w:rsid w:val="00B91C88"/>
    <w:rsid w:val="00B91CB7"/>
    <w:rsid w:val="00B9283B"/>
    <w:rsid w:val="00B92DA8"/>
    <w:rsid w:val="00B93455"/>
    <w:rsid w:val="00B943E5"/>
    <w:rsid w:val="00B94988"/>
    <w:rsid w:val="00B953FD"/>
    <w:rsid w:val="00B9591F"/>
    <w:rsid w:val="00B968EF"/>
    <w:rsid w:val="00B976A8"/>
    <w:rsid w:val="00B97AD0"/>
    <w:rsid w:val="00BA0059"/>
    <w:rsid w:val="00BA02FD"/>
    <w:rsid w:val="00BA0D0F"/>
    <w:rsid w:val="00BA1E30"/>
    <w:rsid w:val="00BA2102"/>
    <w:rsid w:val="00BA461B"/>
    <w:rsid w:val="00BA5ACC"/>
    <w:rsid w:val="00BA670C"/>
    <w:rsid w:val="00BA70A9"/>
    <w:rsid w:val="00BA7106"/>
    <w:rsid w:val="00BA77AC"/>
    <w:rsid w:val="00BB04E2"/>
    <w:rsid w:val="00BB139A"/>
    <w:rsid w:val="00BB2F71"/>
    <w:rsid w:val="00BB33F2"/>
    <w:rsid w:val="00BB35B8"/>
    <w:rsid w:val="00BB5D8F"/>
    <w:rsid w:val="00BB65E5"/>
    <w:rsid w:val="00BB743B"/>
    <w:rsid w:val="00BC0685"/>
    <w:rsid w:val="00BC0DF3"/>
    <w:rsid w:val="00BC295D"/>
    <w:rsid w:val="00BC31DE"/>
    <w:rsid w:val="00BC4130"/>
    <w:rsid w:val="00BC4579"/>
    <w:rsid w:val="00BC4FC0"/>
    <w:rsid w:val="00BC52AC"/>
    <w:rsid w:val="00BC56DB"/>
    <w:rsid w:val="00BC5B03"/>
    <w:rsid w:val="00BC5E85"/>
    <w:rsid w:val="00BC6563"/>
    <w:rsid w:val="00BC695F"/>
    <w:rsid w:val="00BC6A57"/>
    <w:rsid w:val="00BC6CC7"/>
    <w:rsid w:val="00BD0544"/>
    <w:rsid w:val="00BD0CF3"/>
    <w:rsid w:val="00BD0F18"/>
    <w:rsid w:val="00BD0F84"/>
    <w:rsid w:val="00BD0FF2"/>
    <w:rsid w:val="00BD1A90"/>
    <w:rsid w:val="00BD27AE"/>
    <w:rsid w:val="00BD2859"/>
    <w:rsid w:val="00BD30E0"/>
    <w:rsid w:val="00BD43EF"/>
    <w:rsid w:val="00BD4AB9"/>
    <w:rsid w:val="00BD55E0"/>
    <w:rsid w:val="00BD62EB"/>
    <w:rsid w:val="00BD7816"/>
    <w:rsid w:val="00BE0060"/>
    <w:rsid w:val="00BE014D"/>
    <w:rsid w:val="00BE05BA"/>
    <w:rsid w:val="00BE13CE"/>
    <w:rsid w:val="00BE27B5"/>
    <w:rsid w:val="00BE2A67"/>
    <w:rsid w:val="00BE2AB4"/>
    <w:rsid w:val="00BE3963"/>
    <w:rsid w:val="00BE3A65"/>
    <w:rsid w:val="00BE4539"/>
    <w:rsid w:val="00BE59C5"/>
    <w:rsid w:val="00BF044E"/>
    <w:rsid w:val="00BF0AAE"/>
    <w:rsid w:val="00BF10EA"/>
    <w:rsid w:val="00BF170D"/>
    <w:rsid w:val="00BF1D99"/>
    <w:rsid w:val="00BF3011"/>
    <w:rsid w:val="00BF3A52"/>
    <w:rsid w:val="00BF47F7"/>
    <w:rsid w:val="00BF4B39"/>
    <w:rsid w:val="00BF5795"/>
    <w:rsid w:val="00BF7776"/>
    <w:rsid w:val="00BF7D32"/>
    <w:rsid w:val="00C00853"/>
    <w:rsid w:val="00C0095D"/>
    <w:rsid w:val="00C0164E"/>
    <w:rsid w:val="00C0226C"/>
    <w:rsid w:val="00C024EB"/>
    <w:rsid w:val="00C036C7"/>
    <w:rsid w:val="00C04444"/>
    <w:rsid w:val="00C05075"/>
    <w:rsid w:val="00C0558C"/>
    <w:rsid w:val="00C0666E"/>
    <w:rsid w:val="00C074C3"/>
    <w:rsid w:val="00C07CC6"/>
    <w:rsid w:val="00C10432"/>
    <w:rsid w:val="00C11518"/>
    <w:rsid w:val="00C11BA4"/>
    <w:rsid w:val="00C11CB3"/>
    <w:rsid w:val="00C11D29"/>
    <w:rsid w:val="00C122CD"/>
    <w:rsid w:val="00C134AF"/>
    <w:rsid w:val="00C1547F"/>
    <w:rsid w:val="00C15F73"/>
    <w:rsid w:val="00C16091"/>
    <w:rsid w:val="00C17766"/>
    <w:rsid w:val="00C2075E"/>
    <w:rsid w:val="00C215F2"/>
    <w:rsid w:val="00C22809"/>
    <w:rsid w:val="00C23E8E"/>
    <w:rsid w:val="00C23FBC"/>
    <w:rsid w:val="00C24301"/>
    <w:rsid w:val="00C258DF"/>
    <w:rsid w:val="00C25931"/>
    <w:rsid w:val="00C260B2"/>
    <w:rsid w:val="00C26292"/>
    <w:rsid w:val="00C316FE"/>
    <w:rsid w:val="00C32A36"/>
    <w:rsid w:val="00C32E29"/>
    <w:rsid w:val="00C32F44"/>
    <w:rsid w:val="00C33337"/>
    <w:rsid w:val="00C348AC"/>
    <w:rsid w:val="00C354DE"/>
    <w:rsid w:val="00C358D0"/>
    <w:rsid w:val="00C35A68"/>
    <w:rsid w:val="00C369E5"/>
    <w:rsid w:val="00C36F07"/>
    <w:rsid w:val="00C37433"/>
    <w:rsid w:val="00C3790D"/>
    <w:rsid w:val="00C37A9D"/>
    <w:rsid w:val="00C40503"/>
    <w:rsid w:val="00C43BBB"/>
    <w:rsid w:val="00C43EC8"/>
    <w:rsid w:val="00C43F39"/>
    <w:rsid w:val="00C44264"/>
    <w:rsid w:val="00C44B19"/>
    <w:rsid w:val="00C453EC"/>
    <w:rsid w:val="00C455C3"/>
    <w:rsid w:val="00C46480"/>
    <w:rsid w:val="00C46864"/>
    <w:rsid w:val="00C46C7D"/>
    <w:rsid w:val="00C475DA"/>
    <w:rsid w:val="00C5060F"/>
    <w:rsid w:val="00C50FC3"/>
    <w:rsid w:val="00C51227"/>
    <w:rsid w:val="00C512BD"/>
    <w:rsid w:val="00C52248"/>
    <w:rsid w:val="00C52397"/>
    <w:rsid w:val="00C53079"/>
    <w:rsid w:val="00C538AC"/>
    <w:rsid w:val="00C53CB0"/>
    <w:rsid w:val="00C54719"/>
    <w:rsid w:val="00C548C8"/>
    <w:rsid w:val="00C55E5E"/>
    <w:rsid w:val="00C57158"/>
    <w:rsid w:val="00C57A16"/>
    <w:rsid w:val="00C60251"/>
    <w:rsid w:val="00C604D5"/>
    <w:rsid w:val="00C609BD"/>
    <w:rsid w:val="00C61113"/>
    <w:rsid w:val="00C615F3"/>
    <w:rsid w:val="00C63926"/>
    <w:rsid w:val="00C63BEA"/>
    <w:rsid w:val="00C6585F"/>
    <w:rsid w:val="00C65878"/>
    <w:rsid w:val="00C660E1"/>
    <w:rsid w:val="00C66304"/>
    <w:rsid w:val="00C6648A"/>
    <w:rsid w:val="00C66596"/>
    <w:rsid w:val="00C669DA"/>
    <w:rsid w:val="00C66B7B"/>
    <w:rsid w:val="00C66CEB"/>
    <w:rsid w:val="00C6797E"/>
    <w:rsid w:val="00C704AA"/>
    <w:rsid w:val="00C70541"/>
    <w:rsid w:val="00C70C2E"/>
    <w:rsid w:val="00C714C9"/>
    <w:rsid w:val="00C7224D"/>
    <w:rsid w:val="00C72421"/>
    <w:rsid w:val="00C7292F"/>
    <w:rsid w:val="00C73DE6"/>
    <w:rsid w:val="00C741FC"/>
    <w:rsid w:val="00C748FE"/>
    <w:rsid w:val="00C74F9F"/>
    <w:rsid w:val="00C76A1F"/>
    <w:rsid w:val="00C77203"/>
    <w:rsid w:val="00C774BF"/>
    <w:rsid w:val="00C82ABF"/>
    <w:rsid w:val="00C83155"/>
    <w:rsid w:val="00C84334"/>
    <w:rsid w:val="00C8496F"/>
    <w:rsid w:val="00C859AC"/>
    <w:rsid w:val="00C85C7B"/>
    <w:rsid w:val="00C85EC5"/>
    <w:rsid w:val="00C86221"/>
    <w:rsid w:val="00C8641A"/>
    <w:rsid w:val="00C86895"/>
    <w:rsid w:val="00C876E5"/>
    <w:rsid w:val="00C87736"/>
    <w:rsid w:val="00C87AA6"/>
    <w:rsid w:val="00C91158"/>
    <w:rsid w:val="00C911BF"/>
    <w:rsid w:val="00C91BD6"/>
    <w:rsid w:val="00C921C9"/>
    <w:rsid w:val="00C92D85"/>
    <w:rsid w:val="00C9437B"/>
    <w:rsid w:val="00C94EF2"/>
    <w:rsid w:val="00C97A01"/>
    <w:rsid w:val="00C97BC6"/>
    <w:rsid w:val="00CA01FC"/>
    <w:rsid w:val="00CA09CF"/>
    <w:rsid w:val="00CA1208"/>
    <w:rsid w:val="00CA12C6"/>
    <w:rsid w:val="00CA3F30"/>
    <w:rsid w:val="00CA4B73"/>
    <w:rsid w:val="00CA4DB1"/>
    <w:rsid w:val="00CA5C80"/>
    <w:rsid w:val="00CA6690"/>
    <w:rsid w:val="00CA6900"/>
    <w:rsid w:val="00CB0B3F"/>
    <w:rsid w:val="00CB2443"/>
    <w:rsid w:val="00CB2B14"/>
    <w:rsid w:val="00CB2C12"/>
    <w:rsid w:val="00CB2CDA"/>
    <w:rsid w:val="00CB2DF8"/>
    <w:rsid w:val="00CB30B3"/>
    <w:rsid w:val="00CB348C"/>
    <w:rsid w:val="00CB3DAE"/>
    <w:rsid w:val="00CC06FA"/>
    <w:rsid w:val="00CC081F"/>
    <w:rsid w:val="00CC0CC2"/>
    <w:rsid w:val="00CC2D9F"/>
    <w:rsid w:val="00CC3C92"/>
    <w:rsid w:val="00CC400E"/>
    <w:rsid w:val="00CC4123"/>
    <w:rsid w:val="00CC4A89"/>
    <w:rsid w:val="00CC4CCE"/>
    <w:rsid w:val="00CC5AAE"/>
    <w:rsid w:val="00CD00EB"/>
    <w:rsid w:val="00CD100F"/>
    <w:rsid w:val="00CD17D6"/>
    <w:rsid w:val="00CD2673"/>
    <w:rsid w:val="00CD3CA5"/>
    <w:rsid w:val="00CD470D"/>
    <w:rsid w:val="00CD4A33"/>
    <w:rsid w:val="00CD4FAB"/>
    <w:rsid w:val="00CD5E35"/>
    <w:rsid w:val="00CD7577"/>
    <w:rsid w:val="00CD7971"/>
    <w:rsid w:val="00CD7BB3"/>
    <w:rsid w:val="00CE225B"/>
    <w:rsid w:val="00CE2FB5"/>
    <w:rsid w:val="00CE3478"/>
    <w:rsid w:val="00CE388D"/>
    <w:rsid w:val="00CE3A8B"/>
    <w:rsid w:val="00CE4550"/>
    <w:rsid w:val="00CE4E86"/>
    <w:rsid w:val="00CE55C6"/>
    <w:rsid w:val="00CE58AF"/>
    <w:rsid w:val="00CE5BBE"/>
    <w:rsid w:val="00CE6396"/>
    <w:rsid w:val="00CE6603"/>
    <w:rsid w:val="00CE6E71"/>
    <w:rsid w:val="00CE73F3"/>
    <w:rsid w:val="00CE7416"/>
    <w:rsid w:val="00CE767A"/>
    <w:rsid w:val="00CE7CF8"/>
    <w:rsid w:val="00CE7E1E"/>
    <w:rsid w:val="00CE7FFD"/>
    <w:rsid w:val="00CF1500"/>
    <w:rsid w:val="00CF1924"/>
    <w:rsid w:val="00CF2776"/>
    <w:rsid w:val="00CF2B29"/>
    <w:rsid w:val="00CF329F"/>
    <w:rsid w:val="00CF3E84"/>
    <w:rsid w:val="00CF464B"/>
    <w:rsid w:val="00CF4EA8"/>
    <w:rsid w:val="00CF61AD"/>
    <w:rsid w:val="00D000BA"/>
    <w:rsid w:val="00D00D65"/>
    <w:rsid w:val="00D00DF3"/>
    <w:rsid w:val="00D01339"/>
    <w:rsid w:val="00D013C5"/>
    <w:rsid w:val="00D02611"/>
    <w:rsid w:val="00D0266C"/>
    <w:rsid w:val="00D027B9"/>
    <w:rsid w:val="00D02E7B"/>
    <w:rsid w:val="00D03411"/>
    <w:rsid w:val="00D03821"/>
    <w:rsid w:val="00D044D2"/>
    <w:rsid w:val="00D04AC9"/>
    <w:rsid w:val="00D05111"/>
    <w:rsid w:val="00D0704E"/>
    <w:rsid w:val="00D07761"/>
    <w:rsid w:val="00D07B4D"/>
    <w:rsid w:val="00D10593"/>
    <w:rsid w:val="00D10E5E"/>
    <w:rsid w:val="00D1201E"/>
    <w:rsid w:val="00D12ECC"/>
    <w:rsid w:val="00D13105"/>
    <w:rsid w:val="00D132C9"/>
    <w:rsid w:val="00D13A13"/>
    <w:rsid w:val="00D13D73"/>
    <w:rsid w:val="00D14D9A"/>
    <w:rsid w:val="00D14FE6"/>
    <w:rsid w:val="00D150DC"/>
    <w:rsid w:val="00D15461"/>
    <w:rsid w:val="00D15905"/>
    <w:rsid w:val="00D15B89"/>
    <w:rsid w:val="00D165F5"/>
    <w:rsid w:val="00D16B17"/>
    <w:rsid w:val="00D1791C"/>
    <w:rsid w:val="00D20D7C"/>
    <w:rsid w:val="00D2153A"/>
    <w:rsid w:val="00D21762"/>
    <w:rsid w:val="00D23E52"/>
    <w:rsid w:val="00D2438B"/>
    <w:rsid w:val="00D25664"/>
    <w:rsid w:val="00D2590A"/>
    <w:rsid w:val="00D2616F"/>
    <w:rsid w:val="00D265F4"/>
    <w:rsid w:val="00D270AC"/>
    <w:rsid w:val="00D27885"/>
    <w:rsid w:val="00D27A57"/>
    <w:rsid w:val="00D27AFE"/>
    <w:rsid w:val="00D27E3F"/>
    <w:rsid w:val="00D328FE"/>
    <w:rsid w:val="00D34453"/>
    <w:rsid w:val="00D34937"/>
    <w:rsid w:val="00D35DCF"/>
    <w:rsid w:val="00D36E7F"/>
    <w:rsid w:val="00D36FD6"/>
    <w:rsid w:val="00D3740C"/>
    <w:rsid w:val="00D37410"/>
    <w:rsid w:val="00D37D9C"/>
    <w:rsid w:val="00D4042A"/>
    <w:rsid w:val="00D405E6"/>
    <w:rsid w:val="00D40715"/>
    <w:rsid w:val="00D41EC0"/>
    <w:rsid w:val="00D41EFE"/>
    <w:rsid w:val="00D42197"/>
    <w:rsid w:val="00D422D7"/>
    <w:rsid w:val="00D4236F"/>
    <w:rsid w:val="00D42EC8"/>
    <w:rsid w:val="00D4338D"/>
    <w:rsid w:val="00D43DF1"/>
    <w:rsid w:val="00D440C5"/>
    <w:rsid w:val="00D44D0E"/>
    <w:rsid w:val="00D45D95"/>
    <w:rsid w:val="00D4625C"/>
    <w:rsid w:val="00D46910"/>
    <w:rsid w:val="00D4712B"/>
    <w:rsid w:val="00D47A85"/>
    <w:rsid w:val="00D47ED2"/>
    <w:rsid w:val="00D50A4A"/>
    <w:rsid w:val="00D51D39"/>
    <w:rsid w:val="00D51EA4"/>
    <w:rsid w:val="00D53A1F"/>
    <w:rsid w:val="00D53D8B"/>
    <w:rsid w:val="00D53DF4"/>
    <w:rsid w:val="00D5456A"/>
    <w:rsid w:val="00D5712E"/>
    <w:rsid w:val="00D60DD6"/>
    <w:rsid w:val="00D61339"/>
    <w:rsid w:val="00D614C9"/>
    <w:rsid w:val="00D61DD8"/>
    <w:rsid w:val="00D623E7"/>
    <w:rsid w:val="00D62AE0"/>
    <w:rsid w:val="00D62BA0"/>
    <w:rsid w:val="00D62EE0"/>
    <w:rsid w:val="00D63886"/>
    <w:rsid w:val="00D64830"/>
    <w:rsid w:val="00D662F3"/>
    <w:rsid w:val="00D669EF"/>
    <w:rsid w:val="00D67E2A"/>
    <w:rsid w:val="00D7029D"/>
    <w:rsid w:val="00D71039"/>
    <w:rsid w:val="00D71FDF"/>
    <w:rsid w:val="00D72655"/>
    <w:rsid w:val="00D7309F"/>
    <w:rsid w:val="00D7362B"/>
    <w:rsid w:val="00D75DFF"/>
    <w:rsid w:val="00D76387"/>
    <w:rsid w:val="00D76E96"/>
    <w:rsid w:val="00D80083"/>
    <w:rsid w:val="00D80E61"/>
    <w:rsid w:val="00D81523"/>
    <w:rsid w:val="00D8157E"/>
    <w:rsid w:val="00D8250F"/>
    <w:rsid w:val="00D82D7E"/>
    <w:rsid w:val="00D831F2"/>
    <w:rsid w:val="00D832E3"/>
    <w:rsid w:val="00D8330C"/>
    <w:rsid w:val="00D83C9F"/>
    <w:rsid w:val="00D83D2D"/>
    <w:rsid w:val="00D85833"/>
    <w:rsid w:val="00D85A40"/>
    <w:rsid w:val="00D85BC8"/>
    <w:rsid w:val="00D86579"/>
    <w:rsid w:val="00D87A57"/>
    <w:rsid w:val="00D87DE0"/>
    <w:rsid w:val="00D90A62"/>
    <w:rsid w:val="00D91A35"/>
    <w:rsid w:val="00D91AFA"/>
    <w:rsid w:val="00D9344B"/>
    <w:rsid w:val="00D940B2"/>
    <w:rsid w:val="00D9574C"/>
    <w:rsid w:val="00D9712E"/>
    <w:rsid w:val="00D97366"/>
    <w:rsid w:val="00D97DD4"/>
    <w:rsid w:val="00DA0831"/>
    <w:rsid w:val="00DA0E37"/>
    <w:rsid w:val="00DA19C9"/>
    <w:rsid w:val="00DA2378"/>
    <w:rsid w:val="00DA29E7"/>
    <w:rsid w:val="00DA337D"/>
    <w:rsid w:val="00DA3522"/>
    <w:rsid w:val="00DA3802"/>
    <w:rsid w:val="00DA3CA2"/>
    <w:rsid w:val="00DA52A4"/>
    <w:rsid w:val="00DA647B"/>
    <w:rsid w:val="00DA6A77"/>
    <w:rsid w:val="00DA6AFF"/>
    <w:rsid w:val="00DA6B7D"/>
    <w:rsid w:val="00DA76FF"/>
    <w:rsid w:val="00DB0474"/>
    <w:rsid w:val="00DB0EA6"/>
    <w:rsid w:val="00DB135C"/>
    <w:rsid w:val="00DB2BB3"/>
    <w:rsid w:val="00DB534C"/>
    <w:rsid w:val="00DB5B6E"/>
    <w:rsid w:val="00DB63D8"/>
    <w:rsid w:val="00DB649B"/>
    <w:rsid w:val="00DB7D67"/>
    <w:rsid w:val="00DC0DD0"/>
    <w:rsid w:val="00DC143B"/>
    <w:rsid w:val="00DC32D3"/>
    <w:rsid w:val="00DC3B4A"/>
    <w:rsid w:val="00DC4504"/>
    <w:rsid w:val="00DC4ED4"/>
    <w:rsid w:val="00DC59D2"/>
    <w:rsid w:val="00DC6AD3"/>
    <w:rsid w:val="00DC6B6B"/>
    <w:rsid w:val="00DC6DDF"/>
    <w:rsid w:val="00DC716C"/>
    <w:rsid w:val="00DC7B0F"/>
    <w:rsid w:val="00DD2665"/>
    <w:rsid w:val="00DD412E"/>
    <w:rsid w:val="00DD4CC1"/>
    <w:rsid w:val="00DD5012"/>
    <w:rsid w:val="00DD56A5"/>
    <w:rsid w:val="00DD591D"/>
    <w:rsid w:val="00DD594F"/>
    <w:rsid w:val="00DD642A"/>
    <w:rsid w:val="00DD69D4"/>
    <w:rsid w:val="00DD7549"/>
    <w:rsid w:val="00DE05C0"/>
    <w:rsid w:val="00DE06EC"/>
    <w:rsid w:val="00DE157A"/>
    <w:rsid w:val="00DE1D50"/>
    <w:rsid w:val="00DE23D8"/>
    <w:rsid w:val="00DE3013"/>
    <w:rsid w:val="00DE4395"/>
    <w:rsid w:val="00DE451F"/>
    <w:rsid w:val="00DE452B"/>
    <w:rsid w:val="00DE5DAB"/>
    <w:rsid w:val="00DE629F"/>
    <w:rsid w:val="00DF076F"/>
    <w:rsid w:val="00DF0ED6"/>
    <w:rsid w:val="00DF0EEA"/>
    <w:rsid w:val="00DF0FDB"/>
    <w:rsid w:val="00DF125F"/>
    <w:rsid w:val="00DF37B3"/>
    <w:rsid w:val="00DF3F51"/>
    <w:rsid w:val="00DF4130"/>
    <w:rsid w:val="00DF44EF"/>
    <w:rsid w:val="00DF475A"/>
    <w:rsid w:val="00DF4E7C"/>
    <w:rsid w:val="00DF5F36"/>
    <w:rsid w:val="00DF643C"/>
    <w:rsid w:val="00DF6B30"/>
    <w:rsid w:val="00DF7450"/>
    <w:rsid w:val="00DF7E3E"/>
    <w:rsid w:val="00E001F7"/>
    <w:rsid w:val="00E0149C"/>
    <w:rsid w:val="00E01CE1"/>
    <w:rsid w:val="00E01E43"/>
    <w:rsid w:val="00E03680"/>
    <w:rsid w:val="00E03696"/>
    <w:rsid w:val="00E03A10"/>
    <w:rsid w:val="00E03AC1"/>
    <w:rsid w:val="00E04351"/>
    <w:rsid w:val="00E05770"/>
    <w:rsid w:val="00E05FB3"/>
    <w:rsid w:val="00E06952"/>
    <w:rsid w:val="00E069A5"/>
    <w:rsid w:val="00E06D5F"/>
    <w:rsid w:val="00E0703C"/>
    <w:rsid w:val="00E10158"/>
    <w:rsid w:val="00E1112D"/>
    <w:rsid w:val="00E11CAA"/>
    <w:rsid w:val="00E1327C"/>
    <w:rsid w:val="00E13AF0"/>
    <w:rsid w:val="00E13DB0"/>
    <w:rsid w:val="00E14262"/>
    <w:rsid w:val="00E146D7"/>
    <w:rsid w:val="00E14C10"/>
    <w:rsid w:val="00E15CE2"/>
    <w:rsid w:val="00E160FA"/>
    <w:rsid w:val="00E21576"/>
    <w:rsid w:val="00E22F33"/>
    <w:rsid w:val="00E22FE7"/>
    <w:rsid w:val="00E2300F"/>
    <w:rsid w:val="00E242F7"/>
    <w:rsid w:val="00E24D5F"/>
    <w:rsid w:val="00E258D8"/>
    <w:rsid w:val="00E25B78"/>
    <w:rsid w:val="00E25F14"/>
    <w:rsid w:val="00E263BC"/>
    <w:rsid w:val="00E26653"/>
    <w:rsid w:val="00E26B09"/>
    <w:rsid w:val="00E26D5A"/>
    <w:rsid w:val="00E274D2"/>
    <w:rsid w:val="00E27D78"/>
    <w:rsid w:val="00E30D22"/>
    <w:rsid w:val="00E31127"/>
    <w:rsid w:val="00E31E4B"/>
    <w:rsid w:val="00E3381C"/>
    <w:rsid w:val="00E33A67"/>
    <w:rsid w:val="00E3433E"/>
    <w:rsid w:val="00E347C5"/>
    <w:rsid w:val="00E34BA7"/>
    <w:rsid w:val="00E3511E"/>
    <w:rsid w:val="00E35759"/>
    <w:rsid w:val="00E35CD7"/>
    <w:rsid w:val="00E35DDF"/>
    <w:rsid w:val="00E36872"/>
    <w:rsid w:val="00E36960"/>
    <w:rsid w:val="00E40456"/>
    <w:rsid w:val="00E410F0"/>
    <w:rsid w:val="00E412B6"/>
    <w:rsid w:val="00E41444"/>
    <w:rsid w:val="00E42808"/>
    <w:rsid w:val="00E44663"/>
    <w:rsid w:val="00E45E99"/>
    <w:rsid w:val="00E46C83"/>
    <w:rsid w:val="00E47104"/>
    <w:rsid w:val="00E47B0F"/>
    <w:rsid w:val="00E5291C"/>
    <w:rsid w:val="00E52BAC"/>
    <w:rsid w:val="00E53A0B"/>
    <w:rsid w:val="00E540E3"/>
    <w:rsid w:val="00E55556"/>
    <w:rsid w:val="00E5571A"/>
    <w:rsid w:val="00E56165"/>
    <w:rsid w:val="00E56414"/>
    <w:rsid w:val="00E56996"/>
    <w:rsid w:val="00E56A54"/>
    <w:rsid w:val="00E56B8F"/>
    <w:rsid w:val="00E56E48"/>
    <w:rsid w:val="00E600FF"/>
    <w:rsid w:val="00E601D4"/>
    <w:rsid w:val="00E620AA"/>
    <w:rsid w:val="00E6247B"/>
    <w:rsid w:val="00E62914"/>
    <w:rsid w:val="00E629BF"/>
    <w:rsid w:val="00E64689"/>
    <w:rsid w:val="00E64B44"/>
    <w:rsid w:val="00E66124"/>
    <w:rsid w:val="00E661D5"/>
    <w:rsid w:val="00E66260"/>
    <w:rsid w:val="00E66DB0"/>
    <w:rsid w:val="00E67E23"/>
    <w:rsid w:val="00E70CB8"/>
    <w:rsid w:val="00E70E42"/>
    <w:rsid w:val="00E711D9"/>
    <w:rsid w:val="00E7155F"/>
    <w:rsid w:val="00E71791"/>
    <w:rsid w:val="00E71A60"/>
    <w:rsid w:val="00E720BF"/>
    <w:rsid w:val="00E72D13"/>
    <w:rsid w:val="00E73792"/>
    <w:rsid w:val="00E74323"/>
    <w:rsid w:val="00E74760"/>
    <w:rsid w:val="00E747BC"/>
    <w:rsid w:val="00E74B51"/>
    <w:rsid w:val="00E750B1"/>
    <w:rsid w:val="00E758E0"/>
    <w:rsid w:val="00E76F6A"/>
    <w:rsid w:val="00E80927"/>
    <w:rsid w:val="00E80E4B"/>
    <w:rsid w:val="00E80F4B"/>
    <w:rsid w:val="00E81675"/>
    <w:rsid w:val="00E81A14"/>
    <w:rsid w:val="00E82127"/>
    <w:rsid w:val="00E82465"/>
    <w:rsid w:val="00E82FE3"/>
    <w:rsid w:val="00E832D6"/>
    <w:rsid w:val="00E83550"/>
    <w:rsid w:val="00E835FD"/>
    <w:rsid w:val="00E83ADA"/>
    <w:rsid w:val="00E8403C"/>
    <w:rsid w:val="00E8416C"/>
    <w:rsid w:val="00E84405"/>
    <w:rsid w:val="00E8466B"/>
    <w:rsid w:val="00E84E14"/>
    <w:rsid w:val="00E85450"/>
    <w:rsid w:val="00E864B0"/>
    <w:rsid w:val="00E86764"/>
    <w:rsid w:val="00E90508"/>
    <w:rsid w:val="00E9118A"/>
    <w:rsid w:val="00E91639"/>
    <w:rsid w:val="00E920B4"/>
    <w:rsid w:val="00E9211F"/>
    <w:rsid w:val="00E923F1"/>
    <w:rsid w:val="00E929B0"/>
    <w:rsid w:val="00E934B7"/>
    <w:rsid w:val="00E939F3"/>
    <w:rsid w:val="00E94015"/>
    <w:rsid w:val="00E94EE2"/>
    <w:rsid w:val="00E94EEC"/>
    <w:rsid w:val="00E95936"/>
    <w:rsid w:val="00EA2492"/>
    <w:rsid w:val="00EA2F9D"/>
    <w:rsid w:val="00EA3237"/>
    <w:rsid w:val="00EA3B98"/>
    <w:rsid w:val="00EA4017"/>
    <w:rsid w:val="00EA442B"/>
    <w:rsid w:val="00EA47D8"/>
    <w:rsid w:val="00EA68AC"/>
    <w:rsid w:val="00EA7E31"/>
    <w:rsid w:val="00EB0090"/>
    <w:rsid w:val="00EB0469"/>
    <w:rsid w:val="00EB0AEE"/>
    <w:rsid w:val="00EB1DBF"/>
    <w:rsid w:val="00EB1E4F"/>
    <w:rsid w:val="00EB272D"/>
    <w:rsid w:val="00EB27D7"/>
    <w:rsid w:val="00EB32C6"/>
    <w:rsid w:val="00EB4549"/>
    <w:rsid w:val="00EB4DB9"/>
    <w:rsid w:val="00EB7213"/>
    <w:rsid w:val="00EB76ED"/>
    <w:rsid w:val="00EC00D2"/>
    <w:rsid w:val="00EC017B"/>
    <w:rsid w:val="00EC06A0"/>
    <w:rsid w:val="00EC115D"/>
    <w:rsid w:val="00EC1411"/>
    <w:rsid w:val="00EC22C6"/>
    <w:rsid w:val="00EC2B57"/>
    <w:rsid w:val="00EC305D"/>
    <w:rsid w:val="00EC3697"/>
    <w:rsid w:val="00EC4911"/>
    <w:rsid w:val="00EC4D5E"/>
    <w:rsid w:val="00EC50EC"/>
    <w:rsid w:val="00EC5531"/>
    <w:rsid w:val="00EC5832"/>
    <w:rsid w:val="00EC58D7"/>
    <w:rsid w:val="00EC594A"/>
    <w:rsid w:val="00EC69D9"/>
    <w:rsid w:val="00EC70E9"/>
    <w:rsid w:val="00EC7938"/>
    <w:rsid w:val="00ED226F"/>
    <w:rsid w:val="00ED4AA0"/>
    <w:rsid w:val="00ED5988"/>
    <w:rsid w:val="00ED5A09"/>
    <w:rsid w:val="00ED5B70"/>
    <w:rsid w:val="00ED63CA"/>
    <w:rsid w:val="00ED6763"/>
    <w:rsid w:val="00ED6E4D"/>
    <w:rsid w:val="00ED6E53"/>
    <w:rsid w:val="00ED7850"/>
    <w:rsid w:val="00EE0BCB"/>
    <w:rsid w:val="00EE0F5C"/>
    <w:rsid w:val="00EE1B0E"/>
    <w:rsid w:val="00EE1E12"/>
    <w:rsid w:val="00EE3775"/>
    <w:rsid w:val="00EE3911"/>
    <w:rsid w:val="00EE40BB"/>
    <w:rsid w:val="00EE40DD"/>
    <w:rsid w:val="00EE487F"/>
    <w:rsid w:val="00EE4D66"/>
    <w:rsid w:val="00EE772D"/>
    <w:rsid w:val="00EE7FDE"/>
    <w:rsid w:val="00EF12B7"/>
    <w:rsid w:val="00EF2E65"/>
    <w:rsid w:val="00EF2FDE"/>
    <w:rsid w:val="00EF3885"/>
    <w:rsid w:val="00EF3B6B"/>
    <w:rsid w:val="00EF3EF3"/>
    <w:rsid w:val="00EF41F6"/>
    <w:rsid w:val="00EF4606"/>
    <w:rsid w:val="00EF47A1"/>
    <w:rsid w:val="00EF5166"/>
    <w:rsid w:val="00EF58DD"/>
    <w:rsid w:val="00EF5DA4"/>
    <w:rsid w:val="00EF6A48"/>
    <w:rsid w:val="00F00B96"/>
    <w:rsid w:val="00F00CD0"/>
    <w:rsid w:val="00F01D8A"/>
    <w:rsid w:val="00F0217F"/>
    <w:rsid w:val="00F022BC"/>
    <w:rsid w:val="00F028B6"/>
    <w:rsid w:val="00F02AB2"/>
    <w:rsid w:val="00F03454"/>
    <w:rsid w:val="00F0361E"/>
    <w:rsid w:val="00F0374E"/>
    <w:rsid w:val="00F03A71"/>
    <w:rsid w:val="00F03E61"/>
    <w:rsid w:val="00F0426C"/>
    <w:rsid w:val="00F04ACA"/>
    <w:rsid w:val="00F058A7"/>
    <w:rsid w:val="00F07375"/>
    <w:rsid w:val="00F105EB"/>
    <w:rsid w:val="00F10E71"/>
    <w:rsid w:val="00F10FD1"/>
    <w:rsid w:val="00F11C3A"/>
    <w:rsid w:val="00F12E10"/>
    <w:rsid w:val="00F1396B"/>
    <w:rsid w:val="00F14157"/>
    <w:rsid w:val="00F15C42"/>
    <w:rsid w:val="00F15C88"/>
    <w:rsid w:val="00F15FB9"/>
    <w:rsid w:val="00F16CFC"/>
    <w:rsid w:val="00F1734D"/>
    <w:rsid w:val="00F17404"/>
    <w:rsid w:val="00F1753C"/>
    <w:rsid w:val="00F1777E"/>
    <w:rsid w:val="00F17972"/>
    <w:rsid w:val="00F20E33"/>
    <w:rsid w:val="00F20E6C"/>
    <w:rsid w:val="00F239EF"/>
    <w:rsid w:val="00F2449F"/>
    <w:rsid w:val="00F266FF"/>
    <w:rsid w:val="00F269A3"/>
    <w:rsid w:val="00F278F7"/>
    <w:rsid w:val="00F327A5"/>
    <w:rsid w:val="00F34553"/>
    <w:rsid w:val="00F35836"/>
    <w:rsid w:val="00F35CFC"/>
    <w:rsid w:val="00F37C18"/>
    <w:rsid w:val="00F40FB5"/>
    <w:rsid w:val="00F41C97"/>
    <w:rsid w:val="00F42170"/>
    <w:rsid w:val="00F43BD9"/>
    <w:rsid w:val="00F443A1"/>
    <w:rsid w:val="00F45467"/>
    <w:rsid w:val="00F45C0A"/>
    <w:rsid w:val="00F475A6"/>
    <w:rsid w:val="00F50C8B"/>
    <w:rsid w:val="00F51D00"/>
    <w:rsid w:val="00F5214F"/>
    <w:rsid w:val="00F5325A"/>
    <w:rsid w:val="00F5489D"/>
    <w:rsid w:val="00F54BB4"/>
    <w:rsid w:val="00F54FFB"/>
    <w:rsid w:val="00F55CD9"/>
    <w:rsid w:val="00F562F7"/>
    <w:rsid w:val="00F56578"/>
    <w:rsid w:val="00F57EF1"/>
    <w:rsid w:val="00F57FF9"/>
    <w:rsid w:val="00F601E1"/>
    <w:rsid w:val="00F62CD2"/>
    <w:rsid w:val="00F63086"/>
    <w:rsid w:val="00F65DA8"/>
    <w:rsid w:val="00F662E9"/>
    <w:rsid w:val="00F66ECE"/>
    <w:rsid w:val="00F6798A"/>
    <w:rsid w:val="00F67D06"/>
    <w:rsid w:val="00F7267E"/>
    <w:rsid w:val="00F73B2C"/>
    <w:rsid w:val="00F73C2A"/>
    <w:rsid w:val="00F7476B"/>
    <w:rsid w:val="00F75637"/>
    <w:rsid w:val="00F75646"/>
    <w:rsid w:val="00F75802"/>
    <w:rsid w:val="00F75DE4"/>
    <w:rsid w:val="00F75F06"/>
    <w:rsid w:val="00F76372"/>
    <w:rsid w:val="00F773DD"/>
    <w:rsid w:val="00F77665"/>
    <w:rsid w:val="00F779F8"/>
    <w:rsid w:val="00F815C6"/>
    <w:rsid w:val="00F82708"/>
    <w:rsid w:val="00F832A9"/>
    <w:rsid w:val="00F83620"/>
    <w:rsid w:val="00F838D5"/>
    <w:rsid w:val="00F83C0C"/>
    <w:rsid w:val="00F85DB5"/>
    <w:rsid w:val="00F8692F"/>
    <w:rsid w:val="00F87734"/>
    <w:rsid w:val="00F8793D"/>
    <w:rsid w:val="00F87B8A"/>
    <w:rsid w:val="00F91434"/>
    <w:rsid w:val="00F91D62"/>
    <w:rsid w:val="00F92165"/>
    <w:rsid w:val="00F93EC1"/>
    <w:rsid w:val="00F94454"/>
    <w:rsid w:val="00F962F9"/>
    <w:rsid w:val="00F96806"/>
    <w:rsid w:val="00F973DE"/>
    <w:rsid w:val="00FA04C6"/>
    <w:rsid w:val="00FA04F2"/>
    <w:rsid w:val="00FA0890"/>
    <w:rsid w:val="00FA0CB2"/>
    <w:rsid w:val="00FA2DBB"/>
    <w:rsid w:val="00FA3F4E"/>
    <w:rsid w:val="00FA4315"/>
    <w:rsid w:val="00FA5075"/>
    <w:rsid w:val="00FA572B"/>
    <w:rsid w:val="00FA728E"/>
    <w:rsid w:val="00FA73DD"/>
    <w:rsid w:val="00FB02CD"/>
    <w:rsid w:val="00FB1176"/>
    <w:rsid w:val="00FB241F"/>
    <w:rsid w:val="00FB2EA4"/>
    <w:rsid w:val="00FB3748"/>
    <w:rsid w:val="00FB3780"/>
    <w:rsid w:val="00FB3F4C"/>
    <w:rsid w:val="00FB4103"/>
    <w:rsid w:val="00FC4611"/>
    <w:rsid w:val="00FC4A21"/>
    <w:rsid w:val="00FC4BCE"/>
    <w:rsid w:val="00FC551B"/>
    <w:rsid w:val="00FC5701"/>
    <w:rsid w:val="00FC5BB5"/>
    <w:rsid w:val="00FC5C4D"/>
    <w:rsid w:val="00FC6442"/>
    <w:rsid w:val="00FC6B24"/>
    <w:rsid w:val="00FC7D3F"/>
    <w:rsid w:val="00FD0E01"/>
    <w:rsid w:val="00FD1389"/>
    <w:rsid w:val="00FD1AD0"/>
    <w:rsid w:val="00FD4385"/>
    <w:rsid w:val="00FD5D93"/>
    <w:rsid w:val="00FD61BE"/>
    <w:rsid w:val="00FD76BD"/>
    <w:rsid w:val="00FD7787"/>
    <w:rsid w:val="00FD7E96"/>
    <w:rsid w:val="00FE01CA"/>
    <w:rsid w:val="00FE0ECE"/>
    <w:rsid w:val="00FE140C"/>
    <w:rsid w:val="00FE330F"/>
    <w:rsid w:val="00FE3A27"/>
    <w:rsid w:val="00FE3C17"/>
    <w:rsid w:val="00FE3F43"/>
    <w:rsid w:val="00FE4245"/>
    <w:rsid w:val="00FE42C7"/>
    <w:rsid w:val="00FE56D1"/>
    <w:rsid w:val="00FE583D"/>
    <w:rsid w:val="00FE59F3"/>
    <w:rsid w:val="00FE62D6"/>
    <w:rsid w:val="00FE74FD"/>
    <w:rsid w:val="00FE7F2D"/>
    <w:rsid w:val="00FF0D28"/>
    <w:rsid w:val="00FF0E3C"/>
    <w:rsid w:val="00FF0F9C"/>
    <w:rsid w:val="00FF2CB8"/>
    <w:rsid w:val="00FF377E"/>
    <w:rsid w:val="00FF5232"/>
    <w:rsid w:val="00FF54E4"/>
    <w:rsid w:val="00FF56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FD89EA9"/>
  <w15:docId w15:val="{4E92D5CC-7284-42E6-966F-7FE9517F3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2810"/>
    <w:pPr>
      <w:spacing w:after="0" w:line="240" w:lineRule="auto"/>
      <w:jc w:val="both"/>
    </w:pPr>
    <w:rPr>
      <w:rFonts w:ascii="Times New Roman" w:eastAsia="Times New Roman" w:hAnsi="Times New Roman" w:cs="Times New Roman"/>
      <w:sz w:val="24"/>
    </w:rPr>
  </w:style>
  <w:style w:type="paragraph" w:styleId="1">
    <w:name w:val="heading 1"/>
    <w:basedOn w:val="a"/>
    <w:next w:val="a"/>
    <w:link w:val="11"/>
    <w:autoRedefine/>
    <w:qFormat/>
    <w:rsid w:val="004E1119"/>
    <w:pPr>
      <w:keepNext/>
      <w:numPr>
        <w:numId w:val="8"/>
      </w:numPr>
      <w:spacing w:before="240" w:after="240"/>
      <w:outlineLvl w:val="0"/>
    </w:pPr>
    <w:rPr>
      <w:rFonts w:ascii="Arial" w:hAnsi="Arial" w:cs="Arial"/>
      <w:b/>
      <w:bCs/>
      <w:caps/>
      <w:kern w:val="32"/>
      <w:sz w:val="28"/>
      <w:szCs w:val="32"/>
    </w:rPr>
  </w:style>
  <w:style w:type="paragraph" w:styleId="21">
    <w:name w:val="heading 2"/>
    <w:aliases w:val="2 Заголовок 2"/>
    <w:basedOn w:val="a"/>
    <w:next w:val="a"/>
    <w:link w:val="22"/>
    <w:uiPriority w:val="9"/>
    <w:qFormat/>
    <w:rsid w:val="00E11CAA"/>
    <w:pPr>
      <w:spacing w:before="240" w:after="240"/>
      <w:outlineLvl w:val="1"/>
    </w:pPr>
    <w:rPr>
      <w:rFonts w:ascii="Arial" w:hAnsi="Arial"/>
      <w:b/>
      <w:bCs/>
      <w:iCs/>
      <w:caps/>
      <w:szCs w:val="28"/>
    </w:rPr>
  </w:style>
  <w:style w:type="paragraph" w:styleId="3">
    <w:name w:val="heading 3"/>
    <w:aliases w:val="3 Заголовок 3"/>
    <w:basedOn w:val="a"/>
    <w:next w:val="a"/>
    <w:link w:val="31"/>
    <w:autoRedefine/>
    <w:uiPriority w:val="9"/>
    <w:qFormat/>
    <w:rsid w:val="00483421"/>
    <w:pPr>
      <w:keepNext/>
      <w:keepLines/>
      <w:numPr>
        <w:ilvl w:val="2"/>
        <w:numId w:val="8"/>
      </w:numPr>
      <w:spacing w:before="160" w:after="120" w:line="276" w:lineRule="auto"/>
      <w:outlineLvl w:val="2"/>
    </w:pPr>
    <w:rPr>
      <w:rFonts w:ascii="Arial" w:eastAsia="Calibri" w:hAnsi="Arial" w:cs="Arial"/>
      <w:b/>
      <w:caps/>
      <w:szCs w:val="20"/>
    </w:rPr>
  </w:style>
  <w:style w:type="paragraph" w:styleId="4">
    <w:name w:val="heading 4"/>
    <w:basedOn w:val="a"/>
    <w:next w:val="a"/>
    <w:link w:val="41"/>
    <w:qFormat/>
    <w:rsid w:val="006C0925"/>
    <w:pPr>
      <w:keepNext/>
      <w:numPr>
        <w:ilvl w:val="3"/>
        <w:numId w:val="8"/>
      </w:numPr>
      <w:outlineLvl w:val="3"/>
    </w:pPr>
    <w:rPr>
      <w:rFonts w:ascii="Arial" w:eastAsia="Calibri" w:hAnsi="Arial"/>
      <w:i/>
      <w:caps/>
      <w:sz w:val="20"/>
      <w:szCs w:val="20"/>
    </w:rPr>
  </w:style>
  <w:style w:type="paragraph" w:styleId="5">
    <w:name w:val="heading 5"/>
    <w:basedOn w:val="a"/>
    <w:next w:val="a"/>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rsid w:val="004E1119"/>
    <w:rPr>
      <w:rFonts w:ascii="Arial" w:eastAsia="Times New Roman" w:hAnsi="Arial" w:cs="Arial"/>
      <w:b/>
      <w:bCs/>
      <w:caps/>
      <w:kern w:val="32"/>
      <w:sz w:val="28"/>
      <w:szCs w:val="32"/>
    </w:rPr>
  </w:style>
  <w:style w:type="character" w:customStyle="1" w:styleId="22">
    <w:name w:val="Заголовок 2 Знак"/>
    <w:aliases w:val="2 Заголовок 2 Знак"/>
    <w:basedOn w:val="a0"/>
    <w:link w:val="21"/>
    <w:uiPriority w:val="9"/>
    <w:rsid w:val="00E11CAA"/>
    <w:rPr>
      <w:rFonts w:ascii="Arial" w:eastAsia="Times New Roman" w:hAnsi="Arial" w:cs="Times New Roman"/>
      <w:b/>
      <w:bCs/>
      <w:iCs/>
      <w:caps/>
      <w:sz w:val="24"/>
      <w:szCs w:val="28"/>
    </w:rPr>
  </w:style>
  <w:style w:type="character" w:customStyle="1" w:styleId="31">
    <w:name w:val="Заголовок 3 Знак"/>
    <w:aliases w:val="3 Заголовок 3 Знак"/>
    <w:basedOn w:val="a0"/>
    <w:link w:val="3"/>
    <w:uiPriority w:val="9"/>
    <w:rsid w:val="00483421"/>
    <w:rPr>
      <w:rFonts w:ascii="Arial" w:eastAsia="Calibri" w:hAnsi="Arial" w:cs="Arial"/>
      <w:b/>
      <w:caps/>
      <w:sz w:val="24"/>
      <w:szCs w:val="20"/>
    </w:rPr>
  </w:style>
  <w:style w:type="character" w:customStyle="1" w:styleId="41">
    <w:name w:val="Заголовок 4 Знак"/>
    <w:basedOn w:val="a0"/>
    <w:link w:val="4"/>
    <w:rsid w:val="006C0925"/>
    <w:rPr>
      <w:rFonts w:ascii="Arial" w:eastAsia="Calibri" w:hAnsi="Arial" w:cs="Times New Roman"/>
      <w:i/>
      <w:caps/>
      <w:sz w:val="20"/>
      <w:szCs w:val="20"/>
    </w:rPr>
  </w:style>
  <w:style w:type="paragraph" w:styleId="a3">
    <w:name w:val="header"/>
    <w:basedOn w:val="a"/>
    <w:link w:val="a4"/>
    <w:rsid w:val="006C0925"/>
    <w:pPr>
      <w:tabs>
        <w:tab w:val="center" w:pos="4677"/>
        <w:tab w:val="right" w:pos="9355"/>
      </w:tabs>
    </w:pPr>
    <w:rPr>
      <w:rFonts w:ascii="Calibri" w:eastAsia="Calibri" w:hAnsi="Calibri"/>
      <w:sz w:val="20"/>
      <w:szCs w:val="20"/>
    </w:rPr>
  </w:style>
  <w:style w:type="character" w:customStyle="1" w:styleId="a4">
    <w:name w:val="Верхний колонтитул Знак"/>
    <w:basedOn w:val="a0"/>
    <w:link w:val="a3"/>
    <w:rsid w:val="006C0925"/>
    <w:rPr>
      <w:rFonts w:ascii="Calibri" w:eastAsia="Calibri" w:hAnsi="Calibri" w:cs="Times New Roman"/>
      <w:sz w:val="20"/>
      <w:szCs w:val="20"/>
    </w:rPr>
  </w:style>
  <w:style w:type="paragraph" w:styleId="a5">
    <w:name w:val="footer"/>
    <w:basedOn w:val="a"/>
    <w:link w:val="a6"/>
    <w:uiPriority w:val="99"/>
    <w:rsid w:val="006C0925"/>
    <w:pPr>
      <w:tabs>
        <w:tab w:val="center" w:pos="4677"/>
        <w:tab w:val="right" w:pos="9355"/>
      </w:tabs>
    </w:pPr>
    <w:rPr>
      <w:rFonts w:ascii="Calibri" w:eastAsia="Calibri" w:hAnsi="Calibri"/>
      <w:sz w:val="20"/>
      <w:szCs w:val="20"/>
    </w:rPr>
  </w:style>
  <w:style w:type="character" w:customStyle="1" w:styleId="a6">
    <w:name w:val="Нижний колонтитул Знак"/>
    <w:basedOn w:val="a0"/>
    <w:link w:val="a5"/>
    <w:uiPriority w:val="99"/>
    <w:rsid w:val="006C0925"/>
    <w:rPr>
      <w:rFonts w:ascii="Calibri" w:eastAsia="Calibri" w:hAnsi="Calibri" w:cs="Times New Roman"/>
      <w:sz w:val="20"/>
      <w:szCs w:val="20"/>
    </w:rPr>
  </w:style>
  <w:style w:type="paragraph" w:customStyle="1" w:styleId="12">
    <w:name w:val="Без интервала1"/>
    <w:rsid w:val="006C0925"/>
    <w:pPr>
      <w:spacing w:after="0" w:line="240" w:lineRule="auto"/>
    </w:pPr>
    <w:rPr>
      <w:rFonts w:ascii="Calibri" w:eastAsia="Times New Roman" w:hAnsi="Calibri" w:cs="Times New Roman"/>
    </w:rPr>
  </w:style>
  <w:style w:type="paragraph" w:styleId="a7">
    <w:name w:val="caption"/>
    <w:basedOn w:val="a"/>
    <w:qFormat/>
    <w:rsid w:val="006C0925"/>
    <w:pPr>
      <w:spacing w:before="100" w:beforeAutospacing="1" w:after="100" w:afterAutospacing="1"/>
    </w:pPr>
    <w:rPr>
      <w:rFonts w:eastAsia="Calibri"/>
      <w:szCs w:val="24"/>
      <w:lang w:eastAsia="ru-RU"/>
    </w:rPr>
  </w:style>
  <w:style w:type="paragraph" w:styleId="13">
    <w:name w:val="toc 1"/>
    <w:basedOn w:val="a"/>
    <w:next w:val="a"/>
    <w:autoRedefine/>
    <w:uiPriority w:val="39"/>
    <w:rsid w:val="000F1C41"/>
    <w:pPr>
      <w:tabs>
        <w:tab w:val="left" w:pos="426"/>
        <w:tab w:val="right" w:leader="dot" w:pos="9628"/>
      </w:tabs>
      <w:spacing w:before="120"/>
      <w:ind w:left="426" w:hanging="426"/>
    </w:pPr>
    <w:rPr>
      <w:rFonts w:ascii="Arial" w:hAnsi="Arial" w:cs="Arial"/>
      <w:b/>
      <w:noProof/>
      <w:sz w:val="20"/>
      <w:szCs w:val="20"/>
    </w:rPr>
  </w:style>
  <w:style w:type="paragraph" w:styleId="23">
    <w:name w:val="toc 2"/>
    <w:basedOn w:val="a"/>
    <w:next w:val="a"/>
    <w:autoRedefine/>
    <w:uiPriority w:val="39"/>
    <w:rsid w:val="00252D72"/>
    <w:pPr>
      <w:tabs>
        <w:tab w:val="left" w:pos="880"/>
        <w:tab w:val="right" w:leader="dot" w:pos="9629"/>
      </w:tabs>
      <w:ind w:left="240"/>
    </w:pPr>
    <w:rPr>
      <w:rFonts w:asciiTheme="minorHAnsi" w:hAnsiTheme="minorHAnsi"/>
      <w:b/>
      <w:sz w:val="22"/>
    </w:rPr>
  </w:style>
  <w:style w:type="paragraph" w:styleId="32">
    <w:name w:val="toc 3"/>
    <w:basedOn w:val="a"/>
    <w:next w:val="a"/>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
    <w:next w:val="a"/>
    <w:autoRedefine/>
    <w:semiHidden/>
    <w:rsid w:val="006C0925"/>
    <w:pPr>
      <w:ind w:left="1200"/>
    </w:pPr>
    <w:rPr>
      <w:rFonts w:asciiTheme="minorHAnsi" w:hAnsiTheme="minorHAnsi"/>
      <w:sz w:val="20"/>
      <w:szCs w:val="20"/>
    </w:rPr>
  </w:style>
  <w:style w:type="paragraph" w:styleId="81">
    <w:name w:val="toc 8"/>
    <w:basedOn w:val="a"/>
    <w:next w:val="a"/>
    <w:autoRedefine/>
    <w:semiHidden/>
    <w:rsid w:val="006C0925"/>
    <w:pPr>
      <w:ind w:left="1680"/>
    </w:pPr>
    <w:rPr>
      <w:rFonts w:asciiTheme="minorHAnsi" w:hAnsiTheme="minorHAnsi"/>
      <w:sz w:val="20"/>
      <w:szCs w:val="20"/>
    </w:rPr>
  </w:style>
  <w:style w:type="character" w:styleId="a8">
    <w:name w:val="Hyperlink"/>
    <w:uiPriority w:val="99"/>
    <w:rsid w:val="006C0925"/>
    <w:rPr>
      <w:color w:val="0000FF"/>
      <w:u w:val="single"/>
    </w:rPr>
  </w:style>
  <w:style w:type="paragraph" w:styleId="a9">
    <w:name w:val="annotation text"/>
    <w:basedOn w:val="a"/>
    <w:link w:val="aa"/>
    <w:uiPriority w:val="99"/>
    <w:rsid w:val="006C0925"/>
    <w:rPr>
      <w:sz w:val="20"/>
      <w:szCs w:val="20"/>
    </w:rPr>
  </w:style>
  <w:style w:type="character" w:customStyle="1" w:styleId="aa">
    <w:name w:val="Текст примечания Знак"/>
    <w:basedOn w:val="a0"/>
    <w:link w:val="a9"/>
    <w:uiPriority w:val="99"/>
    <w:rsid w:val="006C0925"/>
    <w:rPr>
      <w:rFonts w:ascii="Times New Roman" w:eastAsia="Times New Roman" w:hAnsi="Times New Roman" w:cs="Times New Roman"/>
      <w:sz w:val="20"/>
      <w:szCs w:val="20"/>
    </w:rPr>
  </w:style>
  <w:style w:type="character" w:customStyle="1" w:styleId="ab">
    <w:name w:val="Тема примечания Знак"/>
    <w:basedOn w:val="aa"/>
    <w:link w:val="ac"/>
    <w:semiHidden/>
    <w:rsid w:val="006C0925"/>
    <w:rPr>
      <w:rFonts w:ascii="Times New Roman" w:eastAsia="Times New Roman" w:hAnsi="Times New Roman" w:cs="Times New Roman"/>
      <w:b/>
      <w:bCs/>
      <w:sz w:val="20"/>
      <w:szCs w:val="20"/>
    </w:rPr>
  </w:style>
  <w:style w:type="paragraph" w:styleId="ac">
    <w:name w:val="annotation subject"/>
    <w:basedOn w:val="a9"/>
    <w:next w:val="a9"/>
    <w:link w:val="ab"/>
    <w:semiHidden/>
    <w:rsid w:val="006C0925"/>
    <w:rPr>
      <w:b/>
      <w:bCs/>
    </w:rPr>
  </w:style>
  <w:style w:type="character" w:customStyle="1" w:styleId="ad">
    <w:name w:val="Текст выноски Знак"/>
    <w:basedOn w:val="a0"/>
    <w:link w:val="ae"/>
    <w:semiHidden/>
    <w:rsid w:val="006C0925"/>
    <w:rPr>
      <w:rFonts w:ascii="Tahoma" w:eastAsia="Times New Roman" w:hAnsi="Tahoma" w:cs="Tahoma"/>
      <w:sz w:val="16"/>
      <w:szCs w:val="16"/>
    </w:rPr>
  </w:style>
  <w:style w:type="paragraph" w:styleId="ae">
    <w:name w:val="Balloon Text"/>
    <w:basedOn w:val="a"/>
    <w:link w:val="ad"/>
    <w:semiHidden/>
    <w:rsid w:val="006C0925"/>
    <w:rPr>
      <w:rFonts w:ascii="Tahoma" w:hAnsi="Tahoma" w:cs="Tahoma"/>
      <w:sz w:val="16"/>
      <w:szCs w:val="16"/>
    </w:rPr>
  </w:style>
  <w:style w:type="paragraph" w:styleId="33">
    <w:name w:val="Body Text 3"/>
    <w:basedOn w:val="a"/>
    <w:link w:val="34"/>
    <w:rsid w:val="006C0925"/>
    <w:pPr>
      <w:spacing w:before="240" w:after="240"/>
    </w:pPr>
    <w:rPr>
      <w:rFonts w:eastAsia="Calibri"/>
      <w:szCs w:val="24"/>
      <w:lang w:eastAsia="ru-RU"/>
    </w:rPr>
  </w:style>
  <w:style w:type="character" w:customStyle="1" w:styleId="34">
    <w:name w:val="Основной текст 3 Знак"/>
    <w:basedOn w:val="a0"/>
    <w:link w:val="33"/>
    <w:rsid w:val="006C0925"/>
    <w:rPr>
      <w:rFonts w:ascii="Times New Roman" w:eastAsia="Calibri" w:hAnsi="Times New Roman" w:cs="Times New Roman"/>
      <w:sz w:val="24"/>
      <w:szCs w:val="24"/>
      <w:lang w:eastAsia="ru-RU"/>
    </w:rPr>
  </w:style>
  <w:style w:type="paragraph" w:customStyle="1" w:styleId="af">
    <w:name w:val="ФИО"/>
    <w:basedOn w:val="a"/>
    <w:rsid w:val="006C0925"/>
    <w:pPr>
      <w:spacing w:after="180"/>
      <w:ind w:left="5670"/>
    </w:pPr>
    <w:rPr>
      <w:rFonts w:eastAsia="Calibri"/>
      <w:szCs w:val="20"/>
      <w:lang w:eastAsia="ru-RU"/>
    </w:rPr>
  </w:style>
  <w:style w:type="paragraph" w:styleId="af0">
    <w:name w:val="footnote text"/>
    <w:basedOn w:val="a"/>
    <w:link w:val="af1"/>
    <w:uiPriority w:val="99"/>
    <w:semiHidden/>
    <w:rsid w:val="006C0925"/>
    <w:rPr>
      <w:rFonts w:eastAsia="Calibri"/>
      <w:sz w:val="20"/>
      <w:szCs w:val="20"/>
      <w:lang w:eastAsia="ru-RU"/>
    </w:rPr>
  </w:style>
  <w:style w:type="character" w:customStyle="1" w:styleId="af1">
    <w:name w:val="Текст сноски Знак"/>
    <w:basedOn w:val="a0"/>
    <w:link w:val="af0"/>
    <w:uiPriority w:val="99"/>
    <w:semiHidden/>
    <w:rsid w:val="006C0925"/>
    <w:rPr>
      <w:rFonts w:ascii="Times New Roman" w:eastAsia="Calibri" w:hAnsi="Times New Roman" w:cs="Times New Roman"/>
      <w:sz w:val="20"/>
      <w:szCs w:val="20"/>
      <w:lang w:eastAsia="ru-RU"/>
    </w:rPr>
  </w:style>
  <w:style w:type="paragraph" w:customStyle="1" w:styleId="af2">
    <w:name w:val="Текст таблица"/>
    <w:basedOn w:val="a"/>
    <w:rsid w:val="006C0925"/>
    <w:pPr>
      <w:numPr>
        <w:ilvl w:val="12"/>
      </w:numPr>
      <w:spacing w:before="60"/>
    </w:pPr>
    <w:rPr>
      <w:rFonts w:eastAsia="Calibri"/>
      <w:iCs/>
      <w:sz w:val="22"/>
      <w:szCs w:val="20"/>
      <w:lang w:eastAsia="ru-RU"/>
    </w:rPr>
  </w:style>
  <w:style w:type="character" w:styleId="af3">
    <w:name w:val="footnote reference"/>
    <w:rsid w:val="006C0925"/>
    <w:rPr>
      <w:vertAlign w:val="superscript"/>
    </w:rPr>
  </w:style>
  <w:style w:type="paragraph" w:styleId="20">
    <w:name w:val="List 2"/>
    <w:basedOn w:val="a"/>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4">
    <w:name w:val="Strong"/>
    <w:qFormat/>
    <w:rsid w:val="006C0925"/>
    <w:rPr>
      <w:b/>
    </w:rPr>
  </w:style>
  <w:style w:type="paragraph" w:styleId="35">
    <w:name w:val="Body Text Indent 3"/>
    <w:basedOn w:val="a"/>
    <w:link w:val="36"/>
    <w:rsid w:val="006C0925"/>
    <w:pPr>
      <w:spacing w:after="120"/>
      <w:ind w:left="283"/>
    </w:pPr>
    <w:rPr>
      <w:rFonts w:eastAsia="Calibri"/>
      <w:sz w:val="16"/>
      <w:szCs w:val="16"/>
      <w:lang w:eastAsia="ru-RU"/>
    </w:rPr>
  </w:style>
  <w:style w:type="character" w:customStyle="1" w:styleId="36">
    <w:name w:val="Основной текст с отступом 3 Знак"/>
    <w:basedOn w:val="a0"/>
    <w:link w:val="35"/>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5">
    <w:name w:val="Normal (Web)"/>
    <w:basedOn w:val="a"/>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4">
    <w:name w:val="Абзац списка1"/>
    <w:basedOn w:val="a"/>
    <w:rsid w:val="006C0925"/>
    <w:pPr>
      <w:ind w:left="708"/>
    </w:pPr>
  </w:style>
  <w:style w:type="paragraph" w:customStyle="1" w:styleId="S0">
    <w:name w:val="S_Обычный"/>
    <w:basedOn w:val="a"/>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4">
    <w:name w:val="Абзац списка2"/>
    <w:basedOn w:val="a"/>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5">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6">
    <w:name w:val="Table Grid"/>
    <w:basedOn w:val="a1"/>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7">
    <w:name w:val="Текст концевой сноски Знак"/>
    <w:basedOn w:val="a0"/>
    <w:link w:val="af8"/>
    <w:semiHidden/>
    <w:rsid w:val="006C0925"/>
    <w:rPr>
      <w:rFonts w:ascii="Times New Roman" w:eastAsia="Calibri" w:hAnsi="Times New Roman" w:cs="Times New Roman"/>
      <w:sz w:val="20"/>
      <w:szCs w:val="20"/>
    </w:rPr>
  </w:style>
  <w:style w:type="paragraph" w:styleId="af8">
    <w:name w:val="endnote text"/>
    <w:basedOn w:val="a"/>
    <w:link w:val="af7"/>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
    <w:uiPriority w:val="99"/>
    <w:qFormat/>
    <w:rsid w:val="006C0925"/>
    <w:pPr>
      <w:spacing w:after="200" w:line="276" w:lineRule="auto"/>
      <w:ind w:left="720"/>
      <w:contextualSpacing/>
    </w:pPr>
    <w:rPr>
      <w:rFonts w:ascii="Calibri" w:eastAsia="Calibri" w:hAnsi="Calibri"/>
      <w:sz w:val="22"/>
    </w:rPr>
  </w:style>
  <w:style w:type="paragraph" w:styleId="af9">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
    <w:link w:val="afa"/>
    <w:uiPriority w:val="34"/>
    <w:qFormat/>
    <w:rsid w:val="006C0925"/>
    <w:pPr>
      <w:ind w:left="708"/>
    </w:pPr>
  </w:style>
  <w:style w:type="character" w:customStyle="1" w:styleId="afa">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0"/>
    <w:link w:val="af9"/>
    <w:uiPriority w:val="34"/>
    <w:locked/>
    <w:rsid w:val="006C0925"/>
    <w:rPr>
      <w:rFonts w:ascii="Times New Roman" w:eastAsia="Times New Roman" w:hAnsi="Times New Roman" w:cs="Times New Roman"/>
      <w:sz w:val="24"/>
    </w:rPr>
  </w:style>
  <w:style w:type="paragraph" w:styleId="afb">
    <w:name w:val="TOC Heading"/>
    <w:basedOn w:val="1"/>
    <w:next w:val="a"/>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6">
    <w:name w:val="index 1"/>
    <w:basedOn w:val="a"/>
    <w:next w:val="a"/>
    <w:autoRedefine/>
    <w:rsid w:val="006C0925"/>
    <w:rPr>
      <w:rFonts w:cs="Arial"/>
      <w:i/>
      <w:sz w:val="20"/>
      <w:szCs w:val="24"/>
      <w:lang w:eastAsia="ru-RU"/>
    </w:rPr>
  </w:style>
  <w:style w:type="paragraph" w:styleId="afc">
    <w:name w:val="Normal Indent"/>
    <w:basedOn w:val="a"/>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5">
    <w:name w:val="Body Text 2"/>
    <w:basedOn w:val="a"/>
    <w:link w:val="26"/>
    <w:rsid w:val="006C0925"/>
    <w:pPr>
      <w:spacing w:after="120" w:line="480" w:lineRule="auto"/>
    </w:pPr>
  </w:style>
  <w:style w:type="character" w:customStyle="1" w:styleId="26">
    <w:name w:val="Основной текст 2 Знак"/>
    <w:basedOn w:val="a0"/>
    <w:link w:val="25"/>
    <w:rsid w:val="006C0925"/>
    <w:rPr>
      <w:rFonts w:ascii="Times New Roman" w:eastAsia="Times New Roman" w:hAnsi="Times New Roman" w:cs="Times New Roman"/>
      <w:sz w:val="24"/>
    </w:rPr>
  </w:style>
  <w:style w:type="paragraph" w:styleId="afd">
    <w:name w:val="Subtitle"/>
    <w:basedOn w:val="a"/>
    <w:next w:val="a"/>
    <w:link w:val="afe"/>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e">
    <w:name w:val="Подзаголовок Знак"/>
    <w:basedOn w:val="a0"/>
    <w:link w:val="afd"/>
    <w:rsid w:val="006C0925"/>
    <w:rPr>
      <w:rFonts w:asciiTheme="majorHAnsi" w:eastAsiaTheme="majorEastAsia" w:hAnsiTheme="majorHAnsi" w:cstheme="majorBidi"/>
      <w:i/>
      <w:iCs/>
      <w:color w:val="4F81BD" w:themeColor="accent1"/>
      <w:spacing w:val="15"/>
      <w:sz w:val="24"/>
      <w:szCs w:val="24"/>
    </w:rPr>
  </w:style>
  <w:style w:type="paragraph" w:customStyle="1" w:styleId="17">
    <w:name w:val="Название объекта1"/>
    <w:basedOn w:val="a"/>
    <w:next w:val="a"/>
    <w:rsid w:val="006C0925"/>
    <w:pPr>
      <w:suppressAutoHyphens/>
      <w:jc w:val="center"/>
    </w:pPr>
    <w:rPr>
      <w:rFonts w:ascii="Arial Narrow" w:hAnsi="Arial Narrow" w:cs="Arial Narrow"/>
      <w:b/>
      <w:bCs/>
      <w:color w:val="000080"/>
      <w:sz w:val="20"/>
      <w:szCs w:val="24"/>
      <w:lang w:eastAsia="ar-SA"/>
    </w:rPr>
  </w:style>
  <w:style w:type="paragraph" w:styleId="aff">
    <w:name w:val="No Spacing"/>
    <w:aliases w:val="Table text"/>
    <w:link w:val="aff0"/>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1"/>
    <w:next w:val="S0"/>
    <w:link w:val="Sc"/>
    <w:rsid w:val="006C0925"/>
    <w:pPr>
      <w:spacing w:before="120" w:after="0"/>
      <w:jc w:val="right"/>
    </w:pPr>
    <w:rPr>
      <w:rFonts w:ascii="EuropeDemiC" w:hAnsi="EuropeDemiC" w:cs="Arial"/>
      <w:b/>
      <w:caps/>
      <w:sz w:val="36"/>
      <w:szCs w:val="36"/>
      <w:lang w:eastAsia="ru-RU"/>
    </w:rPr>
  </w:style>
  <w:style w:type="paragraph" w:styleId="aff1">
    <w:name w:val="Body Text"/>
    <w:basedOn w:val="a"/>
    <w:link w:val="aff2"/>
    <w:rsid w:val="006C0925"/>
    <w:pPr>
      <w:spacing w:after="120"/>
    </w:pPr>
  </w:style>
  <w:style w:type="character" w:customStyle="1" w:styleId="aff2">
    <w:name w:val="Основной текст Знак"/>
    <w:basedOn w:val="a0"/>
    <w:link w:val="aff1"/>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3">
    <w:name w:val="FollowedHyperlink"/>
    <w:basedOn w:val="a0"/>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
    <w:rsid w:val="009F5EA5"/>
    <w:pPr>
      <w:keepLines/>
      <w:spacing w:after="160" w:line="240" w:lineRule="exact"/>
      <w:jc w:val="left"/>
    </w:pPr>
    <w:rPr>
      <w:rFonts w:ascii="Verdana" w:eastAsia="MS Mincho" w:hAnsi="Verdana" w:cs="Franklin Gothic Book"/>
      <w:szCs w:val="24"/>
      <w:lang w:val="en-US" w:eastAsia="ru-RU"/>
    </w:rPr>
  </w:style>
  <w:style w:type="character" w:styleId="aff4">
    <w:name w:val="annotation reference"/>
    <w:basedOn w:val="a0"/>
    <w:semiHidden/>
    <w:unhideWhenUsed/>
    <w:rsid w:val="00C85EC5"/>
    <w:rPr>
      <w:sz w:val="16"/>
      <w:szCs w:val="16"/>
    </w:rPr>
  </w:style>
  <w:style w:type="paragraph" w:styleId="aff5">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6">
    <w:name w:val="Шапка таблицы"/>
    <w:basedOn w:val="a"/>
    <w:link w:val="aff7"/>
    <w:qFormat/>
    <w:rsid w:val="00F022BC"/>
    <w:pPr>
      <w:spacing w:before="60" w:after="60"/>
      <w:jc w:val="left"/>
    </w:pPr>
    <w:rPr>
      <w:rFonts w:ascii="Arial" w:eastAsia="Calibri" w:hAnsi="Arial" w:cs="Arial"/>
      <w:b/>
      <w:szCs w:val="24"/>
      <w:lang w:eastAsia="ru-RU"/>
    </w:rPr>
  </w:style>
  <w:style w:type="character" w:customStyle="1" w:styleId="aff7">
    <w:name w:val="Шапка таблицы Знак"/>
    <w:basedOn w:val="a0"/>
    <w:link w:val="aff6"/>
    <w:rsid w:val="00F022BC"/>
    <w:rPr>
      <w:rFonts w:ascii="Arial" w:eastAsia="Calibri" w:hAnsi="Arial" w:cs="Arial"/>
      <w:b/>
      <w:sz w:val="24"/>
      <w:szCs w:val="24"/>
      <w:lang w:eastAsia="ru-RU"/>
    </w:rPr>
  </w:style>
  <w:style w:type="paragraph" w:styleId="aff8">
    <w:name w:val="Body Text Indent"/>
    <w:basedOn w:val="a"/>
    <w:link w:val="aff9"/>
    <w:uiPriority w:val="99"/>
    <w:unhideWhenUsed/>
    <w:rsid w:val="00F022BC"/>
    <w:pPr>
      <w:spacing w:before="60" w:after="120"/>
      <w:ind w:left="283" w:firstLine="567"/>
    </w:pPr>
    <w:rPr>
      <w:rFonts w:ascii="Arial" w:hAnsi="Arial"/>
      <w:szCs w:val="24"/>
    </w:rPr>
  </w:style>
  <w:style w:type="character" w:customStyle="1" w:styleId="aff9">
    <w:name w:val="Основной текст с отступом Знак"/>
    <w:basedOn w:val="a0"/>
    <w:link w:val="aff8"/>
    <w:uiPriority w:val="99"/>
    <w:rsid w:val="00F022BC"/>
    <w:rPr>
      <w:rFonts w:ascii="Arial" w:eastAsia="Times New Roman" w:hAnsi="Arial" w:cs="Times New Roman"/>
      <w:sz w:val="24"/>
      <w:szCs w:val="24"/>
    </w:rPr>
  </w:style>
  <w:style w:type="character" w:customStyle="1" w:styleId="aff0">
    <w:name w:val="Без интервала Знак"/>
    <w:aliases w:val="Table text Знак"/>
    <w:basedOn w:val="a0"/>
    <w:link w:val="aff"/>
    <w:uiPriority w:val="1"/>
    <w:rsid w:val="00D42EC8"/>
    <w:rPr>
      <w:rFonts w:ascii="Calibri" w:eastAsia="Calibri" w:hAnsi="Calibri" w:cs="Times New Roman"/>
    </w:rPr>
  </w:style>
  <w:style w:type="character" w:customStyle="1" w:styleId="50">
    <w:name w:val="Заголовок 5 Знак"/>
    <w:basedOn w:val="a0"/>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0"/>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0"/>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0"/>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
    <w:rsid w:val="004F64DC"/>
    <w:pPr>
      <w:numPr>
        <w:numId w:val="10"/>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8">
    <w:name w:val="САП_Заголовок 1"/>
    <w:basedOn w:val="a"/>
    <w:next w:val="a"/>
    <w:link w:val="19"/>
    <w:autoRedefine/>
    <w:qFormat/>
    <w:rsid w:val="00BA77AC"/>
    <w:pPr>
      <w:widowControl w:val="0"/>
      <w:overflowPunct w:val="0"/>
      <w:autoSpaceDE w:val="0"/>
      <w:autoSpaceDN w:val="0"/>
      <w:adjustRightInd w:val="0"/>
      <w:spacing w:before="480" w:after="240"/>
      <w:textAlignment w:val="baseline"/>
      <w:outlineLvl w:val="0"/>
    </w:pPr>
    <w:rPr>
      <w:bCs/>
      <w:sz w:val="28"/>
      <w:szCs w:val="20"/>
      <w:lang w:eastAsia="ru-RU"/>
    </w:rPr>
  </w:style>
  <w:style w:type="paragraph" w:customStyle="1" w:styleId="27">
    <w:name w:val="САП_Заголовок 2"/>
    <w:basedOn w:val="18"/>
    <w:next w:val="a"/>
    <w:link w:val="28"/>
    <w:autoRedefine/>
    <w:qFormat/>
    <w:rsid w:val="00BA77AC"/>
    <w:pPr>
      <w:numPr>
        <w:ilvl w:val="1"/>
      </w:numPr>
      <w:outlineLvl w:val="1"/>
    </w:pPr>
    <w:rPr>
      <w:b/>
      <w:bCs w:val="0"/>
      <w:kern w:val="28"/>
      <w:sz w:val="26"/>
      <w:szCs w:val="24"/>
    </w:rPr>
  </w:style>
  <w:style w:type="paragraph" w:customStyle="1" w:styleId="37">
    <w:name w:val="САП_Заголовок 3"/>
    <w:basedOn w:val="27"/>
    <w:link w:val="38"/>
    <w:autoRedefine/>
    <w:qFormat/>
    <w:rsid w:val="00BA77AC"/>
    <w:pPr>
      <w:outlineLvl w:val="2"/>
    </w:pPr>
  </w:style>
  <w:style w:type="paragraph" w:customStyle="1" w:styleId="42">
    <w:name w:val="САП_Заголовок 4"/>
    <w:basedOn w:val="37"/>
    <w:qFormat/>
    <w:rsid w:val="00BA77AC"/>
    <w:pPr>
      <w:numPr>
        <w:ilvl w:val="3"/>
      </w:numPr>
      <w:tabs>
        <w:tab w:val="num" w:pos="360"/>
      </w:tabs>
      <w:outlineLvl w:val="3"/>
    </w:pPr>
    <w:rPr>
      <w:bCs/>
      <w:szCs w:val="20"/>
    </w:rPr>
  </w:style>
  <w:style w:type="character" w:customStyle="1" w:styleId="28">
    <w:name w:val="САП_Заголовок 2 Знак"/>
    <w:link w:val="27"/>
    <w:locked/>
    <w:rsid w:val="00BA77AC"/>
    <w:rPr>
      <w:rFonts w:ascii="Times New Roman" w:eastAsia="Times New Roman" w:hAnsi="Times New Roman" w:cs="Times New Roman"/>
      <w:b/>
      <w:kern w:val="28"/>
      <w:sz w:val="26"/>
      <w:szCs w:val="24"/>
      <w:lang w:eastAsia="ru-RU"/>
    </w:rPr>
  </w:style>
  <w:style w:type="character" w:customStyle="1" w:styleId="19">
    <w:name w:val="САП_Заголовок 1 Знак"/>
    <w:link w:val="18"/>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a">
    <w:name w:val="САП_ТаблицаЗаголовок"/>
    <w:basedOn w:val="a"/>
    <w:link w:val="affb"/>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b">
    <w:name w:val="САП_ТаблицаЗаголовок Знак"/>
    <w:link w:val="affa"/>
    <w:rsid w:val="004A493F"/>
    <w:rPr>
      <w:rFonts w:ascii="Times New Roman" w:eastAsia="Times New Roman" w:hAnsi="Times New Roman" w:cs="Times New Roman"/>
      <w:b/>
      <w:sz w:val="20"/>
      <w:szCs w:val="20"/>
    </w:rPr>
  </w:style>
  <w:style w:type="paragraph" w:styleId="affc">
    <w:name w:val="Document Map"/>
    <w:basedOn w:val="a"/>
    <w:link w:val="affd"/>
    <w:uiPriority w:val="99"/>
    <w:semiHidden/>
    <w:unhideWhenUsed/>
    <w:rsid w:val="00D15905"/>
    <w:rPr>
      <w:szCs w:val="24"/>
    </w:rPr>
  </w:style>
  <w:style w:type="character" w:customStyle="1" w:styleId="affd">
    <w:name w:val="Схема документа Знак"/>
    <w:basedOn w:val="a0"/>
    <w:link w:val="affc"/>
    <w:uiPriority w:val="99"/>
    <w:semiHidden/>
    <w:rsid w:val="00D15905"/>
    <w:rPr>
      <w:rFonts w:ascii="Times New Roman" w:eastAsia="Times New Roman" w:hAnsi="Times New Roman" w:cs="Times New Roman"/>
      <w:sz w:val="24"/>
      <w:szCs w:val="24"/>
    </w:rPr>
  </w:style>
  <w:style w:type="paragraph" w:customStyle="1" w:styleId="affe">
    <w:name w:val="ЗагТабл"/>
    <w:basedOn w:val="a"/>
    <w:link w:val="afff"/>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
    <w:name w:val="ЗагТабл Знак"/>
    <w:basedOn w:val="a0"/>
    <w:link w:val="affe"/>
    <w:rsid w:val="00403C27"/>
    <w:rPr>
      <w:rFonts w:ascii="Arial" w:hAnsi="Arial"/>
      <w:b/>
      <w:color w:val="FFFFFF" w:themeColor="background1"/>
      <w:spacing w:val="-10"/>
      <w:sz w:val="20"/>
    </w:rPr>
  </w:style>
  <w:style w:type="paragraph" w:customStyle="1" w:styleId="1KD-Normal">
    <w:name w:val="1 KD - Normal для таблиц"/>
    <w:basedOn w:val="a"/>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0"/>
    <w:link w:val="1KD-Normal"/>
    <w:rsid w:val="00F239EF"/>
    <w:rPr>
      <w:rFonts w:ascii="Arial" w:eastAsia="Times New Roman" w:hAnsi="Arial" w:cs="Times New Roman"/>
      <w:sz w:val="18"/>
      <w:szCs w:val="24"/>
      <w:lang w:eastAsia="ru-RU"/>
    </w:rPr>
  </w:style>
  <w:style w:type="paragraph" w:customStyle="1" w:styleId="afff0">
    <w:name w:val="САП_Текст простой"/>
    <w:basedOn w:val="a"/>
    <w:link w:val="afff1"/>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1">
    <w:name w:val="САП_Текст простой Знак"/>
    <w:link w:val="afff0"/>
    <w:rsid w:val="003C7B93"/>
    <w:rPr>
      <w:rFonts w:ascii="Times New Roman" w:eastAsia="Times New Roman" w:hAnsi="Times New Roman" w:cs="Times New Roman"/>
      <w:sz w:val="26"/>
      <w:szCs w:val="20"/>
    </w:rPr>
  </w:style>
  <w:style w:type="character" w:customStyle="1" w:styleId="afff2">
    <w:name w:val="ЗнакТекстЖ"/>
    <w:qFormat/>
    <w:rsid w:val="00797966"/>
    <w:rPr>
      <w:b/>
      <w:color w:val="auto"/>
    </w:rPr>
  </w:style>
  <w:style w:type="paragraph" w:customStyle="1" w:styleId="InR1">
    <w:name w:val="InR_Верхний Колонтитул 1"/>
    <w:basedOn w:val="a"/>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0">
    <w:name w:val="МИ_Заголовок 1"/>
    <w:basedOn w:val="1"/>
    <w:qFormat/>
    <w:rsid w:val="0012135C"/>
    <w:pPr>
      <w:keepLines/>
      <w:pageBreakBefore/>
      <w:numPr>
        <w:numId w:val="12"/>
      </w:numPr>
      <w:spacing w:before="0" w:line="276" w:lineRule="auto"/>
    </w:pPr>
    <w:rPr>
      <w:rFonts w:ascii="Meta Offc Pro" w:eastAsiaTheme="majorEastAsia" w:hAnsi="Meta Offc Pro" w:cstheme="majorBidi"/>
      <w:bCs w:val="0"/>
      <w:caps w:val="0"/>
      <w:kern w:val="0"/>
      <w:sz w:val="32"/>
    </w:rPr>
  </w:style>
  <w:style w:type="paragraph" w:customStyle="1" w:styleId="2">
    <w:name w:val="МИ_Заголовок 2"/>
    <w:basedOn w:val="21"/>
    <w:qFormat/>
    <w:rsid w:val="0012135C"/>
    <w:pPr>
      <w:keepNext/>
      <w:keepLines/>
      <w:numPr>
        <w:ilvl w:val="1"/>
        <w:numId w:val="12"/>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0">
    <w:name w:val="МИ_Заголовок 3"/>
    <w:basedOn w:val="3"/>
    <w:qFormat/>
    <w:rsid w:val="0012135C"/>
    <w:pPr>
      <w:numPr>
        <w:numId w:val="12"/>
      </w:numPr>
      <w:spacing w:before="120"/>
      <w:jc w:val="left"/>
    </w:pPr>
    <w:rPr>
      <w:rFonts w:ascii="Meta Offc Pro" w:eastAsiaTheme="majorEastAsia" w:hAnsi="Meta Offc Pro" w:cstheme="majorBidi"/>
      <w:caps w:val="0"/>
      <w:sz w:val="26"/>
      <w:szCs w:val="26"/>
    </w:rPr>
  </w:style>
  <w:style w:type="paragraph" w:customStyle="1" w:styleId="40">
    <w:name w:val="МИ_Заголовок 4"/>
    <w:basedOn w:val="4"/>
    <w:qFormat/>
    <w:rsid w:val="0012135C"/>
    <w:pPr>
      <w:keepLines/>
      <w:numPr>
        <w:numId w:val="12"/>
      </w:numPr>
      <w:spacing w:before="120" w:after="120" w:line="276" w:lineRule="auto"/>
      <w:ind w:left="864"/>
      <w:jc w:val="left"/>
    </w:pPr>
    <w:rPr>
      <w:rFonts w:ascii="Meta Offc Pro" w:eastAsiaTheme="majorEastAsia" w:hAnsi="Meta Offc Pro" w:cstheme="majorBidi"/>
      <w:b/>
      <w:iCs/>
      <w:caps w:val="0"/>
      <w:sz w:val="24"/>
      <w:szCs w:val="22"/>
    </w:rPr>
  </w:style>
  <w:style w:type="character" w:styleId="afff3">
    <w:name w:val="Emphasis"/>
    <w:basedOn w:val="a0"/>
    <w:uiPriority w:val="20"/>
    <w:qFormat/>
    <w:rsid w:val="00550DB6"/>
    <w:rPr>
      <w:i/>
      <w:iCs/>
    </w:rPr>
  </w:style>
  <w:style w:type="paragraph" w:customStyle="1" w:styleId="afff4">
    <w:name w:val="табл_текст_"/>
    <w:basedOn w:val="a"/>
    <w:link w:val="Char0"/>
    <w:autoRedefine/>
    <w:qFormat/>
    <w:rsid w:val="0017040D"/>
    <w:pPr>
      <w:keepNext/>
      <w:tabs>
        <w:tab w:val="left" w:pos="0"/>
      </w:tabs>
      <w:spacing w:before="60" w:after="60"/>
      <w:ind w:left="-57"/>
    </w:pPr>
    <w:rPr>
      <w:szCs w:val="24"/>
      <w:lang w:eastAsia="ru-RU"/>
    </w:rPr>
  </w:style>
  <w:style w:type="character" w:customStyle="1" w:styleId="Char0">
    <w:name w:val="табл_текст_ Char"/>
    <w:basedOn w:val="a0"/>
    <w:link w:val="afff4"/>
    <w:rsid w:val="0017040D"/>
    <w:rPr>
      <w:rFonts w:ascii="Times New Roman" w:eastAsia="Times New Roman" w:hAnsi="Times New Roman" w:cs="Times New Roman"/>
      <w:sz w:val="24"/>
      <w:szCs w:val="24"/>
      <w:lang w:eastAsia="ru-RU"/>
    </w:rPr>
  </w:style>
  <w:style w:type="character" w:customStyle="1" w:styleId="38">
    <w:name w:val="САП_Заголовок 3 Знак"/>
    <w:basedOn w:val="28"/>
    <w:link w:val="37"/>
    <w:rsid w:val="005271C9"/>
    <w:rPr>
      <w:rFonts w:ascii="Times New Roman" w:eastAsia="Times New Roman" w:hAnsi="Times New Roman" w:cs="Times New Roman"/>
      <w:b/>
      <w:kern w:val="28"/>
      <w:sz w:val="26"/>
      <w:szCs w:val="24"/>
      <w:lang w:eastAsia="ru-RU"/>
    </w:rPr>
  </w:style>
  <w:style w:type="character" w:customStyle="1" w:styleId="UnresolvedMention1">
    <w:name w:val="Unresolved Mention1"/>
    <w:basedOn w:val="a0"/>
    <w:uiPriority w:val="99"/>
    <w:semiHidden/>
    <w:unhideWhenUsed/>
    <w:rsid w:val="000D7E61"/>
    <w:rPr>
      <w:color w:val="808080"/>
      <w:shd w:val="clear" w:color="auto" w:fill="E6E6E6"/>
    </w:rPr>
  </w:style>
  <w:style w:type="character" w:styleId="afff5">
    <w:name w:val="Subtle Emphasis"/>
    <w:basedOn w:val="a0"/>
    <w:uiPriority w:val="19"/>
    <w:qFormat/>
    <w:rsid w:val="002E6C85"/>
    <w:rPr>
      <w:rFonts w:cs="Times New Roman"/>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44777">
      <w:bodyDiv w:val="1"/>
      <w:marLeft w:val="0"/>
      <w:marRight w:val="0"/>
      <w:marTop w:val="0"/>
      <w:marBottom w:val="0"/>
      <w:divBdr>
        <w:top w:val="none" w:sz="0" w:space="0" w:color="auto"/>
        <w:left w:val="none" w:sz="0" w:space="0" w:color="auto"/>
        <w:bottom w:val="none" w:sz="0" w:space="0" w:color="auto"/>
        <w:right w:val="none" w:sz="0" w:space="0" w:color="auto"/>
      </w:divBdr>
    </w:div>
    <w:div w:id="60834162">
      <w:bodyDiv w:val="1"/>
      <w:marLeft w:val="0"/>
      <w:marRight w:val="0"/>
      <w:marTop w:val="0"/>
      <w:marBottom w:val="0"/>
      <w:divBdr>
        <w:top w:val="none" w:sz="0" w:space="0" w:color="auto"/>
        <w:left w:val="none" w:sz="0" w:space="0" w:color="auto"/>
        <w:bottom w:val="none" w:sz="0" w:space="0" w:color="auto"/>
        <w:right w:val="none" w:sz="0" w:space="0" w:color="auto"/>
      </w:divBdr>
    </w:div>
    <w:div w:id="70127845">
      <w:bodyDiv w:val="1"/>
      <w:marLeft w:val="0"/>
      <w:marRight w:val="0"/>
      <w:marTop w:val="0"/>
      <w:marBottom w:val="0"/>
      <w:divBdr>
        <w:top w:val="none" w:sz="0" w:space="0" w:color="auto"/>
        <w:left w:val="none" w:sz="0" w:space="0" w:color="auto"/>
        <w:bottom w:val="none" w:sz="0" w:space="0" w:color="auto"/>
        <w:right w:val="none" w:sz="0" w:space="0" w:color="auto"/>
      </w:divBdr>
    </w:div>
    <w:div w:id="200097492">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59766264">
      <w:bodyDiv w:val="1"/>
      <w:marLeft w:val="0"/>
      <w:marRight w:val="0"/>
      <w:marTop w:val="0"/>
      <w:marBottom w:val="0"/>
      <w:divBdr>
        <w:top w:val="none" w:sz="0" w:space="0" w:color="auto"/>
        <w:left w:val="none" w:sz="0" w:space="0" w:color="auto"/>
        <w:bottom w:val="none" w:sz="0" w:space="0" w:color="auto"/>
        <w:right w:val="none" w:sz="0" w:space="0" w:color="auto"/>
      </w:divBdr>
    </w:div>
    <w:div w:id="549344482">
      <w:bodyDiv w:val="1"/>
      <w:marLeft w:val="0"/>
      <w:marRight w:val="0"/>
      <w:marTop w:val="0"/>
      <w:marBottom w:val="0"/>
      <w:divBdr>
        <w:top w:val="none" w:sz="0" w:space="0" w:color="auto"/>
        <w:left w:val="none" w:sz="0" w:space="0" w:color="auto"/>
        <w:bottom w:val="none" w:sz="0" w:space="0" w:color="auto"/>
        <w:right w:val="none" w:sz="0" w:space="0" w:color="auto"/>
      </w:divBdr>
    </w:div>
    <w:div w:id="574243878">
      <w:bodyDiv w:val="1"/>
      <w:marLeft w:val="0"/>
      <w:marRight w:val="0"/>
      <w:marTop w:val="0"/>
      <w:marBottom w:val="0"/>
      <w:divBdr>
        <w:top w:val="none" w:sz="0" w:space="0" w:color="auto"/>
        <w:left w:val="none" w:sz="0" w:space="0" w:color="auto"/>
        <w:bottom w:val="none" w:sz="0" w:space="0" w:color="auto"/>
        <w:right w:val="none" w:sz="0" w:space="0" w:color="auto"/>
      </w:divBdr>
    </w:div>
    <w:div w:id="657808676">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709037612">
      <w:bodyDiv w:val="1"/>
      <w:marLeft w:val="0"/>
      <w:marRight w:val="0"/>
      <w:marTop w:val="0"/>
      <w:marBottom w:val="0"/>
      <w:divBdr>
        <w:top w:val="none" w:sz="0" w:space="0" w:color="auto"/>
        <w:left w:val="none" w:sz="0" w:space="0" w:color="auto"/>
        <w:bottom w:val="none" w:sz="0" w:space="0" w:color="auto"/>
        <w:right w:val="none" w:sz="0" w:space="0" w:color="auto"/>
      </w:divBdr>
    </w:div>
    <w:div w:id="715619820">
      <w:bodyDiv w:val="1"/>
      <w:marLeft w:val="0"/>
      <w:marRight w:val="0"/>
      <w:marTop w:val="0"/>
      <w:marBottom w:val="0"/>
      <w:divBdr>
        <w:top w:val="none" w:sz="0" w:space="0" w:color="auto"/>
        <w:left w:val="none" w:sz="0" w:space="0" w:color="auto"/>
        <w:bottom w:val="none" w:sz="0" w:space="0" w:color="auto"/>
        <w:right w:val="none" w:sz="0" w:space="0" w:color="auto"/>
      </w:divBdr>
    </w:div>
    <w:div w:id="741299215">
      <w:bodyDiv w:val="1"/>
      <w:marLeft w:val="0"/>
      <w:marRight w:val="0"/>
      <w:marTop w:val="0"/>
      <w:marBottom w:val="0"/>
      <w:divBdr>
        <w:top w:val="none" w:sz="0" w:space="0" w:color="auto"/>
        <w:left w:val="none" w:sz="0" w:space="0" w:color="auto"/>
        <w:bottom w:val="none" w:sz="0" w:space="0" w:color="auto"/>
        <w:right w:val="none" w:sz="0" w:space="0" w:color="auto"/>
      </w:divBdr>
      <w:divsChild>
        <w:div w:id="169872534">
          <w:marLeft w:val="0"/>
          <w:marRight w:val="0"/>
          <w:marTop w:val="0"/>
          <w:marBottom w:val="0"/>
          <w:divBdr>
            <w:top w:val="none" w:sz="0" w:space="0" w:color="auto"/>
            <w:left w:val="none" w:sz="0" w:space="0" w:color="auto"/>
            <w:bottom w:val="none" w:sz="0" w:space="0" w:color="auto"/>
            <w:right w:val="none" w:sz="0" w:space="0" w:color="auto"/>
          </w:divBdr>
        </w:div>
        <w:div w:id="389033931">
          <w:marLeft w:val="0"/>
          <w:marRight w:val="0"/>
          <w:marTop w:val="0"/>
          <w:marBottom w:val="0"/>
          <w:divBdr>
            <w:top w:val="none" w:sz="0" w:space="0" w:color="auto"/>
            <w:left w:val="none" w:sz="0" w:space="0" w:color="auto"/>
            <w:bottom w:val="none" w:sz="0" w:space="0" w:color="auto"/>
            <w:right w:val="none" w:sz="0" w:space="0" w:color="auto"/>
          </w:divBdr>
        </w:div>
        <w:div w:id="939485263">
          <w:marLeft w:val="0"/>
          <w:marRight w:val="0"/>
          <w:marTop w:val="0"/>
          <w:marBottom w:val="0"/>
          <w:divBdr>
            <w:top w:val="none" w:sz="0" w:space="0" w:color="auto"/>
            <w:left w:val="none" w:sz="0" w:space="0" w:color="auto"/>
            <w:bottom w:val="none" w:sz="0" w:space="0" w:color="auto"/>
            <w:right w:val="none" w:sz="0" w:space="0" w:color="auto"/>
          </w:divBdr>
        </w:div>
        <w:div w:id="1205142755">
          <w:marLeft w:val="0"/>
          <w:marRight w:val="0"/>
          <w:marTop w:val="0"/>
          <w:marBottom w:val="0"/>
          <w:divBdr>
            <w:top w:val="none" w:sz="0" w:space="0" w:color="auto"/>
            <w:left w:val="none" w:sz="0" w:space="0" w:color="auto"/>
            <w:bottom w:val="none" w:sz="0" w:space="0" w:color="auto"/>
            <w:right w:val="none" w:sz="0" w:space="0" w:color="auto"/>
          </w:divBdr>
        </w:div>
        <w:div w:id="1885825950">
          <w:marLeft w:val="0"/>
          <w:marRight w:val="0"/>
          <w:marTop w:val="0"/>
          <w:marBottom w:val="0"/>
          <w:divBdr>
            <w:top w:val="none" w:sz="0" w:space="0" w:color="auto"/>
            <w:left w:val="none" w:sz="0" w:space="0" w:color="auto"/>
            <w:bottom w:val="none" w:sz="0" w:space="0" w:color="auto"/>
            <w:right w:val="none" w:sz="0" w:space="0" w:color="auto"/>
          </w:divBdr>
        </w:div>
        <w:div w:id="1908153491">
          <w:marLeft w:val="0"/>
          <w:marRight w:val="0"/>
          <w:marTop w:val="0"/>
          <w:marBottom w:val="0"/>
          <w:divBdr>
            <w:top w:val="none" w:sz="0" w:space="0" w:color="auto"/>
            <w:left w:val="none" w:sz="0" w:space="0" w:color="auto"/>
            <w:bottom w:val="none" w:sz="0" w:space="0" w:color="auto"/>
            <w:right w:val="none" w:sz="0" w:space="0" w:color="auto"/>
          </w:divBdr>
        </w:div>
      </w:divsChild>
    </w:div>
    <w:div w:id="782265276">
      <w:bodyDiv w:val="1"/>
      <w:marLeft w:val="0"/>
      <w:marRight w:val="0"/>
      <w:marTop w:val="0"/>
      <w:marBottom w:val="0"/>
      <w:divBdr>
        <w:top w:val="none" w:sz="0" w:space="0" w:color="auto"/>
        <w:left w:val="none" w:sz="0" w:space="0" w:color="auto"/>
        <w:bottom w:val="none" w:sz="0" w:space="0" w:color="auto"/>
        <w:right w:val="none" w:sz="0" w:space="0" w:color="auto"/>
      </w:divBdr>
    </w:div>
    <w:div w:id="799299765">
      <w:bodyDiv w:val="1"/>
      <w:marLeft w:val="0"/>
      <w:marRight w:val="0"/>
      <w:marTop w:val="0"/>
      <w:marBottom w:val="0"/>
      <w:divBdr>
        <w:top w:val="none" w:sz="0" w:space="0" w:color="auto"/>
        <w:left w:val="none" w:sz="0" w:space="0" w:color="auto"/>
        <w:bottom w:val="none" w:sz="0" w:space="0" w:color="auto"/>
        <w:right w:val="none" w:sz="0" w:space="0" w:color="auto"/>
      </w:divBdr>
    </w:div>
    <w:div w:id="809325186">
      <w:bodyDiv w:val="1"/>
      <w:marLeft w:val="0"/>
      <w:marRight w:val="0"/>
      <w:marTop w:val="0"/>
      <w:marBottom w:val="0"/>
      <w:divBdr>
        <w:top w:val="none" w:sz="0" w:space="0" w:color="auto"/>
        <w:left w:val="none" w:sz="0" w:space="0" w:color="auto"/>
        <w:bottom w:val="none" w:sz="0" w:space="0" w:color="auto"/>
        <w:right w:val="none" w:sz="0" w:space="0" w:color="auto"/>
      </w:divBdr>
    </w:div>
    <w:div w:id="963854870">
      <w:bodyDiv w:val="1"/>
      <w:marLeft w:val="0"/>
      <w:marRight w:val="0"/>
      <w:marTop w:val="0"/>
      <w:marBottom w:val="0"/>
      <w:divBdr>
        <w:top w:val="none" w:sz="0" w:space="0" w:color="auto"/>
        <w:left w:val="none" w:sz="0" w:space="0" w:color="auto"/>
        <w:bottom w:val="none" w:sz="0" w:space="0" w:color="auto"/>
        <w:right w:val="none" w:sz="0" w:space="0" w:color="auto"/>
      </w:divBdr>
      <w:divsChild>
        <w:div w:id="627971363">
          <w:marLeft w:val="0"/>
          <w:marRight w:val="0"/>
          <w:marTop w:val="0"/>
          <w:marBottom w:val="0"/>
          <w:divBdr>
            <w:top w:val="none" w:sz="0" w:space="0" w:color="auto"/>
            <w:left w:val="none" w:sz="0" w:space="0" w:color="auto"/>
            <w:bottom w:val="none" w:sz="0" w:space="0" w:color="auto"/>
            <w:right w:val="none" w:sz="0" w:space="0" w:color="auto"/>
          </w:divBdr>
        </w:div>
        <w:div w:id="1863203028">
          <w:marLeft w:val="0"/>
          <w:marRight w:val="0"/>
          <w:marTop w:val="0"/>
          <w:marBottom w:val="0"/>
          <w:divBdr>
            <w:top w:val="none" w:sz="0" w:space="0" w:color="auto"/>
            <w:left w:val="none" w:sz="0" w:space="0" w:color="auto"/>
            <w:bottom w:val="none" w:sz="0" w:space="0" w:color="auto"/>
            <w:right w:val="none" w:sz="0" w:space="0" w:color="auto"/>
          </w:divBdr>
        </w:div>
      </w:divsChild>
    </w:div>
    <w:div w:id="1059130690">
      <w:bodyDiv w:val="1"/>
      <w:marLeft w:val="0"/>
      <w:marRight w:val="0"/>
      <w:marTop w:val="0"/>
      <w:marBottom w:val="0"/>
      <w:divBdr>
        <w:top w:val="none" w:sz="0" w:space="0" w:color="auto"/>
        <w:left w:val="none" w:sz="0" w:space="0" w:color="auto"/>
        <w:bottom w:val="none" w:sz="0" w:space="0" w:color="auto"/>
        <w:right w:val="none" w:sz="0" w:space="0" w:color="auto"/>
      </w:divBdr>
    </w:div>
    <w:div w:id="1131510256">
      <w:bodyDiv w:val="1"/>
      <w:marLeft w:val="0"/>
      <w:marRight w:val="0"/>
      <w:marTop w:val="0"/>
      <w:marBottom w:val="0"/>
      <w:divBdr>
        <w:top w:val="none" w:sz="0" w:space="0" w:color="auto"/>
        <w:left w:val="none" w:sz="0" w:space="0" w:color="auto"/>
        <w:bottom w:val="none" w:sz="0" w:space="0" w:color="auto"/>
        <w:right w:val="none" w:sz="0" w:space="0" w:color="auto"/>
      </w:divBdr>
    </w:div>
    <w:div w:id="1140684370">
      <w:bodyDiv w:val="1"/>
      <w:marLeft w:val="0"/>
      <w:marRight w:val="0"/>
      <w:marTop w:val="0"/>
      <w:marBottom w:val="0"/>
      <w:divBdr>
        <w:top w:val="none" w:sz="0" w:space="0" w:color="auto"/>
        <w:left w:val="none" w:sz="0" w:space="0" w:color="auto"/>
        <w:bottom w:val="none" w:sz="0" w:space="0" w:color="auto"/>
        <w:right w:val="none" w:sz="0" w:space="0" w:color="auto"/>
      </w:divBdr>
      <w:divsChild>
        <w:div w:id="1583950073">
          <w:marLeft w:val="0"/>
          <w:marRight w:val="0"/>
          <w:marTop w:val="0"/>
          <w:marBottom w:val="0"/>
          <w:divBdr>
            <w:top w:val="none" w:sz="0" w:space="0" w:color="auto"/>
            <w:left w:val="none" w:sz="0" w:space="0" w:color="auto"/>
            <w:bottom w:val="none" w:sz="0" w:space="0" w:color="auto"/>
            <w:right w:val="none" w:sz="0" w:space="0" w:color="auto"/>
          </w:divBdr>
        </w:div>
        <w:div w:id="2102794798">
          <w:marLeft w:val="0"/>
          <w:marRight w:val="0"/>
          <w:marTop w:val="0"/>
          <w:marBottom w:val="0"/>
          <w:divBdr>
            <w:top w:val="none" w:sz="0" w:space="0" w:color="auto"/>
            <w:left w:val="none" w:sz="0" w:space="0" w:color="auto"/>
            <w:bottom w:val="none" w:sz="0" w:space="0" w:color="auto"/>
            <w:right w:val="none" w:sz="0" w:space="0" w:color="auto"/>
          </w:divBdr>
        </w:div>
        <w:div w:id="2126265665">
          <w:marLeft w:val="0"/>
          <w:marRight w:val="0"/>
          <w:marTop w:val="0"/>
          <w:marBottom w:val="0"/>
          <w:divBdr>
            <w:top w:val="none" w:sz="0" w:space="0" w:color="auto"/>
            <w:left w:val="none" w:sz="0" w:space="0" w:color="auto"/>
            <w:bottom w:val="none" w:sz="0" w:space="0" w:color="auto"/>
            <w:right w:val="none" w:sz="0" w:space="0" w:color="auto"/>
          </w:divBdr>
        </w:div>
      </w:divsChild>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10190671">
      <w:bodyDiv w:val="1"/>
      <w:marLeft w:val="0"/>
      <w:marRight w:val="0"/>
      <w:marTop w:val="0"/>
      <w:marBottom w:val="0"/>
      <w:divBdr>
        <w:top w:val="none" w:sz="0" w:space="0" w:color="auto"/>
        <w:left w:val="none" w:sz="0" w:space="0" w:color="auto"/>
        <w:bottom w:val="none" w:sz="0" w:space="0" w:color="auto"/>
        <w:right w:val="none" w:sz="0" w:space="0" w:color="auto"/>
      </w:divBdr>
    </w:div>
    <w:div w:id="1254824080">
      <w:bodyDiv w:val="1"/>
      <w:marLeft w:val="0"/>
      <w:marRight w:val="0"/>
      <w:marTop w:val="0"/>
      <w:marBottom w:val="0"/>
      <w:divBdr>
        <w:top w:val="none" w:sz="0" w:space="0" w:color="auto"/>
        <w:left w:val="none" w:sz="0" w:space="0" w:color="auto"/>
        <w:bottom w:val="none" w:sz="0" w:space="0" w:color="auto"/>
        <w:right w:val="none" w:sz="0" w:space="0" w:color="auto"/>
      </w:divBdr>
    </w:div>
    <w:div w:id="1325206166">
      <w:bodyDiv w:val="1"/>
      <w:marLeft w:val="0"/>
      <w:marRight w:val="0"/>
      <w:marTop w:val="0"/>
      <w:marBottom w:val="0"/>
      <w:divBdr>
        <w:top w:val="none" w:sz="0" w:space="0" w:color="auto"/>
        <w:left w:val="none" w:sz="0" w:space="0" w:color="auto"/>
        <w:bottom w:val="none" w:sz="0" w:space="0" w:color="auto"/>
        <w:right w:val="none" w:sz="0" w:space="0" w:color="auto"/>
      </w:divBdr>
    </w:div>
    <w:div w:id="1356079532">
      <w:bodyDiv w:val="1"/>
      <w:marLeft w:val="0"/>
      <w:marRight w:val="0"/>
      <w:marTop w:val="0"/>
      <w:marBottom w:val="0"/>
      <w:divBdr>
        <w:top w:val="none" w:sz="0" w:space="0" w:color="auto"/>
        <w:left w:val="none" w:sz="0" w:space="0" w:color="auto"/>
        <w:bottom w:val="none" w:sz="0" w:space="0" w:color="auto"/>
        <w:right w:val="none" w:sz="0" w:space="0" w:color="auto"/>
      </w:divBdr>
    </w:div>
    <w:div w:id="1365331019">
      <w:bodyDiv w:val="1"/>
      <w:marLeft w:val="0"/>
      <w:marRight w:val="0"/>
      <w:marTop w:val="0"/>
      <w:marBottom w:val="0"/>
      <w:divBdr>
        <w:top w:val="none" w:sz="0" w:space="0" w:color="auto"/>
        <w:left w:val="none" w:sz="0" w:space="0" w:color="auto"/>
        <w:bottom w:val="none" w:sz="0" w:space="0" w:color="auto"/>
        <w:right w:val="none" w:sz="0" w:space="0" w:color="auto"/>
      </w:divBdr>
    </w:div>
    <w:div w:id="1385059807">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457406779">
      <w:bodyDiv w:val="1"/>
      <w:marLeft w:val="0"/>
      <w:marRight w:val="0"/>
      <w:marTop w:val="0"/>
      <w:marBottom w:val="0"/>
      <w:divBdr>
        <w:top w:val="none" w:sz="0" w:space="0" w:color="auto"/>
        <w:left w:val="none" w:sz="0" w:space="0" w:color="auto"/>
        <w:bottom w:val="none" w:sz="0" w:space="0" w:color="auto"/>
        <w:right w:val="none" w:sz="0" w:space="0" w:color="auto"/>
      </w:divBdr>
    </w:div>
    <w:div w:id="1562400629">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47398907">
      <w:bodyDiv w:val="1"/>
      <w:marLeft w:val="0"/>
      <w:marRight w:val="0"/>
      <w:marTop w:val="0"/>
      <w:marBottom w:val="0"/>
      <w:divBdr>
        <w:top w:val="none" w:sz="0" w:space="0" w:color="auto"/>
        <w:left w:val="none" w:sz="0" w:space="0" w:color="auto"/>
        <w:bottom w:val="none" w:sz="0" w:space="0" w:color="auto"/>
        <w:right w:val="none" w:sz="0" w:space="0" w:color="auto"/>
      </w:divBdr>
    </w:div>
    <w:div w:id="1655909087">
      <w:bodyDiv w:val="1"/>
      <w:marLeft w:val="0"/>
      <w:marRight w:val="0"/>
      <w:marTop w:val="0"/>
      <w:marBottom w:val="0"/>
      <w:divBdr>
        <w:top w:val="none" w:sz="0" w:space="0" w:color="auto"/>
        <w:left w:val="none" w:sz="0" w:space="0" w:color="auto"/>
        <w:bottom w:val="none" w:sz="0" w:space="0" w:color="auto"/>
        <w:right w:val="none" w:sz="0" w:space="0" w:color="auto"/>
      </w:divBdr>
    </w:div>
    <w:div w:id="1700467971">
      <w:bodyDiv w:val="1"/>
      <w:marLeft w:val="0"/>
      <w:marRight w:val="0"/>
      <w:marTop w:val="0"/>
      <w:marBottom w:val="0"/>
      <w:divBdr>
        <w:top w:val="none" w:sz="0" w:space="0" w:color="auto"/>
        <w:left w:val="none" w:sz="0" w:space="0" w:color="auto"/>
        <w:bottom w:val="none" w:sz="0" w:space="0" w:color="auto"/>
        <w:right w:val="none" w:sz="0" w:space="0" w:color="auto"/>
      </w:divBdr>
    </w:div>
    <w:div w:id="1773209990">
      <w:bodyDiv w:val="1"/>
      <w:marLeft w:val="0"/>
      <w:marRight w:val="0"/>
      <w:marTop w:val="0"/>
      <w:marBottom w:val="0"/>
      <w:divBdr>
        <w:top w:val="none" w:sz="0" w:space="0" w:color="auto"/>
        <w:left w:val="none" w:sz="0" w:space="0" w:color="auto"/>
        <w:bottom w:val="none" w:sz="0" w:space="0" w:color="auto"/>
        <w:right w:val="none" w:sz="0" w:space="0" w:color="auto"/>
      </w:divBdr>
    </w:div>
    <w:div w:id="1784106597">
      <w:bodyDiv w:val="1"/>
      <w:marLeft w:val="0"/>
      <w:marRight w:val="0"/>
      <w:marTop w:val="0"/>
      <w:marBottom w:val="0"/>
      <w:divBdr>
        <w:top w:val="none" w:sz="0" w:space="0" w:color="auto"/>
        <w:left w:val="none" w:sz="0" w:space="0" w:color="auto"/>
        <w:bottom w:val="none" w:sz="0" w:space="0" w:color="auto"/>
        <w:right w:val="none" w:sz="0" w:space="0" w:color="auto"/>
      </w:divBdr>
    </w:div>
    <w:div w:id="178916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1.xml"/><Relationship Id="rId21" Type="http://schemas.openxmlformats.org/officeDocument/2006/relationships/image" Target="media/image5.png"/><Relationship Id="rId42" Type="http://schemas.openxmlformats.org/officeDocument/2006/relationships/oleObject" Target="embeddings/oleObject1.bin"/><Relationship Id="rId47" Type="http://schemas.openxmlformats.org/officeDocument/2006/relationships/image" Target="media/image18.png"/><Relationship Id="rId63" Type="http://schemas.openxmlformats.org/officeDocument/2006/relationships/image" Target="media/image27.emf"/><Relationship Id="rId68" Type="http://schemas.openxmlformats.org/officeDocument/2006/relationships/image" Target="media/image30.emf"/><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diagramQuickStyle" Target="diagrams/quickStyle2.xml"/><Relationship Id="rId11" Type="http://schemas.openxmlformats.org/officeDocument/2006/relationships/comments" Target="comments.xml"/><Relationship Id="rId24" Type="http://schemas.openxmlformats.org/officeDocument/2006/relationships/diagramQuickStyle" Target="diagrams/quickStyle1.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7.wmf"/><Relationship Id="rId53" Type="http://schemas.openxmlformats.org/officeDocument/2006/relationships/image" Target="media/image22.emf"/><Relationship Id="rId58" Type="http://schemas.openxmlformats.org/officeDocument/2006/relationships/oleObject" Target="embeddings/_________Microsoft_Word_97_20034.doc"/><Relationship Id="rId66" Type="http://schemas.openxmlformats.org/officeDocument/2006/relationships/image" Target="media/image29.emf"/><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26.emf"/><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diagramData" Target="diagrams/data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image" Target="media/image9.png"/><Relationship Id="rId43" Type="http://schemas.openxmlformats.org/officeDocument/2006/relationships/image" Target="media/image16.wmf"/><Relationship Id="rId48" Type="http://schemas.openxmlformats.org/officeDocument/2006/relationships/image" Target="media/image19.png"/><Relationship Id="rId56" Type="http://schemas.openxmlformats.org/officeDocument/2006/relationships/oleObject" Target="embeddings/_________Microsoft_Word_97_20033.doc"/><Relationship Id="rId64" Type="http://schemas.openxmlformats.org/officeDocument/2006/relationships/image" Target="media/image28.emf"/><Relationship Id="rId69" Type="http://schemas.openxmlformats.org/officeDocument/2006/relationships/package" Target="embeddings/_____Microsoft_Excel4.xlsx"/><Relationship Id="rId8" Type="http://schemas.openxmlformats.org/officeDocument/2006/relationships/webSettings" Target="webSettings.xml"/><Relationship Id="rId51" Type="http://schemas.openxmlformats.org/officeDocument/2006/relationships/image" Target="media/image21.emf"/><Relationship Id="rId72"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diagramColors" Target="diagrams/colors1.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oleObject" Target="embeddings/oleObject3.bin"/><Relationship Id="rId59" Type="http://schemas.openxmlformats.org/officeDocument/2006/relationships/image" Target="media/image25.emf"/><Relationship Id="rId67" Type="http://schemas.openxmlformats.org/officeDocument/2006/relationships/package" Target="embeddings/_____Microsoft_Excel3.xlsx"/><Relationship Id="rId20" Type="http://schemas.openxmlformats.org/officeDocument/2006/relationships/image" Target="media/image4.png"/><Relationship Id="rId41" Type="http://schemas.openxmlformats.org/officeDocument/2006/relationships/image" Target="media/image15.wmf"/><Relationship Id="rId54" Type="http://schemas.openxmlformats.org/officeDocument/2006/relationships/oleObject" Target="embeddings/_________Microsoft_Word_97_20032.doc"/><Relationship Id="rId62" Type="http://schemas.openxmlformats.org/officeDocument/2006/relationships/package" Target="embeddings/_____Microsoft_Excel1.xlsx"/><Relationship Id="rId7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diagramLayout" Target="diagrams/layout1.xml"/><Relationship Id="rId28" Type="http://schemas.openxmlformats.org/officeDocument/2006/relationships/diagramLayout" Target="diagrams/layout2.xml"/><Relationship Id="rId36" Type="http://schemas.openxmlformats.org/officeDocument/2006/relationships/image" Target="media/image10.png"/><Relationship Id="rId49" Type="http://schemas.openxmlformats.org/officeDocument/2006/relationships/image" Target="media/image20.emf"/><Relationship Id="rId57" Type="http://schemas.openxmlformats.org/officeDocument/2006/relationships/image" Target="media/image24.emf"/><Relationship Id="rId10" Type="http://schemas.openxmlformats.org/officeDocument/2006/relationships/endnotes" Target="endnotes.xml"/><Relationship Id="rId31" Type="http://schemas.microsoft.com/office/2007/relationships/diagramDrawing" Target="diagrams/drawing2.xml"/><Relationship Id="rId44" Type="http://schemas.openxmlformats.org/officeDocument/2006/relationships/oleObject" Target="embeddings/oleObject2.bin"/><Relationship Id="rId52" Type="http://schemas.openxmlformats.org/officeDocument/2006/relationships/oleObject" Target="embeddings/_________Microsoft_Word_97_20031.doc"/><Relationship Id="rId60" Type="http://schemas.openxmlformats.org/officeDocument/2006/relationships/package" Target="embeddings/_____Microsoft_Excel.xlsx"/><Relationship Id="rId65" Type="http://schemas.openxmlformats.org/officeDocument/2006/relationships/package" Target="embeddings/_____Microsoft_Excel2.xlsx"/><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oleObject" Target="embeddings/_________Microsoft_Word_97_2003.doc"/><Relationship Id="rId55" Type="http://schemas.openxmlformats.org/officeDocument/2006/relationships/image" Target="media/image23.emf"/><Relationship Id="rId7" Type="http://schemas.openxmlformats.org/officeDocument/2006/relationships/settings" Target="settings.xml"/><Relationship Id="rId71"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cid:image002.png@01D1279C.4FB94B60"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D09D9A-52D6-4951-9555-630B68D5CA29}"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en-US"/>
        </a:p>
      </dgm:t>
    </dgm:pt>
    <dgm:pt modelId="{1E709E02-46DE-4158-AE0F-D26A9916E79E}">
      <dgm:prSet phldrT="[Text]" custT="1"/>
      <dgm:spPr>
        <a:solidFill>
          <a:srgbClr val="FFC000"/>
        </a:solidFill>
      </dgm:spPr>
      <dgm:t>
        <a:bodyPr/>
        <a:lstStyle/>
        <a:p>
          <a:r>
            <a:rPr lang="ru-RU" sz="1200" b="1">
              <a:solidFill>
                <a:sysClr val="windowText" lastClr="000000"/>
              </a:solidFill>
            </a:rPr>
            <a:t>Управляющая компания (свод)</a:t>
          </a:r>
          <a:endParaRPr lang="en-US" sz="1200" b="1">
            <a:solidFill>
              <a:sysClr val="windowText" lastClr="000000"/>
            </a:solidFill>
          </a:endParaRPr>
        </a:p>
      </dgm:t>
    </dgm:pt>
    <dgm:pt modelId="{1F4AB611-0649-45F7-9E6B-303C65E1C558}" type="parTrans" cxnId="{200E8BDC-CF1F-44DD-92C8-A29A24E02580}">
      <dgm:prSet/>
      <dgm:spPr/>
      <dgm:t>
        <a:bodyPr/>
        <a:lstStyle/>
        <a:p>
          <a:endParaRPr lang="en-US" sz="1200"/>
        </a:p>
      </dgm:t>
    </dgm:pt>
    <dgm:pt modelId="{779091EB-234C-408C-959D-F017D819AF97}" type="sibTrans" cxnId="{200E8BDC-CF1F-44DD-92C8-A29A24E02580}">
      <dgm:prSet/>
      <dgm:spPr/>
      <dgm:t>
        <a:bodyPr/>
        <a:lstStyle/>
        <a:p>
          <a:endParaRPr lang="en-US" sz="1200"/>
        </a:p>
      </dgm:t>
    </dgm:pt>
    <dgm:pt modelId="{F7482624-D9F8-4FC0-AE8C-A66E1B118672}">
      <dgm:prSet phldrT="[Text]" custT="1"/>
      <dgm:spPr/>
      <dgm:t>
        <a:bodyPr/>
        <a:lstStyle/>
        <a:p>
          <a:r>
            <a:rPr lang="ru-RU" sz="1200"/>
            <a:t>Управляющая компания (собственно)</a:t>
          </a:r>
          <a:endParaRPr lang="en-US" sz="1200"/>
        </a:p>
      </dgm:t>
    </dgm:pt>
    <dgm:pt modelId="{53B17D01-E9DE-4AE6-8673-813A1CEF8CFE}" type="parTrans" cxnId="{178232E8-F632-48ED-B76B-D75CAAF29720}">
      <dgm:prSet/>
      <dgm:spPr/>
      <dgm:t>
        <a:bodyPr/>
        <a:lstStyle/>
        <a:p>
          <a:endParaRPr lang="en-US" sz="1200"/>
        </a:p>
      </dgm:t>
    </dgm:pt>
    <dgm:pt modelId="{B4B51DD7-4B9D-4360-82E1-DDB9BFAB793E}" type="sibTrans" cxnId="{178232E8-F632-48ED-B76B-D75CAAF29720}">
      <dgm:prSet/>
      <dgm:spPr/>
      <dgm:t>
        <a:bodyPr/>
        <a:lstStyle/>
        <a:p>
          <a:endParaRPr lang="en-US" sz="1200"/>
        </a:p>
      </dgm:t>
    </dgm:pt>
    <dgm:pt modelId="{B6D8F4E4-6FFB-4745-807A-25C785785878}">
      <dgm:prSet phldrT="[Text]" custT="1"/>
      <dgm:spPr/>
      <dgm:t>
        <a:bodyPr/>
        <a:lstStyle/>
        <a:p>
          <a:r>
            <a:rPr lang="ru-RU" sz="1200"/>
            <a:t>Бизнес-единица 1</a:t>
          </a:r>
          <a:endParaRPr lang="en-US" sz="1200"/>
        </a:p>
      </dgm:t>
    </dgm:pt>
    <dgm:pt modelId="{5AB89391-0667-4CB1-932D-0CD951E730C5}" type="parTrans" cxnId="{9F1FE08A-B9DA-4202-BFFD-FD38C69F7880}">
      <dgm:prSet/>
      <dgm:spPr/>
      <dgm:t>
        <a:bodyPr/>
        <a:lstStyle/>
        <a:p>
          <a:endParaRPr lang="en-US" sz="1200"/>
        </a:p>
      </dgm:t>
    </dgm:pt>
    <dgm:pt modelId="{531A8433-0E7B-4438-B64E-DA6252F20F7F}" type="sibTrans" cxnId="{9F1FE08A-B9DA-4202-BFFD-FD38C69F7880}">
      <dgm:prSet/>
      <dgm:spPr/>
      <dgm:t>
        <a:bodyPr/>
        <a:lstStyle/>
        <a:p>
          <a:endParaRPr lang="en-US" sz="1200"/>
        </a:p>
      </dgm:t>
    </dgm:pt>
    <dgm:pt modelId="{C8CA7609-4783-47FA-8065-A4C8F992D498}">
      <dgm:prSet phldrT="[Text]" custT="1"/>
      <dgm:spPr/>
      <dgm:t>
        <a:bodyPr/>
        <a:lstStyle/>
        <a:p>
          <a:r>
            <a:rPr lang="ru-RU" sz="1200"/>
            <a:t>Бизнес-единица 2</a:t>
          </a:r>
          <a:endParaRPr lang="en-US" sz="1200"/>
        </a:p>
      </dgm:t>
    </dgm:pt>
    <dgm:pt modelId="{740EBAB9-EBEB-4C51-9888-1E5E698BD8F6}" type="parTrans" cxnId="{9276281B-C101-490F-B083-B82A2A4233B5}">
      <dgm:prSet/>
      <dgm:spPr/>
      <dgm:t>
        <a:bodyPr/>
        <a:lstStyle/>
        <a:p>
          <a:endParaRPr lang="en-US" sz="1200"/>
        </a:p>
      </dgm:t>
    </dgm:pt>
    <dgm:pt modelId="{C42B0DE0-DA79-452F-A985-E59121D148E6}" type="sibTrans" cxnId="{9276281B-C101-490F-B083-B82A2A4233B5}">
      <dgm:prSet/>
      <dgm:spPr/>
      <dgm:t>
        <a:bodyPr/>
        <a:lstStyle/>
        <a:p>
          <a:endParaRPr lang="en-US" sz="1200"/>
        </a:p>
      </dgm:t>
    </dgm:pt>
    <dgm:pt modelId="{222BC804-72B8-4534-A8C9-7689DE7809A0}">
      <dgm:prSet phldrT="[Text]" custT="1"/>
      <dgm:spPr/>
      <dgm:t>
        <a:bodyPr/>
        <a:lstStyle/>
        <a:p>
          <a:r>
            <a:rPr lang="ru-RU" sz="1200"/>
            <a:t>...</a:t>
          </a:r>
          <a:endParaRPr lang="en-US" sz="1200"/>
        </a:p>
      </dgm:t>
    </dgm:pt>
    <dgm:pt modelId="{7E740369-1492-4918-A8A2-F0290C4538AB}" type="parTrans" cxnId="{CE9760B7-E81D-465C-B0D4-38A1F13D31F2}">
      <dgm:prSet/>
      <dgm:spPr/>
      <dgm:t>
        <a:bodyPr/>
        <a:lstStyle/>
        <a:p>
          <a:endParaRPr lang="en-US" sz="1200"/>
        </a:p>
      </dgm:t>
    </dgm:pt>
    <dgm:pt modelId="{195572D4-E644-4FA3-B76E-AD38DCC71B43}" type="sibTrans" cxnId="{CE9760B7-E81D-465C-B0D4-38A1F13D31F2}">
      <dgm:prSet/>
      <dgm:spPr/>
      <dgm:t>
        <a:bodyPr/>
        <a:lstStyle/>
        <a:p>
          <a:endParaRPr lang="en-US" sz="1200"/>
        </a:p>
      </dgm:t>
    </dgm:pt>
    <dgm:pt modelId="{A7D6F7D4-03D3-4126-ABB6-9C245649B8B1}" type="pres">
      <dgm:prSet presAssocID="{C5D09D9A-52D6-4951-9555-630B68D5CA29}" presName="diagram" presStyleCnt="0">
        <dgm:presLayoutVars>
          <dgm:chPref val="1"/>
          <dgm:dir/>
          <dgm:animOne val="branch"/>
          <dgm:animLvl val="lvl"/>
          <dgm:resizeHandles/>
        </dgm:presLayoutVars>
      </dgm:prSet>
      <dgm:spPr/>
      <dgm:t>
        <a:bodyPr/>
        <a:lstStyle/>
        <a:p>
          <a:endParaRPr lang="ru-RU"/>
        </a:p>
      </dgm:t>
    </dgm:pt>
    <dgm:pt modelId="{BA3E51D0-2494-4A69-9CE9-5D03D0210CCA}" type="pres">
      <dgm:prSet presAssocID="{1E709E02-46DE-4158-AE0F-D26A9916E79E}" presName="root" presStyleCnt="0"/>
      <dgm:spPr/>
    </dgm:pt>
    <dgm:pt modelId="{F8D92811-FDD9-41C2-B391-1CAAA5F630EF}" type="pres">
      <dgm:prSet presAssocID="{1E709E02-46DE-4158-AE0F-D26A9916E79E}" presName="rootComposite" presStyleCnt="0"/>
      <dgm:spPr/>
    </dgm:pt>
    <dgm:pt modelId="{DAE5A40A-5F1A-4D7A-A60B-467CD3BCCA35}" type="pres">
      <dgm:prSet presAssocID="{1E709E02-46DE-4158-AE0F-D26A9916E79E}" presName="rootText" presStyleLbl="node1" presStyleIdx="0" presStyleCnt="1" custScaleX="176045" custScaleY="61573"/>
      <dgm:spPr/>
      <dgm:t>
        <a:bodyPr/>
        <a:lstStyle/>
        <a:p>
          <a:endParaRPr lang="ru-RU"/>
        </a:p>
      </dgm:t>
    </dgm:pt>
    <dgm:pt modelId="{60831127-B9D1-41BF-A052-B1A6B6520F79}" type="pres">
      <dgm:prSet presAssocID="{1E709E02-46DE-4158-AE0F-D26A9916E79E}" presName="rootConnector" presStyleLbl="node1" presStyleIdx="0" presStyleCnt="1"/>
      <dgm:spPr/>
      <dgm:t>
        <a:bodyPr/>
        <a:lstStyle/>
        <a:p>
          <a:endParaRPr lang="ru-RU"/>
        </a:p>
      </dgm:t>
    </dgm:pt>
    <dgm:pt modelId="{80777DF4-9447-42EB-8834-769DBF68F0E4}" type="pres">
      <dgm:prSet presAssocID="{1E709E02-46DE-4158-AE0F-D26A9916E79E}" presName="childShape" presStyleCnt="0"/>
      <dgm:spPr/>
    </dgm:pt>
    <dgm:pt modelId="{480D4D57-F83A-4E42-8CF0-0BDE7305E9A0}" type="pres">
      <dgm:prSet presAssocID="{53B17D01-E9DE-4AE6-8673-813A1CEF8CFE}" presName="Name13" presStyleLbl="parChTrans1D2" presStyleIdx="0" presStyleCnt="4"/>
      <dgm:spPr/>
      <dgm:t>
        <a:bodyPr/>
        <a:lstStyle/>
        <a:p>
          <a:endParaRPr lang="ru-RU"/>
        </a:p>
      </dgm:t>
    </dgm:pt>
    <dgm:pt modelId="{B8E01CBF-5EE9-4BD0-B5C9-126BBECEFCE5}" type="pres">
      <dgm:prSet presAssocID="{F7482624-D9F8-4FC0-AE8C-A66E1B118672}" presName="childText" presStyleLbl="bgAcc1" presStyleIdx="0" presStyleCnt="4" custScaleX="231559" custScaleY="59332">
        <dgm:presLayoutVars>
          <dgm:bulletEnabled val="1"/>
        </dgm:presLayoutVars>
      </dgm:prSet>
      <dgm:spPr/>
      <dgm:t>
        <a:bodyPr/>
        <a:lstStyle/>
        <a:p>
          <a:endParaRPr lang="ru-RU"/>
        </a:p>
      </dgm:t>
    </dgm:pt>
    <dgm:pt modelId="{920E8FB5-7403-4598-8AB8-8BAF0C1EE30B}" type="pres">
      <dgm:prSet presAssocID="{5AB89391-0667-4CB1-932D-0CD951E730C5}" presName="Name13" presStyleLbl="parChTrans1D2" presStyleIdx="1" presStyleCnt="4"/>
      <dgm:spPr/>
      <dgm:t>
        <a:bodyPr/>
        <a:lstStyle/>
        <a:p>
          <a:endParaRPr lang="ru-RU"/>
        </a:p>
      </dgm:t>
    </dgm:pt>
    <dgm:pt modelId="{0383998A-2CA4-45A6-AC66-8F5E479F9598}" type="pres">
      <dgm:prSet presAssocID="{B6D8F4E4-6FFB-4745-807A-25C785785878}" presName="childText" presStyleLbl="bgAcc1" presStyleIdx="1" presStyleCnt="4" custScaleX="231559" custScaleY="55920">
        <dgm:presLayoutVars>
          <dgm:bulletEnabled val="1"/>
        </dgm:presLayoutVars>
      </dgm:prSet>
      <dgm:spPr/>
      <dgm:t>
        <a:bodyPr/>
        <a:lstStyle/>
        <a:p>
          <a:endParaRPr lang="ru-RU"/>
        </a:p>
      </dgm:t>
    </dgm:pt>
    <dgm:pt modelId="{568292AD-FD70-404F-9349-490CB900593A}" type="pres">
      <dgm:prSet presAssocID="{740EBAB9-EBEB-4C51-9888-1E5E698BD8F6}" presName="Name13" presStyleLbl="parChTrans1D2" presStyleIdx="2" presStyleCnt="4"/>
      <dgm:spPr/>
      <dgm:t>
        <a:bodyPr/>
        <a:lstStyle/>
        <a:p>
          <a:endParaRPr lang="ru-RU"/>
        </a:p>
      </dgm:t>
    </dgm:pt>
    <dgm:pt modelId="{83D8C677-ED92-4ACF-8D1B-E6AF3EEB5854}" type="pres">
      <dgm:prSet presAssocID="{C8CA7609-4783-47FA-8065-A4C8F992D498}" presName="childText" presStyleLbl="bgAcc1" presStyleIdx="2" presStyleCnt="4" custScaleX="231559" custScaleY="52607">
        <dgm:presLayoutVars>
          <dgm:bulletEnabled val="1"/>
        </dgm:presLayoutVars>
      </dgm:prSet>
      <dgm:spPr/>
      <dgm:t>
        <a:bodyPr/>
        <a:lstStyle/>
        <a:p>
          <a:endParaRPr lang="ru-RU"/>
        </a:p>
      </dgm:t>
    </dgm:pt>
    <dgm:pt modelId="{E1902354-CA0D-46C0-93CA-DE5C4DBDE869}" type="pres">
      <dgm:prSet presAssocID="{7E740369-1492-4918-A8A2-F0290C4538AB}" presName="Name13" presStyleLbl="parChTrans1D2" presStyleIdx="3" presStyleCnt="4"/>
      <dgm:spPr/>
      <dgm:t>
        <a:bodyPr/>
        <a:lstStyle/>
        <a:p>
          <a:endParaRPr lang="ru-RU"/>
        </a:p>
      </dgm:t>
    </dgm:pt>
    <dgm:pt modelId="{653C8A90-F013-401C-9963-B436A5631014}" type="pres">
      <dgm:prSet presAssocID="{222BC804-72B8-4534-A8C9-7689DE7809A0}" presName="childText" presStyleLbl="bgAcc1" presStyleIdx="3" presStyleCnt="4" custScaleX="231559" custScaleY="50262">
        <dgm:presLayoutVars>
          <dgm:bulletEnabled val="1"/>
        </dgm:presLayoutVars>
      </dgm:prSet>
      <dgm:spPr/>
      <dgm:t>
        <a:bodyPr/>
        <a:lstStyle/>
        <a:p>
          <a:endParaRPr lang="ru-RU"/>
        </a:p>
      </dgm:t>
    </dgm:pt>
  </dgm:ptLst>
  <dgm:cxnLst>
    <dgm:cxn modelId="{8422721E-77B2-4324-806A-8A996BB854EB}" type="presOf" srcId="{F7482624-D9F8-4FC0-AE8C-A66E1B118672}" destId="{B8E01CBF-5EE9-4BD0-B5C9-126BBECEFCE5}" srcOrd="0" destOrd="0" presId="urn:microsoft.com/office/officeart/2005/8/layout/hierarchy3"/>
    <dgm:cxn modelId="{200E8BDC-CF1F-44DD-92C8-A29A24E02580}" srcId="{C5D09D9A-52D6-4951-9555-630B68D5CA29}" destId="{1E709E02-46DE-4158-AE0F-D26A9916E79E}" srcOrd="0" destOrd="0" parTransId="{1F4AB611-0649-45F7-9E6B-303C65E1C558}" sibTransId="{779091EB-234C-408C-959D-F017D819AF97}"/>
    <dgm:cxn modelId="{9F1FE08A-B9DA-4202-BFFD-FD38C69F7880}" srcId="{1E709E02-46DE-4158-AE0F-D26A9916E79E}" destId="{B6D8F4E4-6FFB-4745-807A-25C785785878}" srcOrd="1" destOrd="0" parTransId="{5AB89391-0667-4CB1-932D-0CD951E730C5}" sibTransId="{531A8433-0E7B-4438-B64E-DA6252F20F7F}"/>
    <dgm:cxn modelId="{A155CC72-02F7-4EBE-A555-CD5CBFEBDE13}" type="presOf" srcId="{C8CA7609-4783-47FA-8065-A4C8F992D498}" destId="{83D8C677-ED92-4ACF-8D1B-E6AF3EEB5854}" srcOrd="0" destOrd="0" presId="urn:microsoft.com/office/officeart/2005/8/layout/hierarchy3"/>
    <dgm:cxn modelId="{0943DC83-EAD7-4085-9C92-1C98DD4D8768}" type="presOf" srcId="{1E709E02-46DE-4158-AE0F-D26A9916E79E}" destId="{60831127-B9D1-41BF-A052-B1A6B6520F79}" srcOrd="1" destOrd="0" presId="urn:microsoft.com/office/officeart/2005/8/layout/hierarchy3"/>
    <dgm:cxn modelId="{268CC192-7F32-4181-B01F-ECE5EB79E0FD}" type="presOf" srcId="{C5D09D9A-52D6-4951-9555-630B68D5CA29}" destId="{A7D6F7D4-03D3-4126-ABB6-9C245649B8B1}" srcOrd="0" destOrd="0" presId="urn:microsoft.com/office/officeart/2005/8/layout/hierarchy3"/>
    <dgm:cxn modelId="{5E64CCDC-4645-4268-B9BF-9CB8A9C0B6E5}" type="presOf" srcId="{B6D8F4E4-6FFB-4745-807A-25C785785878}" destId="{0383998A-2CA4-45A6-AC66-8F5E479F9598}" srcOrd="0" destOrd="0" presId="urn:microsoft.com/office/officeart/2005/8/layout/hierarchy3"/>
    <dgm:cxn modelId="{CE9760B7-E81D-465C-B0D4-38A1F13D31F2}" srcId="{1E709E02-46DE-4158-AE0F-D26A9916E79E}" destId="{222BC804-72B8-4534-A8C9-7689DE7809A0}" srcOrd="3" destOrd="0" parTransId="{7E740369-1492-4918-A8A2-F0290C4538AB}" sibTransId="{195572D4-E644-4FA3-B76E-AD38DCC71B43}"/>
    <dgm:cxn modelId="{F67861C7-0398-4989-9F13-EC5CCC28F8CB}" type="presOf" srcId="{222BC804-72B8-4534-A8C9-7689DE7809A0}" destId="{653C8A90-F013-401C-9963-B436A5631014}" srcOrd="0" destOrd="0" presId="urn:microsoft.com/office/officeart/2005/8/layout/hierarchy3"/>
    <dgm:cxn modelId="{9276281B-C101-490F-B083-B82A2A4233B5}" srcId="{1E709E02-46DE-4158-AE0F-D26A9916E79E}" destId="{C8CA7609-4783-47FA-8065-A4C8F992D498}" srcOrd="2" destOrd="0" parTransId="{740EBAB9-EBEB-4C51-9888-1E5E698BD8F6}" sibTransId="{C42B0DE0-DA79-452F-A985-E59121D148E6}"/>
    <dgm:cxn modelId="{2A9709FB-9372-477C-91E6-C31EB1B0718D}" type="presOf" srcId="{1E709E02-46DE-4158-AE0F-D26A9916E79E}" destId="{DAE5A40A-5F1A-4D7A-A60B-467CD3BCCA35}" srcOrd="0" destOrd="0" presId="urn:microsoft.com/office/officeart/2005/8/layout/hierarchy3"/>
    <dgm:cxn modelId="{EA353726-F609-4465-99D5-70EA1E52D693}" type="presOf" srcId="{7E740369-1492-4918-A8A2-F0290C4538AB}" destId="{E1902354-CA0D-46C0-93CA-DE5C4DBDE869}" srcOrd="0" destOrd="0" presId="urn:microsoft.com/office/officeart/2005/8/layout/hierarchy3"/>
    <dgm:cxn modelId="{9C116A05-6CD0-461B-9AF0-80966A7676D0}" type="presOf" srcId="{5AB89391-0667-4CB1-932D-0CD951E730C5}" destId="{920E8FB5-7403-4598-8AB8-8BAF0C1EE30B}" srcOrd="0" destOrd="0" presId="urn:microsoft.com/office/officeart/2005/8/layout/hierarchy3"/>
    <dgm:cxn modelId="{42CBF5F3-52C4-4B26-96E3-723BD78CEE08}" type="presOf" srcId="{53B17D01-E9DE-4AE6-8673-813A1CEF8CFE}" destId="{480D4D57-F83A-4E42-8CF0-0BDE7305E9A0}" srcOrd="0" destOrd="0" presId="urn:microsoft.com/office/officeart/2005/8/layout/hierarchy3"/>
    <dgm:cxn modelId="{FBD8084F-9C96-4BF3-94D3-372FA7A9FC63}" type="presOf" srcId="{740EBAB9-EBEB-4C51-9888-1E5E698BD8F6}" destId="{568292AD-FD70-404F-9349-490CB900593A}" srcOrd="0" destOrd="0" presId="urn:microsoft.com/office/officeart/2005/8/layout/hierarchy3"/>
    <dgm:cxn modelId="{178232E8-F632-48ED-B76B-D75CAAF29720}" srcId="{1E709E02-46DE-4158-AE0F-D26A9916E79E}" destId="{F7482624-D9F8-4FC0-AE8C-A66E1B118672}" srcOrd="0" destOrd="0" parTransId="{53B17D01-E9DE-4AE6-8673-813A1CEF8CFE}" sibTransId="{B4B51DD7-4B9D-4360-82E1-DDB9BFAB793E}"/>
    <dgm:cxn modelId="{ED5BC289-94F1-4A6F-A910-1E8FB3B5150A}" type="presParOf" srcId="{A7D6F7D4-03D3-4126-ABB6-9C245649B8B1}" destId="{BA3E51D0-2494-4A69-9CE9-5D03D0210CCA}" srcOrd="0" destOrd="0" presId="urn:microsoft.com/office/officeart/2005/8/layout/hierarchy3"/>
    <dgm:cxn modelId="{56275BF1-04C7-4A9D-80CE-828FC9615381}" type="presParOf" srcId="{BA3E51D0-2494-4A69-9CE9-5D03D0210CCA}" destId="{F8D92811-FDD9-41C2-B391-1CAAA5F630EF}" srcOrd="0" destOrd="0" presId="urn:microsoft.com/office/officeart/2005/8/layout/hierarchy3"/>
    <dgm:cxn modelId="{8573EE83-04EE-43CD-9E08-87FC8170949C}" type="presParOf" srcId="{F8D92811-FDD9-41C2-B391-1CAAA5F630EF}" destId="{DAE5A40A-5F1A-4D7A-A60B-467CD3BCCA35}" srcOrd="0" destOrd="0" presId="urn:microsoft.com/office/officeart/2005/8/layout/hierarchy3"/>
    <dgm:cxn modelId="{2F641BF8-1AC3-43FF-8FE9-53D0659A5F78}" type="presParOf" srcId="{F8D92811-FDD9-41C2-B391-1CAAA5F630EF}" destId="{60831127-B9D1-41BF-A052-B1A6B6520F79}" srcOrd="1" destOrd="0" presId="urn:microsoft.com/office/officeart/2005/8/layout/hierarchy3"/>
    <dgm:cxn modelId="{22A60841-3C3C-4B1B-8BC2-359F4EF0EA54}" type="presParOf" srcId="{BA3E51D0-2494-4A69-9CE9-5D03D0210CCA}" destId="{80777DF4-9447-42EB-8834-769DBF68F0E4}" srcOrd="1" destOrd="0" presId="urn:microsoft.com/office/officeart/2005/8/layout/hierarchy3"/>
    <dgm:cxn modelId="{2CBB7F1F-8626-4342-B821-EDB534BCB680}" type="presParOf" srcId="{80777DF4-9447-42EB-8834-769DBF68F0E4}" destId="{480D4D57-F83A-4E42-8CF0-0BDE7305E9A0}" srcOrd="0" destOrd="0" presId="urn:microsoft.com/office/officeart/2005/8/layout/hierarchy3"/>
    <dgm:cxn modelId="{2FC14EE2-CC60-4243-BA7C-3FA6B2335D78}" type="presParOf" srcId="{80777DF4-9447-42EB-8834-769DBF68F0E4}" destId="{B8E01CBF-5EE9-4BD0-B5C9-126BBECEFCE5}" srcOrd="1" destOrd="0" presId="urn:microsoft.com/office/officeart/2005/8/layout/hierarchy3"/>
    <dgm:cxn modelId="{99189C0C-44C8-401B-B7B2-A024F55124CF}" type="presParOf" srcId="{80777DF4-9447-42EB-8834-769DBF68F0E4}" destId="{920E8FB5-7403-4598-8AB8-8BAF0C1EE30B}" srcOrd="2" destOrd="0" presId="urn:microsoft.com/office/officeart/2005/8/layout/hierarchy3"/>
    <dgm:cxn modelId="{581C0D9A-B587-4741-888A-8BCE825AFDE3}" type="presParOf" srcId="{80777DF4-9447-42EB-8834-769DBF68F0E4}" destId="{0383998A-2CA4-45A6-AC66-8F5E479F9598}" srcOrd="3" destOrd="0" presId="urn:microsoft.com/office/officeart/2005/8/layout/hierarchy3"/>
    <dgm:cxn modelId="{0EC006F8-7F03-4E57-9D59-CA56B3447AFD}" type="presParOf" srcId="{80777DF4-9447-42EB-8834-769DBF68F0E4}" destId="{568292AD-FD70-404F-9349-490CB900593A}" srcOrd="4" destOrd="0" presId="urn:microsoft.com/office/officeart/2005/8/layout/hierarchy3"/>
    <dgm:cxn modelId="{9B0F3B3B-625C-4269-AF3F-3144AA5E34DC}" type="presParOf" srcId="{80777DF4-9447-42EB-8834-769DBF68F0E4}" destId="{83D8C677-ED92-4ACF-8D1B-E6AF3EEB5854}" srcOrd="5" destOrd="0" presId="urn:microsoft.com/office/officeart/2005/8/layout/hierarchy3"/>
    <dgm:cxn modelId="{423DB786-F427-42C0-B9D0-EDEA77345B01}" type="presParOf" srcId="{80777DF4-9447-42EB-8834-769DBF68F0E4}" destId="{E1902354-CA0D-46C0-93CA-DE5C4DBDE869}" srcOrd="6" destOrd="0" presId="urn:microsoft.com/office/officeart/2005/8/layout/hierarchy3"/>
    <dgm:cxn modelId="{94C81069-2BDB-4D79-9912-52288C00426A}" type="presParOf" srcId="{80777DF4-9447-42EB-8834-769DBF68F0E4}" destId="{653C8A90-F013-401C-9963-B436A5631014}" srcOrd="7" destOrd="0" presId="urn:microsoft.com/office/officeart/2005/8/layout/hierarchy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3E9C547-71D6-4DA1-B5A9-C70381330514}"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ru-RU"/>
        </a:p>
      </dgm:t>
    </dgm:pt>
    <dgm:pt modelId="{778468FF-07D4-4653-BBF6-BD5D65F5C2EA}">
      <dgm:prSet phldrT="[Text]"/>
      <dgm:spPr>
        <a:solidFill>
          <a:srgbClr val="FFC000"/>
        </a:solidFill>
      </dgm:spPr>
      <dgm:t>
        <a:bodyPr/>
        <a:lstStyle/>
        <a:p>
          <a:r>
            <a:rPr lang="ru-RU">
              <a:solidFill>
                <a:sysClr val="windowText" lastClr="000000"/>
              </a:solidFill>
            </a:rPr>
            <a:t>актуальный бюджет</a:t>
          </a:r>
        </a:p>
      </dgm:t>
    </dgm:pt>
    <dgm:pt modelId="{44BE3A17-C47A-4339-BB22-9023B3E54FB3}" type="parTrans" cxnId="{DD6BE766-9B14-4A8F-8583-4607437297E3}">
      <dgm:prSet/>
      <dgm:spPr/>
      <dgm:t>
        <a:bodyPr/>
        <a:lstStyle/>
        <a:p>
          <a:endParaRPr lang="ru-RU"/>
        </a:p>
      </dgm:t>
    </dgm:pt>
    <dgm:pt modelId="{236D939C-31BE-4A11-9B02-F9A36BD34CE1}" type="sibTrans" cxnId="{DD6BE766-9B14-4A8F-8583-4607437297E3}">
      <dgm:prSet/>
      <dgm:spPr/>
      <dgm:t>
        <a:bodyPr/>
        <a:lstStyle/>
        <a:p>
          <a:endParaRPr lang="ru-RU"/>
        </a:p>
      </dgm:t>
    </dgm:pt>
    <dgm:pt modelId="{02E7AC5F-0804-423F-9BF8-DF1A7DE78862}">
      <dgm:prSet phldrT="[Text]"/>
      <dgm:spPr/>
      <dgm:t>
        <a:bodyPr/>
        <a:lstStyle/>
        <a:p>
          <a:r>
            <a:rPr lang="ru-RU"/>
            <a:t>бюджет</a:t>
          </a:r>
        </a:p>
      </dgm:t>
    </dgm:pt>
    <dgm:pt modelId="{A9E570CF-C23C-448F-9B12-F7701663FBB7}" type="parTrans" cxnId="{9360BC9B-DDCA-4BEA-974B-37503A25D0E0}">
      <dgm:prSet/>
      <dgm:spPr/>
      <dgm:t>
        <a:bodyPr/>
        <a:lstStyle/>
        <a:p>
          <a:endParaRPr lang="ru-RU"/>
        </a:p>
      </dgm:t>
    </dgm:pt>
    <dgm:pt modelId="{185C906E-A0C0-42B1-A3ED-F235AC49599F}" type="sibTrans" cxnId="{9360BC9B-DDCA-4BEA-974B-37503A25D0E0}">
      <dgm:prSet/>
      <dgm:spPr/>
      <dgm:t>
        <a:bodyPr/>
        <a:lstStyle/>
        <a:p>
          <a:endParaRPr lang="ru-RU"/>
        </a:p>
      </dgm:t>
    </dgm:pt>
    <dgm:pt modelId="{088B784E-3C25-4CD5-AB71-0C8C77C112A3}">
      <dgm:prSet phldrT="[Text]"/>
      <dgm:spPr/>
      <dgm:t>
        <a:bodyPr/>
        <a:lstStyle/>
        <a:p>
          <a:r>
            <a:rPr lang="ru-RU"/>
            <a:t>корректировка 1</a:t>
          </a:r>
        </a:p>
      </dgm:t>
    </dgm:pt>
    <dgm:pt modelId="{6D4A4876-8992-4019-8297-AEA23CDB7E21}" type="parTrans" cxnId="{73BDE210-BDC2-474A-B50B-3FD1B1DBAF18}">
      <dgm:prSet/>
      <dgm:spPr/>
      <dgm:t>
        <a:bodyPr/>
        <a:lstStyle/>
        <a:p>
          <a:endParaRPr lang="ru-RU"/>
        </a:p>
      </dgm:t>
    </dgm:pt>
    <dgm:pt modelId="{FCECCBB8-497F-44F3-B312-AFD6CD0BB2B4}" type="sibTrans" cxnId="{73BDE210-BDC2-474A-B50B-3FD1B1DBAF18}">
      <dgm:prSet/>
      <dgm:spPr/>
      <dgm:t>
        <a:bodyPr/>
        <a:lstStyle/>
        <a:p>
          <a:endParaRPr lang="ru-RU"/>
        </a:p>
      </dgm:t>
    </dgm:pt>
    <dgm:pt modelId="{6A7B71DD-7747-4AAF-8E37-794D673F6F59}">
      <dgm:prSet/>
      <dgm:spPr/>
      <dgm:t>
        <a:bodyPr/>
        <a:lstStyle/>
        <a:p>
          <a:r>
            <a:rPr lang="ru-RU"/>
            <a:t>корректировка 2</a:t>
          </a:r>
        </a:p>
      </dgm:t>
    </dgm:pt>
    <dgm:pt modelId="{F56CC0C1-9239-4034-94F7-25D3994CCC33}" type="parTrans" cxnId="{46720A9A-E300-4EE7-B129-0E28DB7E3342}">
      <dgm:prSet/>
      <dgm:spPr/>
      <dgm:t>
        <a:bodyPr/>
        <a:lstStyle/>
        <a:p>
          <a:endParaRPr lang="ru-RU"/>
        </a:p>
      </dgm:t>
    </dgm:pt>
    <dgm:pt modelId="{FE8499E0-679C-4585-ABFC-8949B890F9AF}" type="sibTrans" cxnId="{46720A9A-E300-4EE7-B129-0E28DB7E3342}">
      <dgm:prSet/>
      <dgm:spPr/>
      <dgm:t>
        <a:bodyPr/>
        <a:lstStyle/>
        <a:p>
          <a:endParaRPr lang="ru-RU"/>
        </a:p>
      </dgm:t>
    </dgm:pt>
    <dgm:pt modelId="{3598D225-E506-4352-8511-F62E6C86BD45}">
      <dgm:prSet/>
      <dgm:spPr/>
      <dgm:t>
        <a:bodyPr/>
        <a:lstStyle/>
        <a:p>
          <a:r>
            <a:rPr lang="ru-RU"/>
            <a:t>корректировка ...</a:t>
          </a:r>
        </a:p>
      </dgm:t>
    </dgm:pt>
    <dgm:pt modelId="{07F254F4-0AE6-45EE-9367-EF1B9EC9DE64}" type="parTrans" cxnId="{9D4AA130-AACA-4EAD-862D-05B6612CF456}">
      <dgm:prSet/>
      <dgm:spPr/>
      <dgm:t>
        <a:bodyPr/>
        <a:lstStyle/>
        <a:p>
          <a:endParaRPr lang="ru-RU"/>
        </a:p>
      </dgm:t>
    </dgm:pt>
    <dgm:pt modelId="{DC8E5C9C-387C-45FC-BD1A-3167C0079B47}" type="sibTrans" cxnId="{9D4AA130-AACA-4EAD-862D-05B6612CF456}">
      <dgm:prSet/>
      <dgm:spPr/>
      <dgm:t>
        <a:bodyPr/>
        <a:lstStyle/>
        <a:p>
          <a:endParaRPr lang="ru-RU"/>
        </a:p>
      </dgm:t>
    </dgm:pt>
    <dgm:pt modelId="{DFA957FF-B6F1-49B5-A1FF-8BD892BF95C7}">
      <dgm:prSet/>
      <dgm:spPr/>
      <dgm:t>
        <a:bodyPr/>
        <a:lstStyle/>
        <a:p>
          <a:r>
            <a:rPr lang="ru-RU"/>
            <a:t>коректировка 12</a:t>
          </a:r>
        </a:p>
      </dgm:t>
    </dgm:pt>
    <dgm:pt modelId="{FAB6E2E4-A718-4AF6-86D6-360D47D1AAE9}" type="parTrans" cxnId="{CB1E9660-01F5-47CA-A0FD-2181061DC016}">
      <dgm:prSet/>
      <dgm:spPr/>
      <dgm:t>
        <a:bodyPr/>
        <a:lstStyle/>
        <a:p>
          <a:endParaRPr lang="ru-RU"/>
        </a:p>
      </dgm:t>
    </dgm:pt>
    <dgm:pt modelId="{4095215E-F475-4811-B68C-6468EA3FBFBF}" type="sibTrans" cxnId="{CB1E9660-01F5-47CA-A0FD-2181061DC016}">
      <dgm:prSet/>
      <dgm:spPr/>
      <dgm:t>
        <a:bodyPr/>
        <a:lstStyle/>
        <a:p>
          <a:endParaRPr lang="ru-RU"/>
        </a:p>
      </dgm:t>
    </dgm:pt>
    <dgm:pt modelId="{7F59AAD1-542A-4C3F-A1B8-2E0E29B13CD6}" type="pres">
      <dgm:prSet presAssocID="{63E9C547-71D6-4DA1-B5A9-C70381330514}" presName="diagram" presStyleCnt="0">
        <dgm:presLayoutVars>
          <dgm:chPref val="1"/>
          <dgm:dir/>
          <dgm:animOne val="branch"/>
          <dgm:animLvl val="lvl"/>
          <dgm:resizeHandles/>
        </dgm:presLayoutVars>
      </dgm:prSet>
      <dgm:spPr/>
      <dgm:t>
        <a:bodyPr/>
        <a:lstStyle/>
        <a:p>
          <a:endParaRPr lang="ru-RU"/>
        </a:p>
      </dgm:t>
    </dgm:pt>
    <dgm:pt modelId="{20AC239D-65A4-49C8-BD74-0B7B6B53A8C7}" type="pres">
      <dgm:prSet presAssocID="{778468FF-07D4-4653-BBF6-BD5D65F5C2EA}" presName="root" presStyleCnt="0"/>
      <dgm:spPr/>
    </dgm:pt>
    <dgm:pt modelId="{74D6FC20-B8EC-480E-A742-5C85C0B7C5E0}" type="pres">
      <dgm:prSet presAssocID="{778468FF-07D4-4653-BBF6-BD5D65F5C2EA}" presName="rootComposite" presStyleCnt="0"/>
      <dgm:spPr/>
    </dgm:pt>
    <dgm:pt modelId="{A8E49AA2-9DD1-429B-AB59-95A4BD042D00}" type="pres">
      <dgm:prSet presAssocID="{778468FF-07D4-4653-BBF6-BD5D65F5C2EA}" presName="rootText" presStyleLbl="node1" presStyleIdx="0" presStyleCnt="1" custScaleX="235238"/>
      <dgm:spPr/>
      <dgm:t>
        <a:bodyPr/>
        <a:lstStyle/>
        <a:p>
          <a:endParaRPr lang="ru-RU"/>
        </a:p>
      </dgm:t>
    </dgm:pt>
    <dgm:pt modelId="{989C0C08-96B8-410E-80CA-DB941E608BF6}" type="pres">
      <dgm:prSet presAssocID="{778468FF-07D4-4653-BBF6-BD5D65F5C2EA}" presName="rootConnector" presStyleLbl="node1" presStyleIdx="0" presStyleCnt="1"/>
      <dgm:spPr/>
      <dgm:t>
        <a:bodyPr/>
        <a:lstStyle/>
        <a:p>
          <a:endParaRPr lang="ru-RU"/>
        </a:p>
      </dgm:t>
    </dgm:pt>
    <dgm:pt modelId="{FBE68A4F-E0FD-4D39-BBFF-EC42130A1A0B}" type="pres">
      <dgm:prSet presAssocID="{778468FF-07D4-4653-BBF6-BD5D65F5C2EA}" presName="childShape" presStyleCnt="0"/>
      <dgm:spPr/>
    </dgm:pt>
    <dgm:pt modelId="{008BD1BD-FA60-4168-857E-9175C35CFCCE}" type="pres">
      <dgm:prSet presAssocID="{A9E570CF-C23C-448F-9B12-F7701663FBB7}" presName="Name13" presStyleLbl="parChTrans1D2" presStyleIdx="0" presStyleCnt="5"/>
      <dgm:spPr/>
      <dgm:t>
        <a:bodyPr/>
        <a:lstStyle/>
        <a:p>
          <a:endParaRPr lang="ru-RU"/>
        </a:p>
      </dgm:t>
    </dgm:pt>
    <dgm:pt modelId="{E8546AFC-7154-4CDC-BE10-374E69ABAB47}" type="pres">
      <dgm:prSet presAssocID="{02E7AC5F-0804-423F-9BF8-DF1A7DE78862}" presName="childText" presStyleLbl="bgAcc1" presStyleIdx="0" presStyleCnt="5" custScaleX="231280">
        <dgm:presLayoutVars>
          <dgm:bulletEnabled val="1"/>
        </dgm:presLayoutVars>
      </dgm:prSet>
      <dgm:spPr/>
      <dgm:t>
        <a:bodyPr/>
        <a:lstStyle/>
        <a:p>
          <a:endParaRPr lang="ru-RU"/>
        </a:p>
      </dgm:t>
    </dgm:pt>
    <dgm:pt modelId="{7F827BEA-3FEA-4588-AFFD-B9BA79FAE30D}" type="pres">
      <dgm:prSet presAssocID="{6D4A4876-8992-4019-8297-AEA23CDB7E21}" presName="Name13" presStyleLbl="parChTrans1D2" presStyleIdx="1" presStyleCnt="5"/>
      <dgm:spPr/>
      <dgm:t>
        <a:bodyPr/>
        <a:lstStyle/>
        <a:p>
          <a:endParaRPr lang="ru-RU"/>
        </a:p>
      </dgm:t>
    </dgm:pt>
    <dgm:pt modelId="{0214F989-5030-448B-AA55-7BD7F69DDC1D}" type="pres">
      <dgm:prSet presAssocID="{088B784E-3C25-4CD5-AB71-0C8C77C112A3}" presName="childText" presStyleLbl="bgAcc1" presStyleIdx="1" presStyleCnt="5" custScaleX="231282">
        <dgm:presLayoutVars>
          <dgm:bulletEnabled val="1"/>
        </dgm:presLayoutVars>
      </dgm:prSet>
      <dgm:spPr/>
      <dgm:t>
        <a:bodyPr/>
        <a:lstStyle/>
        <a:p>
          <a:endParaRPr lang="ru-RU"/>
        </a:p>
      </dgm:t>
    </dgm:pt>
    <dgm:pt modelId="{0034E6D9-B425-4E45-93B6-E5264602D3FE}" type="pres">
      <dgm:prSet presAssocID="{F56CC0C1-9239-4034-94F7-25D3994CCC33}" presName="Name13" presStyleLbl="parChTrans1D2" presStyleIdx="2" presStyleCnt="5"/>
      <dgm:spPr/>
      <dgm:t>
        <a:bodyPr/>
        <a:lstStyle/>
        <a:p>
          <a:endParaRPr lang="ru-RU"/>
        </a:p>
      </dgm:t>
    </dgm:pt>
    <dgm:pt modelId="{99E62DF2-A57E-49F3-A307-5576F717C5DB}" type="pres">
      <dgm:prSet presAssocID="{6A7B71DD-7747-4AAF-8E37-794D673F6F59}" presName="childText" presStyleLbl="bgAcc1" presStyleIdx="2" presStyleCnt="5" custScaleX="232187">
        <dgm:presLayoutVars>
          <dgm:bulletEnabled val="1"/>
        </dgm:presLayoutVars>
      </dgm:prSet>
      <dgm:spPr/>
      <dgm:t>
        <a:bodyPr/>
        <a:lstStyle/>
        <a:p>
          <a:endParaRPr lang="ru-RU"/>
        </a:p>
      </dgm:t>
    </dgm:pt>
    <dgm:pt modelId="{070555E1-F4DC-455B-90EC-2482018F35DD}" type="pres">
      <dgm:prSet presAssocID="{07F254F4-0AE6-45EE-9367-EF1B9EC9DE64}" presName="Name13" presStyleLbl="parChTrans1D2" presStyleIdx="3" presStyleCnt="5"/>
      <dgm:spPr/>
      <dgm:t>
        <a:bodyPr/>
        <a:lstStyle/>
        <a:p>
          <a:endParaRPr lang="ru-RU"/>
        </a:p>
      </dgm:t>
    </dgm:pt>
    <dgm:pt modelId="{A111BECF-1B88-4FAC-9F80-16A49A9756A7}" type="pres">
      <dgm:prSet presAssocID="{3598D225-E506-4352-8511-F62E6C86BD45}" presName="childText" presStyleLbl="bgAcc1" presStyleIdx="3" presStyleCnt="5" custScaleX="231282">
        <dgm:presLayoutVars>
          <dgm:bulletEnabled val="1"/>
        </dgm:presLayoutVars>
      </dgm:prSet>
      <dgm:spPr/>
      <dgm:t>
        <a:bodyPr/>
        <a:lstStyle/>
        <a:p>
          <a:endParaRPr lang="ru-RU"/>
        </a:p>
      </dgm:t>
    </dgm:pt>
    <dgm:pt modelId="{FC2A5386-C4C6-4062-BC80-83AA44917BD0}" type="pres">
      <dgm:prSet presAssocID="{FAB6E2E4-A718-4AF6-86D6-360D47D1AAE9}" presName="Name13" presStyleLbl="parChTrans1D2" presStyleIdx="4" presStyleCnt="5"/>
      <dgm:spPr/>
      <dgm:t>
        <a:bodyPr/>
        <a:lstStyle/>
        <a:p>
          <a:endParaRPr lang="ru-RU"/>
        </a:p>
      </dgm:t>
    </dgm:pt>
    <dgm:pt modelId="{E5E3137C-39AC-4E38-ADC9-BB6F3012F83E}" type="pres">
      <dgm:prSet presAssocID="{DFA957FF-B6F1-49B5-A1FF-8BD892BF95C7}" presName="childText" presStyleLbl="bgAcc1" presStyleIdx="4" presStyleCnt="5" custScaleX="231280">
        <dgm:presLayoutVars>
          <dgm:bulletEnabled val="1"/>
        </dgm:presLayoutVars>
      </dgm:prSet>
      <dgm:spPr/>
      <dgm:t>
        <a:bodyPr/>
        <a:lstStyle/>
        <a:p>
          <a:endParaRPr lang="ru-RU"/>
        </a:p>
      </dgm:t>
    </dgm:pt>
  </dgm:ptLst>
  <dgm:cxnLst>
    <dgm:cxn modelId="{889EA1B2-2C79-404B-B64E-56F7F96760E9}" type="presOf" srcId="{A9E570CF-C23C-448F-9B12-F7701663FBB7}" destId="{008BD1BD-FA60-4168-857E-9175C35CFCCE}" srcOrd="0" destOrd="0" presId="urn:microsoft.com/office/officeart/2005/8/layout/hierarchy3"/>
    <dgm:cxn modelId="{73BDE210-BDC2-474A-B50B-3FD1B1DBAF18}" srcId="{778468FF-07D4-4653-BBF6-BD5D65F5C2EA}" destId="{088B784E-3C25-4CD5-AB71-0C8C77C112A3}" srcOrd="1" destOrd="0" parTransId="{6D4A4876-8992-4019-8297-AEA23CDB7E21}" sibTransId="{FCECCBB8-497F-44F3-B312-AFD6CD0BB2B4}"/>
    <dgm:cxn modelId="{B523F526-A1DC-4C09-A1F2-A4E55C8892BE}" type="presOf" srcId="{088B784E-3C25-4CD5-AB71-0C8C77C112A3}" destId="{0214F989-5030-448B-AA55-7BD7F69DDC1D}" srcOrd="0" destOrd="0" presId="urn:microsoft.com/office/officeart/2005/8/layout/hierarchy3"/>
    <dgm:cxn modelId="{B8B19ADD-CDC6-442F-9D32-F47A43A31BF0}" type="presOf" srcId="{02E7AC5F-0804-423F-9BF8-DF1A7DE78862}" destId="{E8546AFC-7154-4CDC-BE10-374E69ABAB47}" srcOrd="0" destOrd="0" presId="urn:microsoft.com/office/officeart/2005/8/layout/hierarchy3"/>
    <dgm:cxn modelId="{CB1E9660-01F5-47CA-A0FD-2181061DC016}" srcId="{778468FF-07D4-4653-BBF6-BD5D65F5C2EA}" destId="{DFA957FF-B6F1-49B5-A1FF-8BD892BF95C7}" srcOrd="4" destOrd="0" parTransId="{FAB6E2E4-A718-4AF6-86D6-360D47D1AAE9}" sibTransId="{4095215E-F475-4811-B68C-6468EA3FBFBF}"/>
    <dgm:cxn modelId="{9D4AA130-AACA-4EAD-862D-05B6612CF456}" srcId="{778468FF-07D4-4653-BBF6-BD5D65F5C2EA}" destId="{3598D225-E506-4352-8511-F62E6C86BD45}" srcOrd="3" destOrd="0" parTransId="{07F254F4-0AE6-45EE-9367-EF1B9EC9DE64}" sibTransId="{DC8E5C9C-387C-45FC-BD1A-3167C0079B47}"/>
    <dgm:cxn modelId="{22A64B21-8D67-460A-A358-699BA960FCED}" type="presOf" srcId="{F56CC0C1-9239-4034-94F7-25D3994CCC33}" destId="{0034E6D9-B425-4E45-93B6-E5264602D3FE}" srcOrd="0" destOrd="0" presId="urn:microsoft.com/office/officeart/2005/8/layout/hierarchy3"/>
    <dgm:cxn modelId="{9360BC9B-DDCA-4BEA-974B-37503A25D0E0}" srcId="{778468FF-07D4-4653-BBF6-BD5D65F5C2EA}" destId="{02E7AC5F-0804-423F-9BF8-DF1A7DE78862}" srcOrd="0" destOrd="0" parTransId="{A9E570CF-C23C-448F-9B12-F7701663FBB7}" sibTransId="{185C906E-A0C0-42B1-A3ED-F235AC49599F}"/>
    <dgm:cxn modelId="{DD6BE766-9B14-4A8F-8583-4607437297E3}" srcId="{63E9C547-71D6-4DA1-B5A9-C70381330514}" destId="{778468FF-07D4-4653-BBF6-BD5D65F5C2EA}" srcOrd="0" destOrd="0" parTransId="{44BE3A17-C47A-4339-BB22-9023B3E54FB3}" sibTransId="{236D939C-31BE-4A11-9B02-F9A36BD34CE1}"/>
    <dgm:cxn modelId="{C5293726-F6F3-49D4-95AD-705FA0C8358E}" type="presOf" srcId="{FAB6E2E4-A718-4AF6-86D6-360D47D1AAE9}" destId="{FC2A5386-C4C6-4062-BC80-83AA44917BD0}" srcOrd="0" destOrd="0" presId="urn:microsoft.com/office/officeart/2005/8/layout/hierarchy3"/>
    <dgm:cxn modelId="{C8DB7625-C950-48CB-A5FF-8776C1EA735C}" type="presOf" srcId="{778468FF-07D4-4653-BBF6-BD5D65F5C2EA}" destId="{989C0C08-96B8-410E-80CA-DB941E608BF6}" srcOrd="1" destOrd="0" presId="urn:microsoft.com/office/officeart/2005/8/layout/hierarchy3"/>
    <dgm:cxn modelId="{6E84BE6F-C69D-4BB7-9568-29022EE9F43E}" type="presOf" srcId="{07F254F4-0AE6-45EE-9367-EF1B9EC9DE64}" destId="{070555E1-F4DC-455B-90EC-2482018F35DD}" srcOrd="0" destOrd="0" presId="urn:microsoft.com/office/officeart/2005/8/layout/hierarchy3"/>
    <dgm:cxn modelId="{DAAAB3CB-5BDB-444B-84EB-DC3D590D7A46}" type="presOf" srcId="{6A7B71DD-7747-4AAF-8E37-794D673F6F59}" destId="{99E62DF2-A57E-49F3-A307-5576F717C5DB}" srcOrd="0" destOrd="0" presId="urn:microsoft.com/office/officeart/2005/8/layout/hierarchy3"/>
    <dgm:cxn modelId="{5B9BADE0-EBD9-4A3B-81AC-630E276F88C5}" type="presOf" srcId="{778468FF-07D4-4653-BBF6-BD5D65F5C2EA}" destId="{A8E49AA2-9DD1-429B-AB59-95A4BD042D00}" srcOrd="0" destOrd="0" presId="urn:microsoft.com/office/officeart/2005/8/layout/hierarchy3"/>
    <dgm:cxn modelId="{46720A9A-E300-4EE7-B129-0E28DB7E3342}" srcId="{778468FF-07D4-4653-BBF6-BD5D65F5C2EA}" destId="{6A7B71DD-7747-4AAF-8E37-794D673F6F59}" srcOrd="2" destOrd="0" parTransId="{F56CC0C1-9239-4034-94F7-25D3994CCC33}" sibTransId="{FE8499E0-679C-4585-ABFC-8949B890F9AF}"/>
    <dgm:cxn modelId="{ABB3898C-2B88-46B6-96E4-609D33567733}" type="presOf" srcId="{DFA957FF-B6F1-49B5-A1FF-8BD892BF95C7}" destId="{E5E3137C-39AC-4E38-ADC9-BB6F3012F83E}" srcOrd="0" destOrd="0" presId="urn:microsoft.com/office/officeart/2005/8/layout/hierarchy3"/>
    <dgm:cxn modelId="{E1F4A240-E010-4047-AD10-5B94DEF8C9B2}" type="presOf" srcId="{63E9C547-71D6-4DA1-B5A9-C70381330514}" destId="{7F59AAD1-542A-4C3F-A1B8-2E0E29B13CD6}" srcOrd="0" destOrd="0" presId="urn:microsoft.com/office/officeart/2005/8/layout/hierarchy3"/>
    <dgm:cxn modelId="{FCE31648-BA03-4F84-BCF8-99FD1A66274C}" type="presOf" srcId="{6D4A4876-8992-4019-8297-AEA23CDB7E21}" destId="{7F827BEA-3FEA-4588-AFFD-B9BA79FAE30D}" srcOrd="0" destOrd="0" presId="urn:microsoft.com/office/officeart/2005/8/layout/hierarchy3"/>
    <dgm:cxn modelId="{7F76DC4D-905C-4E58-8479-45285D89D9B3}" type="presOf" srcId="{3598D225-E506-4352-8511-F62E6C86BD45}" destId="{A111BECF-1B88-4FAC-9F80-16A49A9756A7}" srcOrd="0" destOrd="0" presId="urn:microsoft.com/office/officeart/2005/8/layout/hierarchy3"/>
    <dgm:cxn modelId="{CA385D62-CFA8-4ACB-9AFB-F324E9161FC3}" type="presParOf" srcId="{7F59AAD1-542A-4C3F-A1B8-2E0E29B13CD6}" destId="{20AC239D-65A4-49C8-BD74-0B7B6B53A8C7}" srcOrd="0" destOrd="0" presId="urn:microsoft.com/office/officeart/2005/8/layout/hierarchy3"/>
    <dgm:cxn modelId="{B3ADD270-3D1D-40FD-93E7-0092449B6B2A}" type="presParOf" srcId="{20AC239D-65A4-49C8-BD74-0B7B6B53A8C7}" destId="{74D6FC20-B8EC-480E-A742-5C85C0B7C5E0}" srcOrd="0" destOrd="0" presId="urn:microsoft.com/office/officeart/2005/8/layout/hierarchy3"/>
    <dgm:cxn modelId="{5002B2C5-60F4-4873-B1D8-BD33FC5F372B}" type="presParOf" srcId="{74D6FC20-B8EC-480E-A742-5C85C0B7C5E0}" destId="{A8E49AA2-9DD1-429B-AB59-95A4BD042D00}" srcOrd="0" destOrd="0" presId="urn:microsoft.com/office/officeart/2005/8/layout/hierarchy3"/>
    <dgm:cxn modelId="{761CAAF6-44DF-4C88-B243-1326513A45D5}" type="presParOf" srcId="{74D6FC20-B8EC-480E-A742-5C85C0B7C5E0}" destId="{989C0C08-96B8-410E-80CA-DB941E608BF6}" srcOrd="1" destOrd="0" presId="urn:microsoft.com/office/officeart/2005/8/layout/hierarchy3"/>
    <dgm:cxn modelId="{02213110-80FC-4E09-81BA-1EF8D6D10D5B}" type="presParOf" srcId="{20AC239D-65A4-49C8-BD74-0B7B6B53A8C7}" destId="{FBE68A4F-E0FD-4D39-BBFF-EC42130A1A0B}" srcOrd="1" destOrd="0" presId="urn:microsoft.com/office/officeart/2005/8/layout/hierarchy3"/>
    <dgm:cxn modelId="{0BEABB34-1CD4-4651-9DC9-AFBFB492F5B8}" type="presParOf" srcId="{FBE68A4F-E0FD-4D39-BBFF-EC42130A1A0B}" destId="{008BD1BD-FA60-4168-857E-9175C35CFCCE}" srcOrd="0" destOrd="0" presId="urn:microsoft.com/office/officeart/2005/8/layout/hierarchy3"/>
    <dgm:cxn modelId="{306C56FD-F216-4879-9C88-D66E4A066BCA}" type="presParOf" srcId="{FBE68A4F-E0FD-4D39-BBFF-EC42130A1A0B}" destId="{E8546AFC-7154-4CDC-BE10-374E69ABAB47}" srcOrd="1" destOrd="0" presId="urn:microsoft.com/office/officeart/2005/8/layout/hierarchy3"/>
    <dgm:cxn modelId="{2D87992C-3096-4CFE-B0EC-AF328E0F718E}" type="presParOf" srcId="{FBE68A4F-E0FD-4D39-BBFF-EC42130A1A0B}" destId="{7F827BEA-3FEA-4588-AFFD-B9BA79FAE30D}" srcOrd="2" destOrd="0" presId="urn:microsoft.com/office/officeart/2005/8/layout/hierarchy3"/>
    <dgm:cxn modelId="{2CA0311F-277B-4A74-8EFA-D4B74DBC777E}" type="presParOf" srcId="{FBE68A4F-E0FD-4D39-BBFF-EC42130A1A0B}" destId="{0214F989-5030-448B-AA55-7BD7F69DDC1D}" srcOrd="3" destOrd="0" presId="urn:microsoft.com/office/officeart/2005/8/layout/hierarchy3"/>
    <dgm:cxn modelId="{DC606806-ED11-444B-9EA3-A3614B49537E}" type="presParOf" srcId="{FBE68A4F-E0FD-4D39-BBFF-EC42130A1A0B}" destId="{0034E6D9-B425-4E45-93B6-E5264602D3FE}" srcOrd="4" destOrd="0" presId="urn:microsoft.com/office/officeart/2005/8/layout/hierarchy3"/>
    <dgm:cxn modelId="{E91A5832-CBAA-4BEC-ADD8-8FE1BCA61822}" type="presParOf" srcId="{FBE68A4F-E0FD-4D39-BBFF-EC42130A1A0B}" destId="{99E62DF2-A57E-49F3-A307-5576F717C5DB}" srcOrd="5" destOrd="0" presId="urn:microsoft.com/office/officeart/2005/8/layout/hierarchy3"/>
    <dgm:cxn modelId="{04AB6A5F-2D46-4831-A28B-D3299AE5A410}" type="presParOf" srcId="{FBE68A4F-E0FD-4D39-BBFF-EC42130A1A0B}" destId="{070555E1-F4DC-455B-90EC-2482018F35DD}" srcOrd="6" destOrd="0" presId="urn:microsoft.com/office/officeart/2005/8/layout/hierarchy3"/>
    <dgm:cxn modelId="{0DF873D2-66AD-4F7A-96DA-566D6AF2615B}" type="presParOf" srcId="{FBE68A4F-E0FD-4D39-BBFF-EC42130A1A0B}" destId="{A111BECF-1B88-4FAC-9F80-16A49A9756A7}" srcOrd="7" destOrd="0" presId="urn:microsoft.com/office/officeart/2005/8/layout/hierarchy3"/>
    <dgm:cxn modelId="{F03CF627-1393-4017-9336-217D3C441BFB}" type="presParOf" srcId="{FBE68A4F-E0FD-4D39-BBFF-EC42130A1A0B}" destId="{FC2A5386-C4C6-4062-BC80-83AA44917BD0}" srcOrd="8" destOrd="0" presId="urn:microsoft.com/office/officeart/2005/8/layout/hierarchy3"/>
    <dgm:cxn modelId="{EC56EC6E-8C06-4963-B1C4-B288214DFAB2}" type="presParOf" srcId="{FBE68A4F-E0FD-4D39-BBFF-EC42130A1A0B}" destId="{E5E3137C-39AC-4E38-ADC9-BB6F3012F83E}" srcOrd="9" destOrd="0" presId="urn:microsoft.com/office/officeart/2005/8/layout/hierarchy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E5A40A-5F1A-4D7A-A60B-467CD3BCCA35}">
      <dsp:nvSpPr>
        <dsp:cNvPr id="0" name=""/>
        <dsp:cNvSpPr/>
      </dsp:nvSpPr>
      <dsp:spPr>
        <a:xfrm>
          <a:off x="885821" y="708"/>
          <a:ext cx="2966414" cy="518762"/>
        </a:xfrm>
        <a:prstGeom prst="roundRect">
          <a:avLst>
            <a:gd name="adj" fmla="val 10000"/>
          </a:avLst>
        </a:prstGeom>
        <a:solidFill>
          <a:srgbClr val="FFC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ru-RU" sz="1200" b="1" kern="1200">
              <a:solidFill>
                <a:sysClr val="windowText" lastClr="000000"/>
              </a:solidFill>
            </a:rPr>
            <a:t>Управляющая компания (свод)</a:t>
          </a:r>
          <a:endParaRPr lang="en-US" sz="1200" b="1" kern="1200">
            <a:solidFill>
              <a:sysClr val="windowText" lastClr="000000"/>
            </a:solidFill>
          </a:endParaRPr>
        </a:p>
      </dsp:txBody>
      <dsp:txXfrm>
        <a:off x="901015" y="15902"/>
        <a:ext cx="2936026" cy="488374"/>
      </dsp:txXfrm>
    </dsp:sp>
    <dsp:sp modelId="{480D4D57-F83A-4E42-8CF0-0BDE7305E9A0}">
      <dsp:nvSpPr>
        <dsp:cNvPr id="0" name=""/>
        <dsp:cNvSpPr/>
      </dsp:nvSpPr>
      <dsp:spPr>
        <a:xfrm>
          <a:off x="1182462" y="519471"/>
          <a:ext cx="296641" cy="460569"/>
        </a:xfrm>
        <a:custGeom>
          <a:avLst/>
          <a:gdLst/>
          <a:ahLst/>
          <a:cxnLst/>
          <a:rect l="0" t="0" r="0" b="0"/>
          <a:pathLst>
            <a:path>
              <a:moveTo>
                <a:pt x="0" y="0"/>
              </a:moveTo>
              <a:lnTo>
                <a:pt x="0" y="460569"/>
              </a:lnTo>
              <a:lnTo>
                <a:pt x="296641" y="46056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E01CBF-5EE9-4BD0-B5C9-126BBECEFCE5}">
      <dsp:nvSpPr>
        <dsp:cNvPr id="0" name=""/>
        <dsp:cNvSpPr/>
      </dsp:nvSpPr>
      <dsp:spPr>
        <a:xfrm>
          <a:off x="1479104" y="730100"/>
          <a:ext cx="3121474" cy="49988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ru-RU" sz="1200" kern="1200"/>
            <a:t>Управляющая компания (собственно)</a:t>
          </a:r>
          <a:endParaRPr lang="en-US" sz="1200" kern="1200"/>
        </a:p>
      </dsp:txBody>
      <dsp:txXfrm>
        <a:off x="1493745" y="744741"/>
        <a:ext cx="3092192" cy="470599"/>
      </dsp:txXfrm>
    </dsp:sp>
    <dsp:sp modelId="{920E8FB5-7403-4598-8AB8-8BAF0C1EE30B}">
      <dsp:nvSpPr>
        <dsp:cNvPr id="0" name=""/>
        <dsp:cNvSpPr/>
      </dsp:nvSpPr>
      <dsp:spPr>
        <a:xfrm>
          <a:off x="1182462" y="519471"/>
          <a:ext cx="296641" cy="1156707"/>
        </a:xfrm>
        <a:custGeom>
          <a:avLst/>
          <a:gdLst/>
          <a:ahLst/>
          <a:cxnLst/>
          <a:rect l="0" t="0" r="0" b="0"/>
          <a:pathLst>
            <a:path>
              <a:moveTo>
                <a:pt x="0" y="0"/>
              </a:moveTo>
              <a:lnTo>
                <a:pt x="0" y="1156707"/>
              </a:lnTo>
              <a:lnTo>
                <a:pt x="296641" y="11567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83998A-2CA4-45A6-AC66-8F5E479F9598}">
      <dsp:nvSpPr>
        <dsp:cNvPr id="0" name=""/>
        <dsp:cNvSpPr/>
      </dsp:nvSpPr>
      <dsp:spPr>
        <a:xfrm>
          <a:off x="1479104" y="1440610"/>
          <a:ext cx="3121474" cy="47113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ru-RU" sz="1200" kern="1200"/>
            <a:t>Бизнес-единица 1</a:t>
          </a:r>
          <a:endParaRPr lang="en-US" sz="1200" kern="1200"/>
        </a:p>
      </dsp:txBody>
      <dsp:txXfrm>
        <a:off x="1492903" y="1454409"/>
        <a:ext cx="3093876" cy="443536"/>
      </dsp:txXfrm>
    </dsp:sp>
    <dsp:sp modelId="{568292AD-FD70-404F-9349-490CB900593A}">
      <dsp:nvSpPr>
        <dsp:cNvPr id="0" name=""/>
        <dsp:cNvSpPr/>
      </dsp:nvSpPr>
      <dsp:spPr>
        <a:xfrm>
          <a:off x="1182462" y="519471"/>
          <a:ext cx="296641" cy="1824514"/>
        </a:xfrm>
        <a:custGeom>
          <a:avLst/>
          <a:gdLst/>
          <a:ahLst/>
          <a:cxnLst/>
          <a:rect l="0" t="0" r="0" b="0"/>
          <a:pathLst>
            <a:path>
              <a:moveTo>
                <a:pt x="0" y="0"/>
              </a:moveTo>
              <a:lnTo>
                <a:pt x="0" y="1824514"/>
              </a:lnTo>
              <a:lnTo>
                <a:pt x="296641" y="182451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D8C677-ED92-4ACF-8D1B-E6AF3EEB5854}">
      <dsp:nvSpPr>
        <dsp:cNvPr id="0" name=""/>
        <dsp:cNvSpPr/>
      </dsp:nvSpPr>
      <dsp:spPr>
        <a:xfrm>
          <a:off x="1479104" y="2122374"/>
          <a:ext cx="3121474" cy="44322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ru-RU" sz="1200" kern="1200"/>
            <a:t>Бизнес-единица 2</a:t>
          </a:r>
          <a:endParaRPr lang="en-US" sz="1200" kern="1200"/>
        </a:p>
      </dsp:txBody>
      <dsp:txXfrm>
        <a:off x="1492086" y="2135356"/>
        <a:ext cx="3095510" cy="417258"/>
      </dsp:txXfrm>
    </dsp:sp>
    <dsp:sp modelId="{E1902354-CA0D-46C0-93CA-DE5C4DBDE869}">
      <dsp:nvSpPr>
        <dsp:cNvPr id="0" name=""/>
        <dsp:cNvSpPr/>
      </dsp:nvSpPr>
      <dsp:spPr>
        <a:xfrm>
          <a:off x="1182462" y="519471"/>
          <a:ext cx="296641" cy="2468487"/>
        </a:xfrm>
        <a:custGeom>
          <a:avLst/>
          <a:gdLst/>
          <a:ahLst/>
          <a:cxnLst/>
          <a:rect l="0" t="0" r="0" b="0"/>
          <a:pathLst>
            <a:path>
              <a:moveTo>
                <a:pt x="0" y="0"/>
              </a:moveTo>
              <a:lnTo>
                <a:pt x="0" y="2468487"/>
              </a:lnTo>
              <a:lnTo>
                <a:pt x="296641" y="246848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3C8A90-F013-401C-9963-B436A5631014}">
      <dsp:nvSpPr>
        <dsp:cNvPr id="0" name=""/>
        <dsp:cNvSpPr/>
      </dsp:nvSpPr>
      <dsp:spPr>
        <a:xfrm>
          <a:off x="1479104" y="2776225"/>
          <a:ext cx="3121474" cy="42346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ru-RU" sz="1200" kern="1200"/>
            <a:t>...</a:t>
          </a:r>
          <a:endParaRPr lang="en-US" sz="1200" kern="1200"/>
        </a:p>
      </dsp:txBody>
      <dsp:txXfrm>
        <a:off x="1491507" y="2788628"/>
        <a:ext cx="3096668" cy="3986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E49AA2-9DD1-429B-AB59-95A4BD042D00}">
      <dsp:nvSpPr>
        <dsp:cNvPr id="0" name=""/>
        <dsp:cNvSpPr/>
      </dsp:nvSpPr>
      <dsp:spPr>
        <a:xfrm>
          <a:off x="1704977" y="306"/>
          <a:ext cx="2076444" cy="441349"/>
        </a:xfrm>
        <a:prstGeom prst="roundRect">
          <a:avLst>
            <a:gd name="adj" fmla="val 10000"/>
          </a:avLst>
        </a:prstGeom>
        <a:solidFill>
          <a:srgbClr val="FFC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22860" rIns="34290" bIns="22860" numCol="1" spcCol="1270" anchor="ctr" anchorCtr="0">
          <a:noAutofit/>
        </a:bodyPr>
        <a:lstStyle/>
        <a:p>
          <a:pPr lvl="0" algn="ctr" defTabSz="800100">
            <a:lnSpc>
              <a:spcPct val="90000"/>
            </a:lnSpc>
            <a:spcBef>
              <a:spcPct val="0"/>
            </a:spcBef>
            <a:spcAft>
              <a:spcPct val="35000"/>
            </a:spcAft>
          </a:pPr>
          <a:r>
            <a:rPr lang="ru-RU" sz="1800" kern="1200">
              <a:solidFill>
                <a:sysClr val="windowText" lastClr="000000"/>
              </a:solidFill>
            </a:rPr>
            <a:t>актуальный бюджет</a:t>
          </a:r>
        </a:p>
      </dsp:txBody>
      <dsp:txXfrm>
        <a:off x="1717904" y="13233"/>
        <a:ext cx="2050590" cy="415495"/>
      </dsp:txXfrm>
    </dsp:sp>
    <dsp:sp modelId="{008BD1BD-FA60-4168-857E-9175C35CFCCE}">
      <dsp:nvSpPr>
        <dsp:cNvPr id="0" name=""/>
        <dsp:cNvSpPr/>
      </dsp:nvSpPr>
      <dsp:spPr>
        <a:xfrm>
          <a:off x="1912622" y="441656"/>
          <a:ext cx="207644" cy="331012"/>
        </a:xfrm>
        <a:custGeom>
          <a:avLst/>
          <a:gdLst/>
          <a:ahLst/>
          <a:cxnLst/>
          <a:rect l="0" t="0" r="0" b="0"/>
          <a:pathLst>
            <a:path>
              <a:moveTo>
                <a:pt x="0" y="0"/>
              </a:moveTo>
              <a:lnTo>
                <a:pt x="0" y="331012"/>
              </a:lnTo>
              <a:lnTo>
                <a:pt x="207644" y="3310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546AFC-7154-4CDC-BE10-374E69ABAB47}">
      <dsp:nvSpPr>
        <dsp:cNvPr id="0" name=""/>
        <dsp:cNvSpPr/>
      </dsp:nvSpPr>
      <dsp:spPr>
        <a:xfrm>
          <a:off x="2120266" y="551994"/>
          <a:ext cx="1633206" cy="44134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ru-RU" sz="1600" kern="1200"/>
            <a:t>бюджет</a:t>
          </a:r>
        </a:p>
      </dsp:txBody>
      <dsp:txXfrm>
        <a:off x="2133193" y="564921"/>
        <a:ext cx="1607352" cy="415495"/>
      </dsp:txXfrm>
    </dsp:sp>
    <dsp:sp modelId="{7F827BEA-3FEA-4588-AFFD-B9BA79FAE30D}">
      <dsp:nvSpPr>
        <dsp:cNvPr id="0" name=""/>
        <dsp:cNvSpPr/>
      </dsp:nvSpPr>
      <dsp:spPr>
        <a:xfrm>
          <a:off x="1912622" y="441656"/>
          <a:ext cx="207644" cy="882699"/>
        </a:xfrm>
        <a:custGeom>
          <a:avLst/>
          <a:gdLst/>
          <a:ahLst/>
          <a:cxnLst/>
          <a:rect l="0" t="0" r="0" b="0"/>
          <a:pathLst>
            <a:path>
              <a:moveTo>
                <a:pt x="0" y="0"/>
              </a:moveTo>
              <a:lnTo>
                <a:pt x="0" y="882699"/>
              </a:lnTo>
              <a:lnTo>
                <a:pt x="207644" y="88269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14F989-5030-448B-AA55-7BD7F69DDC1D}">
      <dsp:nvSpPr>
        <dsp:cNvPr id="0" name=""/>
        <dsp:cNvSpPr/>
      </dsp:nvSpPr>
      <dsp:spPr>
        <a:xfrm>
          <a:off x="2120266" y="1103681"/>
          <a:ext cx="1633220" cy="44134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ru-RU" sz="1600" kern="1200"/>
            <a:t>корректировка 1</a:t>
          </a:r>
        </a:p>
      </dsp:txBody>
      <dsp:txXfrm>
        <a:off x="2133193" y="1116608"/>
        <a:ext cx="1607366" cy="415495"/>
      </dsp:txXfrm>
    </dsp:sp>
    <dsp:sp modelId="{0034E6D9-B425-4E45-93B6-E5264602D3FE}">
      <dsp:nvSpPr>
        <dsp:cNvPr id="0" name=""/>
        <dsp:cNvSpPr/>
      </dsp:nvSpPr>
      <dsp:spPr>
        <a:xfrm>
          <a:off x="1912622" y="441656"/>
          <a:ext cx="207644" cy="1434386"/>
        </a:xfrm>
        <a:custGeom>
          <a:avLst/>
          <a:gdLst/>
          <a:ahLst/>
          <a:cxnLst/>
          <a:rect l="0" t="0" r="0" b="0"/>
          <a:pathLst>
            <a:path>
              <a:moveTo>
                <a:pt x="0" y="0"/>
              </a:moveTo>
              <a:lnTo>
                <a:pt x="0" y="1434386"/>
              </a:lnTo>
              <a:lnTo>
                <a:pt x="207644" y="143438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E62DF2-A57E-49F3-A307-5576F717C5DB}">
      <dsp:nvSpPr>
        <dsp:cNvPr id="0" name=""/>
        <dsp:cNvSpPr/>
      </dsp:nvSpPr>
      <dsp:spPr>
        <a:xfrm>
          <a:off x="2120266" y="1655368"/>
          <a:ext cx="1639610" cy="44134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ru-RU" sz="1600" kern="1200"/>
            <a:t>корректировка 2</a:t>
          </a:r>
        </a:p>
      </dsp:txBody>
      <dsp:txXfrm>
        <a:off x="2133193" y="1668295"/>
        <a:ext cx="1613756" cy="415495"/>
      </dsp:txXfrm>
    </dsp:sp>
    <dsp:sp modelId="{070555E1-F4DC-455B-90EC-2482018F35DD}">
      <dsp:nvSpPr>
        <dsp:cNvPr id="0" name=""/>
        <dsp:cNvSpPr/>
      </dsp:nvSpPr>
      <dsp:spPr>
        <a:xfrm>
          <a:off x="1912622" y="441656"/>
          <a:ext cx="207644" cy="1986074"/>
        </a:xfrm>
        <a:custGeom>
          <a:avLst/>
          <a:gdLst/>
          <a:ahLst/>
          <a:cxnLst/>
          <a:rect l="0" t="0" r="0" b="0"/>
          <a:pathLst>
            <a:path>
              <a:moveTo>
                <a:pt x="0" y="0"/>
              </a:moveTo>
              <a:lnTo>
                <a:pt x="0" y="1986074"/>
              </a:lnTo>
              <a:lnTo>
                <a:pt x="207644" y="198607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11BECF-1B88-4FAC-9F80-16A49A9756A7}">
      <dsp:nvSpPr>
        <dsp:cNvPr id="0" name=""/>
        <dsp:cNvSpPr/>
      </dsp:nvSpPr>
      <dsp:spPr>
        <a:xfrm>
          <a:off x="2120266" y="2207055"/>
          <a:ext cx="1633220" cy="44134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ru-RU" sz="1600" kern="1200"/>
            <a:t>корректировка ...</a:t>
          </a:r>
        </a:p>
      </dsp:txBody>
      <dsp:txXfrm>
        <a:off x="2133193" y="2219982"/>
        <a:ext cx="1607366" cy="415495"/>
      </dsp:txXfrm>
    </dsp:sp>
    <dsp:sp modelId="{FC2A5386-C4C6-4062-BC80-83AA44917BD0}">
      <dsp:nvSpPr>
        <dsp:cNvPr id="0" name=""/>
        <dsp:cNvSpPr/>
      </dsp:nvSpPr>
      <dsp:spPr>
        <a:xfrm>
          <a:off x="1912622" y="441656"/>
          <a:ext cx="207644" cy="2537761"/>
        </a:xfrm>
        <a:custGeom>
          <a:avLst/>
          <a:gdLst/>
          <a:ahLst/>
          <a:cxnLst/>
          <a:rect l="0" t="0" r="0" b="0"/>
          <a:pathLst>
            <a:path>
              <a:moveTo>
                <a:pt x="0" y="0"/>
              </a:moveTo>
              <a:lnTo>
                <a:pt x="0" y="2537761"/>
              </a:lnTo>
              <a:lnTo>
                <a:pt x="207644" y="25377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3137C-39AC-4E38-ADC9-BB6F3012F83E}">
      <dsp:nvSpPr>
        <dsp:cNvPr id="0" name=""/>
        <dsp:cNvSpPr/>
      </dsp:nvSpPr>
      <dsp:spPr>
        <a:xfrm>
          <a:off x="2120266" y="2758743"/>
          <a:ext cx="1633206" cy="44134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ru-RU" sz="1600" kern="1200"/>
            <a:t>коректировка 12</a:t>
          </a:r>
        </a:p>
      </dsp:txBody>
      <dsp:txXfrm>
        <a:off x="2133193" y="2771670"/>
        <a:ext cx="1607352" cy="41549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8B76A-4BA9-47EC-AB5F-D88C6486EC56}">
  <ds:schemaRefs>
    <ds:schemaRef ds:uri="http://schemas.microsoft.com/office/2006/metadata/properties"/>
    <ds:schemaRef ds:uri="http://purl.org/dc/elements/1.1/"/>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776524DF-295B-4929-AD6E-472722CCCB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4.xml><?xml version="1.0" encoding="utf-8"?>
<ds:datastoreItem xmlns:ds="http://schemas.openxmlformats.org/officeDocument/2006/customXml" ds:itemID="{A2139E88-B227-40F6-A0D4-4A763366F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41580</Words>
  <Characters>237011</Characters>
  <Application>Microsoft Office Word</Application>
  <DocSecurity>0</DocSecurity>
  <Lines>1975</Lines>
  <Paragraphs>556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278035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Миронова Наталья Владимировна</cp:lastModifiedBy>
  <cp:revision>2</cp:revision>
  <cp:lastPrinted>2018-08-22T04:35:00Z</cp:lastPrinted>
  <dcterms:created xsi:type="dcterms:W3CDTF">2021-12-21T02:43:00Z</dcterms:created>
  <dcterms:modified xsi:type="dcterms:W3CDTF">2021-12-21T02:43:00Z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y fmtid="{D5CDD505-2E9C-101B-9397-08002B2CF9AE}" pid="5" name="Hash">
    <vt:lpwstr>A8601B4F132AD5D6C60EB7B7DA73880C6C2B63C83E29411BF904DCD97830A48D</vt:lpwstr>
  </property>
  <property fmtid="{D5CDD505-2E9C-101B-9397-08002B2CF9AE}" pid="6" name="Hide date">
    <vt:lpwstr>13/04/2020 3:09:30 PM</vt:lpwstr>
  </property>
  <property fmtid="{D5CDD505-2E9C-101B-9397-08002B2CF9AE}" pid="7" name="Classification">
    <vt:lpwstr>Confidential</vt:lpwstr>
  </property>
</Properties>
</file>